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1844B">
      <w:pPr>
        <w:pBdr>
          <w:top w:val="none" w:color="auto" w:sz="0" w:space="0"/>
          <w:left w:val="none" w:color="auto" w:sz="0" w:space="0"/>
          <w:bottom w:val="none" w:color="auto" w:sz="0" w:space="0"/>
          <w:right w:val="none" w:color="auto" w:sz="0" w:space="0"/>
          <w:between w:val="none" w:color="auto" w:sz="0" w:space="0"/>
        </w:pBdr>
        <w:spacing w:before="0" w:after="0" w:line="240" w:lineRule="auto"/>
        <w:rPr>
          <w:color w:val="000000"/>
          <w:sz w:val="24"/>
          <w:szCs w:val="24"/>
        </w:rPr>
        <w:sectPr>
          <w:footerReference r:id="rId5" w:type="default"/>
          <w:pgSz w:w="11906" w:h="16838"/>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20" w:num="1"/>
          <w:titlePg/>
        </w:sectPr>
      </w:pPr>
      <w:r>
        <mc:AlternateContent>
          <mc:Choice Requires="wps">
            <w:drawing>
              <wp:anchor distT="0" distB="0" distL="114300" distR="114300" simplePos="0" relativeHeight="251660288" behindDoc="0" locked="0" layoutInCell="1" allowOverlap="1">
                <wp:simplePos x="0" y="0"/>
                <wp:positionH relativeFrom="column">
                  <wp:posOffset>177165</wp:posOffset>
                </wp:positionH>
                <wp:positionV relativeFrom="paragraph">
                  <wp:posOffset>2585720</wp:posOffset>
                </wp:positionV>
                <wp:extent cx="5353050" cy="6125210"/>
                <wp:effectExtent l="0" t="0" r="0" b="8890"/>
                <wp:wrapNone/>
                <wp:docPr id="32" name="Rectángulo 32"/>
                <wp:cNvGraphicFramePr/>
                <a:graphic xmlns:a="http://schemas.openxmlformats.org/drawingml/2006/main">
                  <a:graphicData uri="http://schemas.microsoft.com/office/word/2010/wordprocessingShape">
                    <wps:wsp>
                      <wps:cNvSpPr/>
                      <wps:spPr>
                        <a:xfrm>
                          <a:off x="0" y="0"/>
                          <a:ext cx="5353050" cy="6125428"/>
                        </a:xfrm>
                        <a:prstGeom prst="rect">
                          <a:avLst/>
                        </a:prstGeom>
                        <a:noFill/>
                        <a:ln>
                          <a:noFill/>
                        </a:ln>
                      </wps:spPr>
                      <wps:txbx>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w:t>
                            </w:r>
                            <w:r>
                              <w:rPr>
                                <w:rFonts w:hint="default" w:ascii="Arial Black" w:hAnsi="Arial Black" w:eastAsia="Libre Baskerville" w:cs="Libre Baskerville"/>
                                <w:smallCaps/>
                                <w:color w:val="000000"/>
                                <w:sz w:val="40"/>
                                <w:szCs w:val="40"/>
                                <w:lang w:val="es-EC"/>
                              </w:rPr>
                              <w:t xml:space="preserve">RESTFUL </w:t>
                            </w:r>
                            <w:r>
                              <w:rPr>
                                <w:rFonts w:ascii="Arial Black" w:hAnsi="Arial Black" w:eastAsia="Libre Baskerville" w:cs="Libre Baskerville"/>
                                <w:smallCaps/>
                                <w:color w:val="000000"/>
                                <w:sz w:val="40"/>
                                <w:szCs w:val="40"/>
                              </w:rPr>
                              <w:t xml:space="preserve">EN JAVA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26</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wps:txbx>
                      <wps:bodyPr spcFirstLastPara="1" wrap="square" lIns="91425" tIns="45700" rIns="91425" bIns="45700" anchor="ctr" anchorCtr="0">
                        <a:noAutofit/>
                      </wps:bodyPr>
                    </wps:wsp>
                  </a:graphicData>
                </a:graphic>
              </wp:anchor>
            </w:drawing>
          </mc:Choice>
          <mc:Fallback>
            <w:pict>
              <v:rect id="Rectángulo 32" o:spid="_x0000_s1026" o:spt="1" style="position:absolute;left:0pt;margin-left:13.95pt;margin-top:203.6pt;height:482.3pt;width:421.5pt;z-index:251660288;v-text-anchor:middle;mso-width-relative:page;mso-height-relative:page;" filled="f" stroked="f" coordsize="21600,21600" o:gfxdata="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P+a8NgAAAAL&#10;AQAADwAAAAAAAAABACAAAAAiAAAAZHJzL2Rvd25yZXYueG1sUEsBAhQAFAAAAAgAh07iQCezmjnj&#10;AQAAyQMAAA4AAAAAAAAAAQAgAAAAJwEAAGRycy9lMm9Eb2MueG1sUEsFBgAAAAAGAAYAWQEAAHwF&#10;AAAAAA==&#10;">
                <v:fill on="f" focussize="0,0"/>
                <v:stroke on="f"/>
                <v:imagedata o:title=""/>
                <o:lock v:ext="edit" aspectratio="f"/>
                <v:textbox inset="7.1988188976378pt,3.59842519685039pt,7.1988188976378pt,3.59842519685039pt">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w:t>
                      </w:r>
                      <w:r>
                        <w:rPr>
                          <w:rFonts w:hint="default" w:ascii="Arial Black" w:hAnsi="Arial Black" w:eastAsia="Libre Baskerville" w:cs="Libre Baskerville"/>
                          <w:smallCaps/>
                          <w:color w:val="000000"/>
                          <w:sz w:val="40"/>
                          <w:szCs w:val="40"/>
                          <w:lang w:val="es-EC"/>
                        </w:rPr>
                        <w:t xml:space="preserve">RESTFUL </w:t>
                      </w:r>
                      <w:r>
                        <w:rPr>
                          <w:rFonts w:ascii="Arial Black" w:hAnsi="Arial Black" w:eastAsia="Libre Baskerville" w:cs="Libre Baskerville"/>
                          <w:smallCaps/>
                          <w:color w:val="000000"/>
                          <w:sz w:val="40"/>
                          <w:szCs w:val="40"/>
                        </w:rPr>
                        <w:t xml:space="preserve">EN JAVA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26</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v:textbox>
              </v:rect>
            </w:pict>
          </mc:Fallback>
        </mc:AlternateContent>
      </w:r>
      <w:r>
        <w:rPr>
          <w:color w:val="000000"/>
          <w:sz w:val="24"/>
          <w:szCs w:val="24"/>
        </w:rPr>
        <mc:AlternateContent>
          <mc:Choice Requires="wpg">
            <w:drawing>
              <wp:anchor distT="0" distB="0" distL="0" distR="0" simplePos="0" relativeHeight="251659264" behindDoc="1" locked="0" layoutInCell="1" allowOverlap="1">
                <wp:simplePos x="0" y="0"/>
                <wp:positionH relativeFrom="page">
                  <wp:posOffset>997585</wp:posOffset>
                </wp:positionH>
                <wp:positionV relativeFrom="page">
                  <wp:posOffset>906780</wp:posOffset>
                </wp:positionV>
                <wp:extent cx="2132965"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2" name="Grupo 2"/>
                        <wpg:cNvGrpSpPr/>
                        <wpg:grpSpPr>
                          <a:xfrm>
                            <a:off x="4279401" y="0"/>
                            <a:ext cx="2133199" cy="7560000"/>
                            <a:chOff x="0" y="0"/>
                            <a:chExt cx="2133600" cy="9125712"/>
                          </a:xfrm>
                        </wpg:grpSpPr>
                        <wps:wsp>
                          <wps:cNvPr id="3" name="Rectángulo 3"/>
                          <wps:cNvSpPr/>
                          <wps:spPr>
                            <a:xfrm>
                              <a:off x="0" y="0"/>
                              <a:ext cx="2133600" cy="9125700"/>
                            </a:xfrm>
                            <a:prstGeom prst="rect">
                              <a:avLst/>
                            </a:prstGeom>
                            <a:noFill/>
                            <a:ln>
                              <a:noFill/>
                            </a:ln>
                          </wps:spPr>
                          <wps:txbx>
                            <w:txbxContent>
                              <w:p w14:paraId="09D83F36">
                                <w:pPr>
                                  <w:spacing w:before="0" w:after="0" w:line="240" w:lineRule="auto"/>
                                  <w:jc w:val="left"/>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6BDE4B70">
                                <w:pPr>
                                  <w:spacing w:before="0" w:after="0" w:line="240" w:lineRule="auto"/>
                                  <w:jc w:val="left"/>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223722FE">
                                <w:pPr>
                                  <w:spacing w:before="0" w:after="0" w:line="240" w:lineRule="auto"/>
                                  <w:jc w:val="right"/>
                                </w:pPr>
                                <w:r>
                                  <w:rPr>
                                    <w:rFonts w:ascii="Arial" w:hAnsi="Arial" w:eastAsia="Arial" w:cs="Arial"/>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upo 1" o:spid="_x0000_s1026" o:spt="203" style="position:absolute;left:0pt;margin-left:78.55pt;margin-top:71.4pt;height:698.4pt;width:167.95pt;mso-position-horizontal-relative:page;mso-position-vertical-relative:page;z-index:-251657216;mso-width-relative:page;mso-height-relative:page;" coordorigin="4279400,0" coordsize="2137975,7560000" o:gfxdata="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">
                <o:lock v:ext="edit" aspectratio="f"/>
                <v:group id="Grupo 2" o:spid="_x0000_s1026" o:spt="203" style="position:absolute;left:4279401;top:0;height:7560000;width:2133199;" coordsize="2133600,9125712"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Rectángulo 3" o:spid="_x0000_s1026" o:spt="1" style="position:absolute;left:0;top:0;height:9125700;width:21336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9D83F36">
                          <w:pPr>
                            <w:spacing w:before="0" w:after="0" w:line="240" w:lineRule="auto"/>
                            <w:jc w:val="left"/>
                          </w:pPr>
                        </w:p>
                      </w:txbxContent>
                    </v:textbox>
                  </v:rect>
                  <v:rect id="Rectángulo 4" o:spid="_x0000_s1026" o:spt="1" style="position:absolute;left:0;top:0;height:9125712;width:194535;v-text-anchor:middle;" fillcolor="#1F497D [3202]" filled="t" stroked="f" coordsize="21600,21600" o:gfxdata="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N3c68AAAA&#10;2gAAAA8AAAAAAAAAAQAgAAAAIgAAAGRycy9kb3ducmV2LnhtbFBLAQIUABQAAAAIAIdO4kAzLwWe&#10;OwAAADkAAAAQAAAAAAAAAAEAIAAAAAsBAABkcnMvc2hhcGV4bWwueG1sUEsFBgAAAAAGAAYAWwEA&#10;ALUDAAAAAA==&#10;">
                    <v:fill on="t" focussize="0,0"/>
                    <v:stroke on="f"/>
                    <v:imagedata o:title=""/>
                    <o:lock v:ext="edit" aspectratio="f"/>
                    <v:textbox inset="7.1988188976378pt,7.1988188976378pt,7.1988188976378pt,7.1988188976378pt">
                      <w:txbxContent>
                        <w:p w14:paraId="6BDE4B70">
                          <w:pPr>
                            <w:spacing w:before="0" w:after="0" w:line="240" w:lineRule="auto"/>
                            <w:jc w:val="left"/>
                          </w:pPr>
                        </w:p>
                      </w:txbxContent>
                    </v:textbox>
                  </v:rect>
                  <v:shape id="Flecha: pentágono 5" o:spid="_x0000_s1026" o:spt="15" type="#_x0000_t15" style="position:absolute;left:246378;top:1206935;height:552055;width:1483687;v-text-anchor:middle;" fillcolor="#4F81BD [3204]" filled="t" stroked="f" coordsize="21600,21600" o:gfxdata="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6FivQAA&#10;ANoAAAAPAAAAAAAAAAEAIAAAACIAAABkcnMvZG93bnJldi54bWxQSwECFAAUAAAACACHTuJAMy8F&#10;njsAAAA5AAAAEAAAAAAAAAABACAAAAAMAQAAZHJzL3NoYXBleG1sLnhtbFBLBQYAAAAABgAGAFsB&#10;AAC2AwAAAAA=&#10;" adj="17582">
                    <v:fill on="t" focussize="0,0"/>
                    <v:stroke on="f"/>
                    <v:imagedata o:title=""/>
                    <o:lock v:ext="edit" aspectratio="f"/>
                    <v:textbox inset="7.1988188976378pt,0mm,14.3996062992126pt,0mm">
                      <w:txbxContent>
                        <w:p w14:paraId="223722FE">
                          <w:pPr>
                            <w:spacing w:before="0" w:after="0" w:line="240" w:lineRule="auto"/>
                            <w:jc w:val="right"/>
                          </w:pPr>
                          <w:r>
                            <w:rPr>
                              <w:rFonts w:ascii="Arial" w:hAnsi="Arial" w:eastAsia="Arial" w:cs="Arial"/>
                              <w:color w:val="FFFFFF"/>
                              <w:sz w:val="28"/>
                            </w:rPr>
                            <w:t xml:space="preserve">     </w:t>
                          </w:r>
                        </w:p>
                      </w:txbxContent>
                    </v:textbox>
                  </v:shape>
                  <v:group id="Grupo 6" o:spid="_x0000_s1026" o:spt="203" style="position:absolute;left:76200;top:4210050;height:4910328;width:2057400;" coordorigin="80645,4211812" coordsize="1306273,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Grupo 7" o:spid="_x0000_s1026" o:spt="203" style="position:absolute;left:141062;top:4211812;height:3121026;width:1047750;" coordorigin="141062,4211812" coordsize="1047750,3121026"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Forma libre: forma 8" o:spid="_x0000_s1026" o:spt="100" style="position:absolute;left:369662;top:6216825;height:698500;width:193675;v-text-anchor:middle;" fillcolor="#1F497D [3202]" filled="t" stroked="t" coordsize="122,440" o:gfxdata="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1Bfl+2AAAA2gAAAA8A&#10;AAAAAAAAAQAgAAAAIgAAAGRycy9kb3ducmV2LnhtbFBLAQIUABQAAAAIAIdO4kAzLwWeOwAAADkA&#10;AAAQAAAAAAAAAAEAIAAAAAUBAABkcnMvc2hhcGV4bWwueG1sUEsFBgAAAAAGAAYAWwEAAK8DAAAA&#10;AA==&#10;" path="m0,0l39,152,84,304,122,417,122,440,76,306,39,180,6,5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9" o:spid="_x0000_s1026" o:spt="100" style="position:absolute;left:572862;top:6905800;height:427038;width:184150;v-text-anchor:middle;" fillcolor="#1F497D [3202]" filled="t" stroked="t" coordsize="116,269" o:gfxdata="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ESi8AAAA&#10;2gAAAA8AAAAAAAAAAQAgAAAAIgAAAGRycy9kb3ducmV2LnhtbFBLAQIUABQAAAAIAIdO4kAzLwWe&#10;OwAAADkAAAAQAAAAAAAAAAEAIAAAAAsBAABkcnMvc2hhcGV4bWwueG1sUEsFBgAAAAAGAAYAWwEA&#10;ALUDAAAAAA==&#10;" path="m0,0l8,19,37,93,67,167,116,269,108,269,60,169,30,98,1,2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0" o:spid="_x0000_s1026" o:spt="100" style="position:absolute;left:141062;top:4211812;height:2019300;width:222250;v-text-anchor:middle;" fillcolor="#1F497D [3202]" filled="t" stroked="t" coordsize="140,1272" o:gfxdata="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jZ528AAAA&#10;2wAAAA8AAAAAAAAAAQAgAAAAIgAAAGRycy9kb3ducmV2LnhtbFBLAQIUABQAAAAIAIdO4kAzLwWe&#10;OwAAADkAAAAQAAAAAAAAAAEAIAAAAAsBAABkcnMvc2hhcGV4bWwueG1sUEsFBgAAAAAGAAYAWwEA&#10;ALUDAAAAAA==&#10;" path="m0,0l0,0,1,79,3,159,12,317,23,476,39,634,58,792,83,948,107,1086,135,1223,140,1272,138,1262,105,1106,77,949,53,792,35,634,20,476,9,317,2,159,0,7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1" o:spid="_x0000_s1026" o:spt="100" style="position:absolute;left:341087;top:4861100;height:1355725;width:71438;v-text-anchor:middle;" fillcolor="#1F497D [3202]" filled="t" stroked="t" coordsize="45,854" o:gfxdata="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bhxbsAAADb&#10;AAAADwAAAAAAAAABACAAAAAiAAAAZHJzL2Rvd25yZXYueG1sUEsBAhQAFAAAAAgAh07iQDMvBZ47&#10;AAAAOQAAABAAAAAAAAAAAQAgAAAACgEAAGRycy9zaGFwZXhtbC54bWxQSwUGAAAAAAYABgBbAQAA&#10;tAMAAAAA&#10;" path="m45,0l45,0,35,66,26,133,14,267,6,401,3,534,6,669,14,803,18,854,18,851,9,814,8,803,1,669,0,534,3,401,12,267,25,132,34,66,45,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2" o:spid="_x0000_s1026" o:spt="100" style="position:absolute;left:363312;top:6231112;height:998538;width:244475;v-text-anchor:middle;" fillcolor="#1F497D [3202]" filled="t" stroked="t" coordsize="154,629" o:gfxdata="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BYM2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3" o:spid="_x0000_s1026" o:spt="100" style="position:absolute;left:620487;top:7223300;height:109538;width:52388;v-text-anchor:middle;" fillcolor="#1F497D [3202]" filled="t" stroked="t" coordsize="33,69" o:gfxdata="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cefm8AAAA&#10;2wAAAA8AAAAAAAAAAQAgAAAAIgAAAGRycy9kb3ducmV2LnhtbFBLAQIUABQAAAAIAIdO4kAzLwWe&#10;OwAAADkAAAAQAAAAAAAAAAEAIAAAAAsBAABkcnMvc2hhcGV4bWwueG1sUEsFBgAAAAAGAAYAWwEA&#10;ALUDAAAAAA==&#10;" path="m0,0l33,69,24,69,12,3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4" o:spid="_x0000_s1026" o:spt="100" style="position:absolute;left:355374;top:6153325;height:147638;width:23813;v-text-anchor:middle;" fillcolor="#1F497D [3202]" filled="t" stroked="t" coordsize="15,93" o:gfxdata="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wbBcugAAANsA&#10;AAAPAAAAAAAAAAEAIAAAACIAAABkcnMvZG93bnJldi54bWxQSwECFAAUAAAACACHTuJAMy8FnjsA&#10;AAA5AAAAEAAAAAAAAAABACAAAAAJAQAAZHJzL3NoYXBleG1sLnhtbFBLBQYAAAAABgAGAFsBAACz&#10;AwAAAAA=&#10;" path="m0,0l9,37,9,40,15,93,5,4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5" o:spid="_x0000_s1026" o:spt="100" style="position:absolute;left:563337;top:5689775;height:1216025;width:625475;v-text-anchor:middle;" fillcolor="#1F497D [3202]" filled="t" stroked="t" coordsize="394,766" o:gfxdata="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9UzCm5AAAA2wAA&#10;AA8AAAAAAAAAAQAgAAAAIgAAAGRycy9kb3ducmV2LnhtbFBLAQIUABQAAAAIAIdO4kAzLwWeOwAA&#10;ADkAAAAQAAAAAAAAAAEAIAAAAAgBAABkcnMvc2hhcGV4bWwueG1sUEsFBgAAAAAGAAYAWwEAALID&#10;AAAAAA==&#10;" path="m394,0l394,0,356,38,319,77,284,117,249,160,207,218,168,276,131,339,98,402,69,467,45,535,26,604,14,673,7,746,6,766,0,749,1,744,7,673,21,603,40,533,65,466,94,400,127,336,164,275,204,215,248,158,282,116,318,76,354,37,394,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6" o:spid="_x0000_s1026" o:spt="100" style="position:absolute;left:563337;top:6915325;height:307975;width:57150;v-text-anchor:middle;" fillcolor="#1F497D [3202]" filled="t" stroked="t" coordsize="36,194" o:gfxdata="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G/CJugAAANsA&#10;AAAPAAAAAAAAAAEAIAAAACIAAABkcnMvZG93bnJldi54bWxQSwECFAAUAAAACACHTuJAMy8FnjsA&#10;AAA5AAAAEAAAAAAAAAABACAAAAAJAQAAZHJzL3NoYXBleG1sLnhtbFBLBQYAAAAABgAGAFsBAACz&#10;AwAAAAA=&#10;" path="m0,0l6,16,7,19,11,80,20,132,33,185,36,194,21,161,15,145,5,81,1,41,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7" o:spid="_x0000_s1026" o:spt="100" style="position:absolute;left:607787;top:7229650;height:103188;width:49213;v-text-anchor:middle;" fillcolor="#1F497D [3202]" filled="t" stroked="t" coordsize="31,65" o:gfxdata="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9sTgbsAAADb&#10;AAAADwAAAAAAAAABACAAAAAiAAAAZHJzL2Rvd25yZXYueG1sUEsBAhQAFAAAAAgAh07iQDMvBZ47&#10;AAAAOQAAABAAAAAAAAAAAQAgAAAACgEAAGRycy9zaGFwZXhtbC54bWxQSwUGAAAAAAYABgBbAQAA&#10;tAMAAAAA&#10;" path="m0,0l31,65,23,6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8" o:spid="_x0000_s1026" o:spt="100" style="position:absolute;left:563337;top:6878812;height:66675;width:11113;v-text-anchor:middle;" fillcolor="#1F497D [3202]" filled="t" stroked="t" coordsize="7,42" o:gfxdata="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AaJ6/&#10;AAAA2wAAAA8AAAAAAAAAAQAgAAAAIgAAAGRycy9kb3ducmV2LnhtbFBLAQIUABQAAAAIAIdO4kAz&#10;LwWeOwAAADkAAAAQAAAAAAAAAAEAIAAAAA4BAABkcnMvc2hhcGV4bWwueG1sUEsFBgAAAAAGAAYA&#10;WwEAALgDAAAAAA==&#10;" path="m0,0l6,17,7,42,6,39,0,2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9" o:spid="_x0000_s1026" o:spt="100" style="position:absolute;left:587149;top:7145512;height:187325;width:71438;v-text-anchor:middle;" fillcolor="#1F497D [3202]" filled="t" stroked="t" coordsize="45,118" o:gfxdata="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UxFbvQAA&#10;ANsAAAAPAAAAAAAAAAEAIAAAACIAAABkcnMvZG93bnJldi54bWxQSwECFAAUAAAACACHTuJAMy8F&#10;njsAAAA5AAAAEAAAAAAAAAABACAAAAAMAQAAZHJzL3NoYXBleG1sLnhtbFBLBQYAAAAABgAGAFsB&#10;AAC2AwAAAAA=&#10;" path="m0,0l6,16,21,49,33,84,45,118,44,118,13,53,11,42,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group>
                    <v:group id="Grupo 20" o:spid="_x0000_s1026" o:spt="203" style="position:absolute;left:80645;top:4826972;height:2505863;width:1306273;" coordorigin="80645,4649964" coordsize="874712,1677988"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Forma libre: forma 21" o:spid="_x0000_s1026" o:spt="100" style="position:absolute;left:118745;top:5189714;height:714375;width:198438;v-text-anchor:middle;" fillcolor="#1F497D [3202]" filled="t" stroked="t" coordsize="125,450" o:gfxdata="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eZivQAA&#10;ANsAAAAPAAAAAAAAAAEAIAAAACIAAABkcnMvZG93bnJldi54bWxQSwECFAAUAAAACACHTuJAMy8F&#10;njsAAAA5AAAAEAAAAAAAAAABACAAAAAMAQAAZHJzL3NoYXBleG1sLnhtbFBLBQYAAAAABgAGAFsB&#10;AAC2AwAAAAA=&#10;" path="m0,0l41,155,86,309,125,425,125,450,79,311,41,183,7,5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2" o:spid="_x0000_s1026" o:spt="100" style="position:absolute;left:328295;top:5891389;height:436563;width:187325;v-text-anchor:middle;" fillcolor="#1F497D [3202]" filled="t" stroked="t" coordsize="118,275" o:gfxdata="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Zrjb4A&#10;AADbAAAADwAAAAAAAAABACAAAAAiAAAAZHJzL2Rvd25yZXYueG1sUEsBAhQAFAAAAAgAh07iQDMv&#10;BZ47AAAAOQAAABAAAAAAAAAAAQAgAAAADQEAAGRycy9zaGFwZXhtbC54bWxQSwUGAAAAAAYABgBb&#10;AQAAtwMAAAAA&#10;" path="m0,0l8,20,37,96,69,170,118,275,109,275,61,174,30,100,0,2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3" o:spid="_x0000_s1026" o:spt="100" style="position:absolute;left:80645;top:5010327;height:192088;width:31750;v-text-anchor:middle;" fillcolor="#1F497D [3202]" filled="t" stroked="t" coordsize="20,121" o:gfxdata="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wFFr4A&#10;AADbAAAADwAAAAAAAAABACAAAAAiAAAAZHJzL2Rvd25yZXYueG1sUEsBAhQAFAAAAAgAh07iQDMv&#10;BZ47AAAAOQAAABAAAAAAAAAAAQAgAAAADQEAAGRycy9zaGFwZXhtbC54bWxQSwUGAAAAAAYABgBb&#10;AQAAtwMAAAAA&#10;" path="m0,0l16,72,20,121,18,112,0,31,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4" o:spid="_x0000_s1026" o:spt="100" style="position:absolute;left:112395;top:5202414;height:1020763;width:250825;v-text-anchor:middle;" fillcolor="#1F497D [3202]" filled="t" stroked="t" coordsize="158,643" o:gfxdata="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DMyu8AAAA&#10;2wAAAA8AAAAAAAAAAQAgAAAAIgAAAGRycy9kb3ducmV2LnhtbFBLAQIUABQAAAAIAIdO4kAzLwWe&#10;OwAAADkAAAAQAAAAAAAAAAEAIAAAAAsBAABkcnMvc2hhcGV4bWwueG1sUEsFBgAAAAAGAAYAWwEA&#10;ALUDAAAAAA==&#10;" path="m0,0l11,46,22,129,36,211,55,301,76,389,103,476,123,533,144,588,155,632,158,643,142,608,118,544,95,478,69,391,47,302,29,212,13,107,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5" o:spid="_x0000_s1026" o:spt="100" style="position:absolute;left:375920;top:6215239;height:112713;width:52388;v-text-anchor:middle;" fillcolor="#1F497D [3202]" filled="t" stroked="t" coordsize="33,71" o:gfxdata="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Fczm/&#10;AAAA2wAAAA8AAAAAAAAAAQAgAAAAIgAAAGRycy9kb3ducmV2LnhtbFBLAQIUABQAAAAIAIdO4kAz&#10;LwWeOwAAADkAAAAQAAAAAAAAAAEAIAAAAA4BAABkcnMvc2hhcGV4bWwueG1sUEsFBgAAAAAGAAYA&#10;WwEAALgDAAAAAA==&#10;" path="m0,0l33,71,24,71,11,3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6" o:spid="_x0000_s1026" o:spt="100" style="position:absolute;left:106045;top:5124627;height:150813;width:23813;v-text-anchor:middle;" fillcolor="#1F497D [3202]" filled="t" stroked="t" coordsize="15,95" o:gfxdata="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k3LvQAA&#10;ANsAAAAPAAAAAAAAAAEAIAAAACIAAABkcnMvZG93bnJldi54bWxQSwECFAAUAAAACACHTuJAMy8F&#10;njsAAAA5AAAAEAAAAAAAAAABACAAAAAMAQAAZHJzL3NoYXBleG1sLnhtbFBLBQYAAAAABgAGAFsB&#10;AAC2AwAAAAA=&#10;" path="m0,0l8,37,8,41,15,95,4,49,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7" o:spid="_x0000_s1026" o:spt="100" style="position:absolute;left:317182;top:4649964;height:1241425;width:638175;v-text-anchor:middle;" fillcolor="#1F497D [3202]" filled="t" stroked="t" coordsize="402,782" o:gfxdata="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R3LS8AAAA&#10;2wAAAA8AAAAAAAAAAQAgAAAAIgAAAGRycy9kb3ducmV2LnhtbFBLAQIUABQAAAAIAIdO4kAzLwWe&#10;OwAAADkAAAAQAAAAAAAAAAEAIAAAAAsBAABkcnMvc2hhcGV4bWwueG1sUEsFBgAAAAAGAAYAWwEA&#10;ALUDAAAAAA==&#10;" path="m402,0l402,1,363,39,325,79,290,121,255,164,211,222,171,284,133,346,100,411,71,478,45,546,27,617,13,689,7,761,7,782,0,765,1,761,7,688,21,616,40,545,66,475,95,409,130,343,167,281,209,220,253,163,287,120,324,78,362,38,402,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8" o:spid="_x0000_s1026" o:spt="100" style="position:absolute;left:317182;top:5904089;height:311150;width:58738;v-text-anchor:middle;" fillcolor="#1F497D [3202]" filled="t" stroked="t" coordsize="37,196" o:gfxdata="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4gAKugAAANsA&#10;AAAPAAAAAAAAAAEAIAAAACIAAABkcnMvZG93bnJldi54bWxQSwECFAAUAAAACACHTuJAMy8FnjsA&#10;AAA5AAAAEAAAAAAAAAABACAAAAAJAQAAZHJzL3NoYXBleG1sLnhtbFBLBQYAAAAABgAGAFsBAACz&#10;AwAAAAA=&#10;" path="m0,0l6,15,7,18,12,80,21,134,33,188,37,196,22,162,15,146,5,81,1,40,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9" o:spid="_x0000_s1026" o:spt="100" style="position:absolute;left:363220;top:6223177;height:104775;width:49213;v-text-anchor:middle;" fillcolor="#1F497D [3202]" filled="t" stroked="t" coordsize="31,66" o:gfxdata="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qEyvQAA&#10;ANsAAAAPAAAAAAAAAAEAIAAAACIAAABkcnMvZG93bnJldi54bWxQSwECFAAUAAAACACHTuJAMy8F&#10;njsAAAA5AAAAEAAAAAAAAAABACAAAAAMAQAAZHJzL3NoYXBleG1sLnhtbFBLBQYAAAAABgAGAFsB&#10;AAC2AwAAAAA=&#10;" path="m0,0l31,66,24,6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0" o:spid="_x0000_s1026" o:spt="100" style="position:absolute;left:317182;top:5864402;height:68263;width:11113;v-text-anchor:middle;" fillcolor="#1F497D [3202]" filled="t" stroked="t" coordsize="7,43" o:gfxdata="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0nhym5AAAA2wAA&#10;AA8AAAAAAAAAAQAgAAAAIgAAAGRycy9kb3ducmV2LnhtbFBLAQIUABQAAAAIAIdO4kAzLwWeOwAA&#10;ADkAAAAQAAAAAAAAAAEAIAAAAAgBAABkcnMvc2hhcGV4bWwueG1sUEsFBgAAAAAGAAYAWwEAALID&#10;AAAAAA==&#10;" path="m0,0l7,17,7,43,6,40,0,25,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1" o:spid="_x0000_s1026" o:spt="100" style="position:absolute;left:340995;top:6135864;height:192088;width:73025;v-text-anchor:middle;" fillcolor="#1F497D [3202]" filled="t" stroked="t" coordsize="46,121" o:gfxdata="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86J+8AAAA&#10;2wAAAA8AAAAAAAAAAQAgAAAAIgAAAGRycy9kb3ducmV2LnhtbFBLAQIUABQAAAAIAIdO4kAzLwWe&#10;OwAAADkAAAAQAAAAAAAAAAEAIAAAAAsBAABkcnMvc2hhcGV4bWwueG1sUEsFBgAAAAAGAAYAWwEA&#10;ALUDAAAAAA==&#10;" path="m0,0l7,16,22,50,33,86,46,121,45,121,14,55,11,4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group>
                  </v:group>
                </v:group>
              </v:group>
            </w:pict>
          </mc:Fallback>
        </mc:AlternateContent>
      </w:r>
      <w:bookmarkStart w:id="0" w:name="_nqmiesu5ec3d" w:colFirst="0" w:colLast="0"/>
      <w:bookmarkEnd w:id="0"/>
      <w:r>
        <w:drawing>
          <wp:anchor distT="0" distB="0" distL="114300" distR="114300" simplePos="0" relativeHeight="251661312" behindDoc="0" locked="0" layoutInCell="1" allowOverlap="1">
            <wp:simplePos x="0" y="0"/>
            <wp:positionH relativeFrom="column">
              <wp:posOffset>1767205</wp:posOffset>
            </wp:positionH>
            <wp:positionV relativeFrom="paragraph">
              <wp:posOffset>357505</wp:posOffset>
            </wp:positionV>
            <wp:extent cx="3482340" cy="2179320"/>
            <wp:effectExtent l="0" t="0" r="0" b="0"/>
            <wp:wrapNone/>
            <wp:docPr id="55"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55" name="image7.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pic:spPr>
                </pic:pic>
              </a:graphicData>
            </a:graphic>
          </wp:anchor>
        </w:drawing>
      </w:r>
    </w:p>
    <w:p w14:paraId="3E3D23A9">
      <w:pPr>
        <w:rPr>
          <w:color w:val="1F497D"/>
          <w:sz w:val="40"/>
          <w:szCs w:val="40"/>
        </w:rPr>
      </w:pPr>
      <w:r>
        <w:rPr>
          <w:b/>
          <w:bCs/>
          <w:color w:val="1F497D"/>
          <w:sz w:val="40"/>
          <w:szCs w:val="40"/>
        </w:rPr>
        <w:t>TALLER SOAP EN JAVA SIN BASE DE DATOS</w:t>
      </w:r>
    </w:p>
    <w:sdt>
      <w:sdtPr>
        <w:id w:val="-1567231009"/>
        <w:docPartObj>
          <w:docPartGallery w:val="Table of Contents"/>
          <w:docPartUnique/>
        </w:docPartObj>
      </w:sdtPr>
      <w:sdtContent>
        <w:p w14:paraId="57597BAA">
          <w:pPr>
            <w:widowControl w:val="0"/>
            <w:tabs>
              <w:tab w:val="right" w:leader="dot" w:pos="12000"/>
            </w:tabs>
            <w:spacing w:before="60" w:after="0" w:line="240" w:lineRule="auto"/>
            <w:ind w:left="720"/>
            <w:jc w:val="left"/>
            <w:rPr>
              <w:rFonts w:ascii="Calibri" w:hAnsi="Calibri" w:eastAsia="Calibri" w:cs="Calibri"/>
              <w:color w:val="548DD4"/>
              <w:sz w:val="22"/>
              <w:szCs w:val="22"/>
              <w:lang w:val="en" w:eastAsia="es-EC" w:bidi="ar-SA"/>
            </w:rPr>
          </w:pPr>
          <w:r>
            <w:fldChar w:fldCharType="begin"/>
          </w:r>
          <w:r>
            <w:instrText xml:space="preserve"> TOC \h \u \z \t "Heading 1,1,Heading 2,2,Heading 3,3,"</w:instrText>
          </w:r>
          <w:r>
            <w:fldChar w:fldCharType="separate"/>
          </w:r>
        </w:p>
        <w:p w14:paraId="4EB60B61">
          <w:pPr>
            <w:pStyle w:val="17"/>
            <w:tabs>
              <w:tab w:val="right" w:leader="dot" w:pos="8504"/>
            </w:tabs>
          </w:pPr>
          <w:r>
            <w:fldChar w:fldCharType="begin"/>
          </w:r>
          <w:r>
            <w:instrText xml:space="preserve"> HYPERLINK \l _Toc27550 </w:instrText>
          </w:r>
          <w:r>
            <w:fldChar w:fldCharType="separate"/>
          </w:r>
          <w:r>
            <w:t>ÍNDICE DE TABLAS</w:t>
          </w:r>
          <w:r>
            <w:tab/>
          </w:r>
          <w:r>
            <w:fldChar w:fldCharType="begin"/>
          </w:r>
          <w:r>
            <w:instrText xml:space="preserve"> PAGEREF _Toc27550 \h </w:instrText>
          </w:r>
          <w:r>
            <w:fldChar w:fldCharType="separate"/>
          </w:r>
          <w:r>
            <w:t>19</w:t>
          </w:r>
          <w:r>
            <w:fldChar w:fldCharType="end"/>
          </w:r>
          <w:r>
            <w:fldChar w:fldCharType="end"/>
          </w:r>
        </w:p>
        <w:p w14:paraId="2A6074BB">
          <w:pPr>
            <w:pStyle w:val="17"/>
            <w:tabs>
              <w:tab w:val="right" w:leader="dot" w:pos="8504"/>
            </w:tabs>
          </w:pPr>
          <w:r>
            <w:fldChar w:fldCharType="begin"/>
          </w:r>
          <w:r>
            <w:instrText xml:space="preserve"> HYPERLINK \l _Toc27425 </w:instrText>
          </w:r>
          <w:r>
            <w:fldChar w:fldCharType="separate"/>
          </w:r>
          <w:r>
            <w:t>PARTE PRÁCTICA</w:t>
          </w:r>
          <w:r>
            <w:tab/>
          </w:r>
          <w:r>
            <w:fldChar w:fldCharType="begin"/>
          </w:r>
          <w:r>
            <w:instrText xml:space="preserve"> PAGEREF _Toc27425 \h </w:instrText>
          </w:r>
          <w:r>
            <w:fldChar w:fldCharType="separate"/>
          </w:r>
          <w:r>
            <w:t>20</w:t>
          </w:r>
          <w:r>
            <w:fldChar w:fldCharType="end"/>
          </w:r>
          <w:r>
            <w:fldChar w:fldCharType="end"/>
          </w:r>
        </w:p>
        <w:p w14:paraId="4F83129B">
          <w:pPr>
            <w:pStyle w:val="18"/>
            <w:tabs>
              <w:tab w:val="right" w:leader="dot" w:pos="8504"/>
            </w:tabs>
          </w:pPr>
          <w:r>
            <w:fldChar w:fldCharType="begin"/>
          </w:r>
          <w:r>
            <w:instrText xml:space="preserve"> HYPERLINK \l _Toc13176 </w:instrText>
          </w:r>
          <w:r>
            <w:fldChar w:fldCharType="separate"/>
          </w:r>
          <w:r>
            <w:t>INTRODUCCIÓN</w:t>
          </w:r>
          <w:r>
            <w:tab/>
          </w:r>
          <w:r>
            <w:fldChar w:fldCharType="begin"/>
          </w:r>
          <w:r>
            <w:instrText xml:space="preserve"> PAGEREF _Toc13176 \h </w:instrText>
          </w:r>
          <w:r>
            <w:fldChar w:fldCharType="separate"/>
          </w:r>
          <w:r>
            <w:t>20</w:t>
          </w:r>
          <w:r>
            <w:fldChar w:fldCharType="end"/>
          </w:r>
          <w:r>
            <w:fldChar w:fldCharType="end"/>
          </w:r>
        </w:p>
        <w:p w14:paraId="23E0ABCA">
          <w:pPr>
            <w:pStyle w:val="18"/>
            <w:tabs>
              <w:tab w:val="right" w:leader="dot" w:pos="8504"/>
            </w:tabs>
          </w:pPr>
          <w:r>
            <w:fldChar w:fldCharType="begin"/>
          </w:r>
          <w:r>
            <w:instrText xml:space="preserve"> HYPERLINK \l _Toc28927 </w:instrText>
          </w:r>
          <w:r>
            <w:fldChar w:fldCharType="separate"/>
          </w:r>
          <w:r>
            <w:t>OBJETIVOS</w:t>
          </w:r>
          <w:r>
            <w:rPr>
              <w:szCs w:val="40"/>
            </w:rPr>
            <w:t xml:space="preserve"> </w:t>
          </w:r>
          <w:r>
            <w:tab/>
          </w:r>
          <w:r>
            <w:fldChar w:fldCharType="begin"/>
          </w:r>
          <w:r>
            <w:instrText xml:space="preserve"> PAGEREF _Toc28927 \h </w:instrText>
          </w:r>
          <w:r>
            <w:fldChar w:fldCharType="separate"/>
          </w:r>
          <w:r>
            <w:t>20</w:t>
          </w:r>
          <w:r>
            <w:fldChar w:fldCharType="end"/>
          </w:r>
          <w:r>
            <w:fldChar w:fldCharType="end"/>
          </w:r>
        </w:p>
        <w:p w14:paraId="561A4D12">
          <w:pPr>
            <w:pStyle w:val="19"/>
            <w:tabs>
              <w:tab w:val="right" w:leader="dot" w:pos="8504"/>
            </w:tabs>
          </w:pPr>
          <w:r>
            <w:fldChar w:fldCharType="begin"/>
          </w:r>
          <w:r>
            <w:instrText xml:space="preserve"> HYPERLINK \l _Toc29491 </w:instrText>
          </w:r>
          <w:r>
            <w:fldChar w:fldCharType="separate"/>
          </w:r>
          <w:r>
            <w:t>OBJETIVO GENERAL</w:t>
          </w:r>
          <w:r>
            <w:tab/>
          </w:r>
          <w:r>
            <w:fldChar w:fldCharType="begin"/>
          </w:r>
          <w:r>
            <w:instrText xml:space="preserve"> PAGEREF _Toc29491 \h </w:instrText>
          </w:r>
          <w:r>
            <w:fldChar w:fldCharType="separate"/>
          </w:r>
          <w:r>
            <w:t>20</w:t>
          </w:r>
          <w:r>
            <w:fldChar w:fldCharType="end"/>
          </w:r>
          <w:r>
            <w:fldChar w:fldCharType="end"/>
          </w:r>
        </w:p>
        <w:p w14:paraId="684BF3A4">
          <w:pPr>
            <w:pStyle w:val="19"/>
            <w:tabs>
              <w:tab w:val="right" w:leader="dot" w:pos="8504"/>
            </w:tabs>
          </w:pPr>
          <w:r>
            <w:fldChar w:fldCharType="begin"/>
          </w:r>
          <w:r>
            <w:instrText xml:space="preserve"> HYPERLINK \l _Toc237 </w:instrText>
          </w:r>
          <w:r>
            <w:fldChar w:fldCharType="separate"/>
          </w:r>
          <w:r>
            <w:t>OBJETIVOS ESPECÍFICOS</w:t>
          </w:r>
          <w:r>
            <w:tab/>
          </w:r>
          <w:r>
            <w:fldChar w:fldCharType="begin"/>
          </w:r>
          <w:r>
            <w:instrText xml:space="preserve"> PAGEREF _Toc237 \h </w:instrText>
          </w:r>
          <w:r>
            <w:fldChar w:fldCharType="separate"/>
          </w:r>
          <w:r>
            <w:t>20</w:t>
          </w:r>
          <w:r>
            <w:fldChar w:fldCharType="end"/>
          </w:r>
          <w:r>
            <w:fldChar w:fldCharType="end"/>
          </w:r>
        </w:p>
        <w:p w14:paraId="2C3F49DB">
          <w:pPr>
            <w:pStyle w:val="18"/>
            <w:tabs>
              <w:tab w:val="right" w:leader="dot" w:pos="8504"/>
            </w:tabs>
          </w:pPr>
          <w:r>
            <w:fldChar w:fldCharType="begin"/>
          </w:r>
          <w:r>
            <w:instrText xml:space="preserve"> HYPERLINK \l _Toc3251 </w:instrText>
          </w:r>
          <w:r>
            <w:fldChar w:fldCharType="separate"/>
          </w:r>
          <w:r>
            <w:rPr>
              <w:rFonts w:hint="default"/>
              <w:lang w:val="es-EC"/>
            </w:rPr>
            <w:t>HERRAMIENTAS DE DESARROLLO</w:t>
          </w:r>
          <w:r>
            <w:tab/>
          </w:r>
          <w:r>
            <w:fldChar w:fldCharType="begin"/>
          </w:r>
          <w:r>
            <w:instrText xml:space="preserve"> PAGEREF _Toc3251 \h </w:instrText>
          </w:r>
          <w:r>
            <w:fldChar w:fldCharType="separate"/>
          </w:r>
          <w:r>
            <w:t>20</w:t>
          </w:r>
          <w:r>
            <w:fldChar w:fldCharType="end"/>
          </w:r>
          <w:r>
            <w:fldChar w:fldCharType="end"/>
          </w:r>
        </w:p>
        <w:p w14:paraId="37DE68AA">
          <w:pPr>
            <w:pStyle w:val="19"/>
            <w:tabs>
              <w:tab w:val="right" w:leader="dot" w:pos="8504"/>
            </w:tabs>
          </w:pPr>
          <w:r>
            <w:fldChar w:fldCharType="begin"/>
          </w:r>
          <w:r>
            <w:instrText xml:space="preserve"> HYPERLINK \l _Toc13490 </w:instrText>
          </w:r>
          <w:r>
            <w:fldChar w:fldCharType="separate"/>
          </w:r>
          <w:r>
            <w:rPr>
              <w:rFonts w:hint="default"/>
              <w:lang w:val="es-EC"/>
            </w:rPr>
            <w:t>KIT DE DESARROLLO DE JAVA (JDK) 25</w:t>
          </w:r>
          <w:r>
            <w:tab/>
          </w:r>
          <w:r>
            <w:fldChar w:fldCharType="begin"/>
          </w:r>
          <w:r>
            <w:instrText xml:space="preserve"> PAGEREF _Toc13490 \h </w:instrText>
          </w:r>
          <w:r>
            <w:fldChar w:fldCharType="separate"/>
          </w:r>
          <w:r>
            <w:t>21</w:t>
          </w:r>
          <w:r>
            <w:fldChar w:fldCharType="end"/>
          </w:r>
          <w:r>
            <w:fldChar w:fldCharType="end"/>
          </w:r>
        </w:p>
        <w:p w14:paraId="6FA6C3E8">
          <w:pPr>
            <w:pStyle w:val="20"/>
            <w:tabs>
              <w:tab w:val="right" w:leader="dot" w:pos="8504"/>
            </w:tabs>
          </w:pPr>
          <w:r>
            <w:fldChar w:fldCharType="begin"/>
          </w:r>
          <w:r>
            <w:instrText xml:space="preserve"> HYPERLINK \l _Toc23599 </w:instrText>
          </w:r>
          <w:r>
            <w:fldChar w:fldCharType="separate"/>
          </w:r>
          <w:r>
            <w:t xml:space="preserve">Figura 3. Versión de Java JDK </w:t>
          </w:r>
          <w:r>
            <w:rPr>
              <w:rFonts w:hint="default"/>
              <w:lang w:val="es-EC"/>
            </w:rPr>
            <w:t>25</w:t>
          </w:r>
          <w:r>
            <w:t xml:space="preserve"> en el símbolo del sistema</w:t>
          </w:r>
          <w:r>
            <w:tab/>
          </w:r>
          <w:r>
            <w:fldChar w:fldCharType="begin"/>
          </w:r>
          <w:r>
            <w:instrText xml:space="preserve"> PAGEREF _Toc23599 \h </w:instrText>
          </w:r>
          <w:r>
            <w:fldChar w:fldCharType="separate"/>
          </w:r>
          <w:r>
            <w:t>21</w:t>
          </w:r>
          <w:r>
            <w:fldChar w:fldCharType="end"/>
          </w:r>
          <w:r>
            <w:fldChar w:fldCharType="end"/>
          </w:r>
        </w:p>
        <w:p w14:paraId="39C7BD66">
          <w:pPr>
            <w:pStyle w:val="19"/>
            <w:tabs>
              <w:tab w:val="right" w:leader="dot" w:pos="8504"/>
            </w:tabs>
          </w:pPr>
          <w:r>
            <w:fldChar w:fldCharType="begin"/>
          </w:r>
          <w:r>
            <w:instrText xml:space="preserve"> HYPERLINK \l _Toc17143 </w:instrText>
          </w:r>
          <w:r>
            <w:fldChar w:fldCharType="separate"/>
          </w:r>
          <w:r>
            <w:rPr>
              <w:rFonts w:hint="default"/>
              <w:lang w:val="es-EC"/>
            </w:rPr>
            <w:t>ENTORNO DE DESARROLLO INTEGRADO(IDE) - NETBEANS 31</w:t>
          </w:r>
          <w:r>
            <w:tab/>
          </w:r>
          <w:r>
            <w:fldChar w:fldCharType="begin"/>
          </w:r>
          <w:r>
            <w:instrText xml:space="preserve"> PAGEREF _Toc17143 \h </w:instrText>
          </w:r>
          <w:r>
            <w:fldChar w:fldCharType="separate"/>
          </w:r>
          <w:r>
            <w:t>21</w:t>
          </w:r>
          <w:r>
            <w:fldChar w:fldCharType="end"/>
          </w:r>
          <w:r>
            <w:fldChar w:fldCharType="end"/>
          </w:r>
        </w:p>
        <w:p w14:paraId="4EC9E3CE">
          <w:pPr>
            <w:pStyle w:val="20"/>
            <w:tabs>
              <w:tab w:val="right" w:leader="dot" w:pos="8504"/>
            </w:tabs>
          </w:pPr>
          <w:r>
            <w:fldChar w:fldCharType="begin"/>
          </w:r>
          <w:r>
            <w:instrText xml:space="preserve"> HYPERLINK \l _Toc980 </w:instrText>
          </w:r>
          <w:r>
            <w:fldChar w:fldCharType="separate"/>
          </w:r>
          <w:r>
            <w:t xml:space="preserve">Figura 7. Aplicación Apache NetBeans </w:t>
          </w:r>
          <w:r>
            <w:rPr>
              <w:rFonts w:hint="default"/>
              <w:lang w:val="es-EC"/>
            </w:rPr>
            <w:t>31</w:t>
          </w:r>
          <w:r>
            <w:tab/>
          </w:r>
          <w:r>
            <w:fldChar w:fldCharType="begin"/>
          </w:r>
          <w:r>
            <w:instrText xml:space="preserve"> PAGEREF _Toc980 \h </w:instrText>
          </w:r>
          <w:r>
            <w:fldChar w:fldCharType="separate"/>
          </w:r>
          <w:r>
            <w:t>22</w:t>
          </w:r>
          <w:r>
            <w:fldChar w:fldCharType="end"/>
          </w:r>
          <w:r>
            <w:fldChar w:fldCharType="end"/>
          </w:r>
        </w:p>
        <w:p w14:paraId="6300D70B">
          <w:pPr>
            <w:pStyle w:val="19"/>
            <w:tabs>
              <w:tab w:val="right" w:leader="dot" w:pos="8504"/>
            </w:tabs>
          </w:pPr>
          <w:r>
            <w:fldChar w:fldCharType="begin"/>
          </w:r>
          <w:r>
            <w:instrText xml:space="preserve"> HYPERLINK \l _Toc31439 </w:instrText>
          </w:r>
          <w:r>
            <w:fldChar w:fldCharType="separate"/>
          </w:r>
          <w:r>
            <w:t>I</w:t>
          </w:r>
          <w:r>
            <w:rPr>
              <w:rFonts w:hint="default"/>
              <w:lang w:val="es-EC"/>
            </w:rPr>
            <w:t>DE PARA APLICACIONES MÓVILES - ANDROID STUDIO</w:t>
          </w:r>
          <w:r>
            <w:tab/>
          </w:r>
          <w:r>
            <w:fldChar w:fldCharType="begin"/>
          </w:r>
          <w:r>
            <w:instrText xml:space="preserve"> PAGEREF _Toc31439 \h </w:instrText>
          </w:r>
          <w:r>
            <w:fldChar w:fldCharType="separate"/>
          </w:r>
          <w:r>
            <w:t>22</w:t>
          </w:r>
          <w:r>
            <w:fldChar w:fldCharType="end"/>
          </w:r>
          <w:r>
            <w:fldChar w:fldCharType="end"/>
          </w:r>
        </w:p>
        <w:p w14:paraId="4FEFD2A2">
          <w:pPr>
            <w:pStyle w:val="20"/>
            <w:tabs>
              <w:tab w:val="right" w:leader="dot" w:pos="8504"/>
            </w:tabs>
          </w:pPr>
          <w:r>
            <w:fldChar w:fldCharType="begin"/>
          </w:r>
          <w:r>
            <w:instrText xml:space="preserve"> HYPERLINK \l _Toc23959 </w:instrText>
          </w:r>
          <w:r>
            <w:fldChar w:fldCharType="separate"/>
          </w:r>
          <w:r>
            <w:t>Figura 8. Página oficial de descarga de Android Studio</w:t>
          </w:r>
          <w:r>
            <w:tab/>
          </w:r>
          <w:r>
            <w:fldChar w:fldCharType="begin"/>
          </w:r>
          <w:r>
            <w:instrText xml:space="preserve"> PAGEREF _Toc23959 \h </w:instrText>
          </w:r>
          <w:r>
            <w:fldChar w:fldCharType="separate"/>
          </w:r>
          <w:r>
            <w:t>23</w:t>
          </w:r>
          <w:r>
            <w:fldChar w:fldCharType="end"/>
          </w:r>
          <w:r>
            <w:fldChar w:fldCharType="end"/>
          </w:r>
        </w:p>
        <w:p w14:paraId="7034B8CD">
          <w:pPr>
            <w:pStyle w:val="20"/>
            <w:tabs>
              <w:tab w:val="right" w:leader="dot" w:pos="8504"/>
            </w:tabs>
          </w:pPr>
          <w:r>
            <w:fldChar w:fldCharType="begin"/>
          </w:r>
          <w:r>
            <w:instrText xml:space="preserve"> HYPERLINK \l _Toc16580 </w:instrText>
          </w:r>
          <w:r>
            <w:fldChar w:fldCharType="separate"/>
          </w:r>
          <w:r>
            <w:t>Figura 9. Ejecutable Android Studio</w:t>
          </w:r>
          <w:r>
            <w:tab/>
          </w:r>
          <w:r>
            <w:fldChar w:fldCharType="begin"/>
          </w:r>
          <w:r>
            <w:instrText xml:space="preserve"> PAGEREF _Toc16580 \h </w:instrText>
          </w:r>
          <w:r>
            <w:fldChar w:fldCharType="separate"/>
          </w:r>
          <w:r>
            <w:t>23</w:t>
          </w:r>
          <w:r>
            <w:fldChar w:fldCharType="end"/>
          </w:r>
          <w:r>
            <w:fldChar w:fldCharType="end"/>
          </w:r>
        </w:p>
        <w:p w14:paraId="1989D4B8">
          <w:pPr>
            <w:pStyle w:val="20"/>
            <w:tabs>
              <w:tab w:val="right" w:leader="dot" w:pos="8504"/>
            </w:tabs>
          </w:pPr>
          <w:r>
            <w:fldChar w:fldCharType="begin"/>
          </w:r>
          <w:r>
            <w:instrText xml:space="preserve"> HYPERLINK \l _Toc3231 </w:instrText>
          </w:r>
          <w:r>
            <w:fldChar w:fldCharType="separate"/>
          </w:r>
          <w:r>
            <w:t>Figura 10. Pantalla inicial de instalación de Android Studio</w:t>
          </w:r>
          <w:r>
            <w:tab/>
          </w:r>
          <w:r>
            <w:fldChar w:fldCharType="begin"/>
          </w:r>
          <w:r>
            <w:instrText xml:space="preserve"> PAGEREF _Toc3231 \h </w:instrText>
          </w:r>
          <w:r>
            <w:fldChar w:fldCharType="separate"/>
          </w:r>
          <w:r>
            <w:t>23</w:t>
          </w:r>
          <w:r>
            <w:fldChar w:fldCharType="end"/>
          </w:r>
          <w:r>
            <w:fldChar w:fldCharType="end"/>
          </w:r>
        </w:p>
        <w:p w14:paraId="6C961712">
          <w:pPr>
            <w:pStyle w:val="20"/>
            <w:tabs>
              <w:tab w:val="right" w:leader="dot" w:pos="8504"/>
            </w:tabs>
          </w:pPr>
          <w:r>
            <w:fldChar w:fldCharType="begin"/>
          </w:r>
          <w:r>
            <w:instrText xml:space="preserve"> HYPERLINK \l _Toc16669 </w:instrText>
          </w:r>
          <w:r>
            <w:fldChar w:fldCharType="separate"/>
          </w:r>
          <w:r>
            <w:t>Figura 11. Aplicación Android Studio</w:t>
          </w:r>
          <w:r>
            <w:tab/>
          </w:r>
          <w:r>
            <w:fldChar w:fldCharType="begin"/>
          </w:r>
          <w:r>
            <w:instrText xml:space="preserve"> PAGEREF _Toc16669 \h </w:instrText>
          </w:r>
          <w:r>
            <w:fldChar w:fldCharType="separate"/>
          </w:r>
          <w:r>
            <w:t>24</w:t>
          </w:r>
          <w:r>
            <w:fldChar w:fldCharType="end"/>
          </w:r>
          <w:r>
            <w:fldChar w:fldCharType="end"/>
          </w:r>
        </w:p>
        <w:p w14:paraId="25BFA160">
          <w:pPr>
            <w:pStyle w:val="18"/>
            <w:tabs>
              <w:tab w:val="right" w:leader="dot" w:pos="8504"/>
            </w:tabs>
          </w:pPr>
          <w:r>
            <w:fldChar w:fldCharType="begin"/>
          </w:r>
          <w:r>
            <w:instrText xml:space="preserve"> HYPERLINK \l _Toc13030 </w:instrText>
          </w:r>
          <w:r>
            <w:fldChar w:fldCharType="separate"/>
          </w:r>
          <w:r>
            <w:t>ESTRUCTURA DE PROYECTO</w:t>
          </w:r>
          <w:r>
            <w:tab/>
          </w:r>
          <w:r>
            <w:fldChar w:fldCharType="begin"/>
          </w:r>
          <w:r>
            <w:instrText xml:space="preserve"> PAGEREF _Toc13030 \h </w:instrText>
          </w:r>
          <w:r>
            <w:fldChar w:fldCharType="separate"/>
          </w:r>
          <w:r>
            <w:t>24</w:t>
          </w:r>
          <w:r>
            <w:fldChar w:fldCharType="end"/>
          </w:r>
          <w:r>
            <w:fldChar w:fldCharType="end"/>
          </w:r>
        </w:p>
        <w:p w14:paraId="14040013">
          <w:pPr>
            <w:pStyle w:val="20"/>
            <w:tabs>
              <w:tab w:val="right" w:leader="dot" w:pos="8504"/>
            </w:tabs>
          </w:pPr>
          <w:r>
            <w:fldChar w:fldCharType="begin"/>
          </w:r>
          <w:r>
            <w:instrText xml:space="preserve"> HYPERLINK \l _Toc26994 </w:instrText>
          </w:r>
          <w:r>
            <w:fldChar w:fldCharType="separate"/>
          </w:r>
          <w:r>
            <w:t>Figura 1. Creación de la carpeta raíz</w:t>
          </w:r>
          <w:r>
            <w:tab/>
          </w:r>
          <w:r>
            <w:fldChar w:fldCharType="begin"/>
          </w:r>
          <w:r>
            <w:instrText xml:space="preserve"> PAGEREF _Toc26994 \h </w:instrText>
          </w:r>
          <w:r>
            <w:fldChar w:fldCharType="separate"/>
          </w:r>
          <w:r>
            <w:t>24</w:t>
          </w:r>
          <w:r>
            <w:fldChar w:fldCharType="end"/>
          </w:r>
          <w:r>
            <w:fldChar w:fldCharType="end"/>
          </w:r>
        </w:p>
        <w:p w14:paraId="62125898">
          <w:pPr>
            <w:pStyle w:val="20"/>
            <w:tabs>
              <w:tab w:val="right" w:leader="dot" w:pos="8504"/>
            </w:tabs>
          </w:pPr>
          <w:r>
            <w:fldChar w:fldCharType="begin"/>
          </w:r>
          <w:r>
            <w:instrText xml:space="preserve"> HYPERLINK \l _Toc13575 </w:instrText>
          </w:r>
          <w:r>
            <w:fldChar w:fldCharType="separate"/>
          </w:r>
          <w:r>
            <w:t>Figura 2. Estructura inicial del proyecto</w:t>
          </w:r>
          <w:r>
            <w:tab/>
          </w:r>
          <w:r>
            <w:fldChar w:fldCharType="begin"/>
          </w:r>
          <w:r>
            <w:instrText xml:space="preserve"> PAGEREF _Toc13575 \h </w:instrText>
          </w:r>
          <w:r>
            <w:fldChar w:fldCharType="separate"/>
          </w:r>
          <w:r>
            <w:t>24</w:t>
          </w:r>
          <w:r>
            <w:fldChar w:fldCharType="end"/>
          </w:r>
          <w:r>
            <w:fldChar w:fldCharType="end"/>
          </w:r>
        </w:p>
        <w:p w14:paraId="3016DDF8">
          <w:pPr>
            <w:pStyle w:val="17"/>
            <w:tabs>
              <w:tab w:val="right" w:leader="dot" w:pos="8504"/>
            </w:tabs>
          </w:pPr>
          <w:r>
            <w:fldChar w:fldCharType="begin"/>
          </w:r>
          <w:r>
            <w:instrText xml:space="preserve"> HYPERLINK \l _Toc3022 </w:instrText>
          </w:r>
          <w:r>
            <w:fldChar w:fldCharType="separate"/>
          </w:r>
          <w:r>
            <w:t>APLICACIONES SERVIDOR</w:t>
          </w:r>
          <w:r>
            <w:tab/>
          </w:r>
          <w:r>
            <w:fldChar w:fldCharType="begin"/>
          </w:r>
          <w:r>
            <w:instrText xml:space="preserve"> PAGEREF _Toc3022 \h </w:instrText>
          </w:r>
          <w:r>
            <w:fldChar w:fldCharType="separate"/>
          </w:r>
          <w:r>
            <w:t>25</w:t>
          </w:r>
          <w:r>
            <w:fldChar w:fldCharType="end"/>
          </w:r>
          <w:r>
            <w:fldChar w:fldCharType="end"/>
          </w:r>
        </w:p>
        <w:p w14:paraId="0E44E5D8">
          <w:pPr>
            <w:pStyle w:val="18"/>
            <w:tabs>
              <w:tab w:val="right" w:leader="dot" w:pos="8504"/>
            </w:tabs>
          </w:pPr>
          <w:r>
            <w:fldChar w:fldCharType="begin"/>
          </w:r>
          <w:r>
            <w:instrText xml:space="preserve"> HYPERLINK \l _Toc1362 </w:instrText>
          </w:r>
          <w:r>
            <w:fldChar w:fldCharType="separate"/>
          </w:r>
          <w:r>
            <w:t xml:space="preserve">CREACIÓN DEL </w:t>
          </w:r>
          <w:r>
            <w:rPr>
              <w:rFonts w:hint="default"/>
              <w:lang w:val="es-EC"/>
            </w:rPr>
            <w:t>SERVIDOR PAYARA</w:t>
          </w:r>
          <w:r>
            <w:tab/>
          </w:r>
          <w:r>
            <w:fldChar w:fldCharType="begin"/>
          </w:r>
          <w:r>
            <w:instrText xml:space="preserve"> PAGEREF _Toc1362 \h </w:instrText>
          </w:r>
          <w:r>
            <w:fldChar w:fldCharType="separate"/>
          </w:r>
          <w:r>
            <w:t>25</w:t>
          </w:r>
          <w:r>
            <w:fldChar w:fldCharType="end"/>
          </w:r>
          <w:r>
            <w:fldChar w:fldCharType="end"/>
          </w:r>
        </w:p>
        <w:p w14:paraId="695F8FC5">
          <w:pPr>
            <w:pStyle w:val="20"/>
            <w:tabs>
              <w:tab w:val="right" w:leader="dot" w:pos="8504"/>
            </w:tabs>
          </w:pPr>
          <w:r>
            <w:fldChar w:fldCharType="begin"/>
          </w:r>
          <w:r>
            <w:instrText xml:space="preserve"> HYPERLINK \l _Toc24557 </w:instrText>
          </w:r>
          <w:r>
            <w:fldChar w:fldCharType="separate"/>
          </w:r>
          <w:r>
            <w:t xml:space="preserve">Figura 12. </w:t>
          </w:r>
          <w:r>
            <w:rPr>
              <w:rFonts w:hint="default"/>
              <w:lang w:val="es-EC"/>
            </w:rPr>
            <w:t>Ventana de selección del servidor</w:t>
          </w:r>
          <w:r>
            <w:tab/>
          </w:r>
          <w:r>
            <w:fldChar w:fldCharType="begin"/>
          </w:r>
          <w:r>
            <w:instrText xml:space="preserve"> PAGEREF _Toc24557 \h </w:instrText>
          </w:r>
          <w:r>
            <w:fldChar w:fldCharType="separate"/>
          </w:r>
          <w:r>
            <w:t>25</w:t>
          </w:r>
          <w:r>
            <w:fldChar w:fldCharType="end"/>
          </w:r>
          <w:r>
            <w:fldChar w:fldCharType="end"/>
          </w:r>
        </w:p>
        <w:p w14:paraId="12F04954">
          <w:pPr>
            <w:pStyle w:val="20"/>
            <w:tabs>
              <w:tab w:val="right" w:leader="dot" w:pos="8504"/>
            </w:tabs>
          </w:pPr>
          <w:r>
            <w:fldChar w:fldCharType="begin"/>
          </w:r>
          <w:r>
            <w:instrText xml:space="preserve"> HYPERLINK \l _Toc30871 </w:instrText>
          </w:r>
          <w:r>
            <w:fldChar w:fldCharType="separate"/>
          </w:r>
          <w:r>
            <w:t>Figura 1</w:t>
          </w:r>
          <w:r>
            <w:rPr>
              <w:rFonts w:hint="default"/>
              <w:lang w:val="es-EC"/>
            </w:rPr>
            <w:t>3</w:t>
          </w:r>
          <w:r>
            <w:t xml:space="preserve">. </w:t>
          </w:r>
          <w:r>
            <w:rPr>
              <w:rFonts w:hint="default"/>
              <w:lang w:val="es-EC"/>
            </w:rPr>
            <w:t>Ventana para configurar la ubicación de Payara Server</w:t>
          </w:r>
          <w:r>
            <w:tab/>
          </w:r>
          <w:r>
            <w:fldChar w:fldCharType="begin"/>
          </w:r>
          <w:r>
            <w:instrText xml:space="preserve"> PAGEREF _Toc30871 \h </w:instrText>
          </w:r>
          <w:r>
            <w:fldChar w:fldCharType="separate"/>
          </w:r>
          <w:r>
            <w:t>25</w:t>
          </w:r>
          <w:r>
            <w:fldChar w:fldCharType="end"/>
          </w:r>
          <w:r>
            <w:fldChar w:fldCharType="end"/>
          </w:r>
        </w:p>
        <w:p w14:paraId="25D15C52">
          <w:pPr>
            <w:pStyle w:val="20"/>
            <w:tabs>
              <w:tab w:val="right" w:leader="dot" w:pos="8504"/>
            </w:tabs>
          </w:pPr>
          <w:r>
            <w:fldChar w:fldCharType="begin"/>
          </w:r>
          <w:r>
            <w:instrText xml:space="preserve"> HYPERLINK \l _Toc31575 </w:instrText>
          </w:r>
          <w:r>
            <w:fldChar w:fldCharType="separate"/>
          </w:r>
          <w:r>
            <w:rPr>
              <w:rFonts w:hint="default" w:ascii="Calibri" w:hAnsi="Calibri" w:cs="Calibri"/>
              <w:i/>
              <w:iCs/>
            </w:rPr>
            <w:t>Figura 1</w:t>
          </w:r>
          <w:r>
            <w:rPr>
              <w:rFonts w:hint="default" w:ascii="Calibri" w:hAnsi="Calibri" w:cs="Calibri"/>
              <w:i/>
              <w:iCs/>
              <w:lang w:val="es-EC"/>
            </w:rPr>
            <w:t>4</w:t>
          </w:r>
          <w:r>
            <w:rPr>
              <w:rFonts w:hint="default" w:ascii="Calibri" w:hAnsi="Calibri" w:cs="Calibri"/>
              <w:i/>
              <w:iCs/>
            </w:rPr>
            <w:t xml:space="preserve">. Ventana de </w:t>
          </w:r>
          <w:r>
            <w:rPr>
              <w:rFonts w:hint="default" w:ascii="Calibri" w:hAnsi="Calibri" w:cs="Calibri"/>
              <w:i/>
              <w:iCs/>
              <w:lang w:val="es-EC"/>
            </w:rPr>
            <w:t>conexion a Payara Server</w:t>
          </w:r>
          <w:r>
            <w:tab/>
          </w:r>
          <w:r>
            <w:fldChar w:fldCharType="begin"/>
          </w:r>
          <w:r>
            <w:instrText xml:space="preserve"> PAGEREF _Toc31575 \h </w:instrText>
          </w:r>
          <w:r>
            <w:fldChar w:fldCharType="separate"/>
          </w:r>
          <w:r>
            <w:t>26</w:t>
          </w:r>
          <w:r>
            <w:fldChar w:fldCharType="end"/>
          </w:r>
          <w:r>
            <w:fldChar w:fldCharType="end"/>
          </w:r>
        </w:p>
        <w:p w14:paraId="5EF3F679">
          <w:pPr>
            <w:pStyle w:val="18"/>
            <w:tabs>
              <w:tab w:val="right" w:leader="dot" w:pos="8504"/>
            </w:tabs>
          </w:pPr>
          <w:r>
            <w:fldChar w:fldCharType="begin"/>
          </w:r>
          <w:r>
            <w:instrText xml:space="preserve"> HYPERLINK \l _Toc31312 </w:instrText>
          </w:r>
          <w:r>
            <w:fldChar w:fldCharType="separate"/>
          </w:r>
          <w:r>
            <w:t>CREACIÓN DEL PROYECTO SERVIDOR</w:t>
          </w:r>
          <w:r>
            <w:tab/>
          </w:r>
          <w:r>
            <w:fldChar w:fldCharType="begin"/>
          </w:r>
          <w:r>
            <w:instrText xml:space="preserve"> PAGEREF _Toc31312 \h </w:instrText>
          </w:r>
          <w:r>
            <w:fldChar w:fldCharType="separate"/>
          </w:r>
          <w:r>
            <w:t>26</w:t>
          </w:r>
          <w:r>
            <w:fldChar w:fldCharType="end"/>
          </w:r>
          <w:r>
            <w:fldChar w:fldCharType="end"/>
          </w:r>
        </w:p>
        <w:p w14:paraId="3BDC2494">
          <w:pPr>
            <w:pStyle w:val="20"/>
            <w:tabs>
              <w:tab w:val="right" w:leader="dot" w:pos="8504"/>
            </w:tabs>
          </w:pPr>
          <w:r>
            <w:fldChar w:fldCharType="begin"/>
          </w:r>
          <w:r>
            <w:instrText xml:space="preserve"> HYPERLINK \l _Toc24422 </w:instrText>
          </w:r>
          <w:r>
            <w:fldChar w:fldCharType="separate"/>
          </w:r>
          <w:r>
            <w:t>Figura 1</w:t>
          </w:r>
          <w:r>
            <w:rPr>
              <w:rFonts w:hint="default"/>
              <w:lang w:val="es-EC"/>
            </w:rPr>
            <w:t>5</w:t>
          </w:r>
          <w:r>
            <w:t>. Creación del proyecto – Servidor SOAP</w:t>
          </w:r>
          <w:r>
            <w:tab/>
          </w:r>
          <w:r>
            <w:fldChar w:fldCharType="begin"/>
          </w:r>
          <w:r>
            <w:instrText xml:space="preserve"> PAGEREF _Toc24422 \h </w:instrText>
          </w:r>
          <w:r>
            <w:fldChar w:fldCharType="separate"/>
          </w:r>
          <w:r>
            <w:t>27</w:t>
          </w:r>
          <w:r>
            <w:fldChar w:fldCharType="end"/>
          </w:r>
          <w:r>
            <w:fldChar w:fldCharType="end"/>
          </w:r>
        </w:p>
        <w:p w14:paraId="35A34B6C">
          <w:pPr>
            <w:pStyle w:val="20"/>
            <w:tabs>
              <w:tab w:val="right" w:leader="dot" w:pos="8504"/>
            </w:tabs>
          </w:pPr>
          <w:r>
            <w:fldChar w:fldCharType="begin"/>
          </w:r>
          <w:r>
            <w:instrText xml:space="preserve"> HYPERLINK \l _Toc25360 </w:instrText>
          </w:r>
          <w:r>
            <w:fldChar w:fldCharType="separate"/>
          </w:r>
          <w:r>
            <w:t>Figura 1</w:t>
          </w:r>
          <w:r>
            <w:rPr>
              <w:rFonts w:hint="default"/>
              <w:lang w:val="es-EC"/>
            </w:rPr>
            <w:t>6</w:t>
          </w:r>
          <w:r>
            <w:t>. Configuración del proyecto 1 - Servidor SOAP</w:t>
          </w:r>
          <w:r>
            <w:tab/>
          </w:r>
          <w:r>
            <w:fldChar w:fldCharType="begin"/>
          </w:r>
          <w:r>
            <w:instrText xml:space="preserve"> PAGEREF _Toc25360 \h </w:instrText>
          </w:r>
          <w:r>
            <w:fldChar w:fldCharType="separate"/>
          </w:r>
          <w:r>
            <w:t>27</w:t>
          </w:r>
          <w:r>
            <w:fldChar w:fldCharType="end"/>
          </w:r>
          <w:r>
            <w:fldChar w:fldCharType="end"/>
          </w:r>
        </w:p>
        <w:p w14:paraId="301CEDCE">
          <w:pPr>
            <w:pStyle w:val="20"/>
            <w:tabs>
              <w:tab w:val="right" w:leader="dot" w:pos="8504"/>
            </w:tabs>
          </w:pPr>
          <w:r>
            <w:fldChar w:fldCharType="begin"/>
          </w:r>
          <w:r>
            <w:instrText xml:space="preserve"> HYPERLINK \l _Toc29823 </w:instrText>
          </w:r>
          <w:r>
            <w:fldChar w:fldCharType="separate"/>
          </w:r>
          <w:r>
            <w:t>Figura 1</w:t>
          </w:r>
          <w:r>
            <w:rPr>
              <w:rFonts w:hint="default"/>
              <w:lang w:val="es-EC"/>
            </w:rPr>
            <w:t>7</w:t>
          </w:r>
          <w:r>
            <w:t>. Configuración del proyecto 2 - Servidor SOAP</w:t>
          </w:r>
          <w:r>
            <w:tab/>
          </w:r>
          <w:r>
            <w:fldChar w:fldCharType="begin"/>
          </w:r>
          <w:r>
            <w:instrText xml:space="preserve"> PAGEREF _Toc29823 \h </w:instrText>
          </w:r>
          <w:r>
            <w:fldChar w:fldCharType="separate"/>
          </w:r>
          <w:r>
            <w:t>28</w:t>
          </w:r>
          <w:r>
            <w:fldChar w:fldCharType="end"/>
          </w:r>
          <w:r>
            <w:fldChar w:fldCharType="end"/>
          </w:r>
        </w:p>
        <w:p w14:paraId="378DB3D5">
          <w:pPr>
            <w:pStyle w:val="18"/>
            <w:tabs>
              <w:tab w:val="right" w:leader="dot" w:pos="8504"/>
            </w:tabs>
          </w:pPr>
          <w:r>
            <w:fldChar w:fldCharType="begin"/>
          </w:r>
          <w:r>
            <w:instrText xml:space="preserve"> HYPERLINK \l _Toc2906 </w:instrText>
          </w:r>
          <w:r>
            <w:fldChar w:fldCharType="separate"/>
          </w:r>
          <w:r>
            <w:t>CODIFICACIÓN DEL PROYECTO SERVIDOR</w:t>
          </w:r>
          <w:r>
            <w:tab/>
          </w:r>
          <w:r>
            <w:fldChar w:fldCharType="begin"/>
          </w:r>
          <w:r>
            <w:instrText xml:space="preserve"> PAGEREF _Toc2906 \h </w:instrText>
          </w:r>
          <w:r>
            <w:fldChar w:fldCharType="separate"/>
          </w:r>
          <w:r>
            <w:t>28</w:t>
          </w:r>
          <w:r>
            <w:fldChar w:fldCharType="end"/>
          </w:r>
          <w:r>
            <w:fldChar w:fldCharType="end"/>
          </w:r>
        </w:p>
        <w:p w14:paraId="4A1F1D78">
          <w:pPr>
            <w:pStyle w:val="19"/>
            <w:tabs>
              <w:tab w:val="right" w:leader="dot" w:pos="8504"/>
            </w:tabs>
          </w:pPr>
          <w:r>
            <w:fldChar w:fldCharType="begin"/>
          </w:r>
          <w:r>
            <w:instrText xml:space="preserve"> HYPERLINK \l _Toc17409 </w:instrText>
          </w:r>
          <w:r>
            <w:fldChar w:fldCharType="separate"/>
          </w:r>
          <w:r>
            <w:t>CREACIÓN DE PAQUETES</w:t>
          </w:r>
          <w:r>
            <w:tab/>
          </w:r>
          <w:r>
            <w:fldChar w:fldCharType="begin"/>
          </w:r>
          <w:r>
            <w:instrText xml:space="preserve"> PAGEREF _Toc17409 \h </w:instrText>
          </w:r>
          <w:r>
            <w:fldChar w:fldCharType="separate"/>
          </w:r>
          <w:r>
            <w:t>28</w:t>
          </w:r>
          <w:r>
            <w:fldChar w:fldCharType="end"/>
          </w:r>
          <w:r>
            <w:fldChar w:fldCharType="end"/>
          </w:r>
        </w:p>
        <w:p w14:paraId="37482020">
          <w:pPr>
            <w:pStyle w:val="20"/>
            <w:tabs>
              <w:tab w:val="right" w:leader="dot" w:pos="8504"/>
            </w:tabs>
          </w:pPr>
          <w:r>
            <w:fldChar w:fldCharType="begin"/>
          </w:r>
          <w:r>
            <w:instrText xml:space="preserve"> HYPERLINK \l _Toc18004 </w:instrText>
          </w:r>
          <w:r>
            <w:fldChar w:fldCharType="separate"/>
          </w:r>
          <w:r>
            <w:t>Figura 1</w:t>
          </w:r>
          <w:r>
            <w:rPr>
              <w:rFonts w:hint="default"/>
              <w:lang w:val="es-EC"/>
            </w:rPr>
            <w:t>8</w:t>
          </w:r>
          <w:r>
            <w:t xml:space="preserve">. Estructura de paquetes - Servidor </w:t>
          </w:r>
          <w:r>
            <w:rPr>
              <w:rFonts w:hint="default"/>
              <w:lang w:val="es-EC"/>
            </w:rPr>
            <w:t>RESTFUL</w:t>
          </w:r>
          <w:r>
            <w:tab/>
          </w:r>
          <w:r>
            <w:fldChar w:fldCharType="begin"/>
          </w:r>
          <w:r>
            <w:instrText xml:space="preserve"> PAGEREF _Toc18004 \h </w:instrText>
          </w:r>
          <w:r>
            <w:fldChar w:fldCharType="separate"/>
          </w:r>
          <w:r>
            <w:t>28</w:t>
          </w:r>
          <w:r>
            <w:fldChar w:fldCharType="end"/>
          </w:r>
          <w:r>
            <w:fldChar w:fldCharType="end"/>
          </w:r>
        </w:p>
        <w:p w14:paraId="3C27DF8D">
          <w:pPr>
            <w:pStyle w:val="19"/>
            <w:tabs>
              <w:tab w:val="right" w:leader="dot" w:pos="8504"/>
            </w:tabs>
          </w:pPr>
          <w:r>
            <w:fldChar w:fldCharType="begin"/>
          </w:r>
          <w:r>
            <w:instrText xml:space="preserve"> HYPERLINK \l _Toc3766 </w:instrText>
          </w:r>
          <w:r>
            <w:fldChar w:fldCharType="separate"/>
          </w:r>
          <w:r>
            <w:t xml:space="preserve">CREACIÓN </w:t>
          </w:r>
          <w:r>
            <w:rPr>
              <w:rFonts w:hint="default"/>
              <w:lang w:val="es-EC"/>
            </w:rPr>
            <w:t xml:space="preserve">Y CONFIGURACIÓN </w:t>
          </w:r>
          <w:r>
            <w:t>DE</w:t>
          </w:r>
          <w:r>
            <w:rPr>
              <w:rFonts w:hint="default"/>
              <w:lang w:val="es-EC"/>
            </w:rPr>
            <w:t>L WEBSERVICE</w:t>
          </w:r>
          <w:r>
            <w:tab/>
          </w:r>
          <w:r>
            <w:fldChar w:fldCharType="begin"/>
          </w:r>
          <w:r>
            <w:instrText xml:space="preserve"> PAGEREF _Toc3766 \h </w:instrText>
          </w:r>
          <w:r>
            <w:fldChar w:fldCharType="separate"/>
          </w:r>
          <w:r>
            <w:t>28</w:t>
          </w:r>
          <w:r>
            <w:fldChar w:fldCharType="end"/>
          </w:r>
          <w:r>
            <w:fldChar w:fldCharType="end"/>
          </w:r>
        </w:p>
        <w:p w14:paraId="01FC0346">
          <w:pPr>
            <w:pStyle w:val="20"/>
            <w:tabs>
              <w:tab w:val="right" w:leader="dot" w:pos="8504"/>
            </w:tabs>
          </w:pPr>
          <w:r>
            <w:fldChar w:fldCharType="begin"/>
          </w:r>
          <w:r>
            <w:instrText xml:space="preserve"> HYPERLINK \l _Toc2800 </w:instrText>
          </w:r>
          <w:r>
            <w:fldChar w:fldCharType="separate"/>
          </w:r>
          <w:r>
            <w:t>Figura 1</w:t>
          </w:r>
          <w:r>
            <w:rPr>
              <w:rFonts w:hint="default"/>
              <w:lang w:val="es-EC"/>
            </w:rPr>
            <w:t>9</w:t>
          </w:r>
          <w:r>
            <w:t>. Estructura de paquete</w:t>
          </w:r>
          <w:r>
            <w:rPr>
              <w:rFonts w:hint="default"/>
              <w:lang w:val="es-EC"/>
            </w:rPr>
            <w:t xml:space="preserve"> config</w:t>
          </w:r>
          <w:r>
            <w:t xml:space="preserve"> - </w:t>
          </w:r>
          <w:r>
            <w:rPr>
              <w:rFonts w:hint="default"/>
              <w:lang w:val="es-EC"/>
            </w:rPr>
            <w:t>Servidor RESTFUL</w:t>
          </w:r>
          <w:r>
            <w:tab/>
          </w:r>
          <w:r>
            <w:fldChar w:fldCharType="begin"/>
          </w:r>
          <w:r>
            <w:instrText xml:space="preserve"> PAGEREF _Toc2800 \h </w:instrText>
          </w:r>
          <w:r>
            <w:fldChar w:fldCharType="separate"/>
          </w:r>
          <w:r>
            <w:t>29</w:t>
          </w:r>
          <w:r>
            <w:fldChar w:fldCharType="end"/>
          </w:r>
          <w:r>
            <w:fldChar w:fldCharType="end"/>
          </w:r>
        </w:p>
        <w:p w14:paraId="458EE060">
          <w:pPr>
            <w:pStyle w:val="21"/>
            <w:tabs>
              <w:tab w:val="right" w:leader="dot" w:pos="8504"/>
            </w:tabs>
          </w:pPr>
          <w:r>
            <w:fldChar w:fldCharType="begin"/>
          </w:r>
          <w:r>
            <w:instrText xml:space="preserve"> HYPERLINK \l _Toc1922 </w:instrText>
          </w:r>
          <w:r>
            <w:fldChar w:fldCharType="separate"/>
          </w:r>
          <w:r>
            <w:t xml:space="preserve">Tabla </w:t>
          </w:r>
          <w:r>
            <w:rPr>
              <w:rFonts w:hint="default"/>
              <w:lang w:val="es-EC"/>
            </w:rPr>
            <w:t>1</w:t>
          </w:r>
          <w:r>
            <w:t xml:space="preserve">. Clase </w:t>
          </w:r>
          <w:r>
            <w:rPr>
              <w:rFonts w:hint="default"/>
              <w:lang w:val="en-US"/>
            </w:rPr>
            <w:t>ConfiguracionJersey</w:t>
          </w:r>
          <w:r>
            <w:rPr>
              <w:rFonts w:hint="default"/>
              <w:lang w:val="es-EC"/>
            </w:rPr>
            <w:t xml:space="preserve"> - Servidor RESTFUL</w:t>
          </w:r>
          <w:r>
            <w:tab/>
          </w:r>
          <w:r>
            <w:fldChar w:fldCharType="begin"/>
          </w:r>
          <w:r>
            <w:instrText xml:space="preserve"> PAGEREF _Toc1922 \h </w:instrText>
          </w:r>
          <w:r>
            <w:fldChar w:fldCharType="separate"/>
          </w:r>
          <w:r>
            <w:t>30</w:t>
          </w:r>
          <w:r>
            <w:fldChar w:fldCharType="end"/>
          </w:r>
          <w:r>
            <w:fldChar w:fldCharType="end"/>
          </w:r>
        </w:p>
        <w:p w14:paraId="52F4A0C6">
          <w:pPr>
            <w:pStyle w:val="19"/>
            <w:tabs>
              <w:tab w:val="right" w:leader="dot" w:pos="8504"/>
            </w:tabs>
          </w:pPr>
          <w:r>
            <w:fldChar w:fldCharType="begin"/>
          </w:r>
          <w:r>
            <w:instrText xml:space="preserve"> HYPERLINK \l _Toc15529 </w:instrText>
          </w:r>
          <w:r>
            <w:fldChar w:fldCharType="separate"/>
          </w:r>
          <w:r>
            <w:t xml:space="preserve">CREACIÓN DE </w:t>
          </w:r>
          <w:r>
            <w:rPr>
              <w:rFonts w:hint="default"/>
              <w:lang w:val="es-EC"/>
            </w:rPr>
            <w:t>MODELOS Y EXCEPCIONES</w:t>
          </w:r>
          <w:r>
            <w:tab/>
          </w:r>
          <w:r>
            <w:fldChar w:fldCharType="begin"/>
          </w:r>
          <w:r>
            <w:instrText xml:space="preserve"> PAGEREF _Toc15529 \h </w:instrText>
          </w:r>
          <w:r>
            <w:fldChar w:fldCharType="separate"/>
          </w:r>
          <w:r>
            <w:t>31</w:t>
          </w:r>
          <w:r>
            <w:fldChar w:fldCharType="end"/>
          </w:r>
          <w:r>
            <w:fldChar w:fldCharType="end"/>
          </w:r>
        </w:p>
        <w:p w14:paraId="001F826A">
          <w:pPr>
            <w:pStyle w:val="20"/>
            <w:tabs>
              <w:tab w:val="right" w:leader="dot" w:pos="8504"/>
            </w:tabs>
          </w:pPr>
          <w:r>
            <w:fldChar w:fldCharType="begin"/>
          </w:r>
          <w:r>
            <w:instrText xml:space="preserve"> HYPERLINK \l _Toc31453 </w:instrText>
          </w:r>
          <w:r>
            <w:fldChar w:fldCharType="separate"/>
          </w:r>
          <w:r>
            <w:t xml:space="preserve">Figura </w:t>
          </w:r>
          <w:r>
            <w:rPr>
              <w:rFonts w:hint="default"/>
              <w:lang w:val="es-EC"/>
            </w:rPr>
            <w:t>20</w:t>
          </w:r>
          <w:r>
            <w:t xml:space="preserve">. Estructura de paquetes - </w:t>
          </w:r>
          <w:r>
            <w:rPr>
              <w:rFonts w:hint="default"/>
              <w:lang w:val="es-EC"/>
            </w:rPr>
            <w:t>modelos</w:t>
          </w:r>
          <w:r>
            <w:tab/>
          </w:r>
          <w:r>
            <w:fldChar w:fldCharType="begin"/>
          </w:r>
          <w:r>
            <w:instrText xml:space="preserve"> PAGEREF _Toc31453 \h </w:instrText>
          </w:r>
          <w:r>
            <w:fldChar w:fldCharType="separate"/>
          </w:r>
          <w:r>
            <w:t>31</w:t>
          </w:r>
          <w:r>
            <w:fldChar w:fldCharType="end"/>
          </w:r>
          <w:r>
            <w:fldChar w:fldCharType="end"/>
          </w:r>
        </w:p>
        <w:p w14:paraId="0BD77D9A">
          <w:pPr>
            <w:pStyle w:val="20"/>
            <w:tabs>
              <w:tab w:val="right" w:leader="dot" w:pos="8504"/>
            </w:tabs>
          </w:pPr>
          <w:r>
            <w:fldChar w:fldCharType="begin"/>
          </w:r>
          <w:r>
            <w:instrText xml:space="preserve"> HYPERLINK \l _Toc25595 </w:instrText>
          </w:r>
          <w:r>
            <w:fldChar w:fldCharType="separate"/>
          </w:r>
          <w:r>
            <w:t xml:space="preserve">Figura </w:t>
          </w:r>
          <w:r>
            <w:rPr>
              <w:rFonts w:hint="default"/>
              <w:lang w:val="es-EC"/>
            </w:rPr>
            <w:t>21</w:t>
          </w:r>
          <w:r>
            <w:t xml:space="preserve">. Estructura de paquetes - </w:t>
          </w:r>
          <w:r>
            <w:rPr>
              <w:rFonts w:hint="default"/>
              <w:lang w:val="es-EC"/>
            </w:rPr>
            <w:t>exepciones y mappers</w:t>
          </w:r>
          <w:r>
            <w:tab/>
          </w:r>
          <w:r>
            <w:fldChar w:fldCharType="begin"/>
          </w:r>
          <w:r>
            <w:instrText xml:space="preserve"> PAGEREF _Toc25595 \h </w:instrText>
          </w:r>
          <w:r>
            <w:fldChar w:fldCharType="separate"/>
          </w:r>
          <w:r>
            <w:t>38</w:t>
          </w:r>
          <w:r>
            <w:fldChar w:fldCharType="end"/>
          </w:r>
          <w:r>
            <w:fldChar w:fldCharType="end"/>
          </w:r>
        </w:p>
        <w:p w14:paraId="3F0AFCC7">
          <w:pPr>
            <w:pStyle w:val="18"/>
            <w:tabs>
              <w:tab w:val="right" w:leader="dot" w:pos="8504"/>
            </w:tabs>
          </w:pPr>
          <w:r>
            <w:fldChar w:fldCharType="begin"/>
          </w:r>
          <w:r>
            <w:instrText xml:space="preserve"> HYPERLINK \l _Toc18275 </w:instrText>
          </w:r>
          <w:r>
            <w:fldChar w:fldCharType="separate"/>
          </w:r>
          <w:r>
            <w:rPr>
              <w:rFonts w:hint="default"/>
              <w:lang w:val="es-EC"/>
            </w:rPr>
            <w:t>CREACION DE SERVICIOS Y CLASES DE SEGURIDAD</w:t>
          </w:r>
          <w:r>
            <w:tab/>
          </w:r>
          <w:r>
            <w:fldChar w:fldCharType="begin"/>
          </w:r>
          <w:r>
            <w:instrText xml:space="preserve"> PAGEREF _Toc18275 \h </w:instrText>
          </w:r>
          <w:r>
            <w:fldChar w:fldCharType="separate"/>
          </w:r>
          <w:r>
            <w:t>41</w:t>
          </w:r>
          <w:r>
            <w:fldChar w:fldCharType="end"/>
          </w:r>
          <w:r>
            <w:fldChar w:fldCharType="end"/>
          </w:r>
        </w:p>
        <w:p w14:paraId="5DF13BB0">
          <w:pPr>
            <w:pStyle w:val="20"/>
            <w:tabs>
              <w:tab w:val="right" w:leader="dot" w:pos="8504"/>
            </w:tabs>
          </w:pPr>
          <w:r>
            <w:fldChar w:fldCharType="begin"/>
          </w:r>
          <w:r>
            <w:instrText xml:space="preserve"> HYPERLINK \l _Toc25363 </w:instrText>
          </w:r>
          <w:r>
            <w:fldChar w:fldCharType="separate"/>
          </w:r>
          <w:r>
            <w:t xml:space="preserve">Figura </w:t>
          </w:r>
          <w:r>
            <w:rPr>
              <w:rFonts w:hint="default"/>
              <w:lang w:val="es-EC"/>
            </w:rPr>
            <w:t>22</w:t>
          </w:r>
          <w:r>
            <w:t xml:space="preserve">. Estructura de paquetes - </w:t>
          </w:r>
          <w:r>
            <w:rPr>
              <w:rFonts w:hint="default"/>
              <w:lang w:val="es-EC"/>
            </w:rPr>
            <w:t>servicios</w:t>
          </w:r>
          <w:r>
            <w:tab/>
          </w:r>
          <w:r>
            <w:fldChar w:fldCharType="begin"/>
          </w:r>
          <w:r>
            <w:instrText xml:space="preserve"> PAGEREF _Toc25363 \h </w:instrText>
          </w:r>
          <w:r>
            <w:fldChar w:fldCharType="separate"/>
          </w:r>
          <w:r>
            <w:t>41</w:t>
          </w:r>
          <w:r>
            <w:fldChar w:fldCharType="end"/>
          </w:r>
          <w:r>
            <w:fldChar w:fldCharType="end"/>
          </w:r>
        </w:p>
        <w:p w14:paraId="7147337D">
          <w:pPr>
            <w:pStyle w:val="20"/>
            <w:tabs>
              <w:tab w:val="right" w:leader="dot" w:pos="8504"/>
            </w:tabs>
          </w:pPr>
          <w:r>
            <w:fldChar w:fldCharType="begin"/>
          </w:r>
          <w:r>
            <w:instrText xml:space="preserve"> HYPERLINK \l _Toc6075 </w:instrText>
          </w:r>
          <w:r>
            <w:fldChar w:fldCharType="separate"/>
          </w:r>
          <w:r>
            <w:t xml:space="preserve">Figura </w:t>
          </w:r>
          <w:r>
            <w:rPr>
              <w:rFonts w:hint="default"/>
              <w:lang w:val="es-EC"/>
            </w:rPr>
            <w:t>23</w:t>
          </w:r>
          <w:r>
            <w:t xml:space="preserve">. Estructura de paquetes - </w:t>
          </w:r>
          <w:r>
            <w:rPr>
              <w:rFonts w:hint="default"/>
              <w:lang w:val="es-EC"/>
            </w:rPr>
            <w:t>seguridad</w:t>
          </w:r>
          <w:r>
            <w:tab/>
          </w:r>
          <w:r>
            <w:fldChar w:fldCharType="begin"/>
          </w:r>
          <w:r>
            <w:instrText xml:space="preserve"> PAGEREF _Toc6075 \h </w:instrText>
          </w:r>
          <w:r>
            <w:fldChar w:fldCharType="separate"/>
          </w:r>
          <w:r>
            <w:t>44</w:t>
          </w:r>
          <w:r>
            <w:fldChar w:fldCharType="end"/>
          </w:r>
          <w:r>
            <w:fldChar w:fldCharType="end"/>
          </w:r>
        </w:p>
        <w:p w14:paraId="59F24706">
          <w:pPr>
            <w:pStyle w:val="18"/>
            <w:tabs>
              <w:tab w:val="right" w:leader="dot" w:pos="8504"/>
            </w:tabs>
          </w:pPr>
          <w:r>
            <w:fldChar w:fldCharType="begin"/>
          </w:r>
          <w:r>
            <w:instrText xml:space="preserve"> HYPERLINK \l _Toc5704 </w:instrText>
          </w:r>
          <w:r>
            <w:fldChar w:fldCharType="separate"/>
          </w:r>
          <w:r>
            <w:rPr>
              <w:rFonts w:hint="default"/>
              <w:lang w:val="es-EC"/>
            </w:rPr>
            <w:t>CREACIÓN DE CONTROLADORES CON ENDPOINTS</w:t>
          </w:r>
          <w:r>
            <w:tab/>
          </w:r>
          <w:r>
            <w:fldChar w:fldCharType="begin"/>
          </w:r>
          <w:r>
            <w:instrText xml:space="preserve"> PAGEREF _Toc5704 \h </w:instrText>
          </w:r>
          <w:r>
            <w:fldChar w:fldCharType="separate"/>
          </w:r>
          <w:r>
            <w:t>46</w:t>
          </w:r>
          <w:r>
            <w:fldChar w:fldCharType="end"/>
          </w:r>
          <w:r>
            <w:fldChar w:fldCharType="end"/>
          </w:r>
        </w:p>
        <w:p w14:paraId="655E1ACF">
          <w:pPr>
            <w:pStyle w:val="20"/>
            <w:tabs>
              <w:tab w:val="right" w:leader="dot" w:pos="8504"/>
            </w:tabs>
          </w:pPr>
          <w:r>
            <w:fldChar w:fldCharType="begin"/>
          </w:r>
          <w:r>
            <w:instrText xml:space="preserve"> HYPERLINK \l _Toc27141 </w:instrText>
          </w:r>
          <w:r>
            <w:fldChar w:fldCharType="separate"/>
          </w:r>
          <w:r>
            <w:t xml:space="preserve">Figura </w:t>
          </w:r>
          <w:r>
            <w:rPr>
              <w:rFonts w:hint="default"/>
              <w:lang w:val="es-EC"/>
            </w:rPr>
            <w:t>24</w:t>
          </w:r>
          <w:r>
            <w:t xml:space="preserve">. Estructura de paquetes - </w:t>
          </w:r>
          <w:r>
            <w:rPr>
              <w:rFonts w:hint="default"/>
              <w:lang w:val="es-EC"/>
            </w:rPr>
            <w:t>controladores</w:t>
          </w:r>
          <w:r>
            <w:tab/>
          </w:r>
          <w:r>
            <w:fldChar w:fldCharType="begin"/>
          </w:r>
          <w:r>
            <w:instrText xml:space="preserve"> PAGEREF _Toc27141 \h </w:instrText>
          </w:r>
          <w:r>
            <w:fldChar w:fldCharType="separate"/>
          </w:r>
          <w:r>
            <w:t>46</w:t>
          </w:r>
          <w:r>
            <w:fldChar w:fldCharType="end"/>
          </w:r>
          <w:r>
            <w:fldChar w:fldCharType="end"/>
          </w:r>
        </w:p>
        <w:p w14:paraId="3AC9FFB6">
          <w:pPr>
            <w:pStyle w:val="18"/>
            <w:tabs>
              <w:tab w:val="right" w:leader="dot" w:pos="8504"/>
            </w:tabs>
          </w:pPr>
          <w:r>
            <w:fldChar w:fldCharType="begin"/>
          </w:r>
          <w:r>
            <w:instrText xml:space="preserve"> HYPERLINK \l _Toc20950 </w:instrText>
          </w:r>
          <w:r>
            <w:fldChar w:fldCharType="separate"/>
          </w:r>
          <w:r>
            <w:t>PRUEBAS DE LOS SERVICIOS</w:t>
          </w:r>
          <w:r>
            <w:tab/>
          </w:r>
          <w:r>
            <w:fldChar w:fldCharType="begin"/>
          </w:r>
          <w:r>
            <w:instrText xml:space="preserve"> PAGEREF _Toc20950 \h </w:instrText>
          </w:r>
          <w:r>
            <w:fldChar w:fldCharType="separate"/>
          </w:r>
          <w:r>
            <w:t>49</w:t>
          </w:r>
          <w:r>
            <w:fldChar w:fldCharType="end"/>
          </w:r>
          <w:r>
            <w:fldChar w:fldCharType="end"/>
          </w:r>
        </w:p>
        <w:p w14:paraId="6DB08CE1">
          <w:pPr>
            <w:pStyle w:val="20"/>
            <w:tabs>
              <w:tab w:val="right" w:leader="dot" w:pos="8504"/>
            </w:tabs>
          </w:pPr>
          <w:r>
            <w:fldChar w:fldCharType="begin"/>
          </w:r>
          <w:r>
            <w:instrText xml:space="preserve"> HYPERLINK \l _Toc15801 </w:instrText>
          </w:r>
          <w:r>
            <w:fldChar w:fldCharType="separate"/>
          </w:r>
          <w:r>
            <w:t xml:space="preserve">Figura </w:t>
          </w:r>
          <w:r>
            <w:rPr>
              <w:rFonts w:hint="default"/>
              <w:lang w:val="es-EC"/>
            </w:rPr>
            <w:t>25</w:t>
          </w:r>
          <w:r>
            <w:t xml:space="preserve">. </w:t>
          </w:r>
          <w:r>
            <w:rPr>
              <w:rFonts w:hint="default"/>
              <w:lang w:val="es-EC"/>
            </w:rPr>
            <w:t>Página web de OpenAPI alojada en el servidor</w:t>
          </w:r>
          <w:r>
            <w:tab/>
          </w:r>
          <w:r>
            <w:fldChar w:fldCharType="begin"/>
          </w:r>
          <w:r>
            <w:instrText xml:space="preserve"> PAGEREF _Toc15801 \h </w:instrText>
          </w:r>
          <w:r>
            <w:fldChar w:fldCharType="separate"/>
          </w:r>
          <w:r>
            <w:t>50</w:t>
          </w:r>
          <w:r>
            <w:fldChar w:fldCharType="end"/>
          </w:r>
          <w:r>
            <w:fldChar w:fldCharType="end"/>
          </w:r>
        </w:p>
        <w:p w14:paraId="126966FE">
          <w:pPr>
            <w:pStyle w:val="20"/>
            <w:tabs>
              <w:tab w:val="right" w:leader="dot" w:pos="8504"/>
            </w:tabs>
          </w:pPr>
          <w:r>
            <w:fldChar w:fldCharType="begin"/>
          </w:r>
          <w:r>
            <w:instrText xml:space="preserve"> HYPERLINK \l _Toc27322 </w:instrText>
          </w:r>
          <w:r>
            <w:fldChar w:fldCharType="separate"/>
          </w:r>
          <w:r>
            <w:t xml:space="preserve">Figura </w:t>
          </w:r>
          <w:r>
            <w:rPr>
              <w:rFonts w:hint="default"/>
              <w:lang w:val="es-EC"/>
            </w:rPr>
            <w:t>26</w:t>
          </w:r>
          <w:r>
            <w:t xml:space="preserve">. </w:t>
          </w:r>
          <w:r>
            <w:rPr>
              <w:rFonts w:hint="default"/>
              <w:lang w:val="es-EC"/>
            </w:rPr>
            <w:t>Especificacion OpenAPI en YAML del servicio web</w:t>
          </w:r>
          <w:r>
            <w:tab/>
          </w:r>
          <w:r>
            <w:fldChar w:fldCharType="begin"/>
          </w:r>
          <w:r>
            <w:instrText xml:space="preserve"> PAGEREF _Toc27322 \h </w:instrText>
          </w:r>
          <w:r>
            <w:fldChar w:fldCharType="separate"/>
          </w:r>
          <w:r>
            <w:t>51</w:t>
          </w:r>
          <w:r>
            <w:fldChar w:fldCharType="end"/>
          </w:r>
          <w:r>
            <w:fldChar w:fldCharType="end"/>
          </w:r>
        </w:p>
        <w:p w14:paraId="2E086277">
          <w:pPr>
            <w:pStyle w:val="20"/>
            <w:tabs>
              <w:tab w:val="right" w:leader="dot" w:pos="8504"/>
            </w:tabs>
          </w:pPr>
          <w:r>
            <w:fldChar w:fldCharType="begin"/>
          </w:r>
          <w:r>
            <w:instrText xml:space="preserve"> HYPERLINK \l _Toc16805 </w:instrText>
          </w:r>
          <w:r>
            <w:fldChar w:fldCharType="separate"/>
          </w:r>
          <w:r>
            <w:t>Figura 2</w:t>
          </w:r>
          <w:r>
            <w:rPr>
              <w:rFonts w:hint="default"/>
              <w:lang w:val="es-EC"/>
            </w:rPr>
            <w:t>7</w:t>
          </w:r>
          <w:r>
            <w:t xml:space="preserve">. Prueba </w:t>
          </w:r>
          <w:r>
            <w:rPr>
              <w:rFonts w:hint="default"/>
              <w:lang w:val="es-EC"/>
            </w:rPr>
            <w:t>1</w:t>
          </w:r>
          <w:r>
            <w:t xml:space="preserve">: </w:t>
          </w:r>
          <w:r>
            <w:rPr>
              <w:rFonts w:hint="default"/>
              <w:lang w:val="es-EC"/>
            </w:rPr>
            <w:t>Login</w:t>
          </w:r>
          <w:r>
            <w:tab/>
          </w:r>
          <w:r>
            <w:fldChar w:fldCharType="begin"/>
          </w:r>
          <w:r>
            <w:instrText xml:space="preserve"> PAGEREF _Toc16805 \h </w:instrText>
          </w:r>
          <w:r>
            <w:fldChar w:fldCharType="separate"/>
          </w:r>
          <w:r>
            <w:t>51</w:t>
          </w:r>
          <w:r>
            <w:fldChar w:fldCharType="end"/>
          </w:r>
          <w:r>
            <w:fldChar w:fldCharType="end"/>
          </w:r>
        </w:p>
        <w:p w14:paraId="572AD235">
          <w:pPr>
            <w:pStyle w:val="20"/>
            <w:tabs>
              <w:tab w:val="right" w:leader="dot" w:pos="8504"/>
            </w:tabs>
          </w:pPr>
          <w:r>
            <w:fldChar w:fldCharType="begin"/>
          </w:r>
          <w:r>
            <w:instrText xml:space="preserve"> HYPERLINK \l _Toc21322 </w:instrText>
          </w:r>
          <w:r>
            <w:fldChar w:fldCharType="separate"/>
          </w:r>
          <w:r>
            <w:t>Figura 2</w:t>
          </w:r>
          <w:r>
            <w:rPr>
              <w:rFonts w:hint="default"/>
              <w:lang w:val="es-EC"/>
            </w:rPr>
            <w:t>8</w:t>
          </w:r>
          <w:r>
            <w:t xml:space="preserve">. Prueba </w:t>
          </w:r>
          <w:r>
            <w:rPr>
              <w:rFonts w:hint="default"/>
              <w:lang w:val="es-EC"/>
            </w:rPr>
            <w:t>2</w:t>
          </w:r>
          <w:r>
            <w:t xml:space="preserve">: </w:t>
          </w:r>
          <w:r>
            <w:rPr>
              <w:rFonts w:hint="default"/>
              <w:lang w:val="es-EC"/>
            </w:rPr>
            <w:t>Convertir Longitud</w:t>
          </w:r>
          <w:r>
            <w:tab/>
          </w:r>
          <w:r>
            <w:fldChar w:fldCharType="begin"/>
          </w:r>
          <w:r>
            <w:instrText xml:space="preserve"> PAGEREF _Toc21322 \h </w:instrText>
          </w:r>
          <w:r>
            <w:fldChar w:fldCharType="separate"/>
          </w:r>
          <w:r>
            <w:t>52</w:t>
          </w:r>
          <w:r>
            <w:fldChar w:fldCharType="end"/>
          </w:r>
          <w:r>
            <w:fldChar w:fldCharType="end"/>
          </w:r>
        </w:p>
        <w:p w14:paraId="2424F53C">
          <w:pPr>
            <w:pStyle w:val="20"/>
            <w:tabs>
              <w:tab w:val="right" w:leader="dot" w:pos="8504"/>
            </w:tabs>
          </w:pPr>
          <w:r>
            <w:fldChar w:fldCharType="begin"/>
          </w:r>
          <w:r>
            <w:instrText xml:space="preserve"> HYPERLINK \l _Toc2716 </w:instrText>
          </w:r>
          <w:r>
            <w:fldChar w:fldCharType="separate"/>
          </w:r>
          <w:r>
            <w:t>Figura 2</w:t>
          </w:r>
          <w:r>
            <w:rPr>
              <w:rFonts w:hint="default"/>
              <w:lang w:val="es-EC"/>
            </w:rPr>
            <w:t>9</w:t>
          </w:r>
          <w:r>
            <w:t xml:space="preserve">. Prueba </w:t>
          </w:r>
          <w:r>
            <w:rPr>
              <w:rFonts w:hint="default"/>
              <w:lang w:val="es-EC"/>
            </w:rPr>
            <w:t>3</w:t>
          </w:r>
          <w:r>
            <w:t xml:space="preserve">: </w:t>
          </w:r>
          <w:r>
            <w:rPr>
              <w:rFonts w:hint="default"/>
              <w:lang w:val="es-EC"/>
            </w:rPr>
            <w:t>Convertir Masa</w:t>
          </w:r>
          <w:r>
            <w:tab/>
          </w:r>
          <w:r>
            <w:fldChar w:fldCharType="begin"/>
          </w:r>
          <w:r>
            <w:instrText xml:space="preserve"> PAGEREF _Toc2716 \h </w:instrText>
          </w:r>
          <w:r>
            <w:fldChar w:fldCharType="separate"/>
          </w:r>
          <w:r>
            <w:t>52</w:t>
          </w:r>
          <w:r>
            <w:fldChar w:fldCharType="end"/>
          </w:r>
          <w:r>
            <w:fldChar w:fldCharType="end"/>
          </w:r>
        </w:p>
        <w:p w14:paraId="67AE52C3">
          <w:pPr>
            <w:pStyle w:val="20"/>
            <w:tabs>
              <w:tab w:val="right" w:leader="dot" w:pos="8504"/>
            </w:tabs>
          </w:pPr>
          <w:r>
            <w:fldChar w:fldCharType="begin"/>
          </w:r>
          <w:r>
            <w:instrText xml:space="preserve"> HYPERLINK \l _Toc20884 </w:instrText>
          </w:r>
          <w:r>
            <w:fldChar w:fldCharType="separate"/>
          </w:r>
          <w:r>
            <w:t xml:space="preserve">Figura </w:t>
          </w:r>
          <w:r>
            <w:rPr>
              <w:rFonts w:hint="default"/>
              <w:lang w:val="es-EC"/>
            </w:rPr>
            <w:t>30</w:t>
          </w:r>
          <w:r>
            <w:t xml:space="preserve">. Prueba </w:t>
          </w:r>
          <w:r>
            <w:rPr>
              <w:rFonts w:hint="default"/>
              <w:lang w:val="es-EC"/>
            </w:rPr>
            <w:t>4</w:t>
          </w:r>
          <w:r>
            <w:t xml:space="preserve">: </w:t>
          </w:r>
          <w:r>
            <w:rPr>
              <w:rFonts w:hint="default"/>
              <w:lang w:val="es-EC"/>
            </w:rPr>
            <w:t>Convertir Temperatura</w:t>
          </w:r>
          <w:r>
            <w:tab/>
          </w:r>
          <w:r>
            <w:fldChar w:fldCharType="begin"/>
          </w:r>
          <w:r>
            <w:instrText xml:space="preserve"> PAGEREF _Toc20884 \h </w:instrText>
          </w:r>
          <w:r>
            <w:fldChar w:fldCharType="separate"/>
          </w:r>
          <w:r>
            <w:t>52</w:t>
          </w:r>
          <w:r>
            <w:fldChar w:fldCharType="end"/>
          </w:r>
          <w:r>
            <w:fldChar w:fldCharType="end"/>
          </w:r>
        </w:p>
        <w:p w14:paraId="643EDAFE">
          <w:pPr>
            <w:pStyle w:val="17"/>
            <w:tabs>
              <w:tab w:val="right" w:leader="dot" w:pos="8504"/>
            </w:tabs>
          </w:pPr>
          <w:r>
            <w:fldChar w:fldCharType="begin"/>
          </w:r>
          <w:r>
            <w:instrText xml:space="preserve"> HYPERLINK \l _Toc24786 </w:instrText>
          </w:r>
          <w:r>
            <w:fldChar w:fldCharType="separate"/>
          </w:r>
          <w:r>
            <w:t>CODIFICACIÓN DE LOS CLIENTES</w:t>
          </w:r>
          <w:r>
            <w:tab/>
          </w:r>
          <w:r>
            <w:fldChar w:fldCharType="begin"/>
          </w:r>
          <w:r>
            <w:instrText xml:space="preserve"> PAGEREF _Toc24786 \h </w:instrText>
          </w:r>
          <w:r>
            <w:fldChar w:fldCharType="separate"/>
          </w:r>
          <w:r>
            <w:t>52</w:t>
          </w:r>
          <w:r>
            <w:fldChar w:fldCharType="end"/>
          </w:r>
          <w:r>
            <w:fldChar w:fldCharType="end"/>
          </w:r>
        </w:p>
        <w:p w14:paraId="048E809C">
          <w:pPr>
            <w:pStyle w:val="18"/>
            <w:tabs>
              <w:tab w:val="right" w:leader="dot" w:pos="8504"/>
            </w:tabs>
          </w:pPr>
          <w:r>
            <w:fldChar w:fldCharType="begin"/>
          </w:r>
          <w:r>
            <w:instrText xml:space="preserve"> HYPERLINK \l _Toc17877 </w:instrText>
          </w:r>
          <w:r>
            <w:fldChar w:fldCharType="separate"/>
          </w:r>
          <w:r>
            <w:t>CLIENTE CONSOLA</w:t>
          </w:r>
          <w:r>
            <w:tab/>
          </w:r>
          <w:r>
            <w:fldChar w:fldCharType="begin"/>
          </w:r>
          <w:r>
            <w:instrText xml:space="preserve"> PAGEREF _Toc17877 \h </w:instrText>
          </w:r>
          <w:r>
            <w:fldChar w:fldCharType="separate"/>
          </w:r>
          <w:r>
            <w:t>52</w:t>
          </w:r>
          <w:r>
            <w:fldChar w:fldCharType="end"/>
          </w:r>
          <w:r>
            <w:fldChar w:fldCharType="end"/>
          </w:r>
        </w:p>
        <w:p w14:paraId="559DBE80">
          <w:pPr>
            <w:pStyle w:val="19"/>
            <w:tabs>
              <w:tab w:val="right" w:leader="dot" w:pos="8504"/>
            </w:tabs>
          </w:pPr>
          <w:r>
            <w:fldChar w:fldCharType="begin"/>
          </w:r>
          <w:r>
            <w:instrText xml:space="preserve"> HYPERLINK \l _Toc24836 </w:instrText>
          </w:r>
          <w:r>
            <w:fldChar w:fldCharType="separate"/>
          </w:r>
          <w:r>
            <w:t>CREACIÓN DEL PROYECTO</w:t>
          </w:r>
          <w:r>
            <w:tab/>
          </w:r>
          <w:r>
            <w:fldChar w:fldCharType="begin"/>
          </w:r>
          <w:r>
            <w:instrText xml:space="preserve"> PAGEREF _Toc24836 \h </w:instrText>
          </w:r>
          <w:r>
            <w:fldChar w:fldCharType="separate"/>
          </w:r>
          <w:r>
            <w:t>52</w:t>
          </w:r>
          <w:r>
            <w:fldChar w:fldCharType="end"/>
          </w:r>
          <w:r>
            <w:fldChar w:fldCharType="end"/>
          </w:r>
        </w:p>
        <w:p w14:paraId="7AC93D56">
          <w:pPr>
            <w:pStyle w:val="20"/>
            <w:tabs>
              <w:tab w:val="right" w:leader="dot" w:pos="8504"/>
            </w:tabs>
          </w:pPr>
          <w:r>
            <w:fldChar w:fldCharType="begin"/>
          </w:r>
          <w:r>
            <w:instrText xml:space="preserve"> HYPERLINK \l _Toc27011 </w:instrText>
          </w:r>
          <w:r>
            <w:fldChar w:fldCharType="separate"/>
          </w:r>
          <w:r>
            <w:t xml:space="preserve">Figura </w:t>
          </w:r>
          <w:r>
            <w:rPr>
              <w:rFonts w:hint="default"/>
              <w:lang w:val="es-EC"/>
            </w:rPr>
            <w:t>31</w:t>
          </w:r>
          <w:r>
            <w:t>. Creación del proyecto - Cliente consola</w:t>
          </w:r>
          <w:r>
            <w:tab/>
          </w:r>
          <w:r>
            <w:fldChar w:fldCharType="begin"/>
          </w:r>
          <w:r>
            <w:instrText xml:space="preserve"> PAGEREF _Toc27011 \h </w:instrText>
          </w:r>
          <w:r>
            <w:fldChar w:fldCharType="separate"/>
          </w:r>
          <w:r>
            <w:t>53</w:t>
          </w:r>
          <w:r>
            <w:fldChar w:fldCharType="end"/>
          </w:r>
          <w:r>
            <w:fldChar w:fldCharType="end"/>
          </w:r>
        </w:p>
        <w:p w14:paraId="59B4E9DE">
          <w:pPr>
            <w:pStyle w:val="20"/>
            <w:tabs>
              <w:tab w:val="right" w:leader="dot" w:pos="8504"/>
            </w:tabs>
          </w:pPr>
          <w:r>
            <w:fldChar w:fldCharType="begin"/>
          </w:r>
          <w:r>
            <w:instrText xml:space="preserve"> HYPERLINK \l _Toc22480 </w:instrText>
          </w:r>
          <w:r>
            <w:fldChar w:fldCharType="separate"/>
          </w:r>
          <w:r>
            <w:t xml:space="preserve">Figura </w:t>
          </w:r>
          <w:r>
            <w:rPr>
              <w:rFonts w:hint="default"/>
              <w:lang w:val="es-EC"/>
            </w:rPr>
            <w:t>32</w:t>
          </w:r>
          <w:r>
            <w:t>. Configuración del proyecto - Cliente consola</w:t>
          </w:r>
          <w:r>
            <w:tab/>
          </w:r>
          <w:r>
            <w:fldChar w:fldCharType="begin"/>
          </w:r>
          <w:r>
            <w:instrText xml:space="preserve"> PAGEREF _Toc22480 \h </w:instrText>
          </w:r>
          <w:r>
            <w:fldChar w:fldCharType="separate"/>
          </w:r>
          <w:r>
            <w:t>53</w:t>
          </w:r>
          <w:r>
            <w:fldChar w:fldCharType="end"/>
          </w:r>
          <w:r>
            <w:fldChar w:fldCharType="end"/>
          </w:r>
        </w:p>
        <w:p w14:paraId="13342880">
          <w:pPr>
            <w:pStyle w:val="19"/>
            <w:tabs>
              <w:tab w:val="right" w:leader="dot" w:pos="8504"/>
            </w:tabs>
          </w:pPr>
          <w:r>
            <w:fldChar w:fldCharType="begin"/>
          </w:r>
          <w:r>
            <w:instrText xml:space="preserve"> HYPERLINK \l _Toc29628 </w:instrText>
          </w:r>
          <w:r>
            <w:fldChar w:fldCharType="separate"/>
          </w:r>
          <w:r>
            <w:t>ESTRUCTURA DEL PROYECTO</w:t>
          </w:r>
          <w:r>
            <w:tab/>
          </w:r>
          <w:r>
            <w:fldChar w:fldCharType="begin"/>
          </w:r>
          <w:r>
            <w:instrText xml:space="preserve"> PAGEREF _Toc29628 \h </w:instrText>
          </w:r>
          <w:r>
            <w:fldChar w:fldCharType="separate"/>
          </w:r>
          <w:r>
            <w:t>53</w:t>
          </w:r>
          <w:r>
            <w:fldChar w:fldCharType="end"/>
          </w:r>
          <w:r>
            <w:fldChar w:fldCharType="end"/>
          </w:r>
        </w:p>
        <w:p w14:paraId="4136EB34">
          <w:pPr>
            <w:pStyle w:val="20"/>
            <w:tabs>
              <w:tab w:val="right" w:leader="dot" w:pos="8504"/>
            </w:tabs>
          </w:pPr>
          <w:r>
            <w:fldChar w:fldCharType="begin"/>
          </w:r>
          <w:r>
            <w:instrText xml:space="preserve"> HYPERLINK \l _Toc12529 </w:instrText>
          </w:r>
          <w:r>
            <w:fldChar w:fldCharType="separate"/>
          </w:r>
          <w:r>
            <w:t xml:space="preserve">Figura </w:t>
          </w:r>
          <w:r>
            <w:rPr>
              <w:rFonts w:hint="default"/>
              <w:lang w:val="es-EC"/>
            </w:rPr>
            <w:t>33</w:t>
          </w:r>
          <w:r>
            <w:t>. Estructura del proyecto - Cliente consola</w:t>
          </w:r>
          <w:r>
            <w:tab/>
          </w:r>
          <w:r>
            <w:fldChar w:fldCharType="begin"/>
          </w:r>
          <w:r>
            <w:instrText xml:space="preserve"> PAGEREF _Toc12529 \h </w:instrText>
          </w:r>
          <w:r>
            <w:fldChar w:fldCharType="separate"/>
          </w:r>
          <w:r>
            <w:t>54</w:t>
          </w:r>
          <w:r>
            <w:fldChar w:fldCharType="end"/>
          </w:r>
          <w:r>
            <w:fldChar w:fldCharType="end"/>
          </w:r>
        </w:p>
        <w:p w14:paraId="71CE9500">
          <w:pPr>
            <w:pStyle w:val="18"/>
            <w:tabs>
              <w:tab w:val="right" w:leader="dot" w:pos="8504"/>
            </w:tabs>
          </w:pPr>
          <w:r>
            <w:fldChar w:fldCharType="begin"/>
          </w:r>
          <w:r>
            <w:instrText xml:space="preserve"> HYPERLINK \l _Toc13849 </w:instrText>
          </w:r>
          <w:r>
            <w:fldChar w:fldCharType="separate"/>
          </w:r>
          <w:r>
            <w:t>CODIFICACIÓN DEL PROYECTO CLIENTE CONSOLA</w:t>
          </w:r>
          <w:r>
            <w:tab/>
          </w:r>
          <w:r>
            <w:fldChar w:fldCharType="begin"/>
          </w:r>
          <w:r>
            <w:instrText xml:space="preserve"> PAGEREF _Toc13849 \h </w:instrText>
          </w:r>
          <w:r>
            <w:fldChar w:fldCharType="separate"/>
          </w:r>
          <w:r>
            <w:t>54</w:t>
          </w:r>
          <w:r>
            <w:fldChar w:fldCharType="end"/>
          </w:r>
          <w:r>
            <w:fldChar w:fldCharType="end"/>
          </w:r>
        </w:p>
        <w:p w14:paraId="3B3EC096">
          <w:pPr>
            <w:pStyle w:val="19"/>
            <w:tabs>
              <w:tab w:val="right" w:leader="dot" w:pos="8504"/>
            </w:tabs>
          </w:pPr>
          <w:r>
            <w:fldChar w:fldCharType="begin"/>
          </w:r>
          <w:r>
            <w:instrText xml:space="preserve"> HYPERLINK \l _Toc24891 </w:instrText>
          </w:r>
          <w:r>
            <w:fldChar w:fldCharType="separate"/>
          </w:r>
          <w:r>
            <w:t>CREACIÓN DE MODELOS Y VISTAS</w:t>
          </w:r>
          <w:r>
            <w:tab/>
          </w:r>
          <w:r>
            <w:fldChar w:fldCharType="begin"/>
          </w:r>
          <w:r>
            <w:instrText xml:space="preserve"> PAGEREF _Toc24891 \h </w:instrText>
          </w:r>
          <w:r>
            <w:fldChar w:fldCharType="separate"/>
          </w:r>
          <w:r>
            <w:t>54</w:t>
          </w:r>
          <w:r>
            <w:fldChar w:fldCharType="end"/>
          </w:r>
          <w:r>
            <w:fldChar w:fldCharType="end"/>
          </w:r>
        </w:p>
        <w:p w14:paraId="264562D2">
          <w:pPr>
            <w:pStyle w:val="20"/>
            <w:tabs>
              <w:tab w:val="right" w:leader="dot" w:pos="8504"/>
            </w:tabs>
          </w:pPr>
          <w:r>
            <w:fldChar w:fldCharType="begin"/>
          </w:r>
          <w:r>
            <w:instrText xml:space="preserve"> HYPERLINK \l _Toc7480 </w:instrText>
          </w:r>
          <w:r>
            <w:fldChar w:fldCharType="separate"/>
          </w:r>
          <w:r>
            <w:t xml:space="preserve">Figura </w:t>
          </w:r>
          <w:r>
            <w:rPr>
              <w:rFonts w:hint="default"/>
              <w:lang w:val="es-EC"/>
            </w:rPr>
            <w:t>34</w:t>
          </w:r>
          <w:r>
            <w:t>. Creación de modelos- Cliente consola</w:t>
          </w:r>
          <w:r>
            <w:tab/>
          </w:r>
          <w:r>
            <w:fldChar w:fldCharType="begin"/>
          </w:r>
          <w:r>
            <w:instrText xml:space="preserve"> PAGEREF _Toc7480 \h </w:instrText>
          </w:r>
          <w:r>
            <w:fldChar w:fldCharType="separate"/>
          </w:r>
          <w:r>
            <w:t>54</w:t>
          </w:r>
          <w:r>
            <w:fldChar w:fldCharType="end"/>
          </w:r>
          <w:r>
            <w:fldChar w:fldCharType="end"/>
          </w:r>
        </w:p>
        <w:p w14:paraId="2FF2E73A">
          <w:pPr>
            <w:pStyle w:val="20"/>
            <w:tabs>
              <w:tab w:val="right" w:leader="dot" w:pos="8504"/>
            </w:tabs>
          </w:pPr>
          <w:r>
            <w:fldChar w:fldCharType="begin"/>
          </w:r>
          <w:r>
            <w:instrText xml:space="preserve"> HYPERLINK \l _Toc10629 </w:instrText>
          </w:r>
          <w:r>
            <w:fldChar w:fldCharType="separate"/>
          </w:r>
          <w:r>
            <w:t xml:space="preserve">Figura </w:t>
          </w:r>
          <w:r>
            <w:rPr>
              <w:rFonts w:hint="default"/>
              <w:lang w:val="es-EC"/>
            </w:rPr>
            <w:t>34</w:t>
          </w:r>
          <w:r>
            <w:t xml:space="preserve">. Creación de </w:t>
          </w:r>
          <w:r>
            <w:rPr>
              <w:rFonts w:hint="default"/>
              <w:lang w:val="es-EC"/>
            </w:rPr>
            <w:t>vistas</w:t>
          </w:r>
          <w:r>
            <w:t>- Cliente consola</w:t>
          </w:r>
          <w:r>
            <w:tab/>
          </w:r>
          <w:r>
            <w:fldChar w:fldCharType="begin"/>
          </w:r>
          <w:r>
            <w:instrText xml:space="preserve"> PAGEREF _Toc10629 \h </w:instrText>
          </w:r>
          <w:r>
            <w:fldChar w:fldCharType="separate"/>
          </w:r>
          <w:r>
            <w:t>54</w:t>
          </w:r>
          <w:r>
            <w:fldChar w:fldCharType="end"/>
          </w:r>
          <w:r>
            <w:fldChar w:fldCharType="end"/>
          </w:r>
        </w:p>
        <w:p w14:paraId="3F6A432E">
          <w:pPr>
            <w:pStyle w:val="20"/>
            <w:tabs>
              <w:tab w:val="right" w:leader="dot" w:pos="8504"/>
            </w:tabs>
          </w:pPr>
          <w:r>
            <w:fldChar w:fldCharType="begin"/>
          </w:r>
          <w:r>
            <w:instrText xml:space="preserve"> HYPERLINK \l _Toc6780 </w:instrText>
          </w:r>
          <w:r>
            <w:fldChar w:fldCharType="separate"/>
          </w:r>
          <w:r>
            <w:t xml:space="preserve">Figura </w:t>
          </w:r>
          <w:r>
            <w:rPr>
              <w:rFonts w:hint="default"/>
              <w:lang w:val="es-EC"/>
            </w:rPr>
            <w:t>34</w:t>
          </w:r>
          <w:r>
            <w:t xml:space="preserve">. Creación de </w:t>
          </w:r>
          <w:r>
            <w:rPr>
              <w:rFonts w:hint="default"/>
              <w:lang w:val="es-EC"/>
            </w:rPr>
            <w:t>servicios</w:t>
          </w:r>
          <w:r>
            <w:t>- Cliente consola</w:t>
          </w:r>
          <w:r>
            <w:tab/>
          </w:r>
          <w:r>
            <w:fldChar w:fldCharType="begin"/>
          </w:r>
          <w:r>
            <w:instrText xml:space="preserve"> PAGEREF _Toc6780 \h </w:instrText>
          </w:r>
          <w:r>
            <w:fldChar w:fldCharType="separate"/>
          </w:r>
          <w:r>
            <w:t>59</w:t>
          </w:r>
          <w:r>
            <w:fldChar w:fldCharType="end"/>
          </w:r>
          <w:r>
            <w:fldChar w:fldCharType="end"/>
          </w:r>
        </w:p>
        <w:p w14:paraId="706F023C">
          <w:pPr>
            <w:pStyle w:val="20"/>
            <w:tabs>
              <w:tab w:val="right" w:leader="dot" w:pos="8504"/>
            </w:tabs>
          </w:pPr>
          <w:r>
            <w:fldChar w:fldCharType="begin"/>
          </w:r>
          <w:r>
            <w:instrText xml:space="preserve"> HYPERLINK \l _Toc16876 </w:instrText>
          </w:r>
          <w:r>
            <w:fldChar w:fldCharType="separate"/>
          </w:r>
          <w:r>
            <w:t xml:space="preserve">Figura </w:t>
          </w:r>
          <w:r>
            <w:rPr>
              <w:rFonts w:hint="default"/>
              <w:lang w:val="es-EC"/>
            </w:rPr>
            <w:t>35</w:t>
          </w:r>
          <w:r>
            <w:t xml:space="preserve">. Creación de </w:t>
          </w:r>
          <w:r>
            <w:rPr>
              <w:rFonts w:hint="default"/>
              <w:lang w:val="es-EC"/>
            </w:rPr>
            <w:t>configuracion</w:t>
          </w:r>
          <w:r>
            <w:t>- Cliente consola</w:t>
          </w:r>
          <w:r>
            <w:tab/>
          </w:r>
          <w:r>
            <w:fldChar w:fldCharType="begin"/>
          </w:r>
          <w:r>
            <w:instrText xml:space="preserve"> PAGEREF _Toc16876 \h </w:instrText>
          </w:r>
          <w:r>
            <w:fldChar w:fldCharType="separate"/>
          </w:r>
          <w:r>
            <w:t>59</w:t>
          </w:r>
          <w:r>
            <w:fldChar w:fldCharType="end"/>
          </w:r>
          <w:r>
            <w:fldChar w:fldCharType="end"/>
          </w:r>
        </w:p>
        <w:p w14:paraId="6952F27C">
          <w:pPr>
            <w:pStyle w:val="20"/>
            <w:tabs>
              <w:tab w:val="right" w:leader="dot" w:pos="8504"/>
            </w:tabs>
          </w:pPr>
          <w:r>
            <w:fldChar w:fldCharType="begin"/>
          </w:r>
          <w:r>
            <w:instrText xml:space="preserve"> HYPERLINK \l _Toc26829 </w:instrText>
          </w:r>
          <w:r>
            <w:fldChar w:fldCharType="separate"/>
          </w:r>
          <w:r>
            <w:t xml:space="preserve">Figura </w:t>
          </w:r>
          <w:r>
            <w:rPr>
              <w:rFonts w:hint="default"/>
              <w:lang w:val="es-EC"/>
            </w:rPr>
            <w:t>36</w:t>
          </w:r>
          <w:r>
            <w:t xml:space="preserve">. Creación de </w:t>
          </w:r>
          <w:r>
            <w:rPr>
              <w:rFonts w:hint="default"/>
              <w:lang w:val="es-EC"/>
            </w:rPr>
            <w:t>componentes de seguridad</w:t>
          </w:r>
          <w:r>
            <w:t>- Cliente consola</w:t>
          </w:r>
          <w:r>
            <w:tab/>
          </w:r>
          <w:r>
            <w:fldChar w:fldCharType="begin"/>
          </w:r>
          <w:r>
            <w:instrText xml:space="preserve"> PAGEREF _Toc26829 \h </w:instrText>
          </w:r>
          <w:r>
            <w:fldChar w:fldCharType="separate"/>
          </w:r>
          <w:r>
            <w:t>59</w:t>
          </w:r>
          <w:r>
            <w:fldChar w:fldCharType="end"/>
          </w:r>
          <w:r>
            <w:fldChar w:fldCharType="end"/>
          </w:r>
        </w:p>
        <w:p w14:paraId="1B80FF56">
          <w:pPr>
            <w:pStyle w:val="21"/>
            <w:tabs>
              <w:tab w:val="right" w:leader="dot" w:pos="8504"/>
            </w:tabs>
          </w:pPr>
          <w:r>
            <w:fldChar w:fldCharType="begin"/>
          </w:r>
          <w:r>
            <w:instrText xml:space="preserve"> HYPERLINK \l _Toc14348 </w:instrText>
          </w:r>
          <w:r>
            <w:fldChar w:fldCharType="separate"/>
          </w:r>
          <w:r>
            <w:t xml:space="preserve">Tabla </w:t>
          </w:r>
          <w:r>
            <w:rPr>
              <w:rFonts w:hint="default"/>
              <w:lang w:val="es-EC"/>
            </w:rPr>
            <w:t>2</w:t>
          </w:r>
          <w:r>
            <w:t xml:space="preserve">1. Clase </w:t>
          </w:r>
          <w:r>
            <w:rPr>
              <w:rFonts w:hint="default"/>
            </w:rPr>
            <w:t>WSConversorCliente</w:t>
          </w:r>
          <w:r>
            <w:t>- Cliente consola</w:t>
          </w:r>
          <w:r>
            <w:tab/>
          </w:r>
          <w:r>
            <w:fldChar w:fldCharType="begin"/>
          </w:r>
          <w:r>
            <w:instrText xml:space="preserve"> PAGEREF _Toc14348 \h </w:instrText>
          </w:r>
          <w:r>
            <w:fldChar w:fldCharType="separate"/>
          </w:r>
          <w:r>
            <w:t>60</w:t>
          </w:r>
          <w:r>
            <w:fldChar w:fldCharType="end"/>
          </w:r>
          <w:r>
            <w:fldChar w:fldCharType="end"/>
          </w:r>
        </w:p>
        <w:p w14:paraId="57615AC8">
          <w:pPr>
            <w:pStyle w:val="21"/>
            <w:tabs>
              <w:tab w:val="right" w:leader="dot" w:pos="8504"/>
            </w:tabs>
          </w:pPr>
          <w:r>
            <w:fldChar w:fldCharType="begin"/>
          </w:r>
          <w:r>
            <w:instrText xml:space="preserve"> HYPERLINK \l _Toc27744 </w:instrText>
          </w:r>
          <w:r>
            <w:fldChar w:fldCharType="separate"/>
          </w:r>
          <w:r>
            <w:t xml:space="preserve">Tabla </w:t>
          </w:r>
          <w:r>
            <w:rPr>
              <w:rFonts w:hint="default"/>
              <w:lang w:val="es-EC"/>
            </w:rPr>
            <w:t>22</w:t>
          </w:r>
          <w:r>
            <w:t xml:space="preserve">. Clase </w:t>
          </w:r>
          <w:r>
            <w:rPr>
              <w:rFonts w:hint="default"/>
            </w:rPr>
            <w:t>SoapConfig</w:t>
          </w:r>
          <w:r>
            <w:t>- Cliente consola</w:t>
          </w:r>
          <w:r>
            <w:tab/>
          </w:r>
          <w:r>
            <w:fldChar w:fldCharType="begin"/>
          </w:r>
          <w:r>
            <w:instrText xml:space="preserve"> PAGEREF _Toc27744 \h </w:instrText>
          </w:r>
          <w:r>
            <w:fldChar w:fldCharType="separate"/>
          </w:r>
          <w:r>
            <w:t>61</w:t>
          </w:r>
          <w:r>
            <w:fldChar w:fldCharType="end"/>
          </w:r>
          <w:r>
            <w:fldChar w:fldCharType="end"/>
          </w:r>
        </w:p>
        <w:p w14:paraId="30590F99">
          <w:pPr>
            <w:pStyle w:val="21"/>
            <w:tabs>
              <w:tab w:val="right" w:leader="dot" w:pos="8504"/>
            </w:tabs>
          </w:pPr>
          <w:r>
            <w:fldChar w:fldCharType="begin"/>
          </w:r>
          <w:r>
            <w:instrText xml:space="preserve"> HYPERLINK \l _Toc24609 </w:instrText>
          </w:r>
          <w:r>
            <w:fldChar w:fldCharType="separate"/>
          </w:r>
          <w:r>
            <w:t xml:space="preserve">Tabla </w:t>
          </w:r>
          <w:r>
            <w:rPr>
              <w:rFonts w:hint="default"/>
              <w:lang w:val="es-EC"/>
            </w:rPr>
            <w:t>23</w:t>
          </w:r>
          <w:r>
            <w:t xml:space="preserve">. Clase </w:t>
          </w:r>
          <w:r>
            <w:rPr>
              <w:rFonts w:hint="default"/>
            </w:rPr>
            <w:t>AdministradorTokensCliente</w:t>
          </w:r>
          <w:r>
            <w:t>- Cliente consola</w:t>
          </w:r>
          <w:r>
            <w:tab/>
          </w:r>
          <w:r>
            <w:fldChar w:fldCharType="begin"/>
          </w:r>
          <w:r>
            <w:instrText xml:space="preserve"> PAGEREF _Toc24609 \h </w:instrText>
          </w:r>
          <w:r>
            <w:fldChar w:fldCharType="separate"/>
          </w:r>
          <w:r>
            <w:t>61</w:t>
          </w:r>
          <w:r>
            <w:fldChar w:fldCharType="end"/>
          </w:r>
          <w:r>
            <w:fldChar w:fldCharType="end"/>
          </w:r>
        </w:p>
        <w:p w14:paraId="3621C52A">
          <w:pPr>
            <w:pStyle w:val="21"/>
            <w:tabs>
              <w:tab w:val="right" w:leader="dot" w:pos="8504"/>
            </w:tabs>
          </w:pPr>
          <w:r>
            <w:fldChar w:fldCharType="begin"/>
          </w:r>
          <w:r>
            <w:instrText xml:space="preserve"> HYPERLINK \l _Toc11735 </w:instrText>
          </w:r>
          <w:r>
            <w:fldChar w:fldCharType="separate"/>
          </w:r>
          <w:r>
            <w:t xml:space="preserve">Tabla </w:t>
          </w:r>
          <w:r>
            <w:rPr>
              <w:rFonts w:hint="default"/>
              <w:lang w:val="es-EC"/>
            </w:rPr>
            <w:t>24</w:t>
          </w:r>
          <w:r>
            <w:t xml:space="preserve">. Clase </w:t>
          </w:r>
          <w:r>
            <w:rPr>
              <w:rFonts w:hint="default"/>
            </w:rPr>
            <w:t>ManejadorClienteAutenticacion</w:t>
          </w:r>
          <w:r>
            <w:t>- Cliente consola</w:t>
          </w:r>
          <w:r>
            <w:tab/>
          </w:r>
          <w:r>
            <w:fldChar w:fldCharType="begin"/>
          </w:r>
          <w:r>
            <w:instrText xml:space="preserve"> PAGEREF _Toc11735 \h </w:instrText>
          </w:r>
          <w:r>
            <w:fldChar w:fldCharType="separate"/>
          </w:r>
          <w:r>
            <w:t>62</w:t>
          </w:r>
          <w:r>
            <w:fldChar w:fldCharType="end"/>
          </w:r>
          <w:r>
            <w:fldChar w:fldCharType="end"/>
          </w:r>
        </w:p>
        <w:p w14:paraId="3542FC85">
          <w:pPr>
            <w:pStyle w:val="21"/>
            <w:tabs>
              <w:tab w:val="right" w:leader="dot" w:pos="8504"/>
            </w:tabs>
          </w:pPr>
          <w:r>
            <w:fldChar w:fldCharType="begin"/>
          </w:r>
          <w:r>
            <w:instrText xml:space="preserve"> HYPERLINK \l _Toc30777 </w:instrText>
          </w:r>
          <w:r>
            <w:fldChar w:fldCharType="separate"/>
          </w:r>
          <w:r>
            <w:t xml:space="preserve">Tabla </w:t>
          </w:r>
          <w:r>
            <w:rPr>
              <w:rFonts w:hint="default"/>
              <w:lang w:val="es-EC"/>
            </w:rPr>
            <w:t>25</w:t>
          </w:r>
          <w:r>
            <w:t xml:space="preserve">. Clase </w:t>
          </w:r>
          <w:r>
            <w:rPr>
              <w:rFonts w:hint="default"/>
            </w:rPr>
            <w:t>TlsInseguro</w:t>
          </w:r>
          <w:r>
            <w:rPr>
              <w:rFonts w:hint="default"/>
              <w:lang w:val="es-EC"/>
            </w:rPr>
            <w:t xml:space="preserve"> </w:t>
          </w:r>
          <w:r>
            <w:t>- Cliente consola</w:t>
          </w:r>
          <w:r>
            <w:tab/>
          </w:r>
          <w:r>
            <w:fldChar w:fldCharType="begin"/>
          </w:r>
          <w:r>
            <w:instrText xml:space="preserve"> PAGEREF _Toc30777 \h </w:instrText>
          </w:r>
          <w:r>
            <w:fldChar w:fldCharType="separate"/>
          </w:r>
          <w:r>
            <w:t>62</w:t>
          </w:r>
          <w:r>
            <w:fldChar w:fldCharType="end"/>
          </w:r>
          <w:r>
            <w:fldChar w:fldCharType="end"/>
          </w:r>
        </w:p>
        <w:p w14:paraId="0637A14C">
          <w:pPr>
            <w:pStyle w:val="20"/>
            <w:tabs>
              <w:tab w:val="right" w:leader="dot" w:pos="8504"/>
            </w:tabs>
          </w:pPr>
          <w:r>
            <w:fldChar w:fldCharType="begin"/>
          </w:r>
          <w:r>
            <w:instrText xml:space="preserve"> HYPERLINK \l _Toc13106 </w:instrText>
          </w:r>
          <w:r>
            <w:fldChar w:fldCharType="separate"/>
          </w:r>
          <w:r>
            <w:t xml:space="preserve">Figura </w:t>
          </w:r>
          <w:r>
            <w:rPr>
              <w:rFonts w:hint="default"/>
              <w:lang w:val="es-EC"/>
            </w:rPr>
            <w:t>37</w:t>
          </w:r>
          <w:r>
            <w:t>. Creación de c</w:t>
          </w:r>
          <w:r>
            <w:rPr>
              <w:rFonts w:hint="default"/>
              <w:lang w:val="es-EC"/>
            </w:rPr>
            <w:t>ontroladores</w:t>
          </w:r>
          <w:r>
            <w:t>- Cliente consola</w:t>
          </w:r>
          <w:r>
            <w:tab/>
          </w:r>
          <w:r>
            <w:fldChar w:fldCharType="begin"/>
          </w:r>
          <w:r>
            <w:instrText xml:space="preserve"> PAGEREF _Toc13106 \h </w:instrText>
          </w:r>
          <w:r>
            <w:fldChar w:fldCharType="separate"/>
          </w:r>
          <w:r>
            <w:t>63</w:t>
          </w:r>
          <w:r>
            <w:fldChar w:fldCharType="end"/>
          </w:r>
          <w:r>
            <w:fldChar w:fldCharType="end"/>
          </w:r>
        </w:p>
        <w:p w14:paraId="196E5103">
          <w:pPr>
            <w:pStyle w:val="21"/>
            <w:tabs>
              <w:tab w:val="right" w:leader="dot" w:pos="8504"/>
            </w:tabs>
          </w:pPr>
          <w:r>
            <w:fldChar w:fldCharType="begin"/>
          </w:r>
          <w:r>
            <w:instrText xml:space="preserve"> HYPERLINK \l _Toc21975 </w:instrText>
          </w:r>
          <w:r>
            <w:fldChar w:fldCharType="separate"/>
          </w:r>
          <w:r>
            <w:t xml:space="preserve">Tabla </w:t>
          </w:r>
          <w:r>
            <w:rPr>
              <w:rFonts w:hint="default"/>
              <w:lang w:val="es-EC"/>
            </w:rPr>
            <w:t>26</w:t>
          </w:r>
          <w:r>
            <w:t xml:space="preserve">. Clase </w:t>
          </w:r>
          <w:r>
            <w:rPr>
              <w:rFonts w:hint="default"/>
            </w:rPr>
            <w:t>AplicacionController</w:t>
          </w:r>
          <w:r>
            <w:t>- Cliente consola</w:t>
          </w:r>
          <w:r>
            <w:tab/>
          </w:r>
          <w:r>
            <w:fldChar w:fldCharType="begin"/>
          </w:r>
          <w:r>
            <w:instrText xml:space="preserve"> PAGEREF _Toc21975 \h </w:instrText>
          </w:r>
          <w:r>
            <w:fldChar w:fldCharType="separate"/>
          </w:r>
          <w:r>
            <w:t>63</w:t>
          </w:r>
          <w:r>
            <w:fldChar w:fldCharType="end"/>
          </w:r>
          <w:r>
            <w:fldChar w:fldCharType="end"/>
          </w:r>
        </w:p>
        <w:p w14:paraId="15BB2038">
          <w:pPr>
            <w:pStyle w:val="21"/>
            <w:tabs>
              <w:tab w:val="right" w:leader="dot" w:pos="8504"/>
            </w:tabs>
          </w:pPr>
          <w:r>
            <w:fldChar w:fldCharType="begin"/>
          </w:r>
          <w:r>
            <w:instrText xml:space="preserve"> HYPERLINK \l _Toc19814 </w:instrText>
          </w:r>
          <w:r>
            <w:fldChar w:fldCharType="separate"/>
          </w:r>
          <w:r>
            <w:t xml:space="preserve">Tabla </w:t>
          </w:r>
          <w:r>
            <w:rPr>
              <w:rFonts w:hint="default"/>
              <w:lang w:val="es-EC"/>
            </w:rPr>
            <w:t>27</w:t>
          </w:r>
          <w:r>
            <w:t xml:space="preserve">. Clase </w:t>
          </w:r>
          <w:r>
            <w:rPr>
              <w:rFonts w:hint="default"/>
            </w:rPr>
            <w:t>LoginController</w:t>
          </w:r>
          <w:r>
            <w:t>- Cliente consola</w:t>
          </w:r>
          <w:r>
            <w:tab/>
          </w:r>
          <w:r>
            <w:fldChar w:fldCharType="begin"/>
          </w:r>
          <w:r>
            <w:instrText xml:space="preserve"> PAGEREF _Toc19814 \h </w:instrText>
          </w:r>
          <w:r>
            <w:fldChar w:fldCharType="separate"/>
          </w:r>
          <w:r>
            <w:t>64</w:t>
          </w:r>
          <w:r>
            <w:fldChar w:fldCharType="end"/>
          </w:r>
          <w:r>
            <w:fldChar w:fldCharType="end"/>
          </w:r>
        </w:p>
        <w:p w14:paraId="4F9A77C8">
          <w:pPr>
            <w:pStyle w:val="21"/>
            <w:tabs>
              <w:tab w:val="right" w:leader="dot" w:pos="8504"/>
            </w:tabs>
          </w:pPr>
          <w:r>
            <w:fldChar w:fldCharType="begin"/>
          </w:r>
          <w:r>
            <w:instrText xml:space="preserve"> HYPERLINK \l _Toc31154 </w:instrText>
          </w:r>
          <w:r>
            <w:fldChar w:fldCharType="separate"/>
          </w:r>
          <w:r>
            <w:t xml:space="preserve">Tabla </w:t>
          </w:r>
          <w:r>
            <w:rPr>
              <w:rFonts w:hint="default"/>
              <w:lang w:val="es-EC"/>
            </w:rPr>
            <w:t>28</w:t>
          </w:r>
          <w:r>
            <w:t xml:space="preserve">. Clase </w:t>
          </w:r>
          <w:r>
            <w:rPr>
              <w:rFonts w:hint="default"/>
            </w:rPr>
            <w:t>ConversionController</w:t>
          </w:r>
          <w:r>
            <w:t>- Cliente consola</w:t>
          </w:r>
          <w:r>
            <w:tab/>
          </w:r>
          <w:r>
            <w:fldChar w:fldCharType="begin"/>
          </w:r>
          <w:r>
            <w:instrText xml:space="preserve"> PAGEREF _Toc31154 \h </w:instrText>
          </w:r>
          <w:r>
            <w:fldChar w:fldCharType="separate"/>
          </w:r>
          <w:r>
            <w:t>65</w:t>
          </w:r>
          <w:r>
            <w:fldChar w:fldCharType="end"/>
          </w:r>
          <w:r>
            <w:fldChar w:fldCharType="end"/>
          </w:r>
        </w:p>
        <w:p w14:paraId="16AEEED5">
          <w:pPr>
            <w:pStyle w:val="20"/>
            <w:tabs>
              <w:tab w:val="right" w:leader="dot" w:pos="8504"/>
            </w:tabs>
          </w:pPr>
          <w:r>
            <w:fldChar w:fldCharType="begin"/>
          </w:r>
          <w:r>
            <w:instrText xml:space="preserve"> HYPERLINK \l _Toc26518 </w:instrText>
          </w:r>
          <w:r>
            <w:fldChar w:fldCharType="separate"/>
          </w:r>
          <w:r>
            <w:t xml:space="preserve">Figura </w:t>
          </w:r>
          <w:r>
            <w:rPr>
              <w:rFonts w:hint="default"/>
              <w:lang w:val="es-EC"/>
            </w:rPr>
            <w:t>38</w:t>
          </w:r>
          <w:r>
            <w:t>. Creación de clase principal - Cliente consola</w:t>
          </w:r>
          <w:r>
            <w:tab/>
          </w:r>
          <w:r>
            <w:fldChar w:fldCharType="begin"/>
          </w:r>
          <w:r>
            <w:instrText xml:space="preserve"> PAGEREF _Toc26518 \h </w:instrText>
          </w:r>
          <w:r>
            <w:fldChar w:fldCharType="separate"/>
          </w:r>
          <w:r>
            <w:t>66</w:t>
          </w:r>
          <w:r>
            <w:fldChar w:fldCharType="end"/>
          </w:r>
          <w:r>
            <w:fldChar w:fldCharType="end"/>
          </w:r>
        </w:p>
        <w:p w14:paraId="25910223">
          <w:pPr>
            <w:pStyle w:val="21"/>
            <w:tabs>
              <w:tab w:val="right" w:leader="dot" w:pos="8504"/>
            </w:tabs>
          </w:pPr>
          <w:r>
            <w:fldChar w:fldCharType="begin"/>
          </w:r>
          <w:r>
            <w:instrText xml:space="preserve"> HYPERLINK \l _Toc635 </w:instrText>
          </w:r>
          <w:r>
            <w:fldChar w:fldCharType="separate"/>
          </w:r>
          <w:r>
            <w:t xml:space="preserve">Tabla </w:t>
          </w:r>
          <w:r>
            <w:rPr>
              <w:rFonts w:hint="default"/>
              <w:lang w:val="es-EC"/>
            </w:rPr>
            <w:t>29</w:t>
          </w:r>
          <w:r>
            <w:t xml:space="preserve">. Clase </w:t>
          </w:r>
          <w:r>
            <w:rPr>
              <w:rFonts w:hint="default"/>
            </w:rPr>
            <w:t>CLICON_CON_UNI_JAVA_SOAP</w:t>
          </w:r>
          <w:r>
            <w:t>- Cliente consola</w:t>
          </w:r>
          <w:r>
            <w:tab/>
          </w:r>
          <w:r>
            <w:fldChar w:fldCharType="begin"/>
          </w:r>
          <w:r>
            <w:instrText xml:space="preserve"> PAGEREF _Toc635 \h </w:instrText>
          </w:r>
          <w:r>
            <w:fldChar w:fldCharType="separate"/>
          </w:r>
          <w:r>
            <w:t>67</w:t>
          </w:r>
          <w:r>
            <w:fldChar w:fldCharType="end"/>
          </w:r>
          <w:r>
            <w:fldChar w:fldCharType="end"/>
          </w:r>
        </w:p>
        <w:p w14:paraId="3559C02A">
          <w:pPr>
            <w:pStyle w:val="19"/>
            <w:tabs>
              <w:tab w:val="right" w:leader="dot" w:pos="8504"/>
            </w:tabs>
          </w:pPr>
          <w:r>
            <w:fldChar w:fldCharType="begin"/>
          </w:r>
          <w:r>
            <w:instrText xml:space="preserve"> HYPERLINK \l _Toc3403 </w:instrText>
          </w:r>
          <w:r>
            <w:fldChar w:fldCharType="separate"/>
          </w:r>
          <w:r>
            <w:t>EJECUCIÓN DEL CLIENTE DE CONSOLA</w:t>
          </w:r>
          <w:r>
            <w:tab/>
          </w:r>
          <w:r>
            <w:fldChar w:fldCharType="begin"/>
          </w:r>
          <w:r>
            <w:instrText xml:space="preserve"> PAGEREF _Toc3403 \h </w:instrText>
          </w:r>
          <w:r>
            <w:fldChar w:fldCharType="separate"/>
          </w:r>
          <w:r>
            <w:t>67</w:t>
          </w:r>
          <w:r>
            <w:fldChar w:fldCharType="end"/>
          </w:r>
          <w:r>
            <w:fldChar w:fldCharType="end"/>
          </w:r>
        </w:p>
        <w:p w14:paraId="2E2F247B">
          <w:pPr>
            <w:pStyle w:val="18"/>
            <w:tabs>
              <w:tab w:val="right" w:leader="dot" w:pos="8504"/>
            </w:tabs>
          </w:pPr>
          <w:r>
            <w:fldChar w:fldCharType="begin"/>
          </w:r>
          <w:r>
            <w:instrText xml:space="preserve"> HYPERLINK \l _Toc32464 </w:instrText>
          </w:r>
          <w:r>
            <w:fldChar w:fldCharType="separate"/>
          </w:r>
          <w:r>
            <w:drawing>
              <wp:inline distT="0" distB="0" distL="114300" distR="114300">
                <wp:extent cx="4612005" cy="2503170"/>
                <wp:effectExtent l="0" t="0" r="10795" b="11430"/>
                <wp:docPr id="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
                        <pic:cNvPicPr>
                          <a:picLocks noChangeAspect="1"/>
                        </pic:cNvPicPr>
                      </pic:nvPicPr>
                      <pic:blipFill>
                        <a:blip r:embed="rId10"/>
                        <a:stretch>
                          <a:fillRect/>
                        </a:stretch>
                      </pic:blipFill>
                      <pic:spPr>
                        <a:xfrm>
                          <a:off x="0" y="0"/>
                          <a:ext cx="4612005" cy="2503170"/>
                        </a:xfrm>
                        <a:prstGeom prst="rect">
                          <a:avLst/>
                        </a:prstGeom>
                      </pic:spPr>
                    </pic:pic>
                  </a:graphicData>
                </a:graphic>
              </wp:inline>
            </w:drawing>
          </w:r>
          <w:r>
            <w:tab/>
          </w:r>
          <w:r>
            <w:fldChar w:fldCharType="begin"/>
          </w:r>
          <w:r>
            <w:instrText xml:space="preserve"> PAGEREF _Toc32464 \h </w:instrText>
          </w:r>
          <w:r>
            <w:fldChar w:fldCharType="separate"/>
          </w:r>
          <w:r>
            <w:t>67</w:t>
          </w:r>
          <w:r>
            <w:fldChar w:fldCharType="end"/>
          </w:r>
          <w:r>
            <w:fldChar w:fldCharType="end"/>
          </w:r>
        </w:p>
        <w:p w14:paraId="43FD0F3F">
          <w:pPr>
            <w:pStyle w:val="20"/>
            <w:tabs>
              <w:tab w:val="right" w:leader="dot" w:pos="8504"/>
            </w:tabs>
          </w:pPr>
          <w:r>
            <w:fldChar w:fldCharType="begin"/>
          </w:r>
          <w:r>
            <w:instrText xml:space="preserve"> HYPERLINK \l _Toc18196 </w:instrText>
          </w:r>
          <w:r>
            <w:fldChar w:fldCharType="separate"/>
          </w:r>
          <w:r>
            <w:t xml:space="preserve">Figura </w:t>
          </w:r>
          <w:r>
            <w:rPr>
              <w:rFonts w:hint="default"/>
              <w:lang w:val="es-EC"/>
            </w:rPr>
            <w:t>3</w:t>
          </w:r>
          <w:r>
            <w:t>9. Login - Cliente consola</w:t>
          </w:r>
          <w:r>
            <w:tab/>
          </w:r>
          <w:r>
            <w:fldChar w:fldCharType="begin"/>
          </w:r>
          <w:r>
            <w:instrText xml:space="preserve"> PAGEREF _Toc18196 \h </w:instrText>
          </w:r>
          <w:r>
            <w:fldChar w:fldCharType="separate"/>
          </w:r>
          <w:r>
            <w:t>67</w:t>
          </w:r>
          <w:r>
            <w:fldChar w:fldCharType="end"/>
          </w:r>
          <w:r>
            <w:fldChar w:fldCharType="end"/>
          </w:r>
        </w:p>
        <w:p w14:paraId="10C96B1B">
          <w:pPr>
            <w:pStyle w:val="20"/>
            <w:tabs>
              <w:tab w:val="right" w:leader="dot" w:pos="8504"/>
            </w:tabs>
          </w:pPr>
          <w:r>
            <w:fldChar w:fldCharType="begin"/>
          </w:r>
          <w:r>
            <w:instrText xml:space="preserve"> HYPERLINK \l _Toc24514 </w:instrText>
          </w:r>
          <w:r>
            <w:fldChar w:fldCharType="separate"/>
          </w:r>
          <w:r>
            <w:t xml:space="preserve">Figura </w:t>
          </w:r>
          <w:r>
            <w:rPr>
              <w:rFonts w:hint="default"/>
              <w:lang w:val="es-EC"/>
            </w:rPr>
            <w:t>4</w:t>
          </w:r>
          <w:r>
            <w:t>0. Conversión de Longitud - Cliente consola</w:t>
          </w:r>
          <w:r>
            <w:tab/>
          </w:r>
          <w:r>
            <w:fldChar w:fldCharType="begin"/>
          </w:r>
          <w:r>
            <w:instrText xml:space="preserve"> PAGEREF _Toc24514 \h </w:instrText>
          </w:r>
          <w:r>
            <w:fldChar w:fldCharType="separate"/>
          </w:r>
          <w:r>
            <w:t>68</w:t>
          </w:r>
          <w:r>
            <w:fldChar w:fldCharType="end"/>
          </w:r>
          <w:r>
            <w:fldChar w:fldCharType="end"/>
          </w:r>
        </w:p>
        <w:p w14:paraId="4413FE0E">
          <w:pPr>
            <w:pStyle w:val="20"/>
            <w:tabs>
              <w:tab w:val="right" w:leader="dot" w:pos="8504"/>
            </w:tabs>
          </w:pPr>
          <w:r>
            <w:fldChar w:fldCharType="begin"/>
          </w:r>
          <w:r>
            <w:instrText xml:space="preserve"> HYPERLINK \l _Toc10611 </w:instrText>
          </w:r>
          <w:r>
            <w:fldChar w:fldCharType="separate"/>
          </w:r>
          <w:r>
            <w:t xml:space="preserve">Figura </w:t>
          </w:r>
          <w:r>
            <w:rPr>
              <w:rFonts w:hint="default"/>
              <w:lang w:val="es-EC"/>
            </w:rPr>
            <w:t>4</w:t>
          </w:r>
          <w:r>
            <w:t>1. Conversión de Masa - Cliente consola</w:t>
          </w:r>
          <w:r>
            <w:tab/>
          </w:r>
          <w:r>
            <w:fldChar w:fldCharType="begin"/>
          </w:r>
          <w:r>
            <w:instrText xml:space="preserve"> PAGEREF _Toc10611 \h </w:instrText>
          </w:r>
          <w:r>
            <w:fldChar w:fldCharType="separate"/>
          </w:r>
          <w:r>
            <w:t>68</w:t>
          </w:r>
          <w:r>
            <w:fldChar w:fldCharType="end"/>
          </w:r>
          <w:r>
            <w:fldChar w:fldCharType="end"/>
          </w:r>
        </w:p>
        <w:p w14:paraId="75684502">
          <w:pPr>
            <w:pStyle w:val="20"/>
            <w:tabs>
              <w:tab w:val="right" w:leader="dot" w:pos="8504"/>
            </w:tabs>
          </w:pPr>
          <w:r>
            <w:fldChar w:fldCharType="begin"/>
          </w:r>
          <w:r>
            <w:instrText xml:space="preserve"> HYPERLINK \l _Toc6303 </w:instrText>
          </w:r>
          <w:r>
            <w:fldChar w:fldCharType="separate"/>
          </w:r>
          <w:r>
            <w:t xml:space="preserve">Figura </w:t>
          </w:r>
          <w:r>
            <w:rPr>
              <w:rFonts w:hint="default"/>
              <w:lang w:val="es-EC"/>
            </w:rPr>
            <w:t>4</w:t>
          </w:r>
          <w:r>
            <w:t>2. Conversión de Temperatura - Cliente consola</w:t>
          </w:r>
          <w:r>
            <w:tab/>
          </w:r>
          <w:r>
            <w:fldChar w:fldCharType="begin"/>
          </w:r>
          <w:r>
            <w:instrText xml:space="preserve"> PAGEREF _Toc6303 \h </w:instrText>
          </w:r>
          <w:r>
            <w:fldChar w:fldCharType="separate"/>
          </w:r>
          <w:r>
            <w:t>69</w:t>
          </w:r>
          <w:r>
            <w:fldChar w:fldCharType="end"/>
          </w:r>
          <w:r>
            <w:fldChar w:fldCharType="end"/>
          </w:r>
        </w:p>
        <w:p w14:paraId="11EDF768">
          <w:pPr>
            <w:pStyle w:val="18"/>
            <w:tabs>
              <w:tab w:val="right" w:leader="dot" w:pos="8504"/>
            </w:tabs>
          </w:pPr>
          <w:r>
            <w:fldChar w:fldCharType="begin"/>
          </w:r>
          <w:r>
            <w:instrText xml:space="preserve"> HYPERLINK \l _Toc4110 </w:instrText>
          </w:r>
          <w:r>
            <w:fldChar w:fldCharType="separate"/>
          </w:r>
          <w:r>
            <w:t>CLIENTE ESCRITORIO</w:t>
          </w:r>
          <w:r>
            <w:tab/>
          </w:r>
          <w:r>
            <w:fldChar w:fldCharType="begin"/>
          </w:r>
          <w:r>
            <w:instrText xml:space="preserve"> PAGEREF _Toc4110 \h </w:instrText>
          </w:r>
          <w:r>
            <w:fldChar w:fldCharType="separate"/>
          </w:r>
          <w:r>
            <w:t>69</w:t>
          </w:r>
          <w:r>
            <w:fldChar w:fldCharType="end"/>
          </w:r>
          <w:r>
            <w:fldChar w:fldCharType="end"/>
          </w:r>
        </w:p>
        <w:p w14:paraId="7C4CE6A9">
          <w:pPr>
            <w:pStyle w:val="19"/>
            <w:tabs>
              <w:tab w:val="right" w:leader="dot" w:pos="8504"/>
            </w:tabs>
          </w:pPr>
          <w:r>
            <w:fldChar w:fldCharType="begin"/>
          </w:r>
          <w:r>
            <w:instrText xml:space="preserve"> HYPERLINK \l _Toc7638 </w:instrText>
          </w:r>
          <w:r>
            <w:fldChar w:fldCharType="separate"/>
          </w:r>
          <w:r>
            <w:t>CREACIÓN DEL PROYECTO</w:t>
          </w:r>
          <w:r>
            <w:tab/>
          </w:r>
          <w:r>
            <w:fldChar w:fldCharType="begin"/>
          </w:r>
          <w:r>
            <w:instrText xml:space="preserve"> PAGEREF _Toc7638 \h </w:instrText>
          </w:r>
          <w:r>
            <w:fldChar w:fldCharType="separate"/>
          </w:r>
          <w:r>
            <w:t>69</w:t>
          </w:r>
          <w:r>
            <w:fldChar w:fldCharType="end"/>
          </w:r>
          <w:r>
            <w:fldChar w:fldCharType="end"/>
          </w:r>
        </w:p>
        <w:p w14:paraId="53B75B84">
          <w:pPr>
            <w:pStyle w:val="19"/>
            <w:tabs>
              <w:tab w:val="right" w:leader="dot" w:pos="8504"/>
            </w:tabs>
          </w:pPr>
          <w:r>
            <w:fldChar w:fldCharType="begin"/>
          </w:r>
          <w:r>
            <w:instrText xml:space="preserve"> HYPERLINK \l _Toc3956 </w:instrText>
          </w:r>
          <w:r>
            <w:fldChar w:fldCharType="separate"/>
          </w:r>
          <w:r>
            <w:t>ESTRUCTURA DEL PROYECTO</w:t>
          </w:r>
          <w:r>
            <w:tab/>
          </w:r>
          <w:r>
            <w:fldChar w:fldCharType="begin"/>
          </w:r>
          <w:r>
            <w:instrText xml:space="preserve"> PAGEREF _Toc3956 \h </w:instrText>
          </w:r>
          <w:r>
            <w:fldChar w:fldCharType="separate"/>
          </w:r>
          <w:r>
            <w:t>69</w:t>
          </w:r>
          <w:r>
            <w:fldChar w:fldCharType="end"/>
          </w:r>
          <w:r>
            <w:fldChar w:fldCharType="end"/>
          </w:r>
        </w:p>
        <w:p w14:paraId="614B7F14">
          <w:pPr>
            <w:pStyle w:val="20"/>
            <w:tabs>
              <w:tab w:val="right" w:leader="dot" w:pos="8504"/>
            </w:tabs>
          </w:pPr>
          <w:r>
            <w:fldChar w:fldCharType="begin"/>
          </w:r>
          <w:r>
            <w:instrText xml:space="preserve"> HYPERLINK \l _Toc17453 </w:instrText>
          </w:r>
          <w:r>
            <w:fldChar w:fldCharType="separate"/>
          </w:r>
          <w:r>
            <w:t xml:space="preserve">Figura </w:t>
          </w:r>
          <w:r>
            <w:rPr>
              <w:rFonts w:hint="default"/>
              <w:lang w:val="es-EC"/>
            </w:rPr>
            <w:t>4</w:t>
          </w:r>
          <w:r>
            <w:t>3. Estructura del proyecto - Cliente escritorio</w:t>
          </w:r>
          <w:r>
            <w:tab/>
          </w:r>
          <w:r>
            <w:fldChar w:fldCharType="begin"/>
          </w:r>
          <w:r>
            <w:instrText xml:space="preserve"> PAGEREF _Toc17453 \h </w:instrText>
          </w:r>
          <w:r>
            <w:fldChar w:fldCharType="separate"/>
          </w:r>
          <w:r>
            <w:t>69</w:t>
          </w:r>
          <w:r>
            <w:fldChar w:fldCharType="end"/>
          </w:r>
          <w:r>
            <w:fldChar w:fldCharType="end"/>
          </w:r>
        </w:p>
        <w:p w14:paraId="1088ACA5">
          <w:pPr>
            <w:pStyle w:val="18"/>
            <w:tabs>
              <w:tab w:val="right" w:leader="dot" w:pos="8504"/>
            </w:tabs>
          </w:pPr>
          <w:r>
            <w:fldChar w:fldCharType="begin"/>
          </w:r>
          <w:r>
            <w:instrText xml:space="preserve"> HYPERLINK \l _Toc14838 </w:instrText>
          </w:r>
          <w:r>
            <w:fldChar w:fldCharType="separate"/>
          </w:r>
          <w:r>
            <w:t>CODIFICACIÓN DEL PROYECTO CLIENTE ESCRITORIO</w:t>
          </w:r>
          <w:r>
            <w:tab/>
          </w:r>
          <w:r>
            <w:fldChar w:fldCharType="begin"/>
          </w:r>
          <w:r>
            <w:instrText xml:space="preserve"> PAGEREF _Toc14838 \h </w:instrText>
          </w:r>
          <w:r>
            <w:fldChar w:fldCharType="separate"/>
          </w:r>
          <w:r>
            <w:t>69</w:t>
          </w:r>
          <w:r>
            <w:fldChar w:fldCharType="end"/>
          </w:r>
          <w:r>
            <w:fldChar w:fldCharType="end"/>
          </w:r>
        </w:p>
        <w:p w14:paraId="44B5848A">
          <w:pPr>
            <w:pStyle w:val="19"/>
            <w:tabs>
              <w:tab w:val="right" w:leader="dot" w:pos="8504"/>
            </w:tabs>
          </w:pPr>
          <w:r>
            <w:fldChar w:fldCharType="begin"/>
          </w:r>
          <w:r>
            <w:instrText xml:space="preserve"> HYPERLINK \l _Toc19122 </w:instrText>
          </w:r>
          <w:r>
            <w:fldChar w:fldCharType="separate"/>
          </w:r>
          <w:r>
            <w:t>CREACIÓN DE MODELOS Y VISTAS</w:t>
          </w:r>
          <w:r>
            <w:tab/>
          </w:r>
          <w:r>
            <w:fldChar w:fldCharType="begin"/>
          </w:r>
          <w:r>
            <w:instrText xml:space="preserve"> PAGEREF _Toc19122 \h </w:instrText>
          </w:r>
          <w:r>
            <w:fldChar w:fldCharType="separate"/>
          </w:r>
          <w:r>
            <w:t>70</w:t>
          </w:r>
          <w:r>
            <w:fldChar w:fldCharType="end"/>
          </w:r>
          <w:r>
            <w:fldChar w:fldCharType="end"/>
          </w:r>
        </w:p>
        <w:p w14:paraId="69BDE4B1">
          <w:pPr>
            <w:pStyle w:val="20"/>
            <w:tabs>
              <w:tab w:val="right" w:leader="dot" w:pos="8504"/>
            </w:tabs>
          </w:pPr>
          <w:r>
            <w:fldChar w:fldCharType="begin"/>
          </w:r>
          <w:r>
            <w:instrText xml:space="preserve"> HYPERLINK \l _Toc30822 </w:instrText>
          </w:r>
          <w:r>
            <w:fldChar w:fldCharType="separate"/>
          </w:r>
          <w:r>
            <w:t xml:space="preserve">Figura </w:t>
          </w:r>
          <w:r>
            <w:rPr>
              <w:rFonts w:hint="default"/>
              <w:lang w:val="es-EC"/>
            </w:rPr>
            <w:t>44</w:t>
          </w:r>
          <w:r>
            <w:t xml:space="preserve">. Creación de modelos- Cliente </w:t>
          </w:r>
          <w:r>
            <w:rPr>
              <w:rFonts w:hint="default"/>
              <w:lang w:val="es-EC"/>
            </w:rPr>
            <w:t>escritorio</w:t>
          </w:r>
          <w:r>
            <w:tab/>
          </w:r>
          <w:r>
            <w:fldChar w:fldCharType="begin"/>
          </w:r>
          <w:r>
            <w:instrText xml:space="preserve"> PAGEREF _Toc30822 \h </w:instrText>
          </w:r>
          <w:r>
            <w:fldChar w:fldCharType="separate"/>
          </w:r>
          <w:r>
            <w:t>70</w:t>
          </w:r>
          <w:r>
            <w:fldChar w:fldCharType="end"/>
          </w:r>
          <w:r>
            <w:fldChar w:fldCharType="end"/>
          </w:r>
        </w:p>
        <w:p w14:paraId="70E7D582">
          <w:pPr>
            <w:pStyle w:val="20"/>
            <w:tabs>
              <w:tab w:val="right" w:leader="dot" w:pos="8504"/>
            </w:tabs>
          </w:pPr>
          <w:r>
            <w:fldChar w:fldCharType="begin"/>
          </w:r>
          <w:r>
            <w:instrText xml:space="preserve"> HYPERLINK \l _Toc27905 </w:instrText>
          </w:r>
          <w:r>
            <w:fldChar w:fldCharType="separate"/>
          </w:r>
          <w:r>
            <w:t xml:space="preserve">Figura </w:t>
          </w:r>
          <w:r>
            <w:rPr>
              <w:rFonts w:hint="default"/>
              <w:lang w:val="es-EC"/>
            </w:rPr>
            <w:t>45</w:t>
          </w:r>
          <w:r>
            <w:t xml:space="preserve">. Creación de </w:t>
          </w:r>
          <w:r>
            <w:rPr>
              <w:rFonts w:hint="default"/>
              <w:lang w:val="es-EC"/>
            </w:rPr>
            <w:t>vistas</w:t>
          </w:r>
          <w:r>
            <w:t xml:space="preserve">- Cliente </w:t>
          </w:r>
          <w:r>
            <w:rPr>
              <w:rFonts w:hint="default"/>
              <w:lang w:val="es-EC"/>
            </w:rPr>
            <w:t>escritorio</w:t>
          </w:r>
          <w:r>
            <w:tab/>
          </w:r>
          <w:r>
            <w:fldChar w:fldCharType="begin"/>
          </w:r>
          <w:r>
            <w:instrText xml:space="preserve"> PAGEREF _Toc27905 \h </w:instrText>
          </w:r>
          <w:r>
            <w:fldChar w:fldCharType="separate"/>
          </w:r>
          <w:r>
            <w:t>70</w:t>
          </w:r>
          <w:r>
            <w:fldChar w:fldCharType="end"/>
          </w:r>
          <w:r>
            <w:fldChar w:fldCharType="end"/>
          </w:r>
        </w:p>
        <w:p w14:paraId="0B26425B">
          <w:pPr>
            <w:pStyle w:val="21"/>
            <w:tabs>
              <w:tab w:val="right" w:leader="dot" w:pos="8504"/>
            </w:tabs>
          </w:pPr>
          <w:r>
            <w:fldChar w:fldCharType="begin"/>
          </w:r>
          <w:r>
            <w:instrText xml:space="preserve"> HYPERLINK \l _Toc32190 </w:instrText>
          </w:r>
          <w:r>
            <w:fldChar w:fldCharType="separate"/>
          </w:r>
          <w:r>
            <w:t xml:space="preserve">Tabla </w:t>
          </w:r>
          <w:r>
            <w:rPr>
              <w:rFonts w:hint="default"/>
              <w:lang w:val="es-EC"/>
            </w:rPr>
            <w:t>30.</w:t>
          </w:r>
          <w:r>
            <w:t xml:space="preserve"> Clase </w:t>
          </w:r>
          <w:r>
            <w:rPr>
              <w:rFonts w:hint="default"/>
              <w:lang w:val="es-EC"/>
            </w:rPr>
            <w:t>AppTheme</w:t>
          </w:r>
          <w:r>
            <w:t xml:space="preserve">- Cliente </w:t>
          </w:r>
          <w:r>
            <w:rPr>
              <w:rFonts w:hint="default"/>
              <w:lang w:val="es-EC"/>
            </w:rPr>
            <w:t>escritorio</w:t>
          </w:r>
          <w:r>
            <w:tab/>
          </w:r>
          <w:r>
            <w:fldChar w:fldCharType="begin"/>
          </w:r>
          <w:r>
            <w:instrText xml:space="preserve"> PAGEREF _Toc32190 \h </w:instrText>
          </w:r>
          <w:r>
            <w:fldChar w:fldCharType="separate"/>
          </w:r>
          <w:r>
            <w:t>71</w:t>
          </w:r>
          <w:r>
            <w:fldChar w:fldCharType="end"/>
          </w:r>
          <w:r>
            <w:fldChar w:fldCharType="end"/>
          </w:r>
        </w:p>
        <w:p w14:paraId="5B3CFCAA">
          <w:pPr>
            <w:pStyle w:val="21"/>
            <w:tabs>
              <w:tab w:val="right" w:leader="dot" w:pos="8504"/>
            </w:tabs>
          </w:pPr>
          <w:r>
            <w:fldChar w:fldCharType="begin"/>
          </w:r>
          <w:r>
            <w:instrText xml:space="preserve"> HYPERLINK \l _Toc2255 </w:instrText>
          </w:r>
          <w:r>
            <w:fldChar w:fldCharType="separate"/>
          </w:r>
          <w:r>
            <w:t xml:space="preserve">Tabla </w:t>
          </w:r>
          <w:r>
            <w:rPr>
              <w:rFonts w:hint="default"/>
              <w:lang w:val="es-EC"/>
            </w:rPr>
            <w:t>31</w:t>
          </w:r>
          <w:r>
            <w:t xml:space="preserve">. Clase </w:t>
          </w:r>
          <w:r>
            <w:rPr>
              <w:rFonts w:hint="default"/>
              <w:lang w:val="es-EC"/>
            </w:rPr>
            <w:t>PanelConversionVista</w:t>
          </w:r>
          <w:r>
            <w:t xml:space="preserve">- Cliente </w:t>
          </w:r>
          <w:r>
            <w:rPr>
              <w:rFonts w:hint="default"/>
              <w:lang w:val="es-EC"/>
            </w:rPr>
            <w:t>escritorio</w:t>
          </w:r>
          <w:r>
            <w:tab/>
          </w:r>
          <w:r>
            <w:fldChar w:fldCharType="begin"/>
          </w:r>
          <w:r>
            <w:instrText xml:space="preserve"> PAGEREF _Toc2255 \h </w:instrText>
          </w:r>
          <w:r>
            <w:fldChar w:fldCharType="separate"/>
          </w:r>
          <w:r>
            <w:t>76</w:t>
          </w:r>
          <w:r>
            <w:fldChar w:fldCharType="end"/>
          </w:r>
          <w:r>
            <w:fldChar w:fldCharType="end"/>
          </w:r>
        </w:p>
        <w:p w14:paraId="08220923">
          <w:pPr>
            <w:pStyle w:val="21"/>
            <w:tabs>
              <w:tab w:val="right" w:leader="dot" w:pos="8504"/>
            </w:tabs>
          </w:pPr>
          <w:r>
            <w:fldChar w:fldCharType="begin"/>
          </w:r>
          <w:r>
            <w:instrText xml:space="preserve"> HYPERLINK \l _Toc21748 </w:instrText>
          </w:r>
          <w:r>
            <w:fldChar w:fldCharType="separate"/>
          </w:r>
          <w:r>
            <w:t xml:space="preserve">Tabla </w:t>
          </w:r>
          <w:r>
            <w:rPr>
              <w:rFonts w:hint="default"/>
              <w:lang w:val="es-EC"/>
            </w:rPr>
            <w:t>33</w:t>
          </w:r>
          <w:r>
            <w:t xml:space="preserve">. Clase </w:t>
          </w:r>
          <w:r>
            <w:rPr>
              <w:rFonts w:hint="default"/>
            </w:rPr>
            <w:t>TipoConversion</w:t>
          </w:r>
          <w:r>
            <w:t xml:space="preserve">- Cliente </w:t>
          </w:r>
          <w:r>
            <w:rPr>
              <w:rFonts w:hint="default"/>
              <w:lang w:val="es-EC"/>
            </w:rPr>
            <w:t>escritorio</w:t>
          </w:r>
          <w:r>
            <w:tab/>
          </w:r>
          <w:r>
            <w:fldChar w:fldCharType="begin"/>
          </w:r>
          <w:r>
            <w:instrText xml:space="preserve"> PAGEREF _Toc21748 \h </w:instrText>
          </w:r>
          <w:r>
            <w:fldChar w:fldCharType="separate"/>
          </w:r>
          <w:r>
            <w:t>81</w:t>
          </w:r>
          <w:r>
            <w:fldChar w:fldCharType="end"/>
          </w:r>
          <w:r>
            <w:fldChar w:fldCharType="end"/>
          </w:r>
        </w:p>
        <w:p w14:paraId="23DBA868">
          <w:pPr>
            <w:pStyle w:val="21"/>
            <w:tabs>
              <w:tab w:val="right" w:leader="dot" w:pos="8504"/>
            </w:tabs>
          </w:pPr>
          <w:r>
            <w:fldChar w:fldCharType="begin"/>
          </w:r>
          <w:r>
            <w:instrText xml:space="preserve"> HYPERLINK \l _Toc30953 </w:instrText>
          </w:r>
          <w:r>
            <w:fldChar w:fldCharType="separate"/>
          </w:r>
          <w:r>
            <w:t xml:space="preserve">Tabla </w:t>
          </w:r>
          <w:r>
            <w:rPr>
              <w:rFonts w:hint="default"/>
              <w:lang w:val="es-EC"/>
            </w:rPr>
            <w:t>34</w:t>
          </w:r>
          <w:r>
            <w:t xml:space="preserve">. Clase </w:t>
          </w:r>
          <w:r>
            <w:rPr>
              <w:rFonts w:hint="default"/>
            </w:rPr>
            <w:t>ResultadoConversion</w:t>
          </w:r>
          <w:r>
            <w:t xml:space="preserve">- Cliente </w:t>
          </w:r>
          <w:r>
            <w:rPr>
              <w:rFonts w:hint="default"/>
              <w:lang w:val="es-EC"/>
            </w:rPr>
            <w:t>escritorio</w:t>
          </w:r>
          <w:r>
            <w:tab/>
          </w:r>
          <w:r>
            <w:fldChar w:fldCharType="begin"/>
          </w:r>
          <w:r>
            <w:instrText xml:space="preserve"> PAGEREF _Toc30953 \h </w:instrText>
          </w:r>
          <w:r>
            <w:fldChar w:fldCharType="separate"/>
          </w:r>
          <w:r>
            <w:t>82</w:t>
          </w:r>
          <w:r>
            <w:fldChar w:fldCharType="end"/>
          </w:r>
          <w:r>
            <w:fldChar w:fldCharType="end"/>
          </w:r>
        </w:p>
        <w:p w14:paraId="6A2CDA7F">
          <w:pPr>
            <w:pStyle w:val="20"/>
            <w:tabs>
              <w:tab w:val="right" w:leader="dot" w:pos="8504"/>
            </w:tabs>
          </w:pPr>
          <w:r>
            <w:fldChar w:fldCharType="begin"/>
          </w:r>
          <w:r>
            <w:instrText xml:space="preserve"> HYPERLINK \l _Toc17039 </w:instrText>
          </w:r>
          <w:r>
            <w:fldChar w:fldCharType="separate"/>
          </w:r>
          <w:r>
            <w:t xml:space="preserve">Figura </w:t>
          </w:r>
          <w:r>
            <w:rPr>
              <w:rFonts w:hint="default"/>
              <w:lang w:val="es-EC"/>
            </w:rPr>
            <w:t>46</w:t>
          </w:r>
          <w:r>
            <w:t xml:space="preserve">. Creación de </w:t>
          </w:r>
          <w:r>
            <w:rPr>
              <w:rFonts w:hint="default"/>
              <w:lang w:val="es-EC"/>
            </w:rPr>
            <w:t>servicios</w:t>
          </w:r>
          <w:r>
            <w:t>- Cliente consola</w:t>
          </w:r>
          <w:r>
            <w:tab/>
          </w:r>
          <w:r>
            <w:fldChar w:fldCharType="begin"/>
          </w:r>
          <w:r>
            <w:instrText xml:space="preserve"> PAGEREF _Toc17039 \h </w:instrText>
          </w:r>
          <w:r>
            <w:fldChar w:fldCharType="separate"/>
          </w:r>
          <w:r>
            <w:t>83</w:t>
          </w:r>
          <w:r>
            <w:fldChar w:fldCharType="end"/>
          </w:r>
          <w:r>
            <w:fldChar w:fldCharType="end"/>
          </w:r>
        </w:p>
        <w:p w14:paraId="79D4CC35">
          <w:pPr>
            <w:pStyle w:val="20"/>
            <w:tabs>
              <w:tab w:val="right" w:leader="dot" w:pos="8504"/>
            </w:tabs>
          </w:pPr>
          <w:r>
            <w:fldChar w:fldCharType="begin"/>
          </w:r>
          <w:r>
            <w:instrText xml:space="preserve"> HYPERLINK \l _Toc6400 </w:instrText>
          </w:r>
          <w:r>
            <w:fldChar w:fldCharType="separate"/>
          </w:r>
          <w:r>
            <w:t xml:space="preserve">Figura </w:t>
          </w:r>
          <w:r>
            <w:rPr>
              <w:rFonts w:hint="default"/>
              <w:lang w:val="es-EC"/>
            </w:rPr>
            <w:t>47</w:t>
          </w:r>
          <w:r>
            <w:t xml:space="preserve">. Creación de </w:t>
          </w:r>
          <w:r>
            <w:rPr>
              <w:rFonts w:hint="default"/>
              <w:lang w:val="es-EC"/>
            </w:rPr>
            <w:t>configuracion</w:t>
          </w:r>
          <w:r>
            <w:t>- Cliente consola</w:t>
          </w:r>
          <w:r>
            <w:tab/>
          </w:r>
          <w:r>
            <w:fldChar w:fldCharType="begin"/>
          </w:r>
          <w:r>
            <w:instrText xml:space="preserve"> PAGEREF _Toc6400 \h </w:instrText>
          </w:r>
          <w:r>
            <w:fldChar w:fldCharType="separate"/>
          </w:r>
          <w:r>
            <w:t>83</w:t>
          </w:r>
          <w:r>
            <w:fldChar w:fldCharType="end"/>
          </w:r>
          <w:r>
            <w:fldChar w:fldCharType="end"/>
          </w:r>
        </w:p>
        <w:p w14:paraId="7CF72D2C">
          <w:pPr>
            <w:pStyle w:val="20"/>
            <w:tabs>
              <w:tab w:val="right" w:leader="dot" w:pos="8504"/>
            </w:tabs>
          </w:pPr>
          <w:r>
            <w:fldChar w:fldCharType="begin"/>
          </w:r>
          <w:r>
            <w:instrText xml:space="preserve"> HYPERLINK \l _Toc16306 </w:instrText>
          </w:r>
          <w:r>
            <w:fldChar w:fldCharType="separate"/>
          </w:r>
          <w:r>
            <w:t xml:space="preserve">Figura </w:t>
          </w:r>
          <w:r>
            <w:rPr>
              <w:rFonts w:hint="default"/>
              <w:lang w:val="es-EC"/>
            </w:rPr>
            <w:t>48</w:t>
          </w:r>
          <w:r>
            <w:t xml:space="preserve">. Creación de </w:t>
          </w:r>
          <w:r>
            <w:rPr>
              <w:rFonts w:hint="default"/>
              <w:lang w:val="es-EC"/>
            </w:rPr>
            <w:t>componentes de seguridad</w:t>
          </w:r>
          <w:r>
            <w:t>- Cliente consola</w:t>
          </w:r>
          <w:r>
            <w:tab/>
          </w:r>
          <w:r>
            <w:fldChar w:fldCharType="begin"/>
          </w:r>
          <w:r>
            <w:instrText xml:space="preserve"> PAGEREF _Toc16306 \h </w:instrText>
          </w:r>
          <w:r>
            <w:fldChar w:fldCharType="separate"/>
          </w:r>
          <w:r>
            <w:t>83</w:t>
          </w:r>
          <w:r>
            <w:fldChar w:fldCharType="end"/>
          </w:r>
          <w:r>
            <w:fldChar w:fldCharType="end"/>
          </w:r>
        </w:p>
        <w:p w14:paraId="63ED3BAC">
          <w:pPr>
            <w:pStyle w:val="21"/>
            <w:tabs>
              <w:tab w:val="right" w:leader="dot" w:pos="8504"/>
            </w:tabs>
          </w:pPr>
          <w:r>
            <w:fldChar w:fldCharType="begin"/>
          </w:r>
          <w:r>
            <w:instrText xml:space="preserve"> HYPERLINK \l _Toc16633 </w:instrText>
          </w:r>
          <w:r>
            <w:fldChar w:fldCharType="separate"/>
          </w:r>
          <w:r>
            <w:t xml:space="preserve">Tabla </w:t>
          </w:r>
          <w:r>
            <w:rPr>
              <w:rFonts w:hint="default"/>
              <w:lang w:val="es-EC"/>
            </w:rPr>
            <w:t>35</w:t>
          </w:r>
          <w:r>
            <w:t xml:space="preserve">. Clase </w:t>
          </w:r>
          <w:r>
            <w:rPr>
              <w:rFonts w:hint="default"/>
            </w:rPr>
            <w:t>WSConversorCliente</w:t>
          </w:r>
          <w:r>
            <w:t xml:space="preserve">- Cliente </w:t>
          </w:r>
          <w:r>
            <w:rPr>
              <w:rFonts w:hint="default"/>
              <w:lang w:val="es-EC"/>
            </w:rPr>
            <w:t>escritorio</w:t>
          </w:r>
          <w:r>
            <w:tab/>
          </w:r>
          <w:r>
            <w:fldChar w:fldCharType="begin"/>
          </w:r>
          <w:r>
            <w:instrText xml:space="preserve"> PAGEREF _Toc16633 \h </w:instrText>
          </w:r>
          <w:r>
            <w:fldChar w:fldCharType="separate"/>
          </w:r>
          <w:r>
            <w:t>84</w:t>
          </w:r>
          <w:r>
            <w:fldChar w:fldCharType="end"/>
          </w:r>
          <w:r>
            <w:fldChar w:fldCharType="end"/>
          </w:r>
        </w:p>
        <w:p w14:paraId="05B1A1E3">
          <w:pPr>
            <w:pStyle w:val="21"/>
            <w:tabs>
              <w:tab w:val="right" w:leader="dot" w:pos="8504"/>
            </w:tabs>
          </w:pPr>
          <w:r>
            <w:fldChar w:fldCharType="begin"/>
          </w:r>
          <w:r>
            <w:instrText xml:space="preserve"> HYPERLINK \l _Toc17085 </w:instrText>
          </w:r>
          <w:r>
            <w:fldChar w:fldCharType="separate"/>
          </w:r>
          <w:r>
            <w:t xml:space="preserve">Tabla </w:t>
          </w:r>
          <w:r>
            <w:rPr>
              <w:rFonts w:hint="default"/>
              <w:lang w:val="es-EC"/>
            </w:rPr>
            <w:t>36</w:t>
          </w:r>
          <w:r>
            <w:t xml:space="preserve">. Clase </w:t>
          </w:r>
          <w:r>
            <w:rPr>
              <w:rFonts w:hint="default"/>
            </w:rPr>
            <w:t>SoapConfig</w:t>
          </w:r>
          <w:r>
            <w:t xml:space="preserve">- Cliente </w:t>
          </w:r>
          <w:r>
            <w:rPr>
              <w:rFonts w:hint="default"/>
              <w:lang w:val="es-EC"/>
            </w:rPr>
            <w:t>escritorio</w:t>
          </w:r>
          <w:r>
            <w:tab/>
          </w:r>
          <w:r>
            <w:fldChar w:fldCharType="begin"/>
          </w:r>
          <w:r>
            <w:instrText xml:space="preserve"> PAGEREF _Toc17085 \h </w:instrText>
          </w:r>
          <w:r>
            <w:fldChar w:fldCharType="separate"/>
          </w:r>
          <w:r>
            <w:t>85</w:t>
          </w:r>
          <w:r>
            <w:fldChar w:fldCharType="end"/>
          </w:r>
          <w:r>
            <w:fldChar w:fldCharType="end"/>
          </w:r>
        </w:p>
        <w:p w14:paraId="22D4A9B4">
          <w:pPr>
            <w:pStyle w:val="21"/>
            <w:tabs>
              <w:tab w:val="right" w:leader="dot" w:pos="8504"/>
            </w:tabs>
          </w:pPr>
          <w:r>
            <w:fldChar w:fldCharType="begin"/>
          </w:r>
          <w:r>
            <w:instrText xml:space="preserve"> HYPERLINK \l _Toc15258 </w:instrText>
          </w:r>
          <w:r>
            <w:fldChar w:fldCharType="separate"/>
          </w:r>
          <w:r>
            <w:t xml:space="preserve">Tabla </w:t>
          </w:r>
          <w:r>
            <w:rPr>
              <w:rFonts w:hint="default"/>
              <w:lang w:val="es-EC"/>
            </w:rPr>
            <w:t>37</w:t>
          </w:r>
          <w:r>
            <w:t xml:space="preserve">. Clase </w:t>
          </w:r>
          <w:r>
            <w:rPr>
              <w:rFonts w:hint="default"/>
            </w:rPr>
            <w:t>AdministradorTokensCliente</w:t>
          </w:r>
          <w:r>
            <w:t xml:space="preserve">- Cliente </w:t>
          </w:r>
          <w:r>
            <w:rPr>
              <w:rFonts w:hint="default"/>
              <w:lang w:val="es-EC"/>
            </w:rPr>
            <w:t>escritorio</w:t>
          </w:r>
          <w:r>
            <w:tab/>
          </w:r>
          <w:r>
            <w:fldChar w:fldCharType="begin"/>
          </w:r>
          <w:r>
            <w:instrText xml:space="preserve"> PAGEREF _Toc15258 \h </w:instrText>
          </w:r>
          <w:r>
            <w:fldChar w:fldCharType="separate"/>
          </w:r>
          <w:r>
            <w:t>86</w:t>
          </w:r>
          <w:r>
            <w:fldChar w:fldCharType="end"/>
          </w:r>
          <w:r>
            <w:fldChar w:fldCharType="end"/>
          </w:r>
        </w:p>
        <w:p w14:paraId="3A5511BD">
          <w:pPr>
            <w:pStyle w:val="21"/>
            <w:tabs>
              <w:tab w:val="right" w:leader="dot" w:pos="8504"/>
            </w:tabs>
          </w:pPr>
          <w:r>
            <w:fldChar w:fldCharType="begin"/>
          </w:r>
          <w:r>
            <w:instrText xml:space="preserve"> HYPERLINK \l _Toc27058 </w:instrText>
          </w:r>
          <w:r>
            <w:fldChar w:fldCharType="separate"/>
          </w:r>
          <w:r>
            <w:t xml:space="preserve">Tabla </w:t>
          </w:r>
          <w:r>
            <w:rPr>
              <w:rFonts w:hint="default"/>
              <w:lang w:val="es-EC"/>
            </w:rPr>
            <w:t>38</w:t>
          </w:r>
          <w:r>
            <w:t xml:space="preserve">. Clase </w:t>
          </w:r>
          <w:r>
            <w:rPr>
              <w:rFonts w:hint="default"/>
            </w:rPr>
            <w:t>ManejadorClienteAutenticacion</w:t>
          </w:r>
          <w:r>
            <w:t xml:space="preserve">- Cliente </w:t>
          </w:r>
          <w:r>
            <w:rPr>
              <w:rFonts w:hint="default"/>
              <w:lang w:val="es-EC"/>
            </w:rPr>
            <w:t>escritorio</w:t>
          </w:r>
          <w:r>
            <w:tab/>
          </w:r>
          <w:r>
            <w:fldChar w:fldCharType="begin"/>
          </w:r>
          <w:r>
            <w:instrText xml:space="preserve"> PAGEREF _Toc27058 \h </w:instrText>
          </w:r>
          <w:r>
            <w:fldChar w:fldCharType="separate"/>
          </w:r>
          <w:r>
            <w:t>86</w:t>
          </w:r>
          <w:r>
            <w:fldChar w:fldCharType="end"/>
          </w:r>
          <w:r>
            <w:fldChar w:fldCharType="end"/>
          </w:r>
        </w:p>
        <w:p w14:paraId="49A8A2FF">
          <w:pPr>
            <w:pStyle w:val="21"/>
            <w:tabs>
              <w:tab w:val="right" w:leader="dot" w:pos="8504"/>
            </w:tabs>
          </w:pPr>
          <w:r>
            <w:fldChar w:fldCharType="begin"/>
          </w:r>
          <w:r>
            <w:instrText xml:space="preserve"> HYPERLINK \l _Toc7120 </w:instrText>
          </w:r>
          <w:r>
            <w:fldChar w:fldCharType="separate"/>
          </w:r>
          <w:r>
            <w:t xml:space="preserve">Tabla </w:t>
          </w:r>
          <w:r>
            <w:rPr>
              <w:rFonts w:hint="default"/>
              <w:lang w:val="es-EC"/>
            </w:rPr>
            <w:t>39</w:t>
          </w:r>
          <w:r>
            <w:t xml:space="preserve">. Clase </w:t>
          </w:r>
          <w:r>
            <w:rPr>
              <w:rFonts w:hint="default"/>
            </w:rPr>
            <w:t>TlsInseguro</w:t>
          </w:r>
          <w:r>
            <w:rPr>
              <w:rFonts w:hint="default"/>
              <w:lang w:val="es-EC"/>
            </w:rPr>
            <w:t xml:space="preserve"> </w:t>
          </w:r>
          <w:r>
            <w:t xml:space="preserve">- Cliente </w:t>
          </w:r>
          <w:r>
            <w:rPr>
              <w:rFonts w:hint="default"/>
              <w:lang w:val="es-EC"/>
            </w:rPr>
            <w:t>escritorio</w:t>
          </w:r>
          <w:r>
            <w:tab/>
          </w:r>
          <w:r>
            <w:fldChar w:fldCharType="begin"/>
          </w:r>
          <w:r>
            <w:instrText xml:space="preserve"> PAGEREF _Toc7120 \h </w:instrText>
          </w:r>
          <w:r>
            <w:fldChar w:fldCharType="separate"/>
          </w:r>
          <w:r>
            <w:t>87</w:t>
          </w:r>
          <w:r>
            <w:fldChar w:fldCharType="end"/>
          </w:r>
          <w:r>
            <w:fldChar w:fldCharType="end"/>
          </w:r>
        </w:p>
        <w:p w14:paraId="3234CF3C">
          <w:pPr>
            <w:pStyle w:val="20"/>
            <w:tabs>
              <w:tab w:val="right" w:leader="dot" w:pos="8504"/>
            </w:tabs>
          </w:pPr>
          <w:r>
            <w:fldChar w:fldCharType="begin"/>
          </w:r>
          <w:r>
            <w:instrText xml:space="preserve"> HYPERLINK \l _Toc31995 </w:instrText>
          </w:r>
          <w:r>
            <w:fldChar w:fldCharType="separate"/>
          </w:r>
          <w:r>
            <w:t xml:space="preserve">Figura </w:t>
          </w:r>
          <w:r>
            <w:rPr>
              <w:rFonts w:hint="default"/>
              <w:lang w:val="es-EC"/>
            </w:rPr>
            <w:t>49</w:t>
          </w:r>
          <w:r>
            <w:t>. Creación de c</w:t>
          </w:r>
          <w:r>
            <w:rPr>
              <w:rFonts w:hint="default"/>
              <w:lang w:val="es-EC"/>
            </w:rPr>
            <w:t>ontroladores</w:t>
          </w:r>
          <w:r>
            <w:t>- Cliente consola</w:t>
          </w:r>
          <w:r>
            <w:tab/>
          </w:r>
          <w:r>
            <w:fldChar w:fldCharType="begin"/>
          </w:r>
          <w:r>
            <w:instrText xml:space="preserve"> PAGEREF _Toc31995 \h </w:instrText>
          </w:r>
          <w:r>
            <w:fldChar w:fldCharType="separate"/>
          </w:r>
          <w:r>
            <w:t>88</w:t>
          </w:r>
          <w:r>
            <w:fldChar w:fldCharType="end"/>
          </w:r>
          <w:r>
            <w:fldChar w:fldCharType="end"/>
          </w:r>
        </w:p>
        <w:p w14:paraId="137E908A">
          <w:pPr>
            <w:pStyle w:val="21"/>
            <w:tabs>
              <w:tab w:val="right" w:leader="dot" w:pos="8504"/>
            </w:tabs>
          </w:pPr>
          <w:r>
            <w:fldChar w:fldCharType="begin"/>
          </w:r>
          <w:r>
            <w:instrText xml:space="preserve"> HYPERLINK \l _Toc11481 </w:instrText>
          </w:r>
          <w:r>
            <w:fldChar w:fldCharType="separate"/>
          </w:r>
          <w:r>
            <w:t xml:space="preserve">Tabla </w:t>
          </w:r>
          <w:r>
            <w:rPr>
              <w:rFonts w:hint="default"/>
              <w:lang w:val="es-EC"/>
            </w:rPr>
            <w:t>40</w:t>
          </w:r>
          <w:r>
            <w:t xml:space="preserve">. Clase </w:t>
          </w:r>
          <w:r>
            <w:rPr>
              <w:rFonts w:hint="default"/>
              <w:lang w:val="es-EC"/>
            </w:rPr>
            <w:t xml:space="preserve">MainController </w:t>
          </w:r>
          <w:r>
            <w:t xml:space="preserve">- Cliente </w:t>
          </w:r>
          <w:r>
            <w:rPr>
              <w:rFonts w:hint="default"/>
              <w:lang w:val="es-EC"/>
            </w:rPr>
            <w:t>escritorio</w:t>
          </w:r>
          <w:r>
            <w:tab/>
          </w:r>
          <w:r>
            <w:fldChar w:fldCharType="begin"/>
          </w:r>
          <w:r>
            <w:instrText xml:space="preserve"> PAGEREF _Toc11481 \h </w:instrText>
          </w:r>
          <w:r>
            <w:fldChar w:fldCharType="separate"/>
          </w:r>
          <w:r>
            <w:t>88</w:t>
          </w:r>
          <w:r>
            <w:fldChar w:fldCharType="end"/>
          </w:r>
          <w:r>
            <w:fldChar w:fldCharType="end"/>
          </w:r>
        </w:p>
        <w:p w14:paraId="6729E22B">
          <w:pPr>
            <w:pStyle w:val="21"/>
            <w:tabs>
              <w:tab w:val="right" w:leader="dot" w:pos="8504"/>
            </w:tabs>
          </w:pPr>
          <w:r>
            <w:fldChar w:fldCharType="begin"/>
          </w:r>
          <w:r>
            <w:instrText xml:space="preserve"> HYPERLINK \l _Toc13650 </w:instrText>
          </w:r>
          <w:r>
            <w:fldChar w:fldCharType="separate"/>
          </w:r>
          <w:r>
            <w:t xml:space="preserve">Tabla </w:t>
          </w:r>
          <w:r>
            <w:rPr>
              <w:rFonts w:hint="default"/>
              <w:lang w:val="es-EC"/>
            </w:rPr>
            <w:t>41</w:t>
          </w:r>
          <w:r>
            <w:t xml:space="preserve">. Clase </w:t>
          </w:r>
          <w:r>
            <w:rPr>
              <w:rFonts w:hint="default"/>
            </w:rPr>
            <w:t>LoginController</w:t>
          </w:r>
          <w:r>
            <w:t>- Cliente consola</w:t>
          </w:r>
          <w:r>
            <w:tab/>
          </w:r>
          <w:r>
            <w:fldChar w:fldCharType="begin"/>
          </w:r>
          <w:r>
            <w:instrText xml:space="preserve"> PAGEREF _Toc13650 \h </w:instrText>
          </w:r>
          <w:r>
            <w:fldChar w:fldCharType="separate"/>
          </w:r>
          <w:r>
            <w:t>88</w:t>
          </w:r>
          <w:r>
            <w:fldChar w:fldCharType="end"/>
          </w:r>
          <w:r>
            <w:fldChar w:fldCharType="end"/>
          </w:r>
        </w:p>
        <w:p w14:paraId="1F3E7597">
          <w:pPr>
            <w:pStyle w:val="21"/>
            <w:tabs>
              <w:tab w:val="right" w:leader="dot" w:pos="8504"/>
            </w:tabs>
          </w:pPr>
          <w:r>
            <w:fldChar w:fldCharType="begin"/>
          </w:r>
          <w:r>
            <w:instrText xml:space="preserve"> HYPERLINK \l _Toc23837 </w:instrText>
          </w:r>
          <w:r>
            <w:fldChar w:fldCharType="separate"/>
          </w:r>
          <w:r>
            <w:t xml:space="preserve">Tabla </w:t>
          </w:r>
          <w:r>
            <w:rPr>
              <w:rFonts w:hint="default"/>
              <w:lang w:val="es-EC"/>
            </w:rPr>
            <w:t>43</w:t>
          </w:r>
          <w:r>
            <w:t xml:space="preserve">. Clase </w:t>
          </w:r>
          <w:r>
            <w:rPr>
              <w:rFonts w:hint="default"/>
            </w:rPr>
            <w:t>ConversionController</w:t>
          </w:r>
          <w:r>
            <w:t>- Cliente consola</w:t>
          </w:r>
          <w:r>
            <w:tab/>
          </w:r>
          <w:r>
            <w:fldChar w:fldCharType="begin"/>
          </w:r>
          <w:r>
            <w:instrText xml:space="preserve"> PAGEREF _Toc23837 \h </w:instrText>
          </w:r>
          <w:r>
            <w:fldChar w:fldCharType="separate"/>
          </w:r>
          <w:r>
            <w:t>89</w:t>
          </w:r>
          <w:r>
            <w:fldChar w:fldCharType="end"/>
          </w:r>
          <w:r>
            <w:fldChar w:fldCharType="end"/>
          </w:r>
        </w:p>
        <w:p w14:paraId="5F4F647A">
          <w:pPr>
            <w:pStyle w:val="20"/>
            <w:tabs>
              <w:tab w:val="right" w:leader="dot" w:pos="8504"/>
            </w:tabs>
          </w:pPr>
          <w:r>
            <w:fldChar w:fldCharType="begin"/>
          </w:r>
          <w:r>
            <w:instrText xml:space="preserve"> HYPERLINK \l _Toc17867 </w:instrText>
          </w:r>
          <w:r>
            <w:fldChar w:fldCharType="separate"/>
          </w:r>
          <w:r>
            <w:t xml:space="preserve">Figura </w:t>
          </w:r>
          <w:r>
            <w:rPr>
              <w:rFonts w:hint="default"/>
              <w:lang w:val="es-EC"/>
            </w:rPr>
            <w:t>50</w:t>
          </w:r>
          <w:r>
            <w:t>. Creación de clase principal - Cliente consola</w:t>
          </w:r>
          <w:r>
            <w:tab/>
          </w:r>
          <w:r>
            <w:fldChar w:fldCharType="begin"/>
          </w:r>
          <w:r>
            <w:instrText xml:space="preserve"> PAGEREF _Toc17867 \h </w:instrText>
          </w:r>
          <w:r>
            <w:fldChar w:fldCharType="separate"/>
          </w:r>
          <w:r>
            <w:t>92</w:t>
          </w:r>
          <w:r>
            <w:fldChar w:fldCharType="end"/>
          </w:r>
          <w:r>
            <w:fldChar w:fldCharType="end"/>
          </w:r>
        </w:p>
        <w:p w14:paraId="449E5965">
          <w:pPr>
            <w:pStyle w:val="21"/>
            <w:tabs>
              <w:tab w:val="right" w:leader="dot" w:pos="8504"/>
            </w:tabs>
          </w:pPr>
          <w:r>
            <w:fldChar w:fldCharType="begin"/>
          </w:r>
          <w:r>
            <w:instrText xml:space="preserve"> HYPERLINK \l _Toc16511 </w:instrText>
          </w:r>
          <w:r>
            <w:fldChar w:fldCharType="separate"/>
          </w:r>
          <w:r>
            <w:t xml:space="preserve">Tabla </w:t>
          </w:r>
          <w:r>
            <w:rPr>
              <w:rFonts w:hint="default"/>
              <w:lang w:val="es-EC"/>
            </w:rPr>
            <w:t>44</w:t>
          </w:r>
          <w:r>
            <w:t xml:space="preserve">. Clase </w:t>
          </w:r>
          <w:r>
            <w:rPr>
              <w:rFonts w:ascii="Courier New" w:hAnsi="Courier New"/>
            </w:rPr>
            <w:t>CLIESC_JAVA_SOAP</w:t>
          </w:r>
          <w:r>
            <w:t xml:space="preserve">- Cliente </w:t>
          </w:r>
          <w:r>
            <w:rPr>
              <w:rFonts w:hint="default"/>
              <w:lang w:val="es-EC"/>
            </w:rPr>
            <w:t>escritorio</w:t>
          </w:r>
          <w:r>
            <w:tab/>
          </w:r>
          <w:r>
            <w:fldChar w:fldCharType="begin"/>
          </w:r>
          <w:r>
            <w:instrText xml:space="preserve"> PAGEREF _Toc16511 \h </w:instrText>
          </w:r>
          <w:r>
            <w:fldChar w:fldCharType="separate"/>
          </w:r>
          <w:r>
            <w:t>93</w:t>
          </w:r>
          <w:r>
            <w:fldChar w:fldCharType="end"/>
          </w:r>
          <w:r>
            <w:fldChar w:fldCharType="end"/>
          </w:r>
        </w:p>
        <w:p w14:paraId="152A8F96">
          <w:pPr>
            <w:pStyle w:val="19"/>
            <w:tabs>
              <w:tab w:val="right" w:leader="dot" w:pos="8504"/>
            </w:tabs>
          </w:pPr>
          <w:r>
            <w:fldChar w:fldCharType="begin"/>
          </w:r>
          <w:r>
            <w:instrText xml:space="preserve"> HYPERLINK \l _Toc29527 </w:instrText>
          </w:r>
          <w:r>
            <w:fldChar w:fldCharType="separate"/>
          </w:r>
          <w:r>
            <w:t>EJECUCIÓN DEL CLIENTE DE CONSOLA</w:t>
          </w:r>
          <w:r>
            <w:tab/>
          </w:r>
          <w:r>
            <w:fldChar w:fldCharType="begin"/>
          </w:r>
          <w:r>
            <w:instrText xml:space="preserve"> PAGEREF _Toc29527 \h </w:instrText>
          </w:r>
          <w:r>
            <w:fldChar w:fldCharType="separate"/>
          </w:r>
          <w:r>
            <w:t>93</w:t>
          </w:r>
          <w:r>
            <w:fldChar w:fldCharType="end"/>
          </w:r>
          <w:r>
            <w:fldChar w:fldCharType="end"/>
          </w:r>
        </w:p>
        <w:p w14:paraId="6EA6E43D">
          <w:pPr>
            <w:pStyle w:val="18"/>
            <w:tabs>
              <w:tab w:val="right" w:leader="dot" w:pos="8504"/>
            </w:tabs>
          </w:pPr>
          <w:r>
            <w:fldChar w:fldCharType="begin"/>
          </w:r>
          <w:r>
            <w:instrText xml:space="preserve"> HYPERLINK \l _Toc28258 </w:instrText>
          </w:r>
          <w:r>
            <w:fldChar w:fldCharType="separate"/>
          </w:r>
          <w:r>
            <w:drawing>
              <wp:inline distT="0" distB="0" distL="114300" distR="114300">
                <wp:extent cx="4201795" cy="2925445"/>
                <wp:effectExtent l="0" t="0" r="1905" b="8255"/>
                <wp:docPr id="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
                        <pic:cNvPicPr>
                          <a:picLocks noChangeAspect="1"/>
                        </pic:cNvPicPr>
                      </pic:nvPicPr>
                      <pic:blipFill>
                        <a:blip r:embed="rId11"/>
                        <a:stretch>
                          <a:fillRect/>
                        </a:stretch>
                      </pic:blipFill>
                      <pic:spPr>
                        <a:xfrm>
                          <a:off x="0" y="0"/>
                          <a:ext cx="4201795" cy="2925445"/>
                        </a:xfrm>
                        <a:prstGeom prst="rect">
                          <a:avLst/>
                        </a:prstGeom>
                      </pic:spPr>
                    </pic:pic>
                  </a:graphicData>
                </a:graphic>
              </wp:inline>
            </w:drawing>
          </w:r>
          <w:r>
            <w:tab/>
          </w:r>
          <w:r>
            <w:fldChar w:fldCharType="begin"/>
          </w:r>
          <w:r>
            <w:instrText xml:space="preserve"> PAGEREF _Toc28258 \h </w:instrText>
          </w:r>
          <w:r>
            <w:fldChar w:fldCharType="separate"/>
          </w:r>
          <w:r>
            <w:t>93</w:t>
          </w:r>
          <w:r>
            <w:fldChar w:fldCharType="end"/>
          </w:r>
          <w:r>
            <w:fldChar w:fldCharType="end"/>
          </w:r>
        </w:p>
        <w:p w14:paraId="3FD5697F">
          <w:pPr>
            <w:pStyle w:val="20"/>
            <w:tabs>
              <w:tab w:val="right" w:leader="dot" w:pos="8504"/>
            </w:tabs>
          </w:pPr>
          <w:r>
            <w:fldChar w:fldCharType="begin"/>
          </w:r>
          <w:r>
            <w:instrText xml:space="preserve"> HYPERLINK \l _Toc3385 </w:instrText>
          </w:r>
          <w:r>
            <w:fldChar w:fldCharType="separate"/>
          </w:r>
          <w:r>
            <w:t xml:space="preserve">Figura </w:t>
          </w:r>
          <w:r>
            <w:rPr>
              <w:rFonts w:hint="default"/>
              <w:lang w:val="es-EC"/>
            </w:rPr>
            <w:t>51</w:t>
          </w:r>
          <w:r>
            <w:t>. Login - Cliente consola</w:t>
          </w:r>
          <w:r>
            <w:tab/>
          </w:r>
          <w:r>
            <w:fldChar w:fldCharType="begin"/>
          </w:r>
          <w:r>
            <w:instrText xml:space="preserve"> PAGEREF _Toc3385 \h </w:instrText>
          </w:r>
          <w:r>
            <w:fldChar w:fldCharType="separate"/>
          </w:r>
          <w:r>
            <w:t>93</w:t>
          </w:r>
          <w:r>
            <w:fldChar w:fldCharType="end"/>
          </w:r>
          <w:r>
            <w:fldChar w:fldCharType="end"/>
          </w:r>
        </w:p>
        <w:p w14:paraId="4F2215D1">
          <w:pPr>
            <w:pStyle w:val="20"/>
            <w:tabs>
              <w:tab w:val="right" w:leader="dot" w:pos="8504"/>
            </w:tabs>
          </w:pPr>
          <w:r>
            <w:fldChar w:fldCharType="begin"/>
          </w:r>
          <w:r>
            <w:instrText xml:space="preserve"> HYPERLINK \l _Toc24766 </w:instrText>
          </w:r>
          <w:r>
            <w:fldChar w:fldCharType="separate"/>
          </w:r>
          <w:r>
            <w:t xml:space="preserve">Figura </w:t>
          </w:r>
          <w:r>
            <w:rPr>
              <w:rFonts w:hint="default"/>
              <w:lang w:val="es-EC"/>
            </w:rPr>
            <w:t>52</w:t>
          </w:r>
          <w:r>
            <w:t>. Conversión de Temperatura - Cliente consola</w:t>
          </w:r>
          <w:r>
            <w:tab/>
          </w:r>
          <w:r>
            <w:fldChar w:fldCharType="begin"/>
          </w:r>
          <w:r>
            <w:instrText xml:space="preserve"> PAGEREF _Toc24766 \h </w:instrText>
          </w:r>
          <w:r>
            <w:fldChar w:fldCharType="separate"/>
          </w:r>
          <w:r>
            <w:t>94</w:t>
          </w:r>
          <w:r>
            <w:fldChar w:fldCharType="end"/>
          </w:r>
          <w:r>
            <w:fldChar w:fldCharType="end"/>
          </w:r>
        </w:p>
        <w:p w14:paraId="0629F5A4">
          <w:pPr>
            <w:pStyle w:val="18"/>
            <w:tabs>
              <w:tab w:val="right" w:leader="dot" w:pos="8504"/>
            </w:tabs>
          </w:pPr>
          <w:r>
            <w:fldChar w:fldCharType="begin"/>
          </w:r>
          <w:r>
            <w:instrText xml:space="preserve"> HYPERLINK \l _Toc30272 </w:instrText>
          </w:r>
          <w:r>
            <w:fldChar w:fldCharType="separate"/>
          </w:r>
          <w:r>
            <w:t>CLIENTE WEB</w:t>
          </w:r>
          <w:r>
            <w:tab/>
          </w:r>
          <w:r>
            <w:fldChar w:fldCharType="begin"/>
          </w:r>
          <w:r>
            <w:instrText xml:space="preserve"> PAGEREF _Toc30272 \h </w:instrText>
          </w:r>
          <w:r>
            <w:fldChar w:fldCharType="separate"/>
          </w:r>
          <w:r>
            <w:t>94</w:t>
          </w:r>
          <w:r>
            <w:fldChar w:fldCharType="end"/>
          </w:r>
          <w:r>
            <w:fldChar w:fldCharType="end"/>
          </w:r>
        </w:p>
        <w:p w14:paraId="591470C7">
          <w:pPr>
            <w:pStyle w:val="19"/>
            <w:tabs>
              <w:tab w:val="right" w:leader="dot" w:pos="8504"/>
            </w:tabs>
          </w:pPr>
          <w:r>
            <w:fldChar w:fldCharType="begin"/>
          </w:r>
          <w:r>
            <w:instrText xml:space="preserve"> HYPERLINK \l _Toc25848 </w:instrText>
          </w:r>
          <w:r>
            <w:fldChar w:fldCharType="separate"/>
          </w:r>
          <w:r>
            <w:t>CREACIÓN DEL PROYECTO</w:t>
          </w:r>
          <w:r>
            <w:tab/>
          </w:r>
          <w:r>
            <w:fldChar w:fldCharType="begin"/>
          </w:r>
          <w:r>
            <w:instrText xml:space="preserve"> PAGEREF _Toc25848 \h </w:instrText>
          </w:r>
          <w:r>
            <w:fldChar w:fldCharType="separate"/>
          </w:r>
          <w:r>
            <w:t>94</w:t>
          </w:r>
          <w:r>
            <w:fldChar w:fldCharType="end"/>
          </w:r>
          <w:r>
            <w:fldChar w:fldCharType="end"/>
          </w:r>
        </w:p>
        <w:p w14:paraId="51C64033">
          <w:pPr>
            <w:pStyle w:val="19"/>
            <w:tabs>
              <w:tab w:val="right" w:leader="dot" w:pos="8504"/>
            </w:tabs>
          </w:pPr>
          <w:r>
            <w:fldChar w:fldCharType="begin"/>
          </w:r>
          <w:r>
            <w:instrText xml:space="preserve"> HYPERLINK \l _Toc11465 </w:instrText>
          </w:r>
          <w:r>
            <w:fldChar w:fldCharType="separate"/>
          </w:r>
          <w:r>
            <w:t>ESTRUCTURA DEL PROYECTO</w:t>
          </w:r>
          <w:r>
            <w:tab/>
          </w:r>
          <w:r>
            <w:fldChar w:fldCharType="begin"/>
          </w:r>
          <w:r>
            <w:instrText xml:space="preserve"> PAGEREF _Toc11465 \h </w:instrText>
          </w:r>
          <w:r>
            <w:fldChar w:fldCharType="separate"/>
          </w:r>
          <w:r>
            <w:t>94</w:t>
          </w:r>
          <w:r>
            <w:fldChar w:fldCharType="end"/>
          </w:r>
          <w:r>
            <w:fldChar w:fldCharType="end"/>
          </w:r>
        </w:p>
        <w:p w14:paraId="327C9565">
          <w:pPr>
            <w:pStyle w:val="20"/>
            <w:tabs>
              <w:tab w:val="right" w:leader="dot" w:pos="8504"/>
            </w:tabs>
          </w:pPr>
          <w:r>
            <w:fldChar w:fldCharType="begin"/>
          </w:r>
          <w:r>
            <w:instrText xml:space="preserve"> HYPERLINK \l _Toc29784 </w:instrText>
          </w:r>
          <w:r>
            <w:fldChar w:fldCharType="separate"/>
          </w:r>
          <w:r>
            <w:t xml:space="preserve">Figura </w:t>
          </w:r>
          <w:r>
            <w:rPr>
              <w:rFonts w:hint="default"/>
              <w:lang w:val="es-EC"/>
            </w:rPr>
            <w:t>53</w:t>
          </w:r>
          <w:r>
            <w:t>. Estructura del proyecto - Cliente web</w:t>
          </w:r>
          <w:r>
            <w:tab/>
          </w:r>
          <w:r>
            <w:fldChar w:fldCharType="begin"/>
          </w:r>
          <w:r>
            <w:instrText xml:space="preserve"> PAGEREF _Toc29784 \h </w:instrText>
          </w:r>
          <w:r>
            <w:fldChar w:fldCharType="separate"/>
          </w:r>
          <w:r>
            <w:t>94</w:t>
          </w:r>
          <w:r>
            <w:fldChar w:fldCharType="end"/>
          </w:r>
          <w:r>
            <w:fldChar w:fldCharType="end"/>
          </w:r>
        </w:p>
        <w:p w14:paraId="5339E8B8">
          <w:pPr>
            <w:pStyle w:val="18"/>
            <w:tabs>
              <w:tab w:val="right" w:leader="dot" w:pos="8504"/>
            </w:tabs>
          </w:pPr>
          <w:r>
            <w:fldChar w:fldCharType="begin"/>
          </w:r>
          <w:r>
            <w:instrText xml:space="preserve"> HYPERLINK \l _Toc28628 </w:instrText>
          </w:r>
          <w:r>
            <w:fldChar w:fldCharType="separate"/>
          </w:r>
          <w:r>
            <w:t>CODIFICACIÓN DEL PROYECTO CLIENTE WEB</w:t>
          </w:r>
          <w:r>
            <w:tab/>
          </w:r>
          <w:r>
            <w:fldChar w:fldCharType="begin"/>
          </w:r>
          <w:r>
            <w:instrText xml:space="preserve"> PAGEREF _Toc28628 \h </w:instrText>
          </w:r>
          <w:r>
            <w:fldChar w:fldCharType="separate"/>
          </w:r>
          <w:r>
            <w:t>94</w:t>
          </w:r>
          <w:r>
            <w:fldChar w:fldCharType="end"/>
          </w:r>
          <w:r>
            <w:fldChar w:fldCharType="end"/>
          </w:r>
        </w:p>
        <w:p w14:paraId="627EFC40">
          <w:pPr>
            <w:pStyle w:val="20"/>
            <w:tabs>
              <w:tab w:val="right" w:leader="dot" w:pos="8504"/>
            </w:tabs>
          </w:pPr>
          <w:r>
            <w:fldChar w:fldCharType="begin"/>
          </w:r>
          <w:r>
            <w:instrText xml:space="preserve"> HYPERLINK \l _Toc14676 </w:instrText>
          </w:r>
          <w:r>
            <w:fldChar w:fldCharType="separate"/>
          </w:r>
          <w:r>
            <w:t xml:space="preserve">Figura </w:t>
          </w:r>
          <w:r>
            <w:rPr>
              <w:rFonts w:hint="default"/>
              <w:lang w:val="es-EC"/>
            </w:rPr>
            <w:t>54</w:t>
          </w:r>
          <w:r>
            <w:t xml:space="preserve">. Creación de </w:t>
          </w:r>
          <w:r>
            <w:rPr>
              <w:rFonts w:hint="default"/>
              <w:lang w:val="es-EC"/>
            </w:rPr>
            <w:t>servicios</w:t>
          </w:r>
          <w:r>
            <w:t>- Cliente web</w:t>
          </w:r>
          <w:r>
            <w:tab/>
          </w:r>
          <w:r>
            <w:fldChar w:fldCharType="begin"/>
          </w:r>
          <w:r>
            <w:instrText xml:space="preserve"> PAGEREF _Toc14676 \h </w:instrText>
          </w:r>
          <w:r>
            <w:fldChar w:fldCharType="separate"/>
          </w:r>
          <w:r>
            <w:t>95</w:t>
          </w:r>
          <w:r>
            <w:fldChar w:fldCharType="end"/>
          </w:r>
          <w:r>
            <w:fldChar w:fldCharType="end"/>
          </w:r>
        </w:p>
        <w:p w14:paraId="7A72E820">
          <w:pPr>
            <w:pStyle w:val="21"/>
            <w:tabs>
              <w:tab w:val="right" w:leader="dot" w:pos="8504"/>
            </w:tabs>
          </w:pPr>
          <w:r>
            <w:fldChar w:fldCharType="begin"/>
          </w:r>
          <w:r>
            <w:instrText xml:space="preserve"> HYPERLINK \l _Toc20910 </w:instrText>
          </w:r>
          <w:r>
            <w:fldChar w:fldCharType="separate"/>
          </w:r>
          <w:r>
            <w:t xml:space="preserve">Tabla </w:t>
          </w:r>
          <w:r>
            <w:rPr>
              <w:rFonts w:hint="default"/>
              <w:lang w:val="es-EC"/>
            </w:rPr>
            <w:t>45</w:t>
          </w:r>
          <w:r>
            <w:t xml:space="preserve">. Clase </w:t>
          </w:r>
          <w:r>
            <w:rPr>
              <w:rFonts w:hint="default"/>
            </w:rPr>
            <w:t xml:space="preserve">ClienteSOAPFactory </w:t>
          </w:r>
          <w:r>
            <w:t xml:space="preserve">- Cliente </w:t>
          </w:r>
          <w:r>
            <w:rPr>
              <w:rFonts w:hint="default"/>
              <w:lang w:val="es-EC"/>
            </w:rPr>
            <w:t>web</w:t>
          </w:r>
          <w:r>
            <w:tab/>
          </w:r>
          <w:r>
            <w:fldChar w:fldCharType="begin"/>
          </w:r>
          <w:r>
            <w:instrText xml:space="preserve"> PAGEREF _Toc20910 \h </w:instrText>
          </w:r>
          <w:r>
            <w:fldChar w:fldCharType="separate"/>
          </w:r>
          <w:r>
            <w:t>95</w:t>
          </w:r>
          <w:r>
            <w:fldChar w:fldCharType="end"/>
          </w:r>
          <w:r>
            <w:fldChar w:fldCharType="end"/>
          </w:r>
        </w:p>
        <w:p w14:paraId="543EF46F">
          <w:pPr>
            <w:pStyle w:val="21"/>
            <w:tabs>
              <w:tab w:val="right" w:leader="dot" w:pos="8504"/>
            </w:tabs>
          </w:pPr>
          <w:r>
            <w:fldChar w:fldCharType="begin"/>
          </w:r>
          <w:r>
            <w:instrText xml:space="preserve"> HYPERLINK \l _Toc28677 </w:instrText>
          </w:r>
          <w:r>
            <w:fldChar w:fldCharType="separate"/>
          </w:r>
          <w:r>
            <w:t xml:space="preserve">Tabla </w:t>
          </w:r>
          <w:r>
            <w:rPr>
              <w:rFonts w:hint="default"/>
              <w:lang w:val="es-EC"/>
            </w:rPr>
            <w:t>46</w:t>
          </w:r>
          <w:r>
            <w:t xml:space="preserve">. Clase </w:t>
          </w:r>
          <w:r>
            <w:rPr>
              <w:rFonts w:hint="default"/>
            </w:rPr>
            <w:t>ConversorServicio</w:t>
          </w:r>
          <w:r>
            <w:t xml:space="preserve">- Cliente </w:t>
          </w:r>
          <w:r>
            <w:rPr>
              <w:rFonts w:hint="default"/>
              <w:lang w:val="es-EC"/>
            </w:rPr>
            <w:t>web</w:t>
          </w:r>
          <w:r>
            <w:tab/>
          </w:r>
          <w:r>
            <w:fldChar w:fldCharType="begin"/>
          </w:r>
          <w:r>
            <w:instrText xml:space="preserve"> PAGEREF _Toc28677 \h </w:instrText>
          </w:r>
          <w:r>
            <w:fldChar w:fldCharType="separate"/>
          </w:r>
          <w:r>
            <w:t>96</w:t>
          </w:r>
          <w:r>
            <w:fldChar w:fldCharType="end"/>
          </w:r>
          <w:r>
            <w:fldChar w:fldCharType="end"/>
          </w:r>
        </w:p>
        <w:p w14:paraId="5BF38364">
          <w:pPr>
            <w:pStyle w:val="21"/>
            <w:tabs>
              <w:tab w:val="right" w:leader="dot" w:pos="8504"/>
            </w:tabs>
          </w:pPr>
          <w:r>
            <w:fldChar w:fldCharType="begin"/>
          </w:r>
          <w:r>
            <w:instrText xml:space="preserve"> HYPERLINK \l _Toc19710 </w:instrText>
          </w:r>
          <w:r>
            <w:fldChar w:fldCharType="separate"/>
          </w:r>
          <w:r>
            <w:t xml:space="preserve">Tabla </w:t>
          </w:r>
          <w:r>
            <w:rPr>
              <w:rFonts w:hint="default"/>
              <w:lang w:val="es-EC"/>
            </w:rPr>
            <w:t>47</w:t>
          </w:r>
          <w:r>
            <w:t xml:space="preserve">. Clase </w:t>
          </w:r>
          <w:r>
            <w:rPr>
              <w:rFonts w:hint="default"/>
            </w:rPr>
            <w:t>AutenticacionServicio</w:t>
          </w:r>
          <w:r>
            <w:t>- Cliente escritorio</w:t>
          </w:r>
          <w:r>
            <w:tab/>
          </w:r>
          <w:r>
            <w:fldChar w:fldCharType="begin"/>
          </w:r>
          <w:r>
            <w:instrText xml:space="preserve"> PAGEREF _Toc19710 \h </w:instrText>
          </w:r>
          <w:r>
            <w:fldChar w:fldCharType="separate"/>
          </w:r>
          <w:r>
            <w:t>97</w:t>
          </w:r>
          <w:r>
            <w:fldChar w:fldCharType="end"/>
          </w:r>
          <w:r>
            <w:fldChar w:fldCharType="end"/>
          </w:r>
        </w:p>
        <w:p w14:paraId="0F656AE8">
          <w:pPr>
            <w:pStyle w:val="21"/>
            <w:tabs>
              <w:tab w:val="right" w:leader="dot" w:pos="8504"/>
            </w:tabs>
          </w:pPr>
          <w:r>
            <w:fldChar w:fldCharType="begin"/>
          </w:r>
          <w:r>
            <w:instrText xml:space="preserve"> HYPERLINK \l _Toc904 </w:instrText>
          </w:r>
          <w:r>
            <w:fldChar w:fldCharType="separate"/>
          </w:r>
          <w:r>
            <w:t xml:space="preserve">Tabla </w:t>
          </w:r>
          <w:r>
            <w:rPr>
              <w:rFonts w:hint="default"/>
              <w:lang w:val="es-EC"/>
            </w:rPr>
            <w:t>48</w:t>
          </w:r>
          <w:r>
            <w:t xml:space="preserve">. Clase </w:t>
          </w:r>
          <w:r>
            <w:rPr>
              <w:rFonts w:hint="default"/>
            </w:rPr>
            <w:t>TokenSOAPHandler</w:t>
          </w:r>
          <w:r>
            <w:t>- Cliente escritorio</w:t>
          </w:r>
          <w:r>
            <w:tab/>
          </w:r>
          <w:r>
            <w:fldChar w:fldCharType="begin"/>
          </w:r>
          <w:r>
            <w:instrText xml:space="preserve"> PAGEREF _Toc904 \h </w:instrText>
          </w:r>
          <w:r>
            <w:fldChar w:fldCharType="separate"/>
          </w:r>
          <w:r>
            <w:t>97</w:t>
          </w:r>
          <w:r>
            <w:fldChar w:fldCharType="end"/>
          </w:r>
          <w:r>
            <w:fldChar w:fldCharType="end"/>
          </w:r>
        </w:p>
        <w:p w14:paraId="159E62B1">
          <w:pPr>
            <w:pStyle w:val="20"/>
            <w:tabs>
              <w:tab w:val="right" w:leader="dot" w:pos="8504"/>
            </w:tabs>
          </w:pPr>
          <w:r>
            <w:fldChar w:fldCharType="begin"/>
          </w:r>
          <w:r>
            <w:instrText xml:space="preserve"> HYPERLINK \l _Toc22332 </w:instrText>
          </w:r>
          <w:r>
            <w:fldChar w:fldCharType="separate"/>
          </w:r>
          <w:r>
            <w:t xml:space="preserve">Figura </w:t>
          </w:r>
          <w:r>
            <w:rPr>
              <w:rFonts w:hint="default"/>
              <w:lang w:val="es-EC"/>
            </w:rPr>
            <w:t>55</w:t>
          </w:r>
          <w:r>
            <w:t xml:space="preserve">. Creación de </w:t>
          </w:r>
          <w:r>
            <w:rPr>
              <w:rFonts w:hint="default"/>
              <w:lang w:val="es-EC"/>
            </w:rPr>
            <w:t>modelos</w:t>
          </w:r>
          <w:r>
            <w:t>- Cliente web</w:t>
          </w:r>
          <w:r>
            <w:tab/>
          </w:r>
          <w:r>
            <w:fldChar w:fldCharType="begin"/>
          </w:r>
          <w:r>
            <w:instrText xml:space="preserve"> PAGEREF _Toc22332 \h </w:instrText>
          </w:r>
          <w:r>
            <w:fldChar w:fldCharType="separate"/>
          </w:r>
          <w:r>
            <w:t>98</w:t>
          </w:r>
          <w:r>
            <w:fldChar w:fldCharType="end"/>
          </w:r>
          <w:r>
            <w:fldChar w:fldCharType="end"/>
          </w:r>
        </w:p>
        <w:p w14:paraId="3FF7FF0A">
          <w:pPr>
            <w:pStyle w:val="20"/>
            <w:tabs>
              <w:tab w:val="right" w:leader="dot" w:pos="8504"/>
            </w:tabs>
          </w:pPr>
          <w:r>
            <w:fldChar w:fldCharType="begin"/>
          </w:r>
          <w:r>
            <w:instrText xml:space="preserve"> HYPERLINK \l _Toc5909 </w:instrText>
          </w:r>
          <w:r>
            <w:fldChar w:fldCharType="separate"/>
          </w:r>
          <w:r>
            <w:t xml:space="preserve">Figura </w:t>
          </w:r>
          <w:r>
            <w:rPr>
              <w:rFonts w:hint="default"/>
              <w:lang w:val="es-EC"/>
            </w:rPr>
            <w:t>56</w:t>
          </w:r>
          <w:r>
            <w:t xml:space="preserve">. Creación de </w:t>
          </w:r>
          <w:r>
            <w:rPr>
              <w:rFonts w:hint="default"/>
              <w:lang w:val="es-EC"/>
            </w:rPr>
            <w:t>utilidades</w:t>
          </w:r>
          <w:r>
            <w:t>- Cliente web</w:t>
          </w:r>
          <w:r>
            <w:tab/>
          </w:r>
          <w:r>
            <w:fldChar w:fldCharType="begin"/>
          </w:r>
          <w:r>
            <w:instrText xml:space="preserve"> PAGEREF _Toc5909 \h </w:instrText>
          </w:r>
          <w:r>
            <w:fldChar w:fldCharType="separate"/>
          </w:r>
          <w:r>
            <w:t>98</w:t>
          </w:r>
          <w:r>
            <w:fldChar w:fldCharType="end"/>
          </w:r>
          <w:r>
            <w:fldChar w:fldCharType="end"/>
          </w:r>
        </w:p>
        <w:p w14:paraId="27660595">
          <w:pPr>
            <w:pStyle w:val="21"/>
            <w:tabs>
              <w:tab w:val="right" w:leader="dot" w:pos="8504"/>
            </w:tabs>
          </w:pPr>
          <w:r>
            <w:fldChar w:fldCharType="begin"/>
          </w:r>
          <w:r>
            <w:instrText xml:space="preserve"> HYPERLINK \l _Toc986 </w:instrText>
          </w:r>
          <w:r>
            <w:fldChar w:fldCharType="separate"/>
          </w:r>
          <w:r>
            <w:t xml:space="preserve">Tabla </w:t>
          </w:r>
          <w:r>
            <w:rPr>
              <w:rFonts w:hint="default"/>
              <w:lang w:val="es-EC"/>
            </w:rPr>
            <w:t>49</w:t>
          </w:r>
          <w:r>
            <w:t xml:space="preserve">. Archivo </w:t>
          </w:r>
          <w:r>
            <w:rPr>
              <w:rFonts w:hint="default"/>
              <w:lang w:val="es-EC"/>
            </w:rPr>
            <w:t>Credenciales</w:t>
          </w:r>
          <w:r>
            <w:t>- Cliente web</w:t>
          </w:r>
          <w:r>
            <w:tab/>
          </w:r>
          <w:r>
            <w:fldChar w:fldCharType="begin"/>
          </w:r>
          <w:r>
            <w:instrText xml:space="preserve"> PAGEREF _Toc986 \h </w:instrText>
          </w:r>
          <w:r>
            <w:fldChar w:fldCharType="separate"/>
          </w:r>
          <w:r>
            <w:t>99</w:t>
          </w:r>
          <w:r>
            <w:fldChar w:fldCharType="end"/>
          </w:r>
          <w:r>
            <w:fldChar w:fldCharType="end"/>
          </w:r>
        </w:p>
        <w:p w14:paraId="7455AE51">
          <w:pPr>
            <w:pStyle w:val="21"/>
            <w:tabs>
              <w:tab w:val="right" w:leader="dot" w:pos="8504"/>
            </w:tabs>
          </w:pPr>
          <w:r>
            <w:fldChar w:fldCharType="begin"/>
          </w:r>
          <w:r>
            <w:instrText xml:space="preserve"> HYPERLINK \l _Toc24844 </w:instrText>
          </w:r>
          <w:r>
            <w:fldChar w:fldCharType="separate"/>
          </w:r>
          <w:r>
            <w:t xml:space="preserve">Tabla </w:t>
          </w:r>
          <w:r>
            <w:rPr>
              <w:rFonts w:hint="default"/>
              <w:lang w:val="es-EC"/>
            </w:rPr>
            <w:t>50</w:t>
          </w:r>
          <w:r>
            <w:t xml:space="preserve">. Archivo </w:t>
          </w:r>
          <w:r>
            <w:rPr>
              <w:rFonts w:hint="default"/>
              <w:lang w:val="es-EC"/>
            </w:rPr>
            <w:t>SesionBean</w:t>
          </w:r>
          <w:r>
            <w:t>- Cliente web</w:t>
          </w:r>
          <w:r>
            <w:tab/>
          </w:r>
          <w:r>
            <w:fldChar w:fldCharType="begin"/>
          </w:r>
          <w:r>
            <w:instrText xml:space="preserve"> PAGEREF _Toc24844 \h </w:instrText>
          </w:r>
          <w:r>
            <w:fldChar w:fldCharType="separate"/>
          </w:r>
          <w:r>
            <w:t>99</w:t>
          </w:r>
          <w:r>
            <w:fldChar w:fldCharType="end"/>
          </w:r>
          <w:r>
            <w:fldChar w:fldCharType="end"/>
          </w:r>
        </w:p>
        <w:p w14:paraId="5AD214D7">
          <w:pPr>
            <w:pStyle w:val="21"/>
            <w:tabs>
              <w:tab w:val="right" w:leader="dot" w:pos="8504"/>
            </w:tabs>
          </w:pPr>
          <w:r>
            <w:fldChar w:fldCharType="begin"/>
          </w:r>
          <w:r>
            <w:instrText xml:space="preserve"> HYPERLINK \l _Toc9632 </w:instrText>
          </w:r>
          <w:r>
            <w:fldChar w:fldCharType="separate"/>
          </w:r>
          <w:r>
            <w:t xml:space="preserve">Tabla </w:t>
          </w:r>
          <w:r>
            <w:rPr>
              <w:rFonts w:hint="default"/>
              <w:lang w:val="es-EC"/>
            </w:rPr>
            <w:t>52</w:t>
          </w:r>
          <w:r>
            <w:t xml:space="preserve">. Archivo </w:t>
          </w:r>
          <w:r>
            <w:rPr>
              <w:rFonts w:hint="default"/>
              <w:lang w:val="es-EC"/>
            </w:rPr>
            <w:t>UnidadLongitud</w:t>
          </w:r>
          <w:r>
            <w:t>- Cliente web</w:t>
          </w:r>
          <w:r>
            <w:tab/>
          </w:r>
          <w:r>
            <w:fldChar w:fldCharType="begin"/>
          </w:r>
          <w:r>
            <w:instrText xml:space="preserve"> PAGEREF _Toc9632 \h </w:instrText>
          </w:r>
          <w:r>
            <w:fldChar w:fldCharType="separate"/>
          </w:r>
          <w:r>
            <w:t>100</w:t>
          </w:r>
          <w:r>
            <w:fldChar w:fldCharType="end"/>
          </w:r>
          <w:r>
            <w:fldChar w:fldCharType="end"/>
          </w:r>
        </w:p>
        <w:p w14:paraId="0FD5C2A5">
          <w:pPr>
            <w:pStyle w:val="21"/>
            <w:tabs>
              <w:tab w:val="right" w:leader="dot" w:pos="8504"/>
            </w:tabs>
          </w:pPr>
          <w:r>
            <w:fldChar w:fldCharType="begin"/>
          </w:r>
          <w:r>
            <w:instrText xml:space="preserve"> HYPERLINK \l _Toc12118 </w:instrText>
          </w:r>
          <w:r>
            <w:fldChar w:fldCharType="separate"/>
          </w:r>
          <w:r>
            <w:t xml:space="preserve">Tabla </w:t>
          </w:r>
          <w:r>
            <w:rPr>
              <w:rFonts w:hint="default"/>
              <w:lang w:val="es-EC"/>
            </w:rPr>
            <w:t>53</w:t>
          </w:r>
          <w:r>
            <w:t xml:space="preserve">. Archivo </w:t>
          </w:r>
          <w:r>
            <w:rPr>
              <w:rFonts w:hint="default"/>
              <w:lang w:val="es-EC"/>
            </w:rPr>
            <w:t>UnidadMasa</w:t>
          </w:r>
          <w:r>
            <w:t>- Cliente web</w:t>
          </w:r>
          <w:r>
            <w:tab/>
          </w:r>
          <w:r>
            <w:fldChar w:fldCharType="begin"/>
          </w:r>
          <w:r>
            <w:instrText xml:space="preserve"> PAGEREF _Toc12118 \h </w:instrText>
          </w:r>
          <w:r>
            <w:fldChar w:fldCharType="separate"/>
          </w:r>
          <w:r>
            <w:t>100</w:t>
          </w:r>
          <w:r>
            <w:fldChar w:fldCharType="end"/>
          </w:r>
          <w:r>
            <w:fldChar w:fldCharType="end"/>
          </w:r>
        </w:p>
        <w:p w14:paraId="3AB4A072">
          <w:pPr>
            <w:pStyle w:val="21"/>
            <w:tabs>
              <w:tab w:val="right" w:leader="dot" w:pos="8504"/>
            </w:tabs>
          </w:pPr>
          <w:r>
            <w:fldChar w:fldCharType="begin"/>
          </w:r>
          <w:r>
            <w:instrText xml:space="preserve"> HYPERLINK \l _Toc2064 </w:instrText>
          </w:r>
          <w:r>
            <w:fldChar w:fldCharType="separate"/>
          </w:r>
          <w:r>
            <w:t xml:space="preserve">Tabla </w:t>
          </w:r>
          <w:r>
            <w:rPr>
              <w:rFonts w:hint="default"/>
              <w:lang w:val="es-EC"/>
            </w:rPr>
            <w:t>54</w:t>
          </w:r>
          <w:r>
            <w:t xml:space="preserve">. Archivo </w:t>
          </w:r>
          <w:r>
            <w:rPr>
              <w:rFonts w:hint="default"/>
              <w:lang w:val="es-EC"/>
            </w:rPr>
            <w:t>UnidadTemperatura</w:t>
          </w:r>
          <w:r>
            <w:t>- Cliente web</w:t>
          </w:r>
          <w:r>
            <w:tab/>
          </w:r>
          <w:r>
            <w:fldChar w:fldCharType="begin"/>
          </w:r>
          <w:r>
            <w:instrText xml:space="preserve"> PAGEREF _Toc2064 \h </w:instrText>
          </w:r>
          <w:r>
            <w:fldChar w:fldCharType="separate"/>
          </w:r>
          <w:r>
            <w:t>100</w:t>
          </w:r>
          <w:r>
            <w:fldChar w:fldCharType="end"/>
          </w:r>
          <w:r>
            <w:fldChar w:fldCharType="end"/>
          </w:r>
        </w:p>
        <w:p w14:paraId="12B1BC71">
          <w:pPr>
            <w:pStyle w:val="21"/>
            <w:tabs>
              <w:tab w:val="right" w:leader="dot" w:pos="8504"/>
            </w:tabs>
          </w:pPr>
          <w:r>
            <w:fldChar w:fldCharType="begin"/>
          </w:r>
          <w:r>
            <w:instrText xml:space="preserve"> HYPERLINK \l _Toc26559 </w:instrText>
          </w:r>
          <w:r>
            <w:fldChar w:fldCharType="separate"/>
          </w:r>
          <w:r>
            <w:t xml:space="preserve">Tabla </w:t>
          </w:r>
          <w:r>
            <w:rPr>
              <w:rFonts w:hint="default"/>
              <w:lang w:val="es-EC"/>
            </w:rPr>
            <w:t>55</w:t>
          </w:r>
          <w:r>
            <w:t xml:space="preserve">. Archivo </w:t>
          </w:r>
          <w:r>
            <w:rPr>
              <w:rFonts w:hint="default"/>
              <w:lang w:val="es-EC"/>
            </w:rPr>
            <w:t>SSLConfigListener</w:t>
          </w:r>
          <w:r>
            <w:t>- Cliente web</w:t>
          </w:r>
          <w:r>
            <w:tab/>
          </w:r>
          <w:r>
            <w:fldChar w:fldCharType="begin"/>
          </w:r>
          <w:r>
            <w:instrText xml:space="preserve"> PAGEREF _Toc26559 \h </w:instrText>
          </w:r>
          <w:r>
            <w:fldChar w:fldCharType="separate"/>
          </w:r>
          <w:r>
            <w:t>101</w:t>
          </w:r>
          <w:r>
            <w:fldChar w:fldCharType="end"/>
          </w:r>
          <w:r>
            <w:fldChar w:fldCharType="end"/>
          </w:r>
        </w:p>
        <w:p w14:paraId="0392201B">
          <w:pPr>
            <w:pStyle w:val="21"/>
            <w:tabs>
              <w:tab w:val="right" w:leader="dot" w:pos="8504"/>
            </w:tabs>
          </w:pPr>
          <w:r>
            <w:fldChar w:fldCharType="begin"/>
          </w:r>
          <w:r>
            <w:instrText xml:space="preserve"> HYPERLINK \l _Toc26831 </w:instrText>
          </w:r>
          <w:r>
            <w:fldChar w:fldCharType="separate"/>
          </w:r>
          <w:r>
            <w:t xml:space="preserve">Tabla </w:t>
          </w:r>
          <w:r>
            <w:rPr>
              <w:rFonts w:hint="default"/>
              <w:lang w:val="es-EC"/>
            </w:rPr>
            <w:t>56</w:t>
          </w:r>
          <w:r>
            <w:t xml:space="preserve">. Archivo </w:t>
          </w:r>
          <w:r>
            <w:rPr>
              <w:rFonts w:hint="default"/>
              <w:lang w:val="es-EC"/>
            </w:rPr>
            <w:t>SSLUtil</w:t>
          </w:r>
          <w:r>
            <w:t>- Cliente web</w:t>
          </w:r>
          <w:r>
            <w:tab/>
          </w:r>
          <w:r>
            <w:fldChar w:fldCharType="begin"/>
          </w:r>
          <w:r>
            <w:instrText xml:space="preserve"> PAGEREF _Toc26831 \h </w:instrText>
          </w:r>
          <w:r>
            <w:fldChar w:fldCharType="separate"/>
          </w:r>
          <w:r>
            <w:t>101</w:t>
          </w:r>
          <w:r>
            <w:fldChar w:fldCharType="end"/>
          </w:r>
          <w:r>
            <w:fldChar w:fldCharType="end"/>
          </w:r>
        </w:p>
        <w:p w14:paraId="47114396">
          <w:pPr>
            <w:pStyle w:val="20"/>
            <w:tabs>
              <w:tab w:val="right" w:leader="dot" w:pos="8504"/>
            </w:tabs>
          </w:pPr>
          <w:r>
            <w:fldChar w:fldCharType="begin"/>
          </w:r>
          <w:r>
            <w:instrText xml:space="preserve"> HYPERLINK \l _Toc11320 </w:instrText>
          </w:r>
          <w:r>
            <w:fldChar w:fldCharType="separate"/>
          </w:r>
          <w:r>
            <w:t xml:space="preserve">Figura </w:t>
          </w:r>
          <w:r>
            <w:rPr>
              <w:rFonts w:hint="default"/>
              <w:lang w:val="es-EC"/>
            </w:rPr>
            <w:t>57</w:t>
          </w:r>
          <w:r>
            <w:t>. Creación de vistas - Cliente web</w:t>
          </w:r>
          <w:r>
            <w:tab/>
          </w:r>
          <w:r>
            <w:fldChar w:fldCharType="begin"/>
          </w:r>
          <w:r>
            <w:instrText xml:space="preserve"> PAGEREF _Toc11320 \h </w:instrText>
          </w:r>
          <w:r>
            <w:fldChar w:fldCharType="separate"/>
          </w:r>
          <w:r>
            <w:t>105</w:t>
          </w:r>
          <w:r>
            <w:fldChar w:fldCharType="end"/>
          </w:r>
          <w:r>
            <w:fldChar w:fldCharType="end"/>
          </w:r>
        </w:p>
        <w:p w14:paraId="57592528">
          <w:pPr>
            <w:pStyle w:val="21"/>
            <w:tabs>
              <w:tab w:val="right" w:leader="dot" w:pos="8504"/>
            </w:tabs>
          </w:pPr>
          <w:r>
            <w:fldChar w:fldCharType="begin"/>
          </w:r>
          <w:r>
            <w:instrText xml:space="preserve"> HYPERLINK \l _Toc22881 </w:instrText>
          </w:r>
          <w:r>
            <w:fldChar w:fldCharType="separate"/>
          </w:r>
          <w:r>
            <w:t xml:space="preserve">Tabla </w:t>
          </w:r>
          <w:r>
            <w:rPr>
              <w:rFonts w:hint="default"/>
              <w:lang w:val="es-EC"/>
            </w:rPr>
            <w:t>57</w:t>
          </w:r>
          <w:r>
            <w:t xml:space="preserve">. Archivo </w:t>
          </w:r>
          <w:r>
            <w:rPr>
              <w:rFonts w:hint="default"/>
              <w:lang w:val="es-EC"/>
            </w:rPr>
            <w:t>login.xhtml</w:t>
          </w:r>
          <w:r>
            <w:t>- Cliente web</w:t>
          </w:r>
          <w:r>
            <w:tab/>
          </w:r>
          <w:r>
            <w:fldChar w:fldCharType="begin"/>
          </w:r>
          <w:r>
            <w:instrText xml:space="preserve"> PAGEREF _Toc22881 \h </w:instrText>
          </w:r>
          <w:r>
            <w:fldChar w:fldCharType="separate"/>
          </w:r>
          <w:r>
            <w:t>105</w:t>
          </w:r>
          <w:r>
            <w:fldChar w:fldCharType="end"/>
          </w:r>
          <w:r>
            <w:fldChar w:fldCharType="end"/>
          </w:r>
        </w:p>
        <w:p w14:paraId="7CBD4DC2">
          <w:pPr>
            <w:pStyle w:val="21"/>
            <w:tabs>
              <w:tab w:val="right" w:leader="dot" w:pos="8504"/>
            </w:tabs>
          </w:pPr>
          <w:r>
            <w:fldChar w:fldCharType="begin"/>
          </w:r>
          <w:r>
            <w:instrText xml:space="preserve"> HYPERLINK \l _Toc18985 </w:instrText>
          </w:r>
          <w:r>
            <w:fldChar w:fldCharType="separate"/>
          </w:r>
          <w:r>
            <w:t xml:space="preserve">Tabla </w:t>
          </w:r>
          <w:r>
            <w:rPr>
              <w:rFonts w:hint="default"/>
              <w:lang w:val="es-EC"/>
            </w:rPr>
            <w:t>58</w:t>
          </w:r>
          <w:r>
            <w:t xml:space="preserve">.  Archivo </w:t>
          </w:r>
          <w:r>
            <w:rPr>
              <w:rFonts w:hint="default"/>
              <w:lang w:val="es-EC"/>
            </w:rPr>
            <w:t>conversor.xhtml</w:t>
          </w:r>
          <w:r>
            <w:t>- Cliente web</w:t>
          </w:r>
          <w:r>
            <w:tab/>
          </w:r>
          <w:r>
            <w:fldChar w:fldCharType="begin"/>
          </w:r>
          <w:r>
            <w:instrText xml:space="preserve"> PAGEREF _Toc18985 \h </w:instrText>
          </w:r>
          <w:r>
            <w:fldChar w:fldCharType="separate"/>
          </w:r>
          <w:r>
            <w:t>106</w:t>
          </w:r>
          <w:r>
            <w:fldChar w:fldCharType="end"/>
          </w:r>
          <w:r>
            <w:fldChar w:fldCharType="end"/>
          </w:r>
        </w:p>
        <w:p w14:paraId="50DF2D2A">
          <w:pPr>
            <w:pStyle w:val="18"/>
            <w:tabs>
              <w:tab w:val="right" w:leader="dot" w:pos="8504"/>
            </w:tabs>
          </w:pPr>
          <w:r>
            <w:fldChar w:fldCharType="begin"/>
          </w:r>
          <w:r>
            <w:instrText xml:space="preserve"> HYPERLINK \l _Toc13244 </w:instrText>
          </w:r>
          <w:r>
            <w:fldChar w:fldCharType="separate"/>
          </w:r>
          <w:r>
            <w:drawing>
              <wp:inline distT="0" distB="0" distL="114300" distR="114300">
                <wp:extent cx="4540250" cy="2406015"/>
                <wp:effectExtent l="0" t="0" r="6350" b="6985"/>
                <wp:docPr id="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
                        <pic:cNvPicPr>
                          <a:picLocks noChangeAspect="1"/>
                        </pic:cNvPicPr>
                      </pic:nvPicPr>
                      <pic:blipFill>
                        <a:blip r:embed="rId12"/>
                        <a:stretch>
                          <a:fillRect/>
                        </a:stretch>
                      </pic:blipFill>
                      <pic:spPr>
                        <a:xfrm>
                          <a:off x="0" y="0"/>
                          <a:ext cx="4540250" cy="2406015"/>
                        </a:xfrm>
                        <a:prstGeom prst="rect">
                          <a:avLst/>
                        </a:prstGeom>
                      </pic:spPr>
                    </pic:pic>
                  </a:graphicData>
                </a:graphic>
              </wp:inline>
            </w:drawing>
          </w:r>
          <w:r>
            <w:tab/>
          </w:r>
          <w:r>
            <w:fldChar w:fldCharType="begin"/>
          </w:r>
          <w:r>
            <w:instrText xml:space="preserve"> PAGEREF _Toc13244 \h </w:instrText>
          </w:r>
          <w:r>
            <w:fldChar w:fldCharType="separate"/>
          </w:r>
          <w:r>
            <w:t>107</w:t>
          </w:r>
          <w:r>
            <w:fldChar w:fldCharType="end"/>
          </w:r>
          <w:r>
            <w:fldChar w:fldCharType="end"/>
          </w:r>
        </w:p>
        <w:p w14:paraId="7EDB0115">
          <w:pPr>
            <w:pStyle w:val="20"/>
            <w:tabs>
              <w:tab w:val="right" w:leader="dot" w:pos="8504"/>
            </w:tabs>
          </w:pPr>
          <w:r>
            <w:fldChar w:fldCharType="begin"/>
          </w:r>
          <w:r>
            <w:instrText xml:space="preserve"> HYPERLINK \l _Toc5423 </w:instrText>
          </w:r>
          <w:r>
            <w:fldChar w:fldCharType="separate"/>
          </w:r>
          <w:r>
            <w:t xml:space="preserve">Figura </w:t>
          </w:r>
          <w:r>
            <w:rPr>
              <w:rFonts w:hint="default"/>
              <w:lang w:val="es-EC"/>
            </w:rPr>
            <w:t>58</w:t>
          </w:r>
          <w:r>
            <w:t>. Login - Cliente web</w:t>
          </w:r>
          <w:r>
            <w:tab/>
          </w:r>
          <w:r>
            <w:fldChar w:fldCharType="begin"/>
          </w:r>
          <w:r>
            <w:instrText xml:space="preserve"> PAGEREF _Toc5423 \h </w:instrText>
          </w:r>
          <w:r>
            <w:fldChar w:fldCharType="separate"/>
          </w:r>
          <w:r>
            <w:t>107</w:t>
          </w:r>
          <w:r>
            <w:fldChar w:fldCharType="end"/>
          </w:r>
          <w:r>
            <w:fldChar w:fldCharType="end"/>
          </w:r>
        </w:p>
        <w:p w14:paraId="243D34C6">
          <w:pPr>
            <w:pStyle w:val="20"/>
            <w:tabs>
              <w:tab w:val="right" w:leader="dot" w:pos="8504"/>
            </w:tabs>
          </w:pPr>
          <w:r>
            <w:fldChar w:fldCharType="begin"/>
          </w:r>
          <w:r>
            <w:instrText xml:space="preserve"> HYPERLINK \l _Toc24703 </w:instrText>
          </w:r>
          <w:r>
            <w:fldChar w:fldCharType="separate"/>
          </w:r>
          <w:r>
            <w:t xml:space="preserve">Figura </w:t>
          </w:r>
          <w:r>
            <w:rPr>
              <w:rFonts w:hint="default"/>
              <w:lang w:val="es-EC"/>
            </w:rPr>
            <w:t>59</w:t>
          </w:r>
          <w:r>
            <w:t>. Pantalla de Conversiones - Cliente web</w:t>
          </w:r>
          <w:r>
            <w:tab/>
          </w:r>
          <w:r>
            <w:fldChar w:fldCharType="begin"/>
          </w:r>
          <w:r>
            <w:instrText xml:space="preserve"> PAGEREF _Toc24703 \h </w:instrText>
          </w:r>
          <w:r>
            <w:fldChar w:fldCharType="separate"/>
          </w:r>
          <w:r>
            <w:t>108</w:t>
          </w:r>
          <w:r>
            <w:fldChar w:fldCharType="end"/>
          </w:r>
          <w:r>
            <w:fldChar w:fldCharType="end"/>
          </w:r>
        </w:p>
        <w:p w14:paraId="60D8BDDF">
          <w:pPr>
            <w:pStyle w:val="18"/>
            <w:tabs>
              <w:tab w:val="right" w:leader="dot" w:pos="8504"/>
            </w:tabs>
          </w:pPr>
          <w:r>
            <w:fldChar w:fldCharType="begin"/>
          </w:r>
          <w:r>
            <w:instrText xml:space="preserve"> HYPERLINK \l _Toc4355 </w:instrText>
          </w:r>
          <w:r>
            <w:fldChar w:fldCharType="separate"/>
          </w:r>
          <w:r>
            <w:t>CLIENTE MÓVIL</w:t>
          </w:r>
          <w:r>
            <w:tab/>
          </w:r>
          <w:r>
            <w:fldChar w:fldCharType="begin"/>
          </w:r>
          <w:r>
            <w:instrText xml:space="preserve"> PAGEREF _Toc4355 \h </w:instrText>
          </w:r>
          <w:r>
            <w:fldChar w:fldCharType="separate"/>
          </w:r>
          <w:r>
            <w:t>108</w:t>
          </w:r>
          <w:r>
            <w:fldChar w:fldCharType="end"/>
          </w:r>
          <w:r>
            <w:fldChar w:fldCharType="end"/>
          </w:r>
        </w:p>
        <w:p w14:paraId="055B1817">
          <w:pPr>
            <w:pStyle w:val="19"/>
            <w:tabs>
              <w:tab w:val="right" w:leader="dot" w:pos="8504"/>
            </w:tabs>
          </w:pPr>
          <w:r>
            <w:fldChar w:fldCharType="begin"/>
          </w:r>
          <w:r>
            <w:instrText xml:space="preserve"> HYPERLINK \l _Toc25550 </w:instrText>
          </w:r>
          <w:r>
            <w:fldChar w:fldCharType="separate"/>
          </w:r>
          <w:r>
            <w:t>CREACIÓN DEL PROYECTO</w:t>
          </w:r>
          <w:r>
            <w:tab/>
          </w:r>
          <w:r>
            <w:fldChar w:fldCharType="begin"/>
          </w:r>
          <w:r>
            <w:instrText xml:space="preserve"> PAGEREF _Toc25550 \h </w:instrText>
          </w:r>
          <w:r>
            <w:fldChar w:fldCharType="separate"/>
          </w:r>
          <w:r>
            <w:t>108</w:t>
          </w:r>
          <w:r>
            <w:fldChar w:fldCharType="end"/>
          </w:r>
          <w:r>
            <w:fldChar w:fldCharType="end"/>
          </w:r>
        </w:p>
        <w:p w14:paraId="798AA99B">
          <w:pPr>
            <w:pStyle w:val="20"/>
            <w:tabs>
              <w:tab w:val="right" w:leader="dot" w:pos="8504"/>
            </w:tabs>
          </w:pPr>
          <w:r>
            <w:fldChar w:fldCharType="begin"/>
          </w:r>
          <w:r>
            <w:instrText xml:space="preserve"> HYPERLINK \l _Toc11097 </w:instrText>
          </w:r>
          <w:r>
            <w:fldChar w:fldCharType="separate"/>
          </w:r>
          <w:r>
            <w:t xml:space="preserve">Figura </w:t>
          </w:r>
          <w:r>
            <w:rPr>
              <w:rFonts w:hint="default"/>
              <w:lang w:val="es-EC"/>
            </w:rPr>
            <w:t>60</w:t>
          </w:r>
          <w:r>
            <w:t xml:space="preserve">. </w:t>
          </w:r>
          <w:r>
            <w:rPr>
              <w:rFonts w:hint="default"/>
              <w:lang w:val="es-EC"/>
            </w:rPr>
            <w:t xml:space="preserve">Eleccion </w:t>
          </w:r>
          <w:r>
            <w:t>del</w:t>
          </w:r>
          <w:r>
            <w:rPr>
              <w:rFonts w:hint="default"/>
              <w:lang w:val="es-EC"/>
            </w:rPr>
            <w:t xml:space="preserve"> tipo de</w:t>
          </w:r>
          <w:r>
            <w:t xml:space="preserve"> proyecto - Cliente móvil</w:t>
          </w:r>
          <w:r>
            <w:tab/>
          </w:r>
          <w:r>
            <w:fldChar w:fldCharType="begin"/>
          </w:r>
          <w:r>
            <w:instrText xml:space="preserve"> PAGEREF _Toc11097 \h </w:instrText>
          </w:r>
          <w:r>
            <w:fldChar w:fldCharType="separate"/>
          </w:r>
          <w:r>
            <w:t>108</w:t>
          </w:r>
          <w:r>
            <w:fldChar w:fldCharType="end"/>
          </w:r>
          <w:r>
            <w:fldChar w:fldCharType="end"/>
          </w:r>
        </w:p>
        <w:p w14:paraId="24D177E4">
          <w:pPr>
            <w:pStyle w:val="20"/>
            <w:tabs>
              <w:tab w:val="right" w:leader="dot" w:pos="8504"/>
            </w:tabs>
          </w:pPr>
          <w:r>
            <w:fldChar w:fldCharType="begin"/>
          </w:r>
          <w:r>
            <w:instrText xml:space="preserve"> HYPERLINK \l _Toc3618 </w:instrText>
          </w:r>
          <w:r>
            <w:fldChar w:fldCharType="separate"/>
          </w:r>
          <w:r>
            <w:t xml:space="preserve">Figura </w:t>
          </w:r>
          <w:r>
            <w:rPr>
              <w:rFonts w:hint="default"/>
              <w:lang w:val="es-EC"/>
            </w:rPr>
            <w:t>61</w:t>
          </w:r>
          <w:r>
            <w:t>. Configuración del proyecto - Cliente móvil</w:t>
          </w:r>
          <w:r>
            <w:tab/>
          </w:r>
          <w:r>
            <w:fldChar w:fldCharType="begin"/>
          </w:r>
          <w:r>
            <w:instrText xml:space="preserve"> PAGEREF _Toc3618 \h </w:instrText>
          </w:r>
          <w:r>
            <w:fldChar w:fldCharType="separate"/>
          </w:r>
          <w:r>
            <w:t>109</w:t>
          </w:r>
          <w:r>
            <w:fldChar w:fldCharType="end"/>
          </w:r>
          <w:r>
            <w:fldChar w:fldCharType="end"/>
          </w:r>
        </w:p>
        <w:p w14:paraId="08083444">
          <w:pPr>
            <w:pStyle w:val="19"/>
            <w:tabs>
              <w:tab w:val="right" w:leader="dot" w:pos="8504"/>
            </w:tabs>
          </w:pPr>
          <w:r>
            <w:fldChar w:fldCharType="begin"/>
          </w:r>
          <w:r>
            <w:instrText xml:space="preserve"> HYPERLINK \l _Toc3577 </w:instrText>
          </w:r>
          <w:r>
            <w:fldChar w:fldCharType="separate"/>
          </w:r>
          <w:r>
            <w:t>ESTRUCTURA DEL PROYECTO</w:t>
          </w:r>
          <w:r>
            <w:tab/>
          </w:r>
          <w:r>
            <w:fldChar w:fldCharType="begin"/>
          </w:r>
          <w:r>
            <w:instrText xml:space="preserve"> PAGEREF _Toc3577 \h </w:instrText>
          </w:r>
          <w:r>
            <w:fldChar w:fldCharType="separate"/>
          </w:r>
          <w:r>
            <w:t>109</w:t>
          </w:r>
          <w:r>
            <w:fldChar w:fldCharType="end"/>
          </w:r>
          <w:r>
            <w:fldChar w:fldCharType="end"/>
          </w:r>
        </w:p>
        <w:p w14:paraId="62D5C03B">
          <w:pPr>
            <w:pStyle w:val="20"/>
            <w:tabs>
              <w:tab w:val="right" w:leader="dot" w:pos="8504"/>
            </w:tabs>
          </w:pPr>
          <w:r>
            <w:fldChar w:fldCharType="begin"/>
          </w:r>
          <w:r>
            <w:instrText xml:space="preserve"> HYPERLINK \l _Toc22673 </w:instrText>
          </w:r>
          <w:r>
            <w:fldChar w:fldCharType="separate"/>
          </w:r>
          <w:r>
            <w:t xml:space="preserve">Figura </w:t>
          </w:r>
          <w:r>
            <w:rPr>
              <w:rFonts w:hint="default"/>
              <w:lang w:val="es-EC"/>
            </w:rPr>
            <w:t>63</w:t>
          </w:r>
          <w:r>
            <w:t>. Estructura del proyecto - Cliente móvil</w:t>
          </w:r>
          <w:r>
            <w:tab/>
          </w:r>
          <w:r>
            <w:fldChar w:fldCharType="begin"/>
          </w:r>
          <w:r>
            <w:instrText xml:space="preserve"> PAGEREF _Toc22673 \h </w:instrText>
          </w:r>
          <w:r>
            <w:fldChar w:fldCharType="separate"/>
          </w:r>
          <w:r>
            <w:t>109</w:t>
          </w:r>
          <w:r>
            <w:fldChar w:fldCharType="end"/>
          </w:r>
          <w:r>
            <w:fldChar w:fldCharType="end"/>
          </w:r>
        </w:p>
        <w:p w14:paraId="162B1DC1">
          <w:pPr>
            <w:pStyle w:val="18"/>
            <w:tabs>
              <w:tab w:val="right" w:leader="dot" w:pos="8504"/>
            </w:tabs>
          </w:pPr>
          <w:r>
            <w:fldChar w:fldCharType="begin"/>
          </w:r>
          <w:r>
            <w:instrText xml:space="preserve"> HYPERLINK \l _Toc4705 </w:instrText>
          </w:r>
          <w:r>
            <w:fldChar w:fldCharType="separate"/>
          </w:r>
          <w:r>
            <w:t>CODIFICACIÓN DEL PROYECTO CLIENTE MÓVIL</w:t>
          </w:r>
          <w:r>
            <w:tab/>
          </w:r>
          <w:r>
            <w:fldChar w:fldCharType="begin"/>
          </w:r>
          <w:r>
            <w:instrText xml:space="preserve"> PAGEREF _Toc4705 \h </w:instrText>
          </w:r>
          <w:r>
            <w:fldChar w:fldCharType="separate"/>
          </w:r>
          <w:r>
            <w:t>109</w:t>
          </w:r>
          <w:r>
            <w:fldChar w:fldCharType="end"/>
          </w:r>
          <w:r>
            <w:fldChar w:fldCharType="end"/>
          </w:r>
        </w:p>
        <w:p w14:paraId="09716D0F">
          <w:pPr>
            <w:pStyle w:val="19"/>
            <w:tabs>
              <w:tab w:val="right" w:leader="dot" w:pos="8504"/>
            </w:tabs>
          </w:pPr>
          <w:r>
            <w:fldChar w:fldCharType="begin"/>
          </w:r>
          <w:r>
            <w:instrText xml:space="preserve"> HYPERLINK \l _Toc28760 </w:instrText>
          </w:r>
          <w:r>
            <w:fldChar w:fldCharType="separate"/>
          </w:r>
          <w:r>
            <w:t>CREACIÓN DE MODELOS</w:t>
          </w:r>
          <w:r>
            <w:tab/>
          </w:r>
          <w:r>
            <w:fldChar w:fldCharType="begin"/>
          </w:r>
          <w:r>
            <w:instrText xml:space="preserve"> PAGEREF _Toc28760 \h </w:instrText>
          </w:r>
          <w:r>
            <w:fldChar w:fldCharType="separate"/>
          </w:r>
          <w:r>
            <w:t>110</w:t>
          </w:r>
          <w:r>
            <w:fldChar w:fldCharType="end"/>
          </w:r>
          <w:r>
            <w:fldChar w:fldCharType="end"/>
          </w:r>
        </w:p>
        <w:p w14:paraId="355B97A2">
          <w:pPr>
            <w:pStyle w:val="20"/>
            <w:tabs>
              <w:tab w:val="right" w:leader="dot" w:pos="8504"/>
            </w:tabs>
          </w:pPr>
          <w:r>
            <w:fldChar w:fldCharType="begin"/>
          </w:r>
          <w:r>
            <w:instrText xml:space="preserve"> HYPERLINK \l _Toc27566 </w:instrText>
          </w:r>
          <w:r>
            <w:fldChar w:fldCharType="separate"/>
          </w:r>
          <w:r>
            <w:t xml:space="preserve">Figura </w:t>
          </w:r>
          <w:r>
            <w:rPr>
              <w:rFonts w:hint="default"/>
              <w:lang w:val="es-EC"/>
            </w:rPr>
            <w:t>62</w:t>
          </w:r>
          <w:r>
            <w:t>. Creación de modelos - Cliente móvil</w:t>
          </w:r>
          <w:r>
            <w:tab/>
          </w:r>
          <w:r>
            <w:fldChar w:fldCharType="begin"/>
          </w:r>
          <w:r>
            <w:instrText xml:space="preserve"> PAGEREF _Toc27566 \h </w:instrText>
          </w:r>
          <w:r>
            <w:fldChar w:fldCharType="separate"/>
          </w:r>
          <w:r>
            <w:t>110</w:t>
          </w:r>
          <w:r>
            <w:fldChar w:fldCharType="end"/>
          </w:r>
          <w:r>
            <w:fldChar w:fldCharType="end"/>
          </w:r>
        </w:p>
        <w:p w14:paraId="16173044">
          <w:pPr>
            <w:pStyle w:val="21"/>
            <w:tabs>
              <w:tab w:val="right" w:leader="dot" w:pos="8504"/>
            </w:tabs>
          </w:pPr>
          <w:r>
            <w:fldChar w:fldCharType="begin"/>
          </w:r>
          <w:r>
            <w:instrText xml:space="preserve"> HYPERLINK \l _Toc21420 </w:instrText>
          </w:r>
          <w:r>
            <w:fldChar w:fldCharType="separate"/>
          </w:r>
          <w:r>
            <w:t xml:space="preserve">Tabla </w:t>
          </w:r>
          <w:r>
            <w:rPr>
              <w:rFonts w:hint="default"/>
              <w:lang w:val="es-EC"/>
            </w:rPr>
            <w:t>59</w:t>
          </w:r>
          <w:r>
            <w:t xml:space="preserve">. </w:t>
          </w:r>
          <w:r>
            <w:rPr>
              <w:rFonts w:hint="default"/>
              <w:lang w:val="es-EC"/>
            </w:rPr>
            <w:t>Clase</w:t>
          </w:r>
          <w:r>
            <w:t xml:space="preserve"> </w:t>
          </w:r>
          <w:r>
            <w:rPr>
              <w:rFonts w:hint="default"/>
              <w:lang w:val="es-EC"/>
            </w:rPr>
            <w:t xml:space="preserve">SoapClient </w:t>
          </w:r>
          <w:r>
            <w:t xml:space="preserve">- Cliente </w:t>
          </w:r>
          <w:r>
            <w:rPr>
              <w:rFonts w:hint="default"/>
              <w:lang w:val="es-EC"/>
            </w:rPr>
            <w:t>móvil</w:t>
          </w:r>
          <w:r>
            <w:tab/>
          </w:r>
          <w:r>
            <w:fldChar w:fldCharType="begin"/>
          </w:r>
          <w:r>
            <w:instrText xml:space="preserve"> PAGEREF _Toc21420 \h </w:instrText>
          </w:r>
          <w:r>
            <w:fldChar w:fldCharType="separate"/>
          </w:r>
          <w:r>
            <w:t>110</w:t>
          </w:r>
          <w:r>
            <w:fldChar w:fldCharType="end"/>
          </w:r>
          <w:r>
            <w:fldChar w:fldCharType="end"/>
          </w:r>
        </w:p>
        <w:p w14:paraId="089C31C2">
          <w:pPr>
            <w:pStyle w:val="21"/>
            <w:tabs>
              <w:tab w:val="right" w:leader="dot" w:pos="8504"/>
            </w:tabs>
          </w:pPr>
          <w:r>
            <w:fldChar w:fldCharType="begin"/>
          </w:r>
          <w:r>
            <w:instrText xml:space="preserve"> HYPERLINK \l _Toc163 </w:instrText>
          </w:r>
          <w:r>
            <w:fldChar w:fldCharType="separate"/>
          </w:r>
          <w:r>
            <w:t xml:space="preserve">Tabla </w:t>
          </w:r>
          <w:r>
            <w:rPr>
              <w:rFonts w:hint="default"/>
              <w:lang w:val="es-EC"/>
            </w:rPr>
            <w:t>60</w:t>
          </w:r>
          <w:r>
            <w:t xml:space="preserve">. </w:t>
          </w:r>
          <w:r>
            <w:rPr>
              <w:rFonts w:hint="default"/>
              <w:lang w:val="es-EC"/>
            </w:rPr>
            <w:t>Clase</w:t>
          </w:r>
          <w:r>
            <w:t xml:space="preserve"> </w:t>
          </w:r>
          <w:r>
            <w:rPr>
              <w:rFonts w:hint="default"/>
              <w:lang w:val="es-EC"/>
            </w:rPr>
            <w:t>TlsInseguro</w:t>
          </w:r>
          <w:r>
            <w:t xml:space="preserve">- Cliente </w:t>
          </w:r>
          <w:r>
            <w:rPr>
              <w:rFonts w:hint="default"/>
              <w:lang w:val="es-EC"/>
            </w:rPr>
            <w:t>móvil</w:t>
          </w:r>
          <w:r>
            <w:tab/>
          </w:r>
          <w:r>
            <w:fldChar w:fldCharType="begin"/>
          </w:r>
          <w:r>
            <w:instrText xml:space="preserve"> PAGEREF _Toc163 \h </w:instrText>
          </w:r>
          <w:r>
            <w:fldChar w:fldCharType="separate"/>
          </w:r>
          <w:r>
            <w:t>112</w:t>
          </w:r>
          <w:r>
            <w:fldChar w:fldCharType="end"/>
          </w:r>
          <w:r>
            <w:fldChar w:fldCharType="end"/>
          </w:r>
        </w:p>
        <w:p w14:paraId="30CC48D8">
          <w:pPr>
            <w:pStyle w:val="21"/>
            <w:tabs>
              <w:tab w:val="right" w:leader="dot" w:pos="8504"/>
            </w:tabs>
          </w:pPr>
          <w:r>
            <w:fldChar w:fldCharType="begin"/>
          </w:r>
          <w:r>
            <w:instrText xml:space="preserve"> HYPERLINK \l _Toc12828 </w:instrText>
          </w:r>
          <w:r>
            <w:fldChar w:fldCharType="separate"/>
          </w:r>
          <w:r>
            <w:t xml:space="preserve">Tabla </w:t>
          </w:r>
          <w:r>
            <w:rPr>
              <w:rFonts w:hint="default"/>
              <w:lang w:val="es-EC"/>
            </w:rPr>
            <w:t>61</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_Toc12828 \h </w:instrText>
          </w:r>
          <w:r>
            <w:fldChar w:fldCharType="separate"/>
          </w:r>
          <w:r>
            <w:t>113</w:t>
          </w:r>
          <w:r>
            <w:fldChar w:fldCharType="end"/>
          </w:r>
          <w:r>
            <w:fldChar w:fldCharType="end"/>
          </w:r>
        </w:p>
        <w:p w14:paraId="6C027622">
          <w:pPr>
            <w:pStyle w:val="21"/>
            <w:tabs>
              <w:tab w:val="right" w:leader="dot" w:pos="8504"/>
            </w:tabs>
          </w:pPr>
          <w:r>
            <w:fldChar w:fldCharType="begin"/>
          </w:r>
          <w:r>
            <w:instrText xml:space="preserve"> HYPERLINK \l _Toc32513 </w:instrText>
          </w:r>
          <w:r>
            <w:fldChar w:fldCharType="separate"/>
          </w:r>
          <w:r>
            <w:t xml:space="preserve">Tabla </w:t>
          </w:r>
          <w:r>
            <w:rPr>
              <w:rFonts w:hint="default"/>
              <w:lang w:val="es-EC"/>
            </w:rPr>
            <w:t>62</w:t>
          </w:r>
          <w:r>
            <w:t xml:space="preserve">. </w:t>
          </w:r>
          <w:r>
            <w:rPr>
              <w:rFonts w:hint="default"/>
              <w:lang w:val="es-EC"/>
            </w:rPr>
            <w:t>Clase</w:t>
          </w:r>
          <w:r>
            <w:t xml:space="preserve"> </w:t>
          </w:r>
          <w:r>
            <w:rPr>
              <w:rFonts w:hint="default"/>
              <w:lang w:val="es-EC"/>
            </w:rPr>
            <w:t>SoapConfig</w:t>
          </w:r>
          <w:r>
            <w:t xml:space="preserve">- Cliente </w:t>
          </w:r>
          <w:r>
            <w:rPr>
              <w:rFonts w:hint="default"/>
              <w:lang w:val="es-EC"/>
            </w:rPr>
            <w:t>móvil</w:t>
          </w:r>
          <w:r>
            <w:tab/>
          </w:r>
          <w:r>
            <w:fldChar w:fldCharType="begin"/>
          </w:r>
          <w:r>
            <w:instrText xml:space="preserve"> PAGEREF _Toc32513 \h </w:instrText>
          </w:r>
          <w:r>
            <w:fldChar w:fldCharType="separate"/>
          </w:r>
          <w:r>
            <w:t>113</w:t>
          </w:r>
          <w:r>
            <w:fldChar w:fldCharType="end"/>
          </w:r>
          <w:r>
            <w:fldChar w:fldCharType="end"/>
          </w:r>
        </w:p>
        <w:p w14:paraId="2F7B4397">
          <w:pPr>
            <w:pStyle w:val="21"/>
            <w:tabs>
              <w:tab w:val="right" w:leader="dot" w:pos="8504"/>
            </w:tabs>
          </w:pPr>
          <w:r>
            <w:fldChar w:fldCharType="begin"/>
          </w:r>
          <w:r>
            <w:instrText xml:space="preserve"> HYPERLINK \l _Toc5395 </w:instrText>
          </w:r>
          <w:r>
            <w:fldChar w:fldCharType="separate"/>
          </w:r>
          <w:r>
            <w:t xml:space="preserve">Tabla </w:t>
          </w:r>
          <w:r>
            <w:rPr>
              <w:rFonts w:hint="default"/>
              <w:lang w:val="es-EC"/>
            </w:rPr>
            <w:t>63</w:t>
          </w:r>
          <w:r>
            <w:t xml:space="preserve">. </w:t>
          </w:r>
          <w:r>
            <w:rPr>
              <w:rFonts w:hint="default"/>
              <w:lang w:val="es-EC"/>
            </w:rPr>
            <w:t>Clase</w:t>
          </w:r>
          <w:r>
            <w:t xml:space="preserve"> </w:t>
          </w:r>
          <w:r>
            <w:rPr>
              <w:rFonts w:hint="default"/>
              <w:lang w:val="es-EC"/>
            </w:rPr>
            <w:t>AuthModel</w:t>
          </w:r>
          <w:r>
            <w:t xml:space="preserve">- Cliente </w:t>
          </w:r>
          <w:r>
            <w:rPr>
              <w:rFonts w:hint="default"/>
              <w:lang w:val="es-EC"/>
            </w:rPr>
            <w:t>móvil</w:t>
          </w:r>
          <w:r>
            <w:tab/>
          </w:r>
          <w:r>
            <w:fldChar w:fldCharType="begin"/>
          </w:r>
          <w:r>
            <w:instrText xml:space="preserve"> PAGEREF _Toc5395 \h </w:instrText>
          </w:r>
          <w:r>
            <w:fldChar w:fldCharType="separate"/>
          </w:r>
          <w:r>
            <w:t>113</w:t>
          </w:r>
          <w:r>
            <w:fldChar w:fldCharType="end"/>
          </w:r>
          <w:r>
            <w:fldChar w:fldCharType="end"/>
          </w:r>
        </w:p>
        <w:p w14:paraId="17505DD0">
          <w:pPr>
            <w:pStyle w:val="21"/>
            <w:tabs>
              <w:tab w:val="right" w:leader="dot" w:pos="8504"/>
            </w:tabs>
          </w:pPr>
          <w:r>
            <w:fldChar w:fldCharType="begin"/>
          </w:r>
          <w:r>
            <w:instrText xml:space="preserve"> HYPERLINK \l _Toc14993 </w:instrText>
          </w:r>
          <w:r>
            <w:fldChar w:fldCharType="separate"/>
          </w:r>
          <w:r>
            <w:t xml:space="preserve">Tabla </w:t>
          </w:r>
          <w:r>
            <w:rPr>
              <w:rFonts w:hint="default"/>
              <w:lang w:val="es-EC"/>
            </w:rPr>
            <w:t>64</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_Toc14993 \h </w:instrText>
          </w:r>
          <w:r>
            <w:fldChar w:fldCharType="separate"/>
          </w:r>
          <w:r>
            <w:t>113</w:t>
          </w:r>
          <w:r>
            <w:fldChar w:fldCharType="end"/>
          </w:r>
          <w:r>
            <w:fldChar w:fldCharType="end"/>
          </w:r>
        </w:p>
        <w:p w14:paraId="378B05A5">
          <w:pPr>
            <w:pStyle w:val="21"/>
            <w:tabs>
              <w:tab w:val="right" w:leader="dot" w:pos="8504"/>
            </w:tabs>
          </w:pPr>
          <w:r>
            <w:fldChar w:fldCharType="begin"/>
          </w:r>
          <w:r>
            <w:instrText xml:space="preserve"> HYPERLINK \l _Toc14635 </w:instrText>
          </w:r>
          <w:r>
            <w:fldChar w:fldCharType="separate"/>
          </w:r>
          <w:r>
            <w:t xml:space="preserve">Tabla </w:t>
          </w:r>
          <w:r>
            <w:rPr>
              <w:rFonts w:hint="default"/>
              <w:lang w:val="es-EC"/>
            </w:rPr>
            <w:t>65</w:t>
          </w:r>
          <w:r>
            <w:t>.</w:t>
          </w:r>
          <w:r>
            <w:rPr>
              <w:rFonts w:hint="default"/>
              <w:lang w:val="es-EC"/>
            </w:rPr>
            <w:t>Clase</w:t>
          </w:r>
          <w:r>
            <w:t xml:space="preserve"> </w:t>
          </w:r>
          <w:r>
            <w:rPr>
              <w:rFonts w:hint="default"/>
              <w:lang w:val="es-EC"/>
            </w:rPr>
            <w:t>UnitCatalog</w:t>
          </w:r>
          <w:r>
            <w:t>- Cliente web</w:t>
          </w:r>
          <w:r>
            <w:tab/>
          </w:r>
          <w:r>
            <w:fldChar w:fldCharType="begin"/>
          </w:r>
          <w:r>
            <w:instrText xml:space="preserve"> PAGEREF _Toc14635 \h </w:instrText>
          </w:r>
          <w:r>
            <w:fldChar w:fldCharType="separate"/>
          </w:r>
          <w:r>
            <w:t>114</w:t>
          </w:r>
          <w:r>
            <w:fldChar w:fldCharType="end"/>
          </w:r>
          <w:r>
            <w:fldChar w:fldCharType="end"/>
          </w:r>
        </w:p>
        <w:p w14:paraId="3A0922B3">
          <w:pPr>
            <w:pStyle w:val="21"/>
            <w:tabs>
              <w:tab w:val="right" w:leader="dot" w:pos="8504"/>
            </w:tabs>
          </w:pPr>
          <w:r>
            <w:fldChar w:fldCharType="begin"/>
          </w:r>
          <w:r>
            <w:instrText xml:space="preserve"> HYPERLINK \l _Toc15759 </w:instrText>
          </w:r>
          <w:r>
            <w:fldChar w:fldCharType="separate"/>
          </w:r>
          <w:r>
            <w:t xml:space="preserve">Tabla </w:t>
          </w:r>
          <w:r>
            <w:rPr>
              <w:rFonts w:hint="default"/>
              <w:lang w:val="es-EC"/>
            </w:rPr>
            <w:t>66</w:t>
          </w:r>
          <w:r>
            <w:t xml:space="preserve">. </w:t>
          </w:r>
          <w:r>
            <w:rPr>
              <w:rFonts w:hint="default"/>
              <w:lang w:val="es-EC"/>
            </w:rPr>
            <w:t>Clase UnitConverterModel</w:t>
          </w:r>
          <w:r>
            <w:t>- Cliente web</w:t>
          </w:r>
          <w:r>
            <w:tab/>
          </w:r>
          <w:r>
            <w:fldChar w:fldCharType="begin"/>
          </w:r>
          <w:r>
            <w:instrText xml:space="preserve"> PAGEREF _Toc15759 \h </w:instrText>
          </w:r>
          <w:r>
            <w:fldChar w:fldCharType="separate"/>
          </w:r>
          <w:r>
            <w:t>114</w:t>
          </w:r>
          <w:r>
            <w:fldChar w:fldCharType="end"/>
          </w:r>
          <w:r>
            <w:fldChar w:fldCharType="end"/>
          </w:r>
        </w:p>
        <w:p w14:paraId="00B48A81">
          <w:pPr>
            <w:pStyle w:val="21"/>
            <w:tabs>
              <w:tab w:val="right" w:leader="dot" w:pos="8504"/>
            </w:tabs>
          </w:pPr>
          <w:r>
            <w:fldChar w:fldCharType="begin"/>
          </w:r>
          <w:r>
            <w:instrText xml:space="preserve"> HYPERLINK \l _Toc1917 </w:instrText>
          </w:r>
          <w:r>
            <w:fldChar w:fldCharType="separate"/>
          </w:r>
          <w:r>
            <w:t xml:space="preserve">Tabla </w:t>
          </w:r>
          <w:r>
            <w:rPr>
              <w:rFonts w:hint="default"/>
              <w:lang w:val="es-EC"/>
            </w:rPr>
            <w:t>67</w:t>
          </w:r>
          <w:r>
            <w:t xml:space="preserve">. </w:t>
          </w:r>
          <w:r>
            <w:rPr>
              <w:rFonts w:hint="default"/>
              <w:lang w:val="es-EC"/>
            </w:rPr>
            <w:t>Clase LoginResult</w:t>
          </w:r>
          <w:r>
            <w:t>- Cliente web</w:t>
          </w:r>
          <w:r>
            <w:tab/>
          </w:r>
          <w:r>
            <w:fldChar w:fldCharType="begin"/>
          </w:r>
          <w:r>
            <w:instrText xml:space="preserve"> PAGEREF _Toc1917 \h </w:instrText>
          </w:r>
          <w:r>
            <w:fldChar w:fldCharType="separate"/>
          </w:r>
          <w:r>
            <w:t>115</w:t>
          </w:r>
          <w:r>
            <w:fldChar w:fldCharType="end"/>
          </w:r>
          <w:r>
            <w:fldChar w:fldCharType="end"/>
          </w:r>
        </w:p>
        <w:p w14:paraId="5EBBAEAD">
          <w:pPr>
            <w:pStyle w:val="21"/>
            <w:tabs>
              <w:tab w:val="right" w:leader="dot" w:pos="8504"/>
            </w:tabs>
          </w:pPr>
          <w:r>
            <w:fldChar w:fldCharType="begin"/>
          </w:r>
          <w:r>
            <w:instrText xml:space="preserve"> HYPERLINK \l _Toc23893 </w:instrText>
          </w:r>
          <w:r>
            <w:fldChar w:fldCharType="separate"/>
          </w:r>
          <w:r>
            <w:t xml:space="preserve">Tabla </w:t>
          </w:r>
          <w:r>
            <w:rPr>
              <w:rFonts w:hint="default"/>
              <w:lang w:val="es-EC"/>
            </w:rPr>
            <w:t>68</w:t>
          </w:r>
          <w:r>
            <w:t xml:space="preserve">. </w:t>
          </w:r>
          <w:r>
            <w:rPr>
              <w:rFonts w:hint="default"/>
              <w:lang w:val="es-EC"/>
            </w:rPr>
            <w:t>Clase Unit</w:t>
          </w:r>
          <w:r>
            <w:t>- Cliente web</w:t>
          </w:r>
          <w:r>
            <w:tab/>
          </w:r>
          <w:r>
            <w:fldChar w:fldCharType="begin"/>
          </w:r>
          <w:r>
            <w:instrText xml:space="preserve"> PAGEREF _Toc23893 \h </w:instrText>
          </w:r>
          <w:r>
            <w:fldChar w:fldCharType="separate"/>
          </w:r>
          <w:r>
            <w:t>115</w:t>
          </w:r>
          <w:r>
            <w:fldChar w:fldCharType="end"/>
          </w:r>
          <w:r>
            <w:fldChar w:fldCharType="end"/>
          </w:r>
        </w:p>
        <w:p w14:paraId="3D41A149">
          <w:pPr>
            <w:pStyle w:val="21"/>
            <w:tabs>
              <w:tab w:val="right" w:leader="dot" w:pos="8504"/>
            </w:tabs>
          </w:pPr>
          <w:r>
            <w:fldChar w:fldCharType="begin"/>
          </w:r>
          <w:r>
            <w:instrText xml:space="preserve"> HYPERLINK \l _Toc22035 </w:instrText>
          </w:r>
          <w:r>
            <w:fldChar w:fldCharType="separate"/>
          </w:r>
          <w:r>
            <w:t xml:space="preserve">Tabla </w:t>
          </w:r>
          <w:r>
            <w:rPr>
              <w:rFonts w:hint="default"/>
              <w:lang w:val="es-EC"/>
            </w:rPr>
            <w:t>69</w:t>
          </w:r>
          <w:r>
            <w:t xml:space="preserve">. </w:t>
          </w:r>
          <w:r>
            <w:rPr>
              <w:rFonts w:hint="default"/>
              <w:lang w:val="es-EC"/>
            </w:rPr>
            <w:t>Clase UnitCategory</w:t>
          </w:r>
          <w:r>
            <w:t>- Cliente web</w:t>
          </w:r>
          <w:r>
            <w:tab/>
          </w:r>
          <w:r>
            <w:fldChar w:fldCharType="begin"/>
          </w:r>
          <w:r>
            <w:instrText xml:space="preserve"> PAGEREF _Toc22035 \h </w:instrText>
          </w:r>
          <w:r>
            <w:fldChar w:fldCharType="separate"/>
          </w:r>
          <w:r>
            <w:t>115</w:t>
          </w:r>
          <w:r>
            <w:fldChar w:fldCharType="end"/>
          </w:r>
          <w:r>
            <w:fldChar w:fldCharType="end"/>
          </w:r>
        </w:p>
        <w:p w14:paraId="16580216">
          <w:pPr>
            <w:pStyle w:val="20"/>
            <w:tabs>
              <w:tab w:val="right" w:leader="dot" w:pos="8504"/>
            </w:tabs>
          </w:pPr>
          <w:r>
            <w:fldChar w:fldCharType="begin"/>
          </w:r>
          <w:r>
            <w:instrText xml:space="preserve"> HYPERLINK \l _Toc32120 </w:instrText>
          </w:r>
          <w:r>
            <w:fldChar w:fldCharType="separate"/>
          </w:r>
          <w:r>
            <w:t xml:space="preserve">Figura </w:t>
          </w:r>
          <w:r>
            <w:rPr>
              <w:rFonts w:hint="default"/>
              <w:lang w:val="es-EC"/>
            </w:rPr>
            <w:t>64</w:t>
          </w:r>
          <w:r>
            <w:t>. Creación de controladores - Cliente móvil</w:t>
          </w:r>
          <w:r>
            <w:tab/>
          </w:r>
          <w:r>
            <w:fldChar w:fldCharType="begin"/>
          </w:r>
          <w:r>
            <w:instrText xml:space="preserve"> PAGEREF _Toc32120 \h </w:instrText>
          </w:r>
          <w:r>
            <w:fldChar w:fldCharType="separate"/>
          </w:r>
          <w:r>
            <w:t>115</w:t>
          </w:r>
          <w:r>
            <w:fldChar w:fldCharType="end"/>
          </w:r>
          <w:r>
            <w:fldChar w:fldCharType="end"/>
          </w:r>
        </w:p>
        <w:p w14:paraId="4FF1E5EF">
          <w:pPr>
            <w:pStyle w:val="20"/>
            <w:tabs>
              <w:tab w:val="right" w:leader="dot" w:pos="8504"/>
            </w:tabs>
          </w:pPr>
          <w:r>
            <w:fldChar w:fldCharType="begin"/>
          </w:r>
          <w:r>
            <w:instrText xml:space="preserve"> HYPERLINK \l _Toc4377 </w:instrText>
          </w:r>
          <w:r>
            <w:fldChar w:fldCharType="separate"/>
          </w:r>
          <w:r>
            <w:t xml:space="preserve">Figura </w:t>
          </w:r>
          <w:r>
            <w:rPr>
              <w:rFonts w:hint="default"/>
              <w:lang w:val="es-EC"/>
            </w:rPr>
            <w:t>65</w:t>
          </w:r>
          <w:r>
            <w:t>. Creación de vistas - Cliente móvil</w:t>
          </w:r>
          <w:r>
            <w:tab/>
          </w:r>
          <w:r>
            <w:fldChar w:fldCharType="begin"/>
          </w:r>
          <w:r>
            <w:instrText xml:space="preserve"> PAGEREF _Toc4377 \h </w:instrText>
          </w:r>
          <w:r>
            <w:fldChar w:fldCharType="separate"/>
          </w:r>
          <w:r>
            <w:t>116</w:t>
          </w:r>
          <w:r>
            <w:fldChar w:fldCharType="end"/>
          </w:r>
          <w:r>
            <w:fldChar w:fldCharType="end"/>
          </w:r>
        </w:p>
        <w:p w14:paraId="1227F620">
          <w:pPr>
            <w:pStyle w:val="21"/>
            <w:tabs>
              <w:tab w:val="right" w:leader="dot" w:pos="8504"/>
            </w:tabs>
          </w:pPr>
          <w:r>
            <w:fldChar w:fldCharType="begin"/>
          </w:r>
          <w:r>
            <w:instrText xml:space="preserve"> HYPERLINK \l _Toc15544 </w:instrText>
          </w:r>
          <w:r>
            <w:fldChar w:fldCharType="separate"/>
          </w:r>
          <w:r>
            <w:t xml:space="preserve">Tabla </w:t>
          </w:r>
          <w:r>
            <w:rPr>
              <w:rFonts w:hint="default"/>
              <w:lang w:val="es-EC"/>
            </w:rPr>
            <w:t>70</w:t>
          </w:r>
          <w:r>
            <w:t xml:space="preserve">. </w:t>
          </w:r>
          <w:r>
            <w:rPr>
              <w:rFonts w:hint="default"/>
              <w:lang w:val="es-EC"/>
            </w:rPr>
            <w:t>Clase LoginView</w:t>
          </w:r>
          <w:r>
            <w:t xml:space="preserve">- Cliente </w:t>
          </w:r>
          <w:r>
            <w:rPr>
              <w:rFonts w:hint="default"/>
              <w:lang w:val="es-EC"/>
            </w:rPr>
            <w:t>móvil</w:t>
          </w:r>
          <w:r>
            <w:tab/>
          </w:r>
          <w:r>
            <w:fldChar w:fldCharType="begin"/>
          </w:r>
          <w:r>
            <w:instrText xml:space="preserve"> PAGEREF _Toc15544 \h </w:instrText>
          </w:r>
          <w:r>
            <w:fldChar w:fldCharType="separate"/>
          </w:r>
          <w:r>
            <w:t>116</w:t>
          </w:r>
          <w:r>
            <w:fldChar w:fldCharType="end"/>
          </w:r>
          <w:r>
            <w:fldChar w:fldCharType="end"/>
          </w:r>
        </w:p>
        <w:p w14:paraId="647328E3">
          <w:pPr>
            <w:pStyle w:val="21"/>
            <w:tabs>
              <w:tab w:val="right" w:leader="dot" w:pos="8504"/>
            </w:tabs>
          </w:pPr>
          <w:r>
            <w:fldChar w:fldCharType="begin"/>
          </w:r>
          <w:r>
            <w:instrText xml:space="preserve"> HYPERLINK \l _Toc14989 </w:instrText>
          </w:r>
          <w:r>
            <w:fldChar w:fldCharType="separate"/>
          </w:r>
          <w:r>
            <w:t xml:space="preserve">Tabla </w:t>
          </w:r>
          <w:r>
            <w:rPr>
              <w:rFonts w:hint="default"/>
              <w:lang w:val="es-EC"/>
            </w:rPr>
            <w:t>71</w:t>
          </w:r>
          <w:r>
            <w:t xml:space="preserve">. </w:t>
          </w:r>
          <w:r>
            <w:rPr>
              <w:rFonts w:hint="default"/>
              <w:lang w:val="es-EC"/>
            </w:rPr>
            <w:t>Clase LoginActivity</w:t>
          </w:r>
          <w:r>
            <w:t>- Cliente web</w:t>
          </w:r>
          <w:r>
            <w:tab/>
          </w:r>
          <w:r>
            <w:fldChar w:fldCharType="begin"/>
          </w:r>
          <w:r>
            <w:instrText xml:space="preserve"> PAGEREF _Toc14989 \h </w:instrText>
          </w:r>
          <w:r>
            <w:fldChar w:fldCharType="separate"/>
          </w:r>
          <w:r>
            <w:t>116</w:t>
          </w:r>
          <w:r>
            <w:fldChar w:fldCharType="end"/>
          </w:r>
          <w:r>
            <w:fldChar w:fldCharType="end"/>
          </w:r>
        </w:p>
        <w:p w14:paraId="4F0A8E40">
          <w:pPr>
            <w:pStyle w:val="21"/>
            <w:tabs>
              <w:tab w:val="right" w:leader="dot" w:pos="8504"/>
            </w:tabs>
          </w:pPr>
          <w:r>
            <w:fldChar w:fldCharType="begin"/>
          </w:r>
          <w:r>
            <w:instrText xml:space="preserve"> HYPERLINK \l _Toc25191 </w:instrText>
          </w:r>
          <w:r>
            <w:fldChar w:fldCharType="separate"/>
          </w:r>
          <w:r>
            <w:t xml:space="preserve">Tabla </w:t>
          </w:r>
          <w:r>
            <w:rPr>
              <w:rFonts w:hint="default"/>
              <w:lang w:val="es-EC"/>
            </w:rPr>
            <w:t>72</w:t>
          </w:r>
          <w:r>
            <w:t xml:space="preserve">. </w:t>
          </w:r>
          <w:r>
            <w:rPr>
              <w:rFonts w:hint="default"/>
              <w:lang w:val="es-EC"/>
            </w:rPr>
            <w:t xml:space="preserve">Clase ConverterView </w:t>
          </w:r>
          <w:r>
            <w:t>- Cliente web</w:t>
          </w:r>
          <w:r>
            <w:tab/>
          </w:r>
          <w:r>
            <w:fldChar w:fldCharType="begin"/>
          </w:r>
          <w:r>
            <w:instrText xml:space="preserve"> PAGEREF _Toc25191 \h </w:instrText>
          </w:r>
          <w:r>
            <w:fldChar w:fldCharType="separate"/>
          </w:r>
          <w:r>
            <w:t>117</w:t>
          </w:r>
          <w:r>
            <w:fldChar w:fldCharType="end"/>
          </w:r>
          <w:r>
            <w:fldChar w:fldCharType="end"/>
          </w:r>
        </w:p>
        <w:p w14:paraId="4492E829">
          <w:pPr>
            <w:pStyle w:val="21"/>
            <w:tabs>
              <w:tab w:val="right" w:leader="dot" w:pos="8504"/>
            </w:tabs>
          </w:pPr>
          <w:r>
            <w:fldChar w:fldCharType="begin"/>
          </w:r>
          <w:r>
            <w:instrText xml:space="preserve"> HYPERLINK \l _Toc23676 </w:instrText>
          </w:r>
          <w:r>
            <w:fldChar w:fldCharType="separate"/>
          </w:r>
          <w:r>
            <w:t xml:space="preserve">Tabla </w:t>
          </w:r>
          <w:r>
            <w:rPr>
              <w:rFonts w:hint="default"/>
              <w:lang w:val="es-EC"/>
            </w:rPr>
            <w:t>73</w:t>
          </w:r>
          <w:r>
            <w:t xml:space="preserve">. </w:t>
          </w:r>
          <w:r>
            <w:rPr>
              <w:rFonts w:hint="default"/>
              <w:lang w:val="es-EC"/>
            </w:rPr>
            <w:t>Clase ConverterActivity</w:t>
          </w:r>
          <w:r>
            <w:t xml:space="preserve">- Cliente </w:t>
          </w:r>
          <w:r>
            <w:rPr>
              <w:rFonts w:hint="default"/>
              <w:lang w:val="es-EC"/>
            </w:rPr>
            <w:t>móvil</w:t>
          </w:r>
          <w:r>
            <w:tab/>
          </w:r>
          <w:r>
            <w:fldChar w:fldCharType="begin"/>
          </w:r>
          <w:r>
            <w:instrText xml:space="preserve"> PAGEREF _Toc23676 \h </w:instrText>
          </w:r>
          <w:r>
            <w:fldChar w:fldCharType="separate"/>
          </w:r>
          <w:r>
            <w:t>117</w:t>
          </w:r>
          <w:r>
            <w:fldChar w:fldCharType="end"/>
          </w:r>
          <w:r>
            <w:fldChar w:fldCharType="end"/>
          </w:r>
        </w:p>
        <w:p w14:paraId="104401EF">
          <w:pPr>
            <w:pStyle w:val="21"/>
            <w:tabs>
              <w:tab w:val="right" w:leader="dot" w:pos="8504"/>
            </w:tabs>
          </w:pPr>
          <w:r>
            <w:fldChar w:fldCharType="begin"/>
          </w:r>
          <w:r>
            <w:instrText xml:space="preserve"> HYPERLINK \l _Toc22594 </w:instrText>
          </w:r>
          <w:r>
            <w:fldChar w:fldCharType="separate"/>
          </w:r>
          <w:r>
            <w:t xml:space="preserve">Tabla </w:t>
          </w:r>
          <w:r>
            <w:rPr>
              <w:rFonts w:hint="default"/>
              <w:lang w:val="es-EC"/>
            </w:rPr>
            <w:t>74</w:t>
          </w:r>
          <w:r>
            <w:t xml:space="preserve">. </w:t>
          </w:r>
          <w:r>
            <w:rPr>
              <w:rFonts w:hint="default"/>
              <w:lang w:val="es-EC"/>
            </w:rPr>
            <w:t>Clase CategoryPageAdapter</w:t>
          </w:r>
          <w:r>
            <w:t xml:space="preserve">- Cliente </w:t>
          </w:r>
          <w:r>
            <w:rPr>
              <w:rFonts w:hint="default"/>
              <w:lang w:val="es-EC"/>
            </w:rPr>
            <w:t>móvil</w:t>
          </w:r>
          <w:r>
            <w:tab/>
          </w:r>
          <w:r>
            <w:fldChar w:fldCharType="begin"/>
          </w:r>
          <w:r>
            <w:instrText xml:space="preserve"> PAGEREF _Toc22594 \h </w:instrText>
          </w:r>
          <w:r>
            <w:fldChar w:fldCharType="separate"/>
          </w:r>
          <w:r>
            <w:t>117</w:t>
          </w:r>
          <w:r>
            <w:fldChar w:fldCharType="end"/>
          </w:r>
          <w:r>
            <w:fldChar w:fldCharType="end"/>
          </w:r>
        </w:p>
        <w:p w14:paraId="05120164">
          <w:pPr>
            <w:pStyle w:val="21"/>
            <w:tabs>
              <w:tab w:val="right" w:leader="dot" w:pos="8504"/>
            </w:tabs>
          </w:pPr>
          <w:r>
            <w:fldChar w:fldCharType="begin"/>
          </w:r>
          <w:r>
            <w:instrText xml:space="preserve"> HYPERLINK \l _Toc10764 </w:instrText>
          </w:r>
          <w:r>
            <w:fldChar w:fldCharType="separate"/>
          </w:r>
          <w:r>
            <w:t xml:space="preserve">Tabla </w:t>
          </w:r>
          <w:r>
            <w:rPr>
              <w:rFonts w:hint="default"/>
              <w:lang w:val="es-EC"/>
            </w:rPr>
            <w:t>75</w:t>
          </w:r>
          <w:r>
            <w:t xml:space="preserve">. </w:t>
          </w:r>
          <w:r>
            <w:rPr>
              <w:rFonts w:hint="default"/>
              <w:lang w:val="es-EC"/>
            </w:rPr>
            <w:t>Clase ConverterFragment</w:t>
          </w:r>
          <w:r>
            <w:t xml:space="preserve">- Cliente </w:t>
          </w:r>
          <w:r>
            <w:rPr>
              <w:rFonts w:hint="default"/>
              <w:lang w:val="es-EC"/>
            </w:rPr>
            <w:t>móvil</w:t>
          </w:r>
          <w:r>
            <w:tab/>
          </w:r>
          <w:r>
            <w:fldChar w:fldCharType="begin"/>
          </w:r>
          <w:r>
            <w:instrText xml:space="preserve"> PAGEREF _Toc10764 \h </w:instrText>
          </w:r>
          <w:r>
            <w:fldChar w:fldCharType="separate"/>
          </w:r>
          <w:r>
            <w:t>118</w:t>
          </w:r>
          <w:r>
            <w:fldChar w:fldCharType="end"/>
          </w:r>
          <w:r>
            <w:fldChar w:fldCharType="end"/>
          </w:r>
        </w:p>
        <w:p w14:paraId="30323DC7">
          <w:pPr>
            <w:pStyle w:val="19"/>
            <w:tabs>
              <w:tab w:val="right" w:leader="dot" w:pos="8504"/>
            </w:tabs>
          </w:pPr>
          <w:r>
            <w:fldChar w:fldCharType="begin"/>
          </w:r>
          <w:r>
            <w:instrText xml:space="preserve"> HYPERLINK \l _Toc7116 </w:instrText>
          </w:r>
          <w:r>
            <w:fldChar w:fldCharType="separate"/>
          </w:r>
          <w:r>
            <w:t>EJECUCIÓN DEL CLIENTE DE MÓVIL</w:t>
          </w:r>
          <w:r>
            <w:tab/>
          </w:r>
          <w:r>
            <w:fldChar w:fldCharType="begin"/>
          </w:r>
          <w:r>
            <w:instrText xml:space="preserve"> PAGEREF _Toc7116 \h </w:instrText>
          </w:r>
          <w:r>
            <w:fldChar w:fldCharType="separate"/>
          </w:r>
          <w:r>
            <w:t>121</w:t>
          </w:r>
          <w:r>
            <w:fldChar w:fldCharType="end"/>
          </w:r>
          <w:r>
            <w:fldChar w:fldCharType="end"/>
          </w:r>
        </w:p>
        <w:p w14:paraId="19CECF54">
          <w:pPr>
            <w:pStyle w:val="19"/>
            <w:tabs>
              <w:tab w:val="right" w:leader="dot" w:pos="8504"/>
            </w:tabs>
          </w:pPr>
          <w:r>
            <w:fldChar w:fldCharType="begin"/>
          </w:r>
          <w:r>
            <w:instrText xml:space="preserve"> HYPERLINK \l _Toc11742 </w:instrText>
          </w:r>
          <w:r>
            <w:fldChar w:fldCharType="separate"/>
          </w:r>
          <w:r>
            <w:drawing>
              <wp:inline distT="0" distB="0" distL="114300" distR="114300">
                <wp:extent cx="1457960" cy="3261360"/>
                <wp:effectExtent l="9525" t="9525" r="18415" b="18415"/>
                <wp:docPr id="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
                        <pic:cNvPicPr>
                          <a:picLocks noChangeAspect="1"/>
                        </pic:cNvPicPr>
                      </pic:nvPicPr>
                      <pic:blipFill>
                        <a:blip r:embed="rId13"/>
                        <a:stretch>
                          <a:fillRect/>
                        </a:stretch>
                      </pic:blipFill>
                      <pic:spPr>
                        <a:xfrm>
                          <a:off x="0" y="0"/>
                          <a:ext cx="1457960" cy="3261360"/>
                        </a:xfrm>
                        <a:prstGeom prst="rect">
                          <a:avLst/>
                        </a:prstGeom>
                        <a:ln>
                          <a:solidFill>
                            <a:schemeClr val="tx1"/>
                          </a:solidFill>
                        </a:ln>
                      </pic:spPr>
                    </pic:pic>
                  </a:graphicData>
                </a:graphic>
              </wp:inline>
            </w:drawing>
          </w:r>
          <w:r>
            <w:tab/>
          </w:r>
          <w:r>
            <w:fldChar w:fldCharType="begin"/>
          </w:r>
          <w:r>
            <w:instrText xml:space="preserve"> PAGEREF _Toc11742 \h </w:instrText>
          </w:r>
          <w:r>
            <w:fldChar w:fldCharType="separate"/>
          </w:r>
          <w:r>
            <w:t>121</w:t>
          </w:r>
          <w:r>
            <w:fldChar w:fldCharType="end"/>
          </w:r>
          <w:r>
            <w:fldChar w:fldCharType="end"/>
          </w:r>
        </w:p>
        <w:p w14:paraId="13C3AE8E">
          <w:pPr>
            <w:pStyle w:val="20"/>
            <w:tabs>
              <w:tab w:val="right" w:leader="dot" w:pos="8504"/>
            </w:tabs>
          </w:pPr>
          <w:r>
            <w:fldChar w:fldCharType="begin"/>
          </w:r>
          <w:r>
            <w:instrText xml:space="preserve"> HYPERLINK \l _Toc11170 </w:instrText>
          </w:r>
          <w:r>
            <w:fldChar w:fldCharType="separate"/>
          </w:r>
          <w:r>
            <w:t xml:space="preserve">Figura </w:t>
          </w:r>
          <w:r>
            <w:rPr>
              <w:rFonts w:hint="default"/>
              <w:lang w:val="es-EC"/>
            </w:rPr>
            <w:t>66</w:t>
          </w:r>
          <w:r>
            <w:t>. Login - Cliente móvil</w:t>
          </w:r>
          <w:r>
            <w:tab/>
          </w:r>
          <w:r>
            <w:fldChar w:fldCharType="begin"/>
          </w:r>
          <w:r>
            <w:instrText xml:space="preserve"> PAGEREF _Toc11170 \h </w:instrText>
          </w:r>
          <w:r>
            <w:fldChar w:fldCharType="separate"/>
          </w:r>
          <w:r>
            <w:t>121</w:t>
          </w:r>
          <w:r>
            <w:fldChar w:fldCharType="end"/>
          </w:r>
          <w:r>
            <w:fldChar w:fldCharType="end"/>
          </w:r>
        </w:p>
        <w:p w14:paraId="4F3A4030">
          <w:pPr>
            <w:pStyle w:val="19"/>
            <w:tabs>
              <w:tab w:val="right" w:leader="dot" w:pos="8504"/>
            </w:tabs>
          </w:pPr>
          <w:r>
            <w:fldChar w:fldCharType="begin"/>
          </w:r>
          <w:r>
            <w:instrText xml:space="preserve"> HYPERLINK \l _Toc6294 </w:instrText>
          </w:r>
          <w:r>
            <w:fldChar w:fldCharType="separate"/>
          </w:r>
          <w:r>
            <w:t>CONCLUSIONES</w:t>
          </w:r>
          <w:r>
            <w:tab/>
          </w:r>
          <w:r>
            <w:fldChar w:fldCharType="begin"/>
          </w:r>
          <w:r>
            <w:instrText xml:space="preserve"> PAGEREF _Toc6294 \h </w:instrText>
          </w:r>
          <w:r>
            <w:fldChar w:fldCharType="separate"/>
          </w:r>
          <w:r>
            <w:t>121</w:t>
          </w:r>
          <w:r>
            <w:fldChar w:fldCharType="end"/>
          </w:r>
          <w:r>
            <w:fldChar w:fldCharType="end"/>
          </w:r>
        </w:p>
        <w:p w14:paraId="22927700">
          <w:pPr>
            <w:pStyle w:val="19"/>
            <w:tabs>
              <w:tab w:val="right" w:leader="dot" w:pos="8504"/>
            </w:tabs>
          </w:pPr>
          <w:r>
            <w:fldChar w:fldCharType="begin"/>
          </w:r>
          <w:r>
            <w:instrText xml:space="preserve"> HYPERLINK \l _Toc22636 </w:instrText>
          </w:r>
          <w:r>
            <w:fldChar w:fldCharType="separate"/>
          </w:r>
          <w:r>
            <w:t>RECOMENDACIONES</w:t>
          </w:r>
          <w:r>
            <w:tab/>
          </w:r>
          <w:r>
            <w:fldChar w:fldCharType="begin"/>
          </w:r>
          <w:r>
            <w:instrText xml:space="preserve"> PAGEREF _Toc22636 \h </w:instrText>
          </w:r>
          <w:r>
            <w:fldChar w:fldCharType="separate"/>
          </w:r>
          <w:r>
            <w:t>122</w:t>
          </w:r>
          <w:r>
            <w:fldChar w:fldCharType="end"/>
          </w:r>
          <w:r>
            <w:fldChar w:fldCharType="end"/>
          </w:r>
        </w:p>
        <w:p w14:paraId="50AFC8AA">
          <w:pPr>
            <w:widowControl w:val="0"/>
            <w:tabs>
              <w:tab w:val="right" w:leader="dot" w:pos="12000"/>
            </w:tabs>
            <w:spacing w:before="60" w:after="0" w:line="240" w:lineRule="auto"/>
            <w:ind w:left="720"/>
            <w:jc w:val="left"/>
          </w:pPr>
          <w:r>
            <w:fldChar w:fldCharType="end"/>
          </w:r>
        </w:p>
      </w:sdtContent>
    </w:sdt>
    <w:p w14:paraId="7F5EC1A6">
      <w:pPr>
        <w:widowControl w:val="0"/>
        <w:pBdr>
          <w:top w:val="none" w:color="auto" w:sz="0" w:space="0"/>
          <w:left w:val="none" w:color="auto" w:sz="0" w:space="0"/>
          <w:bottom w:val="none" w:color="auto" w:sz="0" w:space="0"/>
          <w:right w:val="none" w:color="auto" w:sz="0" w:space="0"/>
          <w:between w:val="none" w:color="auto" w:sz="0" w:space="0"/>
        </w:pBdr>
        <w:spacing w:before="0" w:after="0"/>
        <w:jc w:val="left"/>
      </w:pPr>
      <w:r>
        <w:rPr>
          <w:b/>
          <w:bCs/>
          <w:color w:val="1F497D"/>
          <w:sz w:val="40"/>
          <w:szCs w:val="40"/>
        </w:rPr>
        <w:t>ÍNDICE</w:t>
      </w:r>
      <w:r>
        <w:rPr>
          <w:b/>
          <w:bCs/>
          <w:sz w:val="32"/>
          <w:szCs w:val="32"/>
        </w:rPr>
        <w:t xml:space="preserve"> </w:t>
      </w:r>
      <w:r>
        <w:rPr>
          <w:b/>
          <w:bCs/>
          <w:color w:val="1F497D"/>
          <w:sz w:val="40"/>
          <w:szCs w:val="40"/>
        </w:rPr>
        <w:t>DE</w:t>
      </w:r>
      <w:r>
        <w:rPr>
          <w:b/>
          <w:bCs/>
          <w:sz w:val="32"/>
          <w:szCs w:val="32"/>
        </w:rPr>
        <w:t xml:space="preserve"> </w:t>
      </w:r>
      <w:r>
        <w:rPr>
          <w:b/>
          <w:bCs/>
          <w:color w:val="1F497D"/>
          <w:sz w:val="40"/>
          <w:szCs w:val="40"/>
        </w:rPr>
        <w:t>IMÁGENES</w:t>
      </w:r>
    </w:p>
    <w:sdt>
      <w:sdtPr>
        <w:id w:val="-1924512224"/>
        <w:docPartObj>
          <w:docPartGallery w:val="Table of Contents"/>
          <w:docPartUnique/>
        </w:docPartObj>
      </w:sdtPr>
      <w:sdtContent>
        <w:p w14:paraId="114BDDA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rPr>
              <w:rFonts w:ascii="Calibri" w:hAnsi="Calibri" w:eastAsia="Calibri" w:cs="Calibri"/>
              <w:color w:val="548DD4"/>
              <w:sz w:val="22"/>
              <w:szCs w:val="22"/>
              <w:lang w:val="en" w:eastAsia="es-EC" w:bidi="ar-SA"/>
            </w:rPr>
          </w:pPr>
          <w:r>
            <w:fldChar w:fldCharType="begin"/>
          </w:r>
          <w:r>
            <w:instrText xml:space="preserve"> TOC \h \u \z \t "Heading 4,1,Heading 6,6,"</w:instrText>
          </w:r>
          <w:r>
            <w:fldChar w:fldCharType="separate"/>
          </w:r>
        </w:p>
        <w:p w14:paraId="4B1BC403">
          <w:pPr>
            <w:pStyle w:val="17"/>
            <w:tabs>
              <w:tab w:val="right" w:leader="dot" w:pos="8504"/>
            </w:tabs>
          </w:pPr>
          <w:r>
            <w:fldChar w:fldCharType="begin"/>
          </w:r>
          <w:r>
            <w:instrText xml:space="preserve"> HYPERLINK \l _Toc2129 </w:instrText>
          </w:r>
          <w:r>
            <w:fldChar w:fldCharType="separate"/>
          </w:r>
          <w:r>
            <w:t>ÍNDICE DE TABLAS</w:t>
          </w:r>
          <w:r>
            <w:tab/>
          </w:r>
          <w:r>
            <w:fldChar w:fldCharType="begin"/>
          </w:r>
          <w:r>
            <w:instrText xml:space="preserve"> PAGEREF _Toc2129 \h </w:instrText>
          </w:r>
          <w:r>
            <w:fldChar w:fldCharType="separate"/>
          </w:r>
          <w:r>
            <w:t>18</w:t>
          </w:r>
          <w:r>
            <w:fldChar w:fldCharType="end"/>
          </w:r>
          <w:r>
            <w:fldChar w:fldCharType="end"/>
          </w:r>
        </w:p>
        <w:p w14:paraId="2AF3F1A8">
          <w:pPr>
            <w:pStyle w:val="17"/>
            <w:tabs>
              <w:tab w:val="right" w:leader="dot" w:pos="8504"/>
            </w:tabs>
          </w:pPr>
          <w:r>
            <w:fldChar w:fldCharType="begin"/>
          </w:r>
          <w:r>
            <w:instrText xml:space="preserve"> HYPERLINK \l _Toc4443 </w:instrText>
          </w:r>
          <w:r>
            <w:fldChar w:fldCharType="separate"/>
          </w:r>
          <w:r>
            <w:t>PARTE PRÁCTICA</w:t>
          </w:r>
          <w:r>
            <w:tab/>
          </w:r>
          <w:r>
            <w:fldChar w:fldCharType="begin"/>
          </w:r>
          <w:r>
            <w:instrText xml:space="preserve"> PAGEREF _Toc4443 \h </w:instrText>
          </w:r>
          <w:r>
            <w:fldChar w:fldCharType="separate"/>
          </w:r>
          <w:r>
            <w:t>19</w:t>
          </w:r>
          <w:r>
            <w:fldChar w:fldCharType="end"/>
          </w:r>
          <w:r>
            <w:fldChar w:fldCharType="end"/>
          </w:r>
        </w:p>
        <w:p w14:paraId="31901984">
          <w:pPr>
            <w:pStyle w:val="18"/>
            <w:tabs>
              <w:tab w:val="right" w:leader="dot" w:pos="8504"/>
            </w:tabs>
          </w:pPr>
          <w:r>
            <w:fldChar w:fldCharType="begin"/>
          </w:r>
          <w:r>
            <w:instrText xml:space="preserve"> HYPERLINK \l _Toc29881 </w:instrText>
          </w:r>
          <w:r>
            <w:fldChar w:fldCharType="separate"/>
          </w:r>
          <w:r>
            <w:t>INTRODUCCIÓN</w:t>
          </w:r>
          <w:r>
            <w:tab/>
          </w:r>
          <w:r>
            <w:fldChar w:fldCharType="begin"/>
          </w:r>
          <w:r>
            <w:instrText xml:space="preserve"> PAGEREF _Toc29881 \h </w:instrText>
          </w:r>
          <w:r>
            <w:fldChar w:fldCharType="separate"/>
          </w:r>
          <w:r>
            <w:t>19</w:t>
          </w:r>
          <w:r>
            <w:fldChar w:fldCharType="end"/>
          </w:r>
          <w:r>
            <w:fldChar w:fldCharType="end"/>
          </w:r>
        </w:p>
        <w:p w14:paraId="7487710A">
          <w:pPr>
            <w:pStyle w:val="18"/>
            <w:tabs>
              <w:tab w:val="right" w:leader="dot" w:pos="8504"/>
            </w:tabs>
          </w:pPr>
          <w:r>
            <w:fldChar w:fldCharType="begin"/>
          </w:r>
          <w:r>
            <w:instrText xml:space="preserve"> HYPERLINK \l _Toc22174 </w:instrText>
          </w:r>
          <w:r>
            <w:fldChar w:fldCharType="separate"/>
          </w:r>
          <w:r>
            <w:t>OBJETIVOS</w:t>
          </w:r>
          <w:r>
            <w:rPr>
              <w:szCs w:val="40"/>
            </w:rPr>
            <w:t xml:space="preserve"> </w:t>
          </w:r>
          <w:r>
            <w:tab/>
          </w:r>
          <w:r>
            <w:fldChar w:fldCharType="begin"/>
          </w:r>
          <w:r>
            <w:instrText xml:space="preserve"> PAGEREF _Toc22174 \h </w:instrText>
          </w:r>
          <w:r>
            <w:fldChar w:fldCharType="separate"/>
          </w:r>
          <w:r>
            <w:t>19</w:t>
          </w:r>
          <w:r>
            <w:fldChar w:fldCharType="end"/>
          </w:r>
          <w:r>
            <w:fldChar w:fldCharType="end"/>
          </w:r>
        </w:p>
        <w:p w14:paraId="0110A6E4">
          <w:pPr>
            <w:pStyle w:val="19"/>
            <w:tabs>
              <w:tab w:val="right" w:leader="dot" w:pos="8504"/>
            </w:tabs>
          </w:pPr>
          <w:r>
            <w:fldChar w:fldCharType="begin"/>
          </w:r>
          <w:r>
            <w:instrText xml:space="preserve"> HYPERLINK \l _Toc13986 </w:instrText>
          </w:r>
          <w:r>
            <w:fldChar w:fldCharType="separate"/>
          </w:r>
          <w:r>
            <w:t>OBJETIVO GENERAL</w:t>
          </w:r>
          <w:r>
            <w:tab/>
          </w:r>
          <w:r>
            <w:fldChar w:fldCharType="begin"/>
          </w:r>
          <w:r>
            <w:instrText xml:space="preserve"> PAGEREF _Toc13986 \h </w:instrText>
          </w:r>
          <w:r>
            <w:fldChar w:fldCharType="separate"/>
          </w:r>
          <w:r>
            <w:t>19</w:t>
          </w:r>
          <w:r>
            <w:fldChar w:fldCharType="end"/>
          </w:r>
          <w:r>
            <w:fldChar w:fldCharType="end"/>
          </w:r>
        </w:p>
        <w:p w14:paraId="7D426951">
          <w:pPr>
            <w:pStyle w:val="19"/>
            <w:tabs>
              <w:tab w:val="right" w:leader="dot" w:pos="8504"/>
            </w:tabs>
          </w:pPr>
          <w:r>
            <w:fldChar w:fldCharType="begin"/>
          </w:r>
          <w:r>
            <w:instrText xml:space="preserve"> HYPERLINK \l _Toc18540 </w:instrText>
          </w:r>
          <w:r>
            <w:fldChar w:fldCharType="separate"/>
          </w:r>
          <w:r>
            <w:t>OBJETIVOS ESPECÍFICOS</w:t>
          </w:r>
          <w:r>
            <w:tab/>
          </w:r>
          <w:r>
            <w:fldChar w:fldCharType="begin"/>
          </w:r>
          <w:r>
            <w:instrText xml:space="preserve"> PAGEREF _Toc18540 \h </w:instrText>
          </w:r>
          <w:r>
            <w:fldChar w:fldCharType="separate"/>
          </w:r>
          <w:r>
            <w:t>19</w:t>
          </w:r>
          <w:r>
            <w:fldChar w:fldCharType="end"/>
          </w:r>
          <w:r>
            <w:fldChar w:fldCharType="end"/>
          </w:r>
        </w:p>
        <w:p w14:paraId="724880F5">
          <w:pPr>
            <w:pStyle w:val="18"/>
            <w:tabs>
              <w:tab w:val="right" w:leader="dot" w:pos="8504"/>
            </w:tabs>
          </w:pPr>
          <w:r>
            <w:fldChar w:fldCharType="begin"/>
          </w:r>
          <w:r>
            <w:instrText xml:space="preserve"> HYPERLINK \l _Toc29890 </w:instrText>
          </w:r>
          <w:r>
            <w:fldChar w:fldCharType="separate"/>
          </w:r>
          <w:r>
            <w:rPr>
              <w:rFonts w:hint="default"/>
              <w:lang w:val="es-EC"/>
            </w:rPr>
            <w:t>HERRAMIENTAS DE DESARROLLO</w:t>
          </w:r>
          <w:r>
            <w:tab/>
          </w:r>
          <w:r>
            <w:fldChar w:fldCharType="begin"/>
          </w:r>
          <w:r>
            <w:instrText xml:space="preserve"> PAGEREF _Toc29890 \h </w:instrText>
          </w:r>
          <w:r>
            <w:fldChar w:fldCharType="separate"/>
          </w:r>
          <w:r>
            <w:t>19</w:t>
          </w:r>
          <w:r>
            <w:fldChar w:fldCharType="end"/>
          </w:r>
          <w:r>
            <w:fldChar w:fldCharType="end"/>
          </w:r>
        </w:p>
        <w:p w14:paraId="36575DA0">
          <w:pPr>
            <w:pStyle w:val="19"/>
            <w:tabs>
              <w:tab w:val="right" w:leader="dot" w:pos="8504"/>
            </w:tabs>
          </w:pPr>
          <w:r>
            <w:fldChar w:fldCharType="begin"/>
          </w:r>
          <w:r>
            <w:instrText xml:space="preserve"> HYPERLINK \l _Toc9491 </w:instrText>
          </w:r>
          <w:r>
            <w:fldChar w:fldCharType="separate"/>
          </w:r>
          <w:r>
            <w:rPr>
              <w:rFonts w:hint="default"/>
              <w:lang w:val="es-EC"/>
            </w:rPr>
            <w:t>KIT DE DESARROLLO DE JAVA (JDK) 25</w:t>
          </w:r>
          <w:r>
            <w:tab/>
          </w:r>
          <w:r>
            <w:fldChar w:fldCharType="begin"/>
          </w:r>
          <w:r>
            <w:instrText xml:space="preserve"> PAGEREF _Toc9491 \h </w:instrText>
          </w:r>
          <w:r>
            <w:fldChar w:fldCharType="separate"/>
          </w:r>
          <w:r>
            <w:t>20</w:t>
          </w:r>
          <w:r>
            <w:fldChar w:fldCharType="end"/>
          </w:r>
          <w:r>
            <w:fldChar w:fldCharType="end"/>
          </w:r>
        </w:p>
        <w:p w14:paraId="15D0F221">
          <w:pPr>
            <w:pStyle w:val="17"/>
            <w:tabs>
              <w:tab w:val="right" w:leader="dot" w:pos="8504"/>
            </w:tabs>
          </w:pPr>
          <w:r>
            <w:fldChar w:fldCharType="begin"/>
          </w:r>
          <w:r>
            <w:instrText xml:space="preserve"> HYPERLINK \l _Toc9427 </w:instrText>
          </w:r>
          <w:r>
            <w:fldChar w:fldCharType="separate"/>
          </w:r>
          <w:r>
            <w:t xml:space="preserve">Figura 3. Versión de Java JDK </w:t>
          </w:r>
          <w:r>
            <w:rPr>
              <w:rFonts w:hint="default"/>
              <w:lang w:val="es-EC"/>
            </w:rPr>
            <w:t>25</w:t>
          </w:r>
          <w:r>
            <w:t xml:space="preserve"> en el símbolo del sistema</w:t>
          </w:r>
          <w:r>
            <w:tab/>
          </w:r>
          <w:r>
            <w:fldChar w:fldCharType="begin"/>
          </w:r>
          <w:r>
            <w:instrText xml:space="preserve"> PAGEREF _Toc9427 \h </w:instrText>
          </w:r>
          <w:r>
            <w:fldChar w:fldCharType="separate"/>
          </w:r>
          <w:r>
            <w:t>20</w:t>
          </w:r>
          <w:r>
            <w:fldChar w:fldCharType="end"/>
          </w:r>
          <w:r>
            <w:fldChar w:fldCharType="end"/>
          </w:r>
        </w:p>
        <w:p w14:paraId="5FABB995">
          <w:pPr>
            <w:pStyle w:val="19"/>
            <w:tabs>
              <w:tab w:val="right" w:leader="dot" w:pos="8504"/>
            </w:tabs>
          </w:pPr>
          <w:r>
            <w:fldChar w:fldCharType="begin"/>
          </w:r>
          <w:r>
            <w:instrText xml:space="preserve"> HYPERLINK \l _Toc8553 </w:instrText>
          </w:r>
          <w:r>
            <w:fldChar w:fldCharType="separate"/>
          </w:r>
          <w:r>
            <w:rPr>
              <w:rFonts w:hint="default"/>
              <w:lang w:val="es-EC"/>
            </w:rPr>
            <w:t>ENTORNO DE DESARROLLO INTEGRADO(IDE) - NETBEANS 31</w:t>
          </w:r>
          <w:r>
            <w:tab/>
          </w:r>
          <w:r>
            <w:fldChar w:fldCharType="begin"/>
          </w:r>
          <w:r>
            <w:instrText xml:space="preserve"> PAGEREF _Toc8553 \h </w:instrText>
          </w:r>
          <w:r>
            <w:fldChar w:fldCharType="separate"/>
          </w:r>
          <w:r>
            <w:t>20</w:t>
          </w:r>
          <w:r>
            <w:fldChar w:fldCharType="end"/>
          </w:r>
          <w:r>
            <w:fldChar w:fldCharType="end"/>
          </w:r>
        </w:p>
        <w:p w14:paraId="054CA448">
          <w:pPr>
            <w:pStyle w:val="17"/>
            <w:tabs>
              <w:tab w:val="right" w:leader="dot" w:pos="8504"/>
            </w:tabs>
          </w:pPr>
          <w:r>
            <w:fldChar w:fldCharType="begin"/>
          </w:r>
          <w:r>
            <w:instrText xml:space="preserve"> HYPERLINK \l _Toc28240 </w:instrText>
          </w:r>
          <w:r>
            <w:fldChar w:fldCharType="separate"/>
          </w:r>
          <w:r>
            <w:t xml:space="preserve">Figura 7. Aplicación Apache NetBeans </w:t>
          </w:r>
          <w:r>
            <w:rPr>
              <w:rFonts w:hint="default"/>
              <w:lang w:val="es-EC"/>
            </w:rPr>
            <w:t>31</w:t>
          </w:r>
          <w:r>
            <w:tab/>
          </w:r>
          <w:r>
            <w:fldChar w:fldCharType="begin"/>
          </w:r>
          <w:r>
            <w:instrText xml:space="preserve"> PAGEREF _Toc28240 \h </w:instrText>
          </w:r>
          <w:r>
            <w:fldChar w:fldCharType="separate"/>
          </w:r>
          <w:r>
            <w:t>21</w:t>
          </w:r>
          <w:r>
            <w:fldChar w:fldCharType="end"/>
          </w:r>
          <w:r>
            <w:fldChar w:fldCharType="end"/>
          </w:r>
        </w:p>
        <w:p w14:paraId="5180DB5B">
          <w:pPr>
            <w:pStyle w:val="19"/>
            <w:tabs>
              <w:tab w:val="right" w:leader="dot" w:pos="8504"/>
            </w:tabs>
          </w:pPr>
          <w:r>
            <w:fldChar w:fldCharType="begin"/>
          </w:r>
          <w:r>
            <w:instrText xml:space="preserve"> HYPERLINK \l _Toc23826 </w:instrText>
          </w:r>
          <w:r>
            <w:fldChar w:fldCharType="separate"/>
          </w:r>
          <w:r>
            <w:t>I</w:t>
          </w:r>
          <w:r>
            <w:rPr>
              <w:rFonts w:hint="default"/>
              <w:lang w:val="es-EC"/>
            </w:rPr>
            <w:t>DE PARA APLICACIONES MÓVILES - ANDROID STUDIO</w:t>
          </w:r>
          <w:r>
            <w:tab/>
          </w:r>
          <w:r>
            <w:fldChar w:fldCharType="begin"/>
          </w:r>
          <w:r>
            <w:instrText xml:space="preserve"> PAGEREF _Toc23826 \h </w:instrText>
          </w:r>
          <w:r>
            <w:fldChar w:fldCharType="separate"/>
          </w:r>
          <w:r>
            <w:t>21</w:t>
          </w:r>
          <w:r>
            <w:fldChar w:fldCharType="end"/>
          </w:r>
          <w:r>
            <w:fldChar w:fldCharType="end"/>
          </w:r>
        </w:p>
        <w:p w14:paraId="188D99CF">
          <w:pPr>
            <w:pStyle w:val="17"/>
            <w:tabs>
              <w:tab w:val="right" w:leader="dot" w:pos="8504"/>
            </w:tabs>
          </w:pPr>
          <w:r>
            <w:fldChar w:fldCharType="begin"/>
          </w:r>
          <w:r>
            <w:instrText xml:space="preserve"> HYPERLINK \l _Toc30745 </w:instrText>
          </w:r>
          <w:r>
            <w:fldChar w:fldCharType="separate"/>
          </w:r>
          <w:r>
            <w:t>Figura 8. Página oficial de descarga de Android Studio</w:t>
          </w:r>
          <w:r>
            <w:tab/>
          </w:r>
          <w:r>
            <w:fldChar w:fldCharType="begin"/>
          </w:r>
          <w:r>
            <w:instrText xml:space="preserve"> PAGEREF _Toc30745 \h </w:instrText>
          </w:r>
          <w:r>
            <w:fldChar w:fldCharType="separate"/>
          </w:r>
          <w:r>
            <w:t>22</w:t>
          </w:r>
          <w:r>
            <w:fldChar w:fldCharType="end"/>
          </w:r>
          <w:r>
            <w:fldChar w:fldCharType="end"/>
          </w:r>
        </w:p>
        <w:p w14:paraId="6D1B9CA2">
          <w:pPr>
            <w:pStyle w:val="17"/>
            <w:tabs>
              <w:tab w:val="right" w:leader="dot" w:pos="8504"/>
            </w:tabs>
          </w:pPr>
          <w:r>
            <w:fldChar w:fldCharType="begin"/>
          </w:r>
          <w:r>
            <w:instrText xml:space="preserve"> HYPERLINK \l _Toc31243 </w:instrText>
          </w:r>
          <w:r>
            <w:fldChar w:fldCharType="separate"/>
          </w:r>
          <w:r>
            <w:t>Figura 9. Ejecutable Android Studio</w:t>
          </w:r>
          <w:r>
            <w:tab/>
          </w:r>
          <w:r>
            <w:fldChar w:fldCharType="begin"/>
          </w:r>
          <w:r>
            <w:instrText xml:space="preserve"> PAGEREF _Toc31243 \h </w:instrText>
          </w:r>
          <w:r>
            <w:fldChar w:fldCharType="separate"/>
          </w:r>
          <w:r>
            <w:t>22</w:t>
          </w:r>
          <w:r>
            <w:fldChar w:fldCharType="end"/>
          </w:r>
          <w:r>
            <w:fldChar w:fldCharType="end"/>
          </w:r>
        </w:p>
        <w:p w14:paraId="0D1141C3">
          <w:pPr>
            <w:pStyle w:val="17"/>
            <w:tabs>
              <w:tab w:val="right" w:leader="dot" w:pos="8504"/>
            </w:tabs>
          </w:pPr>
          <w:r>
            <w:fldChar w:fldCharType="begin"/>
          </w:r>
          <w:r>
            <w:instrText xml:space="preserve"> HYPERLINK \l _Toc8270 </w:instrText>
          </w:r>
          <w:r>
            <w:fldChar w:fldCharType="separate"/>
          </w:r>
          <w:r>
            <w:t>Figura 10. Pantalla inicial de instalación de Android Studio</w:t>
          </w:r>
          <w:r>
            <w:tab/>
          </w:r>
          <w:r>
            <w:fldChar w:fldCharType="begin"/>
          </w:r>
          <w:r>
            <w:instrText xml:space="preserve"> PAGEREF _Toc8270 \h </w:instrText>
          </w:r>
          <w:r>
            <w:fldChar w:fldCharType="separate"/>
          </w:r>
          <w:r>
            <w:t>22</w:t>
          </w:r>
          <w:r>
            <w:fldChar w:fldCharType="end"/>
          </w:r>
          <w:r>
            <w:fldChar w:fldCharType="end"/>
          </w:r>
        </w:p>
        <w:p w14:paraId="7F3C26DB">
          <w:pPr>
            <w:pStyle w:val="17"/>
            <w:tabs>
              <w:tab w:val="right" w:leader="dot" w:pos="8504"/>
            </w:tabs>
          </w:pPr>
          <w:r>
            <w:fldChar w:fldCharType="begin"/>
          </w:r>
          <w:r>
            <w:instrText xml:space="preserve"> HYPERLINK \l _Toc31145 </w:instrText>
          </w:r>
          <w:r>
            <w:fldChar w:fldCharType="separate"/>
          </w:r>
          <w:r>
            <w:t>Figura 11. Aplicación Android Studio</w:t>
          </w:r>
          <w:r>
            <w:tab/>
          </w:r>
          <w:r>
            <w:fldChar w:fldCharType="begin"/>
          </w:r>
          <w:r>
            <w:instrText xml:space="preserve"> PAGEREF _Toc31145 \h </w:instrText>
          </w:r>
          <w:r>
            <w:fldChar w:fldCharType="separate"/>
          </w:r>
          <w:r>
            <w:t>23</w:t>
          </w:r>
          <w:r>
            <w:fldChar w:fldCharType="end"/>
          </w:r>
          <w:r>
            <w:fldChar w:fldCharType="end"/>
          </w:r>
        </w:p>
        <w:p w14:paraId="7B37CF25">
          <w:pPr>
            <w:pStyle w:val="18"/>
            <w:tabs>
              <w:tab w:val="right" w:leader="dot" w:pos="8504"/>
            </w:tabs>
          </w:pPr>
          <w:r>
            <w:fldChar w:fldCharType="begin"/>
          </w:r>
          <w:r>
            <w:instrText xml:space="preserve"> HYPERLINK \l _Toc22493 </w:instrText>
          </w:r>
          <w:r>
            <w:fldChar w:fldCharType="separate"/>
          </w:r>
          <w:r>
            <w:t>ESTRUCTURA DE PROYECTO</w:t>
          </w:r>
          <w:r>
            <w:tab/>
          </w:r>
          <w:r>
            <w:fldChar w:fldCharType="begin"/>
          </w:r>
          <w:r>
            <w:instrText xml:space="preserve"> PAGEREF _Toc22493 \h </w:instrText>
          </w:r>
          <w:r>
            <w:fldChar w:fldCharType="separate"/>
          </w:r>
          <w:r>
            <w:t>23</w:t>
          </w:r>
          <w:r>
            <w:fldChar w:fldCharType="end"/>
          </w:r>
          <w:r>
            <w:fldChar w:fldCharType="end"/>
          </w:r>
        </w:p>
        <w:p w14:paraId="497B2D2A">
          <w:pPr>
            <w:pStyle w:val="17"/>
            <w:tabs>
              <w:tab w:val="right" w:leader="dot" w:pos="8504"/>
            </w:tabs>
          </w:pPr>
          <w:r>
            <w:fldChar w:fldCharType="begin"/>
          </w:r>
          <w:r>
            <w:instrText xml:space="preserve"> HYPERLINK \l _Toc21094 </w:instrText>
          </w:r>
          <w:r>
            <w:fldChar w:fldCharType="separate"/>
          </w:r>
          <w:r>
            <w:t>Figura 1. Creación de la carpeta raíz</w:t>
          </w:r>
          <w:r>
            <w:tab/>
          </w:r>
          <w:r>
            <w:fldChar w:fldCharType="begin"/>
          </w:r>
          <w:r>
            <w:instrText xml:space="preserve"> PAGEREF _Toc21094 \h </w:instrText>
          </w:r>
          <w:r>
            <w:fldChar w:fldCharType="separate"/>
          </w:r>
          <w:r>
            <w:t>23</w:t>
          </w:r>
          <w:r>
            <w:fldChar w:fldCharType="end"/>
          </w:r>
          <w:r>
            <w:fldChar w:fldCharType="end"/>
          </w:r>
        </w:p>
        <w:p w14:paraId="20BAE6F6">
          <w:pPr>
            <w:pStyle w:val="17"/>
            <w:tabs>
              <w:tab w:val="right" w:leader="dot" w:pos="8504"/>
            </w:tabs>
          </w:pPr>
          <w:r>
            <w:fldChar w:fldCharType="begin"/>
          </w:r>
          <w:r>
            <w:instrText xml:space="preserve"> HYPERLINK \l _Toc26513 </w:instrText>
          </w:r>
          <w:r>
            <w:fldChar w:fldCharType="separate"/>
          </w:r>
          <w:r>
            <w:t>Figura 2. Estructura inicial del proyecto</w:t>
          </w:r>
          <w:r>
            <w:tab/>
          </w:r>
          <w:r>
            <w:fldChar w:fldCharType="begin"/>
          </w:r>
          <w:r>
            <w:instrText xml:space="preserve"> PAGEREF _Toc26513 \h </w:instrText>
          </w:r>
          <w:r>
            <w:fldChar w:fldCharType="separate"/>
          </w:r>
          <w:r>
            <w:t>23</w:t>
          </w:r>
          <w:r>
            <w:fldChar w:fldCharType="end"/>
          </w:r>
          <w:r>
            <w:fldChar w:fldCharType="end"/>
          </w:r>
        </w:p>
        <w:p w14:paraId="490E7EB4">
          <w:pPr>
            <w:pStyle w:val="17"/>
            <w:tabs>
              <w:tab w:val="right" w:leader="dot" w:pos="8504"/>
            </w:tabs>
          </w:pPr>
          <w:r>
            <w:fldChar w:fldCharType="begin"/>
          </w:r>
          <w:r>
            <w:instrText xml:space="preserve"> HYPERLINK \l _Toc3373 </w:instrText>
          </w:r>
          <w:r>
            <w:fldChar w:fldCharType="separate"/>
          </w:r>
          <w:r>
            <w:t>APLICACIONES SERVIDOR</w:t>
          </w:r>
          <w:r>
            <w:tab/>
          </w:r>
          <w:r>
            <w:fldChar w:fldCharType="begin"/>
          </w:r>
          <w:r>
            <w:instrText xml:space="preserve"> PAGEREF _Toc3373 \h </w:instrText>
          </w:r>
          <w:r>
            <w:fldChar w:fldCharType="separate"/>
          </w:r>
          <w:r>
            <w:t>24</w:t>
          </w:r>
          <w:r>
            <w:fldChar w:fldCharType="end"/>
          </w:r>
          <w:r>
            <w:fldChar w:fldCharType="end"/>
          </w:r>
        </w:p>
        <w:p w14:paraId="08BE0421">
          <w:pPr>
            <w:pStyle w:val="18"/>
            <w:tabs>
              <w:tab w:val="right" w:leader="dot" w:pos="8504"/>
            </w:tabs>
          </w:pPr>
          <w:r>
            <w:fldChar w:fldCharType="begin"/>
          </w:r>
          <w:r>
            <w:instrText xml:space="preserve"> HYPERLINK \l _Toc21170 </w:instrText>
          </w:r>
          <w:r>
            <w:fldChar w:fldCharType="separate"/>
          </w:r>
          <w:r>
            <w:t xml:space="preserve">CREACIÓN DEL </w:t>
          </w:r>
          <w:r>
            <w:rPr>
              <w:rFonts w:hint="default"/>
              <w:lang w:val="es-EC"/>
            </w:rPr>
            <w:t>SERVIDOR PAYARA</w:t>
          </w:r>
          <w:r>
            <w:tab/>
          </w:r>
          <w:r>
            <w:fldChar w:fldCharType="begin"/>
          </w:r>
          <w:r>
            <w:instrText xml:space="preserve"> PAGEREF _Toc21170 \h </w:instrText>
          </w:r>
          <w:r>
            <w:fldChar w:fldCharType="separate"/>
          </w:r>
          <w:r>
            <w:t>24</w:t>
          </w:r>
          <w:r>
            <w:fldChar w:fldCharType="end"/>
          </w:r>
          <w:r>
            <w:fldChar w:fldCharType="end"/>
          </w:r>
        </w:p>
        <w:p w14:paraId="6FE1945E">
          <w:pPr>
            <w:pStyle w:val="17"/>
            <w:tabs>
              <w:tab w:val="right" w:leader="dot" w:pos="8504"/>
            </w:tabs>
          </w:pPr>
          <w:r>
            <w:fldChar w:fldCharType="begin"/>
          </w:r>
          <w:r>
            <w:instrText xml:space="preserve"> HYPERLINK \l _Toc28173 </w:instrText>
          </w:r>
          <w:r>
            <w:fldChar w:fldCharType="separate"/>
          </w:r>
          <w:r>
            <w:t xml:space="preserve">Figura 12. </w:t>
          </w:r>
          <w:r>
            <w:rPr>
              <w:rFonts w:hint="default"/>
              <w:lang w:val="es-EC"/>
            </w:rPr>
            <w:t>Ventana de selección del servidor</w:t>
          </w:r>
          <w:r>
            <w:tab/>
          </w:r>
          <w:r>
            <w:fldChar w:fldCharType="begin"/>
          </w:r>
          <w:r>
            <w:instrText xml:space="preserve"> PAGEREF _Toc28173 \h </w:instrText>
          </w:r>
          <w:r>
            <w:fldChar w:fldCharType="separate"/>
          </w:r>
          <w:r>
            <w:t>24</w:t>
          </w:r>
          <w:r>
            <w:fldChar w:fldCharType="end"/>
          </w:r>
          <w:r>
            <w:fldChar w:fldCharType="end"/>
          </w:r>
        </w:p>
        <w:p w14:paraId="3CDF1451">
          <w:pPr>
            <w:pStyle w:val="17"/>
            <w:tabs>
              <w:tab w:val="right" w:leader="dot" w:pos="8504"/>
            </w:tabs>
          </w:pPr>
          <w:r>
            <w:fldChar w:fldCharType="begin"/>
          </w:r>
          <w:r>
            <w:instrText xml:space="preserve"> HYPERLINK \l _Toc27496 </w:instrText>
          </w:r>
          <w:r>
            <w:fldChar w:fldCharType="separate"/>
          </w:r>
          <w:r>
            <w:t>Figura 1</w:t>
          </w:r>
          <w:r>
            <w:rPr>
              <w:rFonts w:hint="default"/>
              <w:lang w:val="es-EC"/>
            </w:rPr>
            <w:t>3</w:t>
          </w:r>
          <w:r>
            <w:t xml:space="preserve">. </w:t>
          </w:r>
          <w:r>
            <w:rPr>
              <w:rFonts w:hint="default"/>
              <w:lang w:val="es-EC"/>
            </w:rPr>
            <w:t>Ventana para configurar la ubicación de Payara Server</w:t>
          </w:r>
          <w:r>
            <w:tab/>
          </w:r>
          <w:r>
            <w:fldChar w:fldCharType="begin"/>
          </w:r>
          <w:r>
            <w:instrText xml:space="preserve"> PAGEREF _Toc27496 \h </w:instrText>
          </w:r>
          <w:r>
            <w:fldChar w:fldCharType="separate"/>
          </w:r>
          <w:r>
            <w:t>24</w:t>
          </w:r>
          <w:r>
            <w:fldChar w:fldCharType="end"/>
          </w:r>
          <w:r>
            <w:fldChar w:fldCharType="end"/>
          </w:r>
        </w:p>
        <w:p w14:paraId="1BD94A0C">
          <w:pPr>
            <w:pStyle w:val="17"/>
            <w:tabs>
              <w:tab w:val="right" w:leader="dot" w:pos="8504"/>
            </w:tabs>
          </w:pPr>
          <w:r>
            <w:fldChar w:fldCharType="begin"/>
          </w:r>
          <w:r>
            <w:instrText xml:space="preserve"> HYPERLINK \l _Toc2939 </w:instrText>
          </w:r>
          <w:r>
            <w:fldChar w:fldCharType="separate"/>
          </w:r>
          <w:r>
            <w:rPr>
              <w:rFonts w:hint="default" w:ascii="Calibri" w:hAnsi="Calibri" w:cs="Calibri"/>
              <w:i/>
              <w:iCs/>
            </w:rPr>
            <w:t>Figura 1</w:t>
          </w:r>
          <w:r>
            <w:rPr>
              <w:rFonts w:hint="default" w:ascii="Calibri" w:hAnsi="Calibri" w:cs="Calibri"/>
              <w:i/>
              <w:iCs/>
              <w:lang w:val="es-EC"/>
            </w:rPr>
            <w:t>4</w:t>
          </w:r>
          <w:r>
            <w:rPr>
              <w:rFonts w:hint="default" w:ascii="Calibri" w:hAnsi="Calibri" w:cs="Calibri"/>
              <w:i/>
              <w:iCs/>
            </w:rPr>
            <w:t xml:space="preserve">. Ventana de </w:t>
          </w:r>
          <w:r>
            <w:rPr>
              <w:rFonts w:hint="default" w:ascii="Calibri" w:hAnsi="Calibri" w:cs="Calibri"/>
              <w:i/>
              <w:iCs/>
              <w:lang w:val="es-EC"/>
            </w:rPr>
            <w:t>conexion a Payara Server</w:t>
          </w:r>
          <w:r>
            <w:tab/>
          </w:r>
          <w:r>
            <w:fldChar w:fldCharType="begin"/>
          </w:r>
          <w:r>
            <w:instrText xml:space="preserve"> PAGEREF _Toc2939 \h </w:instrText>
          </w:r>
          <w:r>
            <w:fldChar w:fldCharType="separate"/>
          </w:r>
          <w:r>
            <w:t>25</w:t>
          </w:r>
          <w:r>
            <w:fldChar w:fldCharType="end"/>
          </w:r>
          <w:r>
            <w:fldChar w:fldCharType="end"/>
          </w:r>
        </w:p>
        <w:p w14:paraId="3C115345">
          <w:pPr>
            <w:pStyle w:val="18"/>
            <w:tabs>
              <w:tab w:val="right" w:leader="dot" w:pos="8504"/>
            </w:tabs>
          </w:pPr>
          <w:r>
            <w:fldChar w:fldCharType="begin"/>
          </w:r>
          <w:r>
            <w:instrText xml:space="preserve"> HYPERLINK \l _Toc3977 </w:instrText>
          </w:r>
          <w:r>
            <w:fldChar w:fldCharType="separate"/>
          </w:r>
          <w:r>
            <w:t>CREACIÓN DEL PROYECTO SERVIDOR</w:t>
          </w:r>
          <w:r>
            <w:tab/>
          </w:r>
          <w:r>
            <w:fldChar w:fldCharType="begin"/>
          </w:r>
          <w:r>
            <w:instrText xml:space="preserve"> PAGEREF _Toc3977 \h </w:instrText>
          </w:r>
          <w:r>
            <w:fldChar w:fldCharType="separate"/>
          </w:r>
          <w:r>
            <w:t>25</w:t>
          </w:r>
          <w:r>
            <w:fldChar w:fldCharType="end"/>
          </w:r>
          <w:r>
            <w:fldChar w:fldCharType="end"/>
          </w:r>
        </w:p>
        <w:p w14:paraId="75DCC4EF">
          <w:pPr>
            <w:pStyle w:val="17"/>
            <w:tabs>
              <w:tab w:val="right" w:leader="dot" w:pos="8504"/>
            </w:tabs>
          </w:pPr>
          <w:r>
            <w:fldChar w:fldCharType="begin"/>
          </w:r>
          <w:r>
            <w:instrText xml:space="preserve"> HYPERLINK \l _Toc4221 </w:instrText>
          </w:r>
          <w:r>
            <w:fldChar w:fldCharType="separate"/>
          </w:r>
          <w:r>
            <w:t>Figura 1</w:t>
          </w:r>
          <w:r>
            <w:rPr>
              <w:rFonts w:hint="default"/>
              <w:lang w:val="es-EC"/>
            </w:rPr>
            <w:t>5</w:t>
          </w:r>
          <w:r>
            <w:t>. Creación del proyecto – Servidor SOAP</w:t>
          </w:r>
          <w:r>
            <w:tab/>
          </w:r>
          <w:r>
            <w:fldChar w:fldCharType="begin"/>
          </w:r>
          <w:r>
            <w:instrText xml:space="preserve"> PAGEREF _Toc4221 \h </w:instrText>
          </w:r>
          <w:r>
            <w:fldChar w:fldCharType="separate"/>
          </w:r>
          <w:r>
            <w:t>26</w:t>
          </w:r>
          <w:r>
            <w:fldChar w:fldCharType="end"/>
          </w:r>
          <w:r>
            <w:fldChar w:fldCharType="end"/>
          </w:r>
        </w:p>
        <w:p w14:paraId="1711B3E8">
          <w:pPr>
            <w:pStyle w:val="17"/>
            <w:tabs>
              <w:tab w:val="right" w:leader="dot" w:pos="8504"/>
            </w:tabs>
          </w:pPr>
          <w:r>
            <w:fldChar w:fldCharType="begin"/>
          </w:r>
          <w:r>
            <w:instrText xml:space="preserve"> HYPERLINK \l _Toc30837 </w:instrText>
          </w:r>
          <w:r>
            <w:fldChar w:fldCharType="separate"/>
          </w:r>
          <w:r>
            <w:t>Figura 1</w:t>
          </w:r>
          <w:r>
            <w:rPr>
              <w:rFonts w:hint="default"/>
              <w:lang w:val="es-EC"/>
            </w:rPr>
            <w:t>6</w:t>
          </w:r>
          <w:r>
            <w:t>. Configuración del proyecto 1 - Servidor SOAP</w:t>
          </w:r>
          <w:r>
            <w:tab/>
          </w:r>
          <w:r>
            <w:fldChar w:fldCharType="begin"/>
          </w:r>
          <w:r>
            <w:instrText xml:space="preserve"> PAGEREF _Toc30837 \h </w:instrText>
          </w:r>
          <w:r>
            <w:fldChar w:fldCharType="separate"/>
          </w:r>
          <w:r>
            <w:t>26</w:t>
          </w:r>
          <w:r>
            <w:fldChar w:fldCharType="end"/>
          </w:r>
          <w:r>
            <w:fldChar w:fldCharType="end"/>
          </w:r>
        </w:p>
        <w:p w14:paraId="29C5C115">
          <w:pPr>
            <w:pStyle w:val="17"/>
            <w:tabs>
              <w:tab w:val="right" w:leader="dot" w:pos="8504"/>
            </w:tabs>
          </w:pPr>
          <w:r>
            <w:fldChar w:fldCharType="begin"/>
          </w:r>
          <w:r>
            <w:instrText xml:space="preserve"> HYPERLINK \l _Toc2435 </w:instrText>
          </w:r>
          <w:r>
            <w:fldChar w:fldCharType="separate"/>
          </w:r>
          <w:r>
            <w:t>Figura 1</w:t>
          </w:r>
          <w:r>
            <w:rPr>
              <w:rFonts w:hint="default"/>
              <w:lang w:val="es-EC"/>
            </w:rPr>
            <w:t>7</w:t>
          </w:r>
          <w:r>
            <w:t>. Configuración del proyecto 2 - Servidor SOAP</w:t>
          </w:r>
          <w:r>
            <w:tab/>
          </w:r>
          <w:r>
            <w:fldChar w:fldCharType="begin"/>
          </w:r>
          <w:r>
            <w:instrText xml:space="preserve"> PAGEREF _Toc2435 \h </w:instrText>
          </w:r>
          <w:r>
            <w:fldChar w:fldCharType="separate"/>
          </w:r>
          <w:r>
            <w:t>27</w:t>
          </w:r>
          <w:r>
            <w:fldChar w:fldCharType="end"/>
          </w:r>
          <w:r>
            <w:fldChar w:fldCharType="end"/>
          </w:r>
        </w:p>
        <w:p w14:paraId="3406EF02">
          <w:pPr>
            <w:pStyle w:val="18"/>
            <w:tabs>
              <w:tab w:val="right" w:leader="dot" w:pos="8504"/>
            </w:tabs>
          </w:pPr>
          <w:r>
            <w:fldChar w:fldCharType="begin"/>
          </w:r>
          <w:r>
            <w:instrText xml:space="preserve"> HYPERLINK \l _Toc7976 </w:instrText>
          </w:r>
          <w:r>
            <w:fldChar w:fldCharType="separate"/>
          </w:r>
          <w:r>
            <w:t>CODIFICACIÓN DEL PROYECTO SERVIDOR</w:t>
          </w:r>
          <w:r>
            <w:tab/>
          </w:r>
          <w:r>
            <w:fldChar w:fldCharType="begin"/>
          </w:r>
          <w:r>
            <w:instrText xml:space="preserve"> PAGEREF _Toc7976 \h </w:instrText>
          </w:r>
          <w:r>
            <w:fldChar w:fldCharType="separate"/>
          </w:r>
          <w:r>
            <w:t>27</w:t>
          </w:r>
          <w:r>
            <w:fldChar w:fldCharType="end"/>
          </w:r>
          <w:r>
            <w:fldChar w:fldCharType="end"/>
          </w:r>
        </w:p>
        <w:p w14:paraId="4BA5A5B3">
          <w:pPr>
            <w:pStyle w:val="19"/>
            <w:tabs>
              <w:tab w:val="right" w:leader="dot" w:pos="8504"/>
            </w:tabs>
          </w:pPr>
          <w:r>
            <w:fldChar w:fldCharType="begin"/>
          </w:r>
          <w:r>
            <w:instrText xml:space="preserve"> HYPERLINK \l _Toc22713 </w:instrText>
          </w:r>
          <w:r>
            <w:fldChar w:fldCharType="separate"/>
          </w:r>
          <w:r>
            <w:t>CREACIÓN DE PAQUETES</w:t>
          </w:r>
          <w:r>
            <w:tab/>
          </w:r>
          <w:r>
            <w:fldChar w:fldCharType="begin"/>
          </w:r>
          <w:r>
            <w:instrText xml:space="preserve"> PAGEREF _Toc22713 \h </w:instrText>
          </w:r>
          <w:r>
            <w:fldChar w:fldCharType="separate"/>
          </w:r>
          <w:r>
            <w:t>27</w:t>
          </w:r>
          <w:r>
            <w:fldChar w:fldCharType="end"/>
          </w:r>
          <w:r>
            <w:fldChar w:fldCharType="end"/>
          </w:r>
        </w:p>
        <w:p w14:paraId="14780169">
          <w:pPr>
            <w:pStyle w:val="17"/>
            <w:tabs>
              <w:tab w:val="right" w:leader="dot" w:pos="8504"/>
            </w:tabs>
          </w:pPr>
          <w:r>
            <w:fldChar w:fldCharType="begin"/>
          </w:r>
          <w:r>
            <w:instrText xml:space="preserve"> HYPERLINK \l _Toc32187 </w:instrText>
          </w:r>
          <w:r>
            <w:fldChar w:fldCharType="separate"/>
          </w:r>
          <w:r>
            <w:t>Figura 1</w:t>
          </w:r>
          <w:r>
            <w:rPr>
              <w:rFonts w:hint="default"/>
              <w:lang w:val="es-EC"/>
            </w:rPr>
            <w:t>8</w:t>
          </w:r>
          <w:r>
            <w:t>. Estructura de paquetes - Servidor SOAP</w:t>
          </w:r>
          <w:r>
            <w:tab/>
          </w:r>
          <w:r>
            <w:fldChar w:fldCharType="begin"/>
          </w:r>
          <w:r>
            <w:instrText xml:space="preserve"> PAGEREF _Toc32187 \h </w:instrText>
          </w:r>
          <w:r>
            <w:fldChar w:fldCharType="separate"/>
          </w:r>
          <w:r>
            <w:t>27</w:t>
          </w:r>
          <w:r>
            <w:fldChar w:fldCharType="end"/>
          </w:r>
          <w:r>
            <w:fldChar w:fldCharType="end"/>
          </w:r>
        </w:p>
        <w:p w14:paraId="74DB7FBE">
          <w:pPr>
            <w:pStyle w:val="19"/>
            <w:tabs>
              <w:tab w:val="right" w:leader="dot" w:pos="8504"/>
            </w:tabs>
          </w:pPr>
          <w:r>
            <w:fldChar w:fldCharType="begin"/>
          </w:r>
          <w:r>
            <w:instrText xml:space="preserve"> HYPERLINK \l _Toc5640 </w:instrText>
          </w:r>
          <w:r>
            <w:fldChar w:fldCharType="separate"/>
          </w:r>
          <w:r>
            <w:t>CREACIÓN DE WEBSERVICES</w:t>
          </w:r>
          <w:r>
            <w:tab/>
          </w:r>
          <w:r>
            <w:fldChar w:fldCharType="begin"/>
          </w:r>
          <w:r>
            <w:instrText xml:space="preserve"> PAGEREF _Toc5640 \h </w:instrText>
          </w:r>
          <w:r>
            <w:fldChar w:fldCharType="separate"/>
          </w:r>
          <w:r>
            <w:t>27</w:t>
          </w:r>
          <w:r>
            <w:fldChar w:fldCharType="end"/>
          </w:r>
          <w:r>
            <w:fldChar w:fldCharType="end"/>
          </w:r>
        </w:p>
        <w:p w14:paraId="05795413">
          <w:pPr>
            <w:pStyle w:val="17"/>
            <w:tabs>
              <w:tab w:val="right" w:leader="dot" w:pos="8504"/>
            </w:tabs>
          </w:pPr>
          <w:r>
            <w:fldChar w:fldCharType="begin"/>
          </w:r>
          <w:r>
            <w:instrText xml:space="preserve"> HYPERLINK \l _Toc472 </w:instrText>
          </w:r>
          <w:r>
            <w:fldChar w:fldCharType="separate"/>
          </w:r>
          <w:r>
            <w:t>Figura 1</w:t>
          </w:r>
          <w:r>
            <w:rPr>
              <w:rFonts w:hint="default"/>
              <w:lang w:val="es-EC"/>
            </w:rPr>
            <w:t>9</w:t>
          </w:r>
          <w:r>
            <w:t>. Estructura de paquetes - WebServices</w:t>
          </w:r>
          <w:r>
            <w:tab/>
          </w:r>
          <w:r>
            <w:fldChar w:fldCharType="begin"/>
          </w:r>
          <w:r>
            <w:instrText xml:space="preserve"> PAGEREF _Toc472 \h </w:instrText>
          </w:r>
          <w:r>
            <w:fldChar w:fldCharType="separate"/>
          </w:r>
          <w:r>
            <w:t>28</w:t>
          </w:r>
          <w:r>
            <w:fldChar w:fldCharType="end"/>
          </w:r>
          <w:r>
            <w:fldChar w:fldCharType="end"/>
          </w:r>
        </w:p>
        <w:p w14:paraId="39FFE1C8">
          <w:pPr>
            <w:pStyle w:val="21"/>
            <w:tabs>
              <w:tab w:val="right" w:leader="dot" w:pos="8504"/>
            </w:tabs>
          </w:pPr>
          <w:r>
            <w:fldChar w:fldCharType="begin"/>
          </w:r>
          <w:r>
            <w:instrText xml:space="preserve"> HYPERLINK \l _Toc49 </w:instrText>
          </w:r>
          <w:r>
            <w:fldChar w:fldCharType="separate"/>
          </w:r>
          <w:r>
            <w:rPr>
              <w:bCs/>
              <w:i w:val="0"/>
              <w:iCs w:val="0"/>
              <w:szCs w:val="24"/>
            </w:rPr>
            <w:t xml:space="preserve">Tabla 1. Clase </w:t>
          </w:r>
          <w:r>
            <w:rPr>
              <w:rFonts w:hint="default"/>
              <w:bCs/>
              <w:i w:val="0"/>
              <w:iCs w:val="0"/>
              <w:szCs w:val="24"/>
            </w:rPr>
            <w:t>WSConversorUnidades</w:t>
          </w:r>
          <w:r>
            <w:tab/>
          </w:r>
          <w:r>
            <w:fldChar w:fldCharType="begin"/>
          </w:r>
          <w:r>
            <w:instrText xml:space="preserve"> PAGEREF _Toc49 \h </w:instrText>
          </w:r>
          <w:r>
            <w:fldChar w:fldCharType="separate"/>
          </w:r>
          <w:r>
            <w:rPr>
              <w:b/>
            </w:rPr>
            <w:t>Error! Bookmark not defined.</w:t>
          </w:r>
          <w:r>
            <w:fldChar w:fldCharType="end"/>
          </w:r>
          <w:r>
            <w:fldChar w:fldCharType="end"/>
          </w:r>
        </w:p>
        <w:p w14:paraId="09256802">
          <w:pPr>
            <w:pStyle w:val="19"/>
            <w:tabs>
              <w:tab w:val="right" w:leader="dot" w:pos="8504"/>
            </w:tabs>
          </w:pPr>
          <w:r>
            <w:fldChar w:fldCharType="begin"/>
          </w:r>
          <w:r>
            <w:instrText xml:space="preserve"> HYPERLINK \l _Toc24567 </w:instrText>
          </w:r>
          <w:r>
            <w:fldChar w:fldCharType="separate"/>
          </w:r>
          <w:r>
            <w:t>CREACIÓN DE SERVICIO</w:t>
          </w:r>
          <w:r>
            <w:rPr>
              <w:rFonts w:hint="default"/>
              <w:lang w:val="es-EC"/>
            </w:rPr>
            <w:t>S</w:t>
          </w:r>
          <w:r>
            <w:tab/>
          </w:r>
          <w:r>
            <w:fldChar w:fldCharType="begin"/>
          </w:r>
          <w:r>
            <w:instrText xml:space="preserve"> PAGEREF _Toc24567 \h </w:instrText>
          </w:r>
          <w:r>
            <w:fldChar w:fldCharType="separate"/>
          </w:r>
          <w:r>
            <w:t>31</w:t>
          </w:r>
          <w:r>
            <w:fldChar w:fldCharType="end"/>
          </w:r>
          <w:r>
            <w:fldChar w:fldCharType="end"/>
          </w:r>
        </w:p>
        <w:p w14:paraId="2FE99838">
          <w:pPr>
            <w:pStyle w:val="17"/>
            <w:tabs>
              <w:tab w:val="right" w:leader="dot" w:pos="8504"/>
            </w:tabs>
          </w:pPr>
          <w:r>
            <w:fldChar w:fldCharType="begin"/>
          </w:r>
          <w:r>
            <w:instrText xml:space="preserve"> HYPERLINK \l _Toc4001 </w:instrText>
          </w:r>
          <w:r>
            <w:fldChar w:fldCharType="separate"/>
          </w:r>
          <w:r>
            <w:t xml:space="preserve">Figura </w:t>
          </w:r>
          <w:r>
            <w:rPr>
              <w:rFonts w:hint="default"/>
              <w:lang w:val="es-EC"/>
            </w:rPr>
            <w:t>20</w:t>
          </w:r>
          <w:r>
            <w:t>. Estructura de paquetes - servicios</w:t>
          </w:r>
          <w:r>
            <w:tab/>
          </w:r>
          <w:r>
            <w:fldChar w:fldCharType="begin"/>
          </w:r>
          <w:r>
            <w:instrText xml:space="preserve"> PAGEREF _Toc4001 \h </w:instrText>
          </w:r>
          <w:r>
            <w:fldChar w:fldCharType="separate"/>
          </w:r>
          <w:r>
            <w:t>31</w:t>
          </w:r>
          <w:r>
            <w:fldChar w:fldCharType="end"/>
          </w:r>
          <w:r>
            <w:fldChar w:fldCharType="end"/>
          </w:r>
        </w:p>
        <w:p w14:paraId="6AF12126">
          <w:pPr>
            <w:pStyle w:val="21"/>
            <w:tabs>
              <w:tab w:val="right" w:leader="dot" w:pos="8504"/>
            </w:tabs>
          </w:pPr>
          <w:r>
            <w:fldChar w:fldCharType="begin"/>
          </w:r>
          <w:r>
            <w:instrText xml:space="preserve"> HYPERLINK \l _Toc13662 </w:instrText>
          </w:r>
          <w:r>
            <w:fldChar w:fldCharType="separate"/>
          </w:r>
          <w:r>
            <w:t xml:space="preserve">Tabla 5. Clase </w:t>
          </w:r>
          <w:r>
            <w:rPr>
              <w:rFonts w:hint="default"/>
              <w:lang w:val="es-EC"/>
            </w:rPr>
            <w:t>ServicioConversor</w:t>
          </w:r>
          <w:r>
            <w:tab/>
          </w:r>
          <w:r>
            <w:fldChar w:fldCharType="begin"/>
          </w:r>
          <w:r>
            <w:instrText xml:space="preserve"> PAGEREF _Toc13662 \h </w:instrText>
          </w:r>
          <w:r>
            <w:fldChar w:fldCharType="separate"/>
          </w:r>
          <w:r>
            <w:rPr>
              <w:b/>
            </w:rPr>
            <w:t>Error! Bookmark not defined.</w:t>
          </w:r>
          <w:r>
            <w:fldChar w:fldCharType="end"/>
          </w:r>
          <w:r>
            <w:fldChar w:fldCharType="end"/>
          </w:r>
        </w:p>
        <w:p w14:paraId="13739B7B">
          <w:pPr>
            <w:pStyle w:val="18"/>
            <w:tabs>
              <w:tab w:val="right" w:leader="dot" w:pos="8504"/>
            </w:tabs>
          </w:pPr>
          <w:r>
            <w:fldChar w:fldCharType="begin"/>
          </w:r>
          <w:r>
            <w:instrText xml:space="preserve"> HYPERLINK \l _Toc232 </w:instrText>
          </w:r>
          <w:r>
            <w:fldChar w:fldCharType="separate"/>
          </w:r>
          <w:r>
            <w:rPr>
              <w:rFonts w:hint="default"/>
              <w:lang w:val="es-EC"/>
            </w:rPr>
            <w:t>COMPONENTES DE SEGURIDAD</w:t>
          </w:r>
          <w:r>
            <w:tab/>
          </w:r>
          <w:r>
            <w:fldChar w:fldCharType="begin"/>
          </w:r>
          <w:r>
            <w:instrText xml:space="preserve"> PAGEREF _Toc232 \h </w:instrText>
          </w:r>
          <w:r>
            <w:fldChar w:fldCharType="separate"/>
          </w:r>
          <w:r>
            <w:t>42</w:t>
          </w:r>
          <w:r>
            <w:fldChar w:fldCharType="end"/>
          </w:r>
          <w:r>
            <w:fldChar w:fldCharType="end"/>
          </w:r>
        </w:p>
        <w:p w14:paraId="1BC5E898">
          <w:pPr>
            <w:pStyle w:val="21"/>
            <w:tabs>
              <w:tab w:val="right" w:leader="dot" w:pos="8504"/>
            </w:tabs>
          </w:pPr>
          <w:r>
            <w:fldChar w:fldCharType="begin"/>
          </w:r>
          <w:r>
            <w:instrText xml:space="preserve"> HYPERLINK \l _Toc5940 </w:instrText>
          </w:r>
          <w:r>
            <w:fldChar w:fldCharType="separate"/>
          </w:r>
          <w:r>
            <w:t xml:space="preserve">Tabla 5. Clase </w:t>
          </w:r>
          <w:r>
            <w:rPr>
              <w:rFonts w:hint="default"/>
              <w:bCs w:val="0"/>
              <w:lang w:val="es-EC"/>
            </w:rPr>
            <w:t>AdministradorCredenciales</w:t>
          </w:r>
          <w:r>
            <w:tab/>
          </w:r>
          <w:r>
            <w:fldChar w:fldCharType="begin"/>
          </w:r>
          <w:r>
            <w:instrText xml:space="preserve"> PAGEREF _Toc5940 \h </w:instrText>
          </w:r>
          <w:r>
            <w:fldChar w:fldCharType="separate"/>
          </w:r>
          <w:r>
            <w:t>42</w:t>
          </w:r>
          <w:r>
            <w:fldChar w:fldCharType="end"/>
          </w:r>
          <w:r>
            <w:fldChar w:fldCharType="end"/>
          </w:r>
        </w:p>
        <w:p w14:paraId="49FDF089">
          <w:pPr>
            <w:pStyle w:val="21"/>
            <w:tabs>
              <w:tab w:val="right" w:leader="dot" w:pos="8504"/>
            </w:tabs>
          </w:pPr>
          <w:r>
            <w:fldChar w:fldCharType="begin"/>
          </w:r>
          <w:r>
            <w:instrText xml:space="preserve"> HYPERLINK \l _Toc7172 </w:instrText>
          </w:r>
          <w:r>
            <w:fldChar w:fldCharType="separate"/>
          </w:r>
          <w:r>
            <w:t xml:space="preserve">Tabla </w:t>
          </w:r>
          <w:r>
            <w:rPr>
              <w:rFonts w:hint="default"/>
              <w:lang w:val="es-EC"/>
            </w:rPr>
            <w:t>6</w:t>
          </w:r>
          <w:r>
            <w:t xml:space="preserve">. Clase </w:t>
          </w:r>
          <w:r>
            <w:rPr>
              <w:rFonts w:hint="default"/>
              <w:bCs w:val="0"/>
              <w:lang w:val="es-EC"/>
            </w:rPr>
            <w:t>AdministradorTokens</w:t>
          </w:r>
          <w:r>
            <w:tab/>
          </w:r>
          <w:r>
            <w:fldChar w:fldCharType="begin"/>
          </w:r>
          <w:r>
            <w:instrText xml:space="preserve"> PAGEREF _Toc7172 \h </w:instrText>
          </w:r>
          <w:r>
            <w:fldChar w:fldCharType="separate"/>
          </w:r>
          <w:r>
            <w:t>42</w:t>
          </w:r>
          <w:r>
            <w:fldChar w:fldCharType="end"/>
          </w:r>
          <w:r>
            <w:fldChar w:fldCharType="end"/>
          </w:r>
        </w:p>
        <w:p w14:paraId="539131F5">
          <w:pPr>
            <w:pStyle w:val="21"/>
            <w:tabs>
              <w:tab w:val="right" w:leader="dot" w:pos="8504"/>
            </w:tabs>
          </w:pPr>
          <w:r>
            <w:fldChar w:fldCharType="begin"/>
          </w:r>
          <w:r>
            <w:instrText xml:space="preserve"> HYPERLINK \l _Toc24365 </w:instrText>
          </w:r>
          <w:r>
            <w:fldChar w:fldCharType="separate"/>
          </w:r>
          <w:r>
            <w:t xml:space="preserve">Tabla </w:t>
          </w:r>
          <w:r>
            <w:rPr>
              <w:rFonts w:hint="default"/>
              <w:lang w:val="es-EC"/>
            </w:rPr>
            <w:t>7</w:t>
          </w:r>
          <w:r>
            <w:t xml:space="preserve">. Clase </w:t>
          </w:r>
          <w:r>
            <w:rPr>
              <w:rFonts w:hint="default"/>
              <w:bCs w:val="0"/>
              <w:lang w:val="es-EC"/>
            </w:rPr>
            <w:t>FiltroCors</w:t>
          </w:r>
          <w:r>
            <w:tab/>
          </w:r>
          <w:r>
            <w:fldChar w:fldCharType="begin"/>
          </w:r>
          <w:r>
            <w:instrText xml:space="preserve"> PAGEREF _Toc24365 \h </w:instrText>
          </w:r>
          <w:r>
            <w:fldChar w:fldCharType="separate"/>
          </w:r>
          <w:r>
            <w:t>43</w:t>
          </w:r>
          <w:r>
            <w:fldChar w:fldCharType="end"/>
          </w:r>
          <w:r>
            <w:fldChar w:fldCharType="end"/>
          </w:r>
        </w:p>
        <w:p w14:paraId="00D87F9D">
          <w:pPr>
            <w:pStyle w:val="21"/>
            <w:tabs>
              <w:tab w:val="right" w:leader="dot" w:pos="8504"/>
            </w:tabs>
          </w:pPr>
          <w:r>
            <w:fldChar w:fldCharType="begin"/>
          </w:r>
          <w:r>
            <w:instrText xml:space="preserve"> HYPERLINK \l _Toc26326 </w:instrText>
          </w:r>
          <w:r>
            <w:fldChar w:fldCharType="separate"/>
          </w:r>
          <w:r>
            <w:t xml:space="preserve">Tabla </w:t>
          </w:r>
          <w:r>
            <w:rPr>
              <w:rFonts w:hint="default"/>
              <w:lang w:val="es-EC"/>
            </w:rPr>
            <w:t>8</w:t>
          </w:r>
          <w:r>
            <w:t xml:space="preserve">. Clase </w:t>
          </w:r>
          <w:r>
            <w:rPr>
              <w:rFonts w:hint="default"/>
              <w:bCs w:val="0"/>
              <w:lang w:val="es-EC"/>
            </w:rPr>
            <w:t>Sesion</w:t>
          </w:r>
          <w:r>
            <w:tab/>
          </w:r>
          <w:r>
            <w:fldChar w:fldCharType="begin"/>
          </w:r>
          <w:r>
            <w:instrText xml:space="preserve"> PAGEREF _Toc26326 \h </w:instrText>
          </w:r>
          <w:r>
            <w:fldChar w:fldCharType="separate"/>
          </w:r>
          <w:r>
            <w:t>44</w:t>
          </w:r>
          <w:r>
            <w:fldChar w:fldCharType="end"/>
          </w:r>
          <w:r>
            <w:fldChar w:fldCharType="end"/>
          </w:r>
        </w:p>
        <w:p w14:paraId="62CCD175">
          <w:pPr>
            <w:pStyle w:val="21"/>
            <w:tabs>
              <w:tab w:val="right" w:leader="dot" w:pos="8504"/>
            </w:tabs>
          </w:pPr>
          <w:r>
            <w:fldChar w:fldCharType="begin"/>
          </w:r>
          <w:r>
            <w:instrText xml:space="preserve"> HYPERLINK \l _Toc19098 </w:instrText>
          </w:r>
          <w:r>
            <w:fldChar w:fldCharType="separate"/>
          </w:r>
          <w:r>
            <w:t xml:space="preserve">Tabla </w:t>
          </w:r>
          <w:r>
            <w:rPr>
              <w:rFonts w:hint="default"/>
              <w:lang w:val="es-EC"/>
            </w:rPr>
            <w:t>9</w:t>
          </w:r>
          <w:r>
            <w:t xml:space="preserve">. Clase </w:t>
          </w:r>
          <w:r>
            <w:rPr>
              <w:rFonts w:hint="default"/>
              <w:bCs w:val="0"/>
              <w:lang w:val="es-EC"/>
            </w:rPr>
            <w:t>ManejadorAutenticacion</w:t>
          </w:r>
          <w:r>
            <w:tab/>
          </w:r>
          <w:r>
            <w:fldChar w:fldCharType="begin"/>
          </w:r>
          <w:r>
            <w:instrText xml:space="preserve"> PAGEREF _Toc19098 \h </w:instrText>
          </w:r>
          <w:r>
            <w:fldChar w:fldCharType="separate"/>
          </w:r>
          <w:r>
            <w:t>45</w:t>
          </w:r>
          <w:r>
            <w:fldChar w:fldCharType="end"/>
          </w:r>
          <w:r>
            <w:fldChar w:fldCharType="end"/>
          </w:r>
        </w:p>
        <w:p w14:paraId="0EDB1B79">
          <w:pPr>
            <w:pStyle w:val="18"/>
            <w:tabs>
              <w:tab w:val="right" w:leader="dot" w:pos="8504"/>
            </w:tabs>
          </w:pPr>
          <w:r>
            <w:fldChar w:fldCharType="begin"/>
          </w:r>
          <w:r>
            <w:instrText xml:space="preserve"> HYPERLINK \l _Toc9347 </w:instrText>
          </w:r>
          <w:r>
            <w:fldChar w:fldCharType="separate"/>
          </w:r>
          <w:r>
            <w:rPr>
              <w:rFonts w:hint="default"/>
              <w:lang w:val="es-EC"/>
            </w:rPr>
            <w:t>CREACION DE UTILIDADES Y MODELOS</w:t>
          </w:r>
          <w:r>
            <w:tab/>
          </w:r>
          <w:r>
            <w:fldChar w:fldCharType="begin"/>
          </w:r>
          <w:r>
            <w:instrText xml:space="preserve"> PAGEREF _Toc9347 \h </w:instrText>
          </w:r>
          <w:r>
            <w:fldChar w:fldCharType="separate"/>
          </w:r>
          <w:r>
            <w:t>47</w:t>
          </w:r>
          <w:r>
            <w:fldChar w:fldCharType="end"/>
          </w:r>
          <w:r>
            <w:fldChar w:fldCharType="end"/>
          </w:r>
        </w:p>
        <w:p w14:paraId="0FD9C307">
          <w:pPr>
            <w:pStyle w:val="17"/>
            <w:tabs>
              <w:tab w:val="right" w:leader="dot" w:pos="8504"/>
            </w:tabs>
          </w:pPr>
          <w:r>
            <w:fldChar w:fldCharType="begin"/>
          </w:r>
          <w:r>
            <w:instrText xml:space="preserve"> HYPERLINK \l _Toc26330 </w:instrText>
          </w:r>
          <w:r>
            <w:fldChar w:fldCharType="separate"/>
          </w:r>
          <w:r>
            <w:t xml:space="preserve">Figura </w:t>
          </w:r>
          <w:r>
            <w:rPr>
              <w:rFonts w:hint="default"/>
              <w:lang w:val="es-EC"/>
            </w:rPr>
            <w:t>21</w:t>
          </w:r>
          <w:r>
            <w:t xml:space="preserve">. </w:t>
          </w:r>
          <w:r>
            <w:rPr>
              <w:rFonts w:hint="default"/>
              <w:lang w:val="es-EC"/>
            </w:rPr>
            <w:t>Estructura de Paquetes  - Modelos</w:t>
          </w:r>
          <w:r>
            <w:tab/>
          </w:r>
          <w:r>
            <w:fldChar w:fldCharType="begin"/>
          </w:r>
          <w:r>
            <w:instrText xml:space="preserve"> PAGEREF _Toc26330 \h </w:instrText>
          </w:r>
          <w:r>
            <w:fldChar w:fldCharType="separate"/>
          </w:r>
          <w:r>
            <w:t>47</w:t>
          </w:r>
          <w:r>
            <w:fldChar w:fldCharType="end"/>
          </w:r>
          <w:r>
            <w:fldChar w:fldCharType="end"/>
          </w:r>
        </w:p>
        <w:p w14:paraId="310B63A6">
          <w:pPr>
            <w:pStyle w:val="21"/>
            <w:tabs>
              <w:tab w:val="right" w:leader="dot" w:pos="8504"/>
            </w:tabs>
          </w:pPr>
          <w:r>
            <w:fldChar w:fldCharType="begin"/>
          </w:r>
          <w:r>
            <w:instrText xml:space="preserve"> HYPERLINK \l _Toc20620 </w:instrText>
          </w:r>
          <w:r>
            <w:fldChar w:fldCharType="separate"/>
          </w:r>
          <w:r>
            <w:t xml:space="preserve">Tabla </w:t>
          </w:r>
          <w:r>
            <w:rPr>
              <w:rFonts w:hint="default"/>
              <w:lang w:val="es-EC"/>
            </w:rPr>
            <w:t>10</w:t>
          </w:r>
          <w:r>
            <w:t xml:space="preserve">. Clase </w:t>
          </w:r>
          <w:r>
            <w:rPr>
              <w:rFonts w:hint="default"/>
              <w:bCs w:val="0"/>
              <w:lang w:val="es-EC"/>
            </w:rPr>
            <w:t>ConversorLongitud</w:t>
          </w:r>
          <w:r>
            <w:tab/>
          </w:r>
          <w:r>
            <w:fldChar w:fldCharType="begin"/>
          </w:r>
          <w:r>
            <w:instrText xml:space="preserve"> PAGEREF _Toc20620 \h </w:instrText>
          </w:r>
          <w:r>
            <w:fldChar w:fldCharType="separate"/>
          </w:r>
          <w:r>
            <w:t>47</w:t>
          </w:r>
          <w:r>
            <w:fldChar w:fldCharType="end"/>
          </w:r>
          <w:r>
            <w:fldChar w:fldCharType="end"/>
          </w:r>
        </w:p>
        <w:p w14:paraId="27716363">
          <w:pPr>
            <w:pStyle w:val="21"/>
            <w:tabs>
              <w:tab w:val="right" w:leader="dot" w:pos="8504"/>
            </w:tabs>
          </w:pPr>
          <w:r>
            <w:fldChar w:fldCharType="begin"/>
          </w:r>
          <w:r>
            <w:instrText xml:space="preserve"> HYPERLINK \l _Toc24199 </w:instrText>
          </w:r>
          <w:r>
            <w:fldChar w:fldCharType="separate"/>
          </w:r>
          <w:r>
            <w:t xml:space="preserve">Tabla </w:t>
          </w:r>
          <w:r>
            <w:rPr>
              <w:rFonts w:hint="default"/>
              <w:lang w:val="es-EC"/>
            </w:rPr>
            <w:t>11</w:t>
          </w:r>
          <w:r>
            <w:t xml:space="preserve">. Clase </w:t>
          </w:r>
          <w:r>
            <w:rPr>
              <w:rFonts w:hint="default"/>
              <w:bCs w:val="0"/>
              <w:lang w:val="es-EC"/>
            </w:rPr>
            <w:t>ConversorMasa</w:t>
          </w:r>
          <w:r>
            <w:tab/>
          </w:r>
          <w:r>
            <w:fldChar w:fldCharType="begin"/>
          </w:r>
          <w:r>
            <w:instrText xml:space="preserve"> PAGEREF _Toc24199 \h </w:instrText>
          </w:r>
          <w:r>
            <w:fldChar w:fldCharType="separate"/>
          </w:r>
          <w:r>
            <w:t>48</w:t>
          </w:r>
          <w:r>
            <w:fldChar w:fldCharType="end"/>
          </w:r>
          <w:r>
            <w:fldChar w:fldCharType="end"/>
          </w:r>
        </w:p>
        <w:p w14:paraId="6816D772">
          <w:pPr>
            <w:pStyle w:val="21"/>
            <w:tabs>
              <w:tab w:val="right" w:leader="dot" w:pos="8504"/>
            </w:tabs>
          </w:pPr>
          <w:r>
            <w:fldChar w:fldCharType="begin"/>
          </w:r>
          <w:r>
            <w:instrText xml:space="preserve"> HYPERLINK \l _Toc31703 </w:instrText>
          </w:r>
          <w:r>
            <w:fldChar w:fldCharType="separate"/>
          </w:r>
          <w:r>
            <w:t xml:space="preserve">Tabla </w:t>
          </w:r>
          <w:r>
            <w:rPr>
              <w:rFonts w:hint="default"/>
              <w:lang w:val="es-EC"/>
            </w:rPr>
            <w:t>12</w:t>
          </w:r>
          <w:r>
            <w:t xml:space="preserve">. Clase </w:t>
          </w:r>
          <w:r>
            <w:rPr>
              <w:rFonts w:hint="default"/>
              <w:bCs w:val="0"/>
              <w:lang w:val="es-EC"/>
            </w:rPr>
            <w:t>ConversorTemperatura</w:t>
          </w:r>
          <w:r>
            <w:tab/>
          </w:r>
          <w:r>
            <w:fldChar w:fldCharType="begin"/>
          </w:r>
          <w:r>
            <w:instrText xml:space="preserve"> PAGEREF _Toc31703 \h </w:instrText>
          </w:r>
          <w:r>
            <w:fldChar w:fldCharType="separate"/>
          </w:r>
          <w:r>
            <w:t>48</w:t>
          </w:r>
          <w:r>
            <w:fldChar w:fldCharType="end"/>
          </w:r>
          <w:r>
            <w:fldChar w:fldCharType="end"/>
          </w:r>
        </w:p>
        <w:p w14:paraId="31306A49">
          <w:pPr>
            <w:pStyle w:val="21"/>
            <w:tabs>
              <w:tab w:val="right" w:leader="dot" w:pos="8504"/>
            </w:tabs>
          </w:pPr>
          <w:r>
            <w:fldChar w:fldCharType="begin"/>
          </w:r>
          <w:r>
            <w:instrText xml:space="preserve"> HYPERLINK \l _Toc5328 </w:instrText>
          </w:r>
          <w:r>
            <w:fldChar w:fldCharType="separate"/>
          </w:r>
          <w:r>
            <w:t xml:space="preserve">Tabla </w:t>
          </w:r>
          <w:r>
            <w:rPr>
              <w:rFonts w:hint="default"/>
              <w:lang w:val="es-EC"/>
            </w:rPr>
            <w:t>13</w:t>
          </w:r>
          <w:r>
            <w:t xml:space="preserve">. </w:t>
          </w:r>
          <w:r>
            <w:rPr>
              <w:rFonts w:hint="default"/>
              <w:lang w:val="es-EC"/>
            </w:rPr>
            <w:t xml:space="preserve">Interfaz </w:t>
          </w:r>
          <w:r>
            <w:rPr>
              <w:rFonts w:hint="default"/>
              <w:bCs w:val="0"/>
              <w:lang w:val="es-EC"/>
            </w:rPr>
            <w:t>IConversor</w:t>
          </w:r>
          <w:r>
            <w:tab/>
          </w:r>
          <w:r>
            <w:fldChar w:fldCharType="begin"/>
          </w:r>
          <w:r>
            <w:instrText xml:space="preserve"> PAGEREF _Toc5328 \h </w:instrText>
          </w:r>
          <w:r>
            <w:fldChar w:fldCharType="separate"/>
          </w:r>
          <w:r>
            <w:t>49</w:t>
          </w:r>
          <w:r>
            <w:fldChar w:fldCharType="end"/>
          </w:r>
          <w:r>
            <w:fldChar w:fldCharType="end"/>
          </w:r>
        </w:p>
        <w:p w14:paraId="137D6701">
          <w:pPr>
            <w:pStyle w:val="21"/>
            <w:tabs>
              <w:tab w:val="right" w:leader="dot" w:pos="8504"/>
            </w:tabs>
          </w:pPr>
          <w:r>
            <w:fldChar w:fldCharType="begin"/>
          </w:r>
          <w:r>
            <w:instrText xml:space="preserve"> HYPERLINK \l _Toc25366 </w:instrText>
          </w:r>
          <w:r>
            <w:fldChar w:fldCharType="separate"/>
          </w:r>
          <w:r>
            <w:t xml:space="preserve">Tabla </w:t>
          </w:r>
          <w:r>
            <w:rPr>
              <w:rFonts w:hint="default"/>
              <w:lang w:val="es-EC"/>
            </w:rPr>
            <w:t>14</w:t>
          </w:r>
          <w:r>
            <w:t xml:space="preserve">. </w:t>
          </w:r>
          <w:r>
            <w:rPr>
              <w:rFonts w:hint="default"/>
              <w:lang w:val="es-EC"/>
            </w:rPr>
            <w:t xml:space="preserve">Enum </w:t>
          </w:r>
          <w:r>
            <w:rPr>
              <w:rFonts w:hint="default"/>
              <w:bCs w:val="0"/>
              <w:lang w:val="es-EC"/>
            </w:rPr>
            <w:t>UnidadLongitud</w:t>
          </w:r>
          <w:r>
            <w:tab/>
          </w:r>
          <w:r>
            <w:fldChar w:fldCharType="begin"/>
          </w:r>
          <w:r>
            <w:instrText xml:space="preserve"> PAGEREF _Toc25366 \h </w:instrText>
          </w:r>
          <w:r>
            <w:fldChar w:fldCharType="separate"/>
          </w:r>
          <w:r>
            <w:t>50</w:t>
          </w:r>
          <w:r>
            <w:fldChar w:fldCharType="end"/>
          </w:r>
          <w:r>
            <w:fldChar w:fldCharType="end"/>
          </w:r>
        </w:p>
        <w:p w14:paraId="555337FD">
          <w:pPr>
            <w:pStyle w:val="21"/>
            <w:tabs>
              <w:tab w:val="right" w:leader="dot" w:pos="8504"/>
            </w:tabs>
          </w:pPr>
          <w:r>
            <w:fldChar w:fldCharType="begin"/>
          </w:r>
          <w:r>
            <w:instrText xml:space="preserve"> HYPERLINK \l _Toc10465 </w:instrText>
          </w:r>
          <w:r>
            <w:fldChar w:fldCharType="separate"/>
          </w:r>
          <w:r>
            <w:t xml:space="preserve">Tabla </w:t>
          </w:r>
          <w:r>
            <w:rPr>
              <w:rFonts w:hint="default"/>
              <w:lang w:val="es-EC"/>
            </w:rPr>
            <w:t>1</w:t>
          </w:r>
          <w:r>
            <w:t xml:space="preserve">5. </w:t>
          </w:r>
          <w:r>
            <w:rPr>
              <w:rFonts w:hint="default"/>
              <w:lang w:val="es-EC"/>
            </w:rPr>
            <w:t xml:space="preserve">Enum </w:t>
          </w:r>
          <w:r>
            <w:rPr>
              <w:rFonts w:hint="default"/>
              <w:bCs w:val="0"/>
              <w:lang w:val="es-EC"/>
            </w:rPr>
            <w:t>UnidadMasa</w:t>
          </w:r>
          <w:r>
            <w:tab/>
          </w:r>
          <w:r>
            <w:fldChar w:fldCharType="begin"/>
          </w:r>
          <w:r>
            <w:instrText xml:space="preserve"> PAGEREF _Toc10465 \h </w:instrText>
          </w:r>
          <w:r>
            <w:fldChar w:fldCharType="separate"/>
          </w:r>
          <w:r>
            <w:t>50</w:t>
          </w:r>
          <w:r>
            <w:fldChar w:fldCharType="end"/>
          </w:r>
          <w:r>
            <w:fldChar w:fldCharType="end"/>
          </w:r>
        </w:p>
        <w:p w14:paraId="7977BD3E">
          <w:pPr>
            <w:pStyle w:val="21"/>
            <w:tabs>
              <w:tab w:val="right" w:leader="dot" w:pos="8504"/>
            </w:tabs>
          </w:pPr>
          <w:r>
            <w:fldChar w:fldCharType="begin"/>
          </w:r>
          <w:r>
            <w:instrText xml:space="preserve"> HYPERLINK \l _Toc4381 </w:instrText>
          </w:r>
          <w:r>
            <w:fldChar w:fldCharType="separate"/>
          </w:r>
          <w:r>
            <w:t xml:space="preserve">Tabla </w:t>
          </w:r>
          <w:r>
            <w:rPr>
              <w:rFonts w:hint="default"/>
              <w:lang w:val="es-EC"/>
            </w:rPr>
            <w:t>16</w:t>
          </w:r>
          <w:r>
            <w:t xml:space="preserve">. </w:t>
          </w:r>
          <w:r>
            <w:rPr>
              <w:rFonts w:hint="default"/>
              <w:lang w:val="es-EC"/>
            </w:rPr>
            <w:t xml:space="preserve">Enum </w:t>
          </w:r>
          <w:r>
            <w:rPr>
              <w:rFonts w:hint="default"/>
              <w:bCs w:val="0"/>
              <w:lang w:val="es-EC"/>
            </w:rPr>
            <w:t>UnidadTemperatura</w:t>
          </w:r>
          <w:r>
            <w:tab/>
          </w:r>
          <w:r>
            <w:fldChar w:fldCharType="begin"/>
          </w:r>
          <w:r>
            <w:instrText xml:space="preserve"> PAGEREF _Toc4381 \h </w:instrText>
          </w:r>
          <w:r>
            <w:fldChar w:fldCharType="separate"/>
          </w:r>
          <w:r>
            <w:t>50</w:t>
          </w:r>
          <w:r>
            <w:fldChar w:fldCharType="end"/>
          </w:r>
          <w:r>
            <w:fldChar w:fldCharType="end"/>
          </w:r>
        </w:p>
        <w:p w14:paraId="44A61D44">
          <w:pPr>
            <w:pStyle w:val="21"/>
            <w:tabs>
              <w:tab w:val="right" w:leader="dot" w:pos="8504"/>
            </w:tabs>
          </w:pPr>
          <w:r>
            <w:fldChar w:fldCharType="begin"/>
          </w:r>
          <w:r>
            <w:instrText xml:space="preserve"> HYPERLINK \l _Toc2373 </w:instrText>
          </w:r>
          <w:r>
            <w:fldChar w:fldCharType="separate"/>
          </w:r>
          <w:r>
            <w:t xml:space="preserve">Tabla </w:t>
          </w:r>
          <w:r>
            <w:rPr>
              <w:rFonts w:hint="default"/>
              <w:lang w:val="es-EC"/>
            </w:rPr>
            <w:t>17</w:t>
          </w:r>
          <w:r>
            <w:t xml:space="preserve">. Clase </w:t>
          </w:r>
          <w:r>
            <w:rPr>
              <w:rFonts w:hint="default"/>
              <w:bCs w:val="0"/>
              <w:lang w:val="es-EC"/>
            </w:rPr>
            <w:t>UnidadMapper</w:t>
          </w:r>
          <w:r>
            <w:tab/>
          </w:r>
          <w:r>
            <w:fldChar w:fldCharType="begin"/>
          </w:r>
          <w:r>
            <w:instrText xml:space="preserve"> PAGEREF _Toc2373 \h </w:instrText>
          </w:r>
          <w:r>
            <w:fldChar w:fldCharType="separate"/>
          </w:r>
          <w:r>
            <w:t>50</w:t>
          </w:r>
          <w:r>
            <w:fldChar w:fldCharType="end"/>
          </w:r>
          <w:r>
            <w:fldChar w:fldCharType="end"/>
          </w:r>
        </w:p>
        <w:p w14:paraId="0D0524CE">
          <w:pPr>
            <w:pStyle w:val="18"/>
            <w:tabs>
              <w:tab w:val="right" w:leader="dot" w:pos="8504"/>
            </w:tabs>
          </w:pPr>
          <w:r>
            <w:fldChar w:fldCharType="begin"/>
          </w:r>
          <w:r>
            <w:instrText xml:space="preserve"> HYPERLINK \l _Toc13605 </w:instrText>
          </w:r>
          <w:r>
            <w:fldChar w:fldCharType="separate"/>
          </w:r>
          <w:r>
            <w:t>PRUEBAS DE LOS SERVICIOS</w:t>
          </w:r>
          <w:r>
            <w:tab/>
          </w:r>
          <w:r>
            <w:fldChar w:fldCharType="begin"/>
          </w:r>
          <w:r>
            <w:instrText xml:space="preserve"> PAGEREF _Toc13605 \h </w:instrText>
          </w:r>
          <w:r>
            <w:fldChar w:fldCharType="separate"/>
          </w:r>
          <w:r>
            <w:t>51</w:t>
          </w:r>
          <w:r>
            <w:fldChar w:fldCharType="end"/>
          </w:r>
          <w:r>
            <w:fldChar w:fldCharType="end"/>
          </w:r>
        </w:p>
        <w:p w14:paraId="6B0F675F">
          <w:pPr>
            <w:pStyle w:val="17"/>
            <w:tabs>
              <w:tab w:val="right" w:leader="dot" w:pos="8504"/>
            </w:tabs>
          </w:pPr>
          <w:r>
            <w:fldChar w:fldCharType="begin"/>
          </w:r>
          <w:r>
            <w:instrText xml:space="preserve"> HYPERLINK \l _Toc16298 </w:instrText>
          </w:r>
          <w:r>
            <w:fldChar w:fldCharType="separate"/>
          </w:r>
          <w:r>
            <w:t xml:space="preserve">Figura </w:t>
          </w:r>
          <w:r>
            <w:rPr>
              <w:rFonts w:hint="default"/>
              <w:lang w:val="es-EC"/>
            </w:rPr>
            <w:t>22</w:t>
          </w:r>
          <w:r>
            <w:t xml:space="preserve">. Archivo </w:t>
          </w:r>
          <w:r>
            <w:rPr>
              <w:rFonts w:hint="default"/>
              <w:lang w:val="es-EC"/>
            </w:rPr>
            <w:t>en el navegador, generado tras desplegar el servicio web en NetBeans</w:t>
          </w:r>
          <w:r>
            <w:tab/>
          </w:r>
          <w:r>
            <w:fldChar w:fldCharType="begin"/>
          </w:r>
          <w:r>
            <w:instrText xml:space="preserve"> PAGEREF _Toc16298 \h </w:instrText>
          </w:r>
          <w:r>
            <w:fldChar w:fldCharType="separate"/>
          </w:r>
          <w:r>
            <w:t>52</w:t>
          </w:r>
          <w:r>
            <w:fldChar w:fldCharType="end"/>
          </w:r>
          <w:r>
            <w:fldChar w:fldCharType="end"/>
          </w:r>
        </w:p>
        <w:p w14:paraId="700D9990">
          <w:pPr>
            <w:pStyle w:val="17"/>
            <w:tabs>
              <w:tab w:val="right" w:leader="dot" w:pos="8504"/>
            </w:tabs>
          </w:pPr>
          <w:r>
            <w:fldChar w:fldCharType="begin"/>
          </w:r>
          <w:r>
            <w:instrText xml:space="preserve"> HYPERLINK \l _Toc21534 </w:instrText>
          </w:r>
          <w:r>
            <w:fldChar w:fldCharType="separate"/>
          </w:r>
          <w:r>
            <w:t xml:space="preserve">Figura </w:t>
          </w:r>
          <w:r>
            <w:rPr>
              <w:rFonts w:hint="default"/>
              <w:lang w:val="es-EC"/>
            </w:rPr>
            <w:t>23</w:t>
          </w:r>
          <w:r>
            <w:t xml:space="preserve">. </w:t>
          </w:r>
          <w:r>
            <w:rPr>
              <w:rFonts w:hint="default"/>
              <w:lang w:val="es-EC"/>
            </w:rPr>
            <w:t>Archivo WSDL del servicio web</w:t>
          </w:r>
          <w:r>
            <w:tab/>
          </w:r>
          <w:r>
            <w:fldChar w:fldCharType="begin"/>
          </w:r>
          <w:r>
            <w:instrText xml:space="preserve"> PAGEREF _Toc21534 \h </w:instrText>
          </w:r>
          <w:r>
            <w:fldChar w:fldCharType="separate"/>
          </w:r>
          <w:r>
            <w:t>52</w:t>
          </w:r>
          <w:r>
            <w:fldChar w:fldCharType="end"/>
          </w:r>
          <w:r>
            <w:fldChar w:fldCharType="end"/>
          </w:r>
        </w:p>
        <w:p w14:paraId="65E477EB">
          <w:pPr>
            <w:pStyle w:val="17"/>
            <w:tabs>
              <w:tab w:val="right" w:leader="dot" w:pos="8504"/>
            </w:tabs>
          </w:pPr>
          <w:r>
            <w:fldChar w:fldCharType="begin"/>
          </w:r>
          <w:r>
            <w:instrText xml:space="preserve"> HYPERLINK \l _Toc8045 </w:instrText>
          </w:r>
          <w:r>
            <w:fldChar w:fldCharType="separate"/>
          </w:r>
          <w:r>
            <w:t>Figura 2</w:t>
          </w:r>
          <w:r>
            <w:rPr>
              <w:rFonts w:hint="default"/>
              <w:lang w:val="es-EC"/>
            </w:rPr>
            <w:t>4</w:t>
          </w:r>
          <w:r>
            <w:t xml:space="preserve">. </w:t>
          </w:r>
          <w:r>
            <w:rPr>
              <w:rFonts w:hint="default"/>
              <w:lang w:val="es-EC"/>
            </w:rPr>
            <w:t>Carga del WSDL en SoapUI</w:t>
          </w:r>
          <w:r>
            <w:t>.</w:t>
          </w:r>
          <w:r>
            <w:tab/>
          </w:r>
          <w:r>
            <w:fldChar w:fldCharType="begin"/>
          </w:r>
          <w:r>
            <w:instrText xml:space="preserve"> PAGEREF _Toc8045 \h </w:instrText>
          </w:r>
          <w:r>
            <w:fldChar w:fldCharType="separate"/>
          </w:r>
          <w:r>
            <w:t>52</w:t>
          </w:r>
          <w:r>
            <w:fldChar w:fldCharType="end"/>
          </w:r>
          <w:r>
            <w:fldChar w:fldCharType="end"/>
          </w:r>
        </w:p>
        <w:p w14:paraId="786186E2">
          <w:pPr>
            <w:pStyle w:val="17"/>
            <w:tabs>
              <w:tab w:val="right" w:leader="dot" w:pos="8504"/>
            </w:tabs>
          </w:pPr>
          <w:r>
            <w:fldChar w:fldCharType="begin"/>
          </w:r>
          <w:r>
            <w:instrText xml:space="preserve"> HYPERLINK \l _Toc30062 </w:instrText>
          </w:r>
          <w:r>
            <w:fldChar w:fldCharType="separate"/>
          </w:r>
          <w:r>
            <w:t>Figura 2</w:t>
          </w:r>
          <w:r>
            <w:rPr>
              <w:rFonts w:hint="default"/>
              <w:lang w:val="es-EC"/>
            </w:rPr>
            <w:t>5</w:t>
          </w:r>
          <w:r>
            <w:t xml:space="preserve">. Prueba </w:t>
          </w:r>
          <w:r>
            <w:rPr>
              <w:rFonts w:hint="default"/>
              <w:lang w:val="es-EC"/>
            </w:rPr>
            <w:t>1</w:t>
          </w:r>
          <w:r>
            <w:t xml:space="preserve">: </w:t>
          </w:r>
          <w:r>
            <w:rPr>
              <w:rFonts w:hint="default"/>
              <w:lang w:val="es-EC"/>
            </w:rPr>
            <w:t>Login</w:t>
          </w:r>
          <w:r>
            <w:tab/>
          </w:r>
          <w:r>
            <w:fldChar w:fldCharType="begin"/>
          </w:r>
          <w:r>
            <w:instrText xml:space="preserve"> PAGEREF _Toc30062 \h </w:instrText>
          </w:r>
          <w:r>
            <w:fldChar w:fldCharType="separate"/>
          </w:r>
          <w:r>
            <w:t>52</w:t>
          </w:r>
          <w:r>
            <w:fldChar w:fldCharType="end"/>
          </w:r>
          <w:r>
            <w:fldChar w:fldCharType="end"/>
          </w:r>
        </w:p>
        <w:p w14:paraId="65B9E362">
          <w:pPr>
            <w:pStyle w:val="17"/>
            <w:tabs>
              <w:tab w:val="right" w:leader="dot" w:pos="8504"/>
            </w:tabs>
          </w:pPr>
          <w:r>
            <w:fldChar w:fldCharType="begin"/>
          </w:r>
          <w:r>
            <w:instrText xml:space="preserve"> HYPERLINK \l _Toc5588 </w:instrText>
          </w:r>
          <w:r>
            <w:fldChar w:fldCharType="separate"/>
          </w:r>
          <w:r>
            <w:t>Figura 2</w:t>
          </w:r>
          <w:r>
            <w:rPr>
              <w:rFonts w:hint="default"/>
              <w:lang w:val="es-EC"/>
            </w:rPr>
            <w:t>6</w:t>
          </w:r>
          <w:r>
            <w:t xml:space="preserve">. Prueba </w:t>
          </w:r>
          <w:r>
            <w:rPr>
              <w:rFonts w:hint="default"/>
              <w:lang w:val="es-EC"/>
            </w:rPr>
            <w:t>2</w:t>
          </w:r>
          <w:r>
            <w:t xml:space="preserve">: </w:t>
          </w:r>
          <w:r>
            <w:rPr>
              <w:rFonts w:hint="default"/>
              <w:lang w:val="es-EC"/>
            </w:rPr>
            <w:t>Convertir Longitud</w:t>
          </w:r>
          <w:r>
            <w:tab/>
          </w:r>
          <w:r>
            <w:fldChar w:fldCharType="begin"/>
          </w:r>
          <w:r>
            <w:instrText xml:space="preserve"> PAGEREF _Toc5588 \h </w:instrText>
          </w:r>
          <w:r>
            <w:fldChar w:fldCharType="separate"/>
          </w:r>
          <w:r>
            <w:t>53</w:t>
          </w:r>
          <w:r>
            <w:fldChar w:fldCharType="end"/>
          </w:r>
          <w:r>
            <w:fldChar w:fldCharType="end"/>
          </w:r>
        </w:p>
        <w:p w14:paraId="4337EE82">
          <w:pPr>
            <w:pStyle w:val="17"/>
            <w:tabs>
              <w:tab w:val="right" w:leader="dot" w:pos="8504"/>
            </w:tabs>
          </w:pPr>
          <w:r>
            <w:fldChar w:fldCharType="begin"/>
          </w:r>
          <w:r>
            <w:instrText xml:space="preserve"> HYPERLINK \l _Toc11987 </w:instrText>
          </w:r>
          <w:r>
            <w:fldChar w:fldCharType="separate"/>
          </w:r>
          <w:r>
            <w:t>Figura 2</w:t>
          </w:r>
          <w:r>
            <w:rPr>
              <w:rFonts w:hint="default"/>
              <w:lang w:val="es-EC"/>
            </w:rPr>
            <w:t>7</w:t>
          </w:r>
          <w:r>
            <w:t xml:space="preserve">. Prueba </w:t>
          </w:r>
          <w:r>
            <w:rPr>
              <w:rFonts w:hint="default"/>
              <w:lang w:val="es-EC"/>
            </w:rPr>
            <w:t>3</w:t>
          </w:r>
          <w:r>
            <w:t xml:space="preserve">: </w:t>
          </w:r>
          <w:r>
            <w:rPr>
              <w:rFonts w:hint="default"/>
              <w:lang w:val="es-EC"/>
            </w:rPr>
            <w:t>Convertir Masa</w:t>
          </w:r>
          <w:r>
            <w:tab/>
          </w:r>
          <w:r>
            <w:fldChar w:fldCharType="begin"/>
          </w:r>
          <w:r>
            <w:instrText xml:space="preserve"> PAGEREF _Toc11987 \h </w:instrText>
          </w:r>
          <w:r>
            <w:fldChar w:fldCharType="separate"/>
          </w:r>
          <w:r>
            <w:t>53</w:t>
          </w:r>
          <w:r>
            <w:fldChar w:fldCharType="end"/>
          </w:r>
          <w:r>
            <w:fldChar w:fldCharType="end"/>
          </w:r>
        </w:p>
        <w:p w14:paraId="4A1CFFE7">
          <w:pPr>
            <w:pStyle w:val="17"/>
            <w:tabs>
              <w:tab w:val="right" w:leader="dot" w:pos="8504"/>
            </w:tabs>
          </w:pPr>
          <w:r>
            <w:fldChar w:fldCharType="begin"/>
          </w:r>
          <w:r>
            <w:instrText xml:space="preserve"> HYPERLINK \l _Toc4333 </w:instrText>
          </w:r>
          <w:r>
            <w:fldChar w:fldCharType="separate"/>
          </w:r>
          <w:r>
            <w:t>Figura 2</w:t>
          </w:r>
          <w:r>
            <w:rPr>
              <w:rFonts w:hint="default"/>
              <w:lang w:val="es-EC"/>
            </w:rPr>
            <w:t>8</w:t>
          </w:r>
          <w:r>
            <w:t xml:space="preserve">. Prueba </w:t>
          </w:r>
          <w:r>
            <w:rPr>
              <w:rFonts w:hint="default"/>
              <w:lang w:val="es-EC"/>
            </w:rPr>
            <w:t>4</w:t>
          </w:r>
          <w:r>
            <w:t xml:space="preserve">: </w:t>
          </w:r>
          <w:r>
            <w:rPr>
              <w:rFonts w:hint="default"/>
              <w:lang w:val="es-EC"/>
            </w:rPr>
            <w:t>Convertir Temperatura</w:t>
          </w:r>
          <w:r>
            <w:tab/>
          </w:r>
          <w:r>
            <w:fldChar w:fldCharType="begin"/>
          </w:r>
          <w:r>
            <w:instrText xml:space="preserve"> PAGEREF _Toc4333 \h </w:instrText>
          </w:r>
          <w:r>
            <w:fldChar w:fldCharType="separate"/>
          </w:r>
          <w:r>
            <w:t>53</w:t>
          </w:r>
          <w:r>
            <w:fldChar w:fldCharType="end"/>
          </w:r>
          <w:r>
            <w:fldChar w:fldCharType="end"/>
          </w:r>
        </w:p>
        <w:p w14:paraId="0EE51AE8">
          <w:pPr>
            <w:pStyle w:val="17"/>
            <w:tabs>
              <w:tab w:val="right" w:leader="dot" w:pos="8504"/>
            </w:tabs>
          </w:pPr>
          <w:r>
            <w:fldChar w:fldCharType="begin"/>
          </w:r>
          <w:r>
            <w:instrText xml:space="preserve"> HYPERLINK \l _Toc20557 </w:instrText>
          </w:r>
          <w:r>
            <w:fldChar w:fldCharType="separate"/>
          </w:r>
          <w:r>
            <w:t>CODIFICACIÓN DE LOS CLIENTES</w:t>
          </w:r>
          <w:r>
            <w:tab/>
          </w:r>
          <w:r>
            <w:fldChar w:fldCharType="begin"/>
          </w:r>
          <w:r>
            <w:instrText xml:space="preserve"> PAGEREF _Toc20557 \h </w:instrText>
          </w:r>
          <w:r>
            <w:fldChar w:fldCharType="separate"/>
          </w:r>
          <w:r>
            <w:t>53</w:t>
          </w:r>
          <w:r>
            <w:fldChar w:fldCharType="end"/>
          </w:r>
          <w:r>
            <w:fldChar w:fldCharType="end"/>
          </w:r>
        </w:p>
        <w:p w14:paraId="588B5975">
          <w:pPr>
            <w:pStyle w:val="18"/>
            <w:tabs>
              <w:tab w:val="right" w:leader="dot" w:pos="8504"/>
            </w:tabs>
          </w:pPr>
          <w:r>
            <w:fldChar w:fldCharType="begin"/>
          </w:r>
          <w:r>
            <w:instrText xml:space="preserve"> HYPERLINK \l _Toc23127 </w:instrText>
          </w:r>
          <w:r>
            <w:fldChar w:fldCharType="separate"/>
          </w:r>
          <w:r>
            <w:t>CLIENTE CONSOLA</w:t>
          </w:r>
          <w:r>
            <w:tab/>
          </w:r>
          <w:r>
            <w:fldChar w:fldCharType="begin"/>
          </w:r>
          <w:r>
            <w:instrText xml:space="preserve"> PAGEREF _Toc23127 \h </w:instrText>
          </w:r>
          <w:r>
            <w:fldChar w:fldCharType="separate"/>
          </w:r>
          <w:r>
            <w:t>53</w:t>
          </w:r>
          <w:r>
            <w:fldChar w:fldCharType="end"/>
          </w:r>
          <w:r>
            <w:fldChar w:fldCharType="end"/>
          </w:r>
        </w:p>
        <w:p w14:paraId="13CC062C">
          <w:pPr>
            <w:pStyle w:val="19"/>
            <w:tabs>
              <w:tab w:val="right" w:leader="dot" w:pos="8504"/>
            </w:tabs>
          </w:pPr>
          <w:r>
            <w:fldChar w:fldCharType="begin"/>
          </w:r>
          <w:r>
            <w:instrText xml:space="preserve"> HYPERLINK \l _Toc14377 </w:instrText>
          </w:r>
          <w:r>
            <w:fldChar w:fldCharType="separate"/>
          </w:r>
          <w:r>
            <w:t>CREACIÓN DEL PROYECTO</w:t>
          </w:r>
          <w:r>
            <w:tab/>
          </w:r>
          <w:r>
            <w:fldChar w:fldCharType="begin"/>
          </w:r>
          <w:r>
            <w:instrText xml:space="preserve"> PAGEREF _Toc14377 \h </w:instrText>
          </w:r>
          <w:r>
            <w:fldChar w:fldCharType="separate"/>
          </w:r>
          <w:r>
            <w:t>53</w:t>
          </w:r>
          <w:r>
            <w:fldChar w:fldCharType="end"/>
          </w:r>
          <w:r>
            <w:fldChar w:fldCharType="end"/>
          </w:r>
        </w:p>
        <w:p w14:paraId="09AC15EC">
          <w:pPr>
            <w:pStyle w:val="17"/>
            <w:tabs>
              <w:tab w:val="right" w:leader="dot" w:pos="8504"/>
            </w:tabs>
          </w:pPr>
          <w:r>
            <w:fldChar w:fldCharType="begin"/>
          </w:r>
          <w:r>
            <w:instrText xml:space="preserve"> HYPERLINK \l _Toc28050 </w:instrText>
          </w:r>
          <w:r>
            <w:fldChar w:fldCharType="separate"/>
          </w:r>
          <w:r>
            <w:t>Figura 2</w:t>
          </w:r>
          <w:r>
            <w:rPr>
              <w:rFonts w:hint="default"/>
              <w:lang w:val="es-EC"/>
            </w:rPr>
            <w:t>9</w:t>
          </w:r>
          <w:r>
            <w:t>. Creación del proyecto - Cliente consola</w:t>
          </w:r>
          <w:r>
            <w:tab/>
          </w:r>
          <w:r>
            <w:fldChar w:fldCharType="begin"/>
          </w:r>
          <w:r>
            <w:instrText xml:space="preserve"> PAGEREF _Toc28050 \h </w:instrText>
          </w:r>
          <w:r>
            <w:fldChar w:fldCharType="separate"/>
          </w:r>
          <w:r>
            <w:t>54</w:t>
          </w:r>
          <w:r>
            <w:fldChar w:fldCharType="end"/>
          </w:r>
          <w:r>
            <w:fldChar w:fldCharType="end"/>
          </w:r>
        </w:p>
        <w:p w14:paraId="0A1614F0">
          <w:pPr>
            <w:pStyle w:val="17"/>
            <w:tabs>
              <w:tab w:val="right" w:leader="dot" w:pos="8504"/>
            </w:tabs>
          </w:pPr>
          <w:r>
            <w:fldChar w:fldCharType="begin"/>
          </w:r>
          <w:r>
            <w:instrText xml:space="preserve"> HYPERLINK \l _Toc22702 </w:instrText>
          </w:r>
          <w:r>
            <w:fldChar w:fldCharType="separate"/>
          </w:r>
          <w:r>
            <w:t xml:space="preserve">Figura </w:t>
          </w:r>
          <w:r>
            <w:rPr>
              <w:rFonts w:hint="default"/>
              <w:lang w:val="es-EC"/>
            </w:rPr>
            <w:t>30</w:t>
          </w:r>
          <w:r>
            <w:t>. Configuración del proyecto - Cliente consola</w:t>
          </w:r>
          <w:r>
            <w:tab/>
          </w:r>
          <w:r>
            <w:fldChar w:fldCharType="begin"/>
          </w:r>
          <w:r>
            <w:instrText xml:space="preserve"> PAGEREF _Toc22702 \h </w:instrText>
          </w:r>
          <w:r>
            <w:fldChar w:fldCharType="separate"/>
          </w:r>
          <w:r>
            <w:t>54</w:t>
          </w:r>
          <w:r>
            <w:fldChar w:fldCharType="end"/>
          </w:r>
          <w:r>
            <w:fldChar w:fldCharType="end"/>
          </w:r>
        </w:p>
        <w:p w14:paraId="78124B30">
          <w:pPr>
            <w:pStyle w:val="19"/>
            <w:tabs>
              <w:tab w:val="right" w:leader="dot" w:pos="8504"/>
            </w:tabs>
          </w:pPr>
          <w:r>
            <w:fldChar w:fldCharType="begin"/>
          </w:r>
          <w:r>
            <w:instrText xml:space="preserve"> HYPERLINK \l _Toc19842 </w:instrText>
          </w:r>
          <w:r>
            <w:fldChar w:fldCharType="separate"/>
          </w:r>
          <w:r>
            <w:t>ESTRUCTURA DEL PROYECTO</w:t>
          </w:r>
          <w:r>
            <w:tab/>
          </w:r>
          <w:r>
            <w:fldChar w:fldCharType="begin"/>
          </w:r>
          <w:r>
            <w:instrText xml:space="preserve"> PAGEREF _Toc19842 \h </w:instrText>
          </w:r>
          <w:r>
            <w:fldChar w:fldCharType="separate"/>
          </w:r>
          <w:r>
            <w:t>54</w:t>
          </w:r>
          <w:r>
            <w:fldChar w:fldCharType="end"/>
          </w:r>
          <w:r>
            <w:fldChar w:fldCharType="end"/>
          </w:r>
        </w:p>
        <w:p w14:paraId="62B759AC">
          <w:pPr>
            <w:pStyle w:val="17"/>
            <w:tabs>
              <w:tab w:val="right" w:leader="dot" w:pos="8504"/>
            </w:tabs>
          </w:pPr>
          <w:r>
            <w:fldChar w:fldCharType="begin"/>
          </w:r>
          <w:r>
            <w:instrText xml:space="preserve"> HYPERLINK \l _Toc1025 </w:instrText>
          </w:r>
          <w:r>
            <w:fldChar w:fldCharType="separate"/>
          </w:r>
          <w:r>
            <w:t xml:space="preserve">Figura </w:t>
          </w:r>
          <w:r>
            <w:rPr>
              <w:rFonts w:hint="default"/>
              <w:lang w:val="es-EC"/>
            </w:rPr>
            <w:t>31</w:t>
          </w:r>
          <w:r>
            <w:t>. Estructura del proyecto - Cliente consola</w:t>
          </w:r>
          <w:r>
            <w:tab/>
          </w:r>
          <w:r>
            <w:fldChar w:fldCharType="begin"/>
          </w:r>
          <w:r>
            <w:instrText xml:space="preserve"> PAGEREF _Toc1025 \h </w:instrText>
          </w:r>
          <w:r>
            <w:fldChar w:fldCharType="separate"/>
          </w:r>
          <w:r>
            <w:t>55</w:t>
          </w:r>
          <w:r>
            <w:fldChar w:fldCharType="end"/>
          </w:r>
          <w:r>
            <w:fldChar w:fldCharType="end"/>
          </w:r>
        </w:p>
        <w:p w14:paraId="4F2AC76F">
          <w:pPr>
            <w:pStyle w:val="18"/>
            <w:tabs>
              <w:tab w:val="right" w:leader="dot" w:pos="8504"/>
            </w:tabs>
          </w:pPr>
          <w:r>
            <w:fldChar w:fldCharType="begin"/>
          </w:r>
          <w:r>
            <w:instrText xml:space="preserve"> HYPERLINK \l _Toc15171 </w:instrText>
          </w:r>
          <w:r>
            <w:fldChar w:fldCharType="separate"/>
          </w:r>
          <w:r>
            <w:t>CODIFICACIÓN DEL PROYECTO CLIENTE CONSOLA</w:t>
          </w:r>
          <w:r>
            <w:tab/>
          </w:r>
          <w:r>
            <w:fldChar w:fldCharType="begin"/>
          </w:r>
          <w:r>
            <w:instrText xml:space="preserve"> PAGEREF _Toc15171 \h </w:instrText>
          </w:r>
          <w:r>
            <w:fldChar w:fldCharType="separate"/>
          </w:r>
          <w:r>
            <w:t>55</w:t>
          </w:r>
          <w:r>
            <w:fldChar w:fldCharType="end"/>
          </w:r>
          <w:r>
            <w:fldChar w:fldCharType="end"/>
          </w:r>
        </w:p>
        <w:p w14:paraId="61CA8F5C">
          <w:pPr>
            <w:pStyle w:val="19"/>
            <w:tabs>
              <w:tab w:val="right" w:leader="dot" w:pos="8504"/>
            </w:tabs>
          </w:pPr>
          <w:r>
            <w:fldChar w:fldCharType="begin"/>
          </w:r>
          <w:r>
            <w:instrText xml:space="preserve"> HYPERLINK \l _Toc30765 </w:instrText>
          </w:r>
          <w:r>
            <w:fldChar w:fldCharType="separate"/>
          </w:r>
          <w:r>
            <w:t>CREACIÓN DE MODELOS Y VISTAS</w:t>
          </w:r>
          <w:r>
            <w:tab/>
          </w:r>
          <w:r>
            <w:fldChar w:fldCharType="begin"/>
          </w:r>
          <w:r>
            <w:instrText xml:space="preserve"> PAGEREF _Toc30765 \h </w:instrText>
          </w:r>
          <w:r>
            <w:fldChar w:fldCharType="separate"/>
          </w:r>
          <w:r>
            <w:t>55</w:t>
          </w:r>
          <w:r>
            <w:fldChar w:fldCharType="end"/>
          </w:r>
          <w:r>
            <w:fldChar w:fldCharType="end"/>
          </w:r>
        </w:p>
        <w:p w14:paraId="198D6094">
          <w:pPr>
            <w:pStyle w:val="17"/>
            <w:tabs>
              <w:tab w:val="right" w:leader="dot" w:pos="8504"/>
            </w:tabs>
          </w:pPr>
          <w:r>
            <w:fldChar w:fldCharType="begin"/>
          </w:r>
          <w:r>
            <w:instrText xml:space="preserve"> HYPERLINK \l _Toc142 </w:instrText>
          </w:r>
          <w:r>
            <w:fldChar w:fldCharType="separate"/>
          </w:r>
          <w:r>
            <w:t xml:space="preserve">Figura </w:t>
          </w:r>
          <w:r>
            <w:rPr>
              <w:rFonts w:hint="default"/>
              <w:lang w:val="es-EC"/>
            </w:rPr>
            <w:t>32</w:t>
          </w:r>
          <w:r>
            <w:t>. Creación de modelos- Cliente consola</w:t>
          </w:r>
          <w:r>
            <w:tab/>
          </w:r>
          <w:r>
            <w:fldChar w:fldCharType="begin"/>
          </w:r>
          <w:r>
            <w:instrText xml:space="preserve"> PAGEREF _Toc142 \h </w:instrText>
          </w:r>
          <w:r>
            <w:fldChar w:fldCharType="separate"/>
          </w:r>
          <w:r>
            <w:t>55</w:t>
          </w:r>
          <w:r>
            <w:fldChar w:fldCharType="end"/>
          </w:r>
          <w:r>
            <w:fldChar w:fldCharType="end"/>
          </w:r>
        </w:p>
        <w:p w14:paraId="1C93717B">
          <w:pPr>
            <w:pStyle w:val="17"/>
            <w:tabs>
              <w:tab w:val="right" w:leader="dot" w:pos="8504"/>
            </w:tabs>
          </w:pPr>
          <w:r>
            <w:fldChar w:fldCharType="begin"/>
          </w:r>
          <w:r>
            <w:instrText xml:space="preserve"> HYPERLINK \l _Toc13435 </w:instrText>
          </w:r>
          <w:r>
            <w:fldChar w:fldCharType="separate"/>
          </w:r>
          <w:r>
            <w:t xml:space="preserve">Figura </w:t>
          </w:r>
          <w:r>
            <w:rPr>
              <w:rFonts w:hint="default"/>
              <w:lang w:val="es-EC"/>
            </w:rPr>
            <w:t>33</w:t>
          </w:r>
          <w:r>
            <w:t xml:space="preserve">. Creación de </w:t>
          </w:r>
          <w:r>
            <w:rPr>
              <w:rFonts w:hint="default"/>
              <w:lang w:val="es-EC"/>
            </w:rPr>
            <w:t>vistas</w:t>
          </w:r>
          <w:r>
            <w:t>- Cliente consola</w:t>
          </w:r>
          <w:r>
            <w:tab/>
          </w:r>
          <w:r>
            <w:fldChar w:fldCharType="begin"/>
          </w:r>
          <w:r>
            <w:instrText xml:space="preserve"> PAGEREF _Toc13435 \h </w:instrText>
          </w:r>
          <w:r>
            <w:fldChar w:fldCharType="separate"/>
          </w:r>
          <w:r>
            <w:t>55</w:t>
          </w:r>
          <w:r>
            <w:fldChar w:fldCharType="end"/>
          </w:r>
          <w:r>
            <w:fldChar w:fldCharType="end"/>
          </w:r>
        </w:p>
        <w:p w14:paraId="20E115D1">
          <w:pPr>
            <w:pStyle w:val="21"/>
            <w:tabs>
              <w:tab w:val="right" w:leader="dot" w:pos="8504"/>
            </w:tabs>
          </w:pPr>
          <w:r>
            <w:fldChar w:fldCharType="begin"/>
          </w:r>
          <w:r>
            <w:instrText xml:space="preserve"> HYPERLINK \l _Toc21044 </w:instrText>
          </w:r>
          <w:r>
            <w:fldChar w:fldCharType="separate"/>
          </w:r>
          <w:r>
            <w:t xml:space="preserve">Tabla </w:t>
          </w:r>
          <w:r>
            <w:rPr>
              <w:rFonts w:hint="default"/>
              <w:lang w:val="es-EC"/>
            </w:rPr>
            <w:t>1</w:t>
          </w:r>
          <w:r>
            <w:t xml:space="preserve">8. Clase </w:t>
          </w:r>
          <w:r>
            <w:rPr>
              <w:rFonts w:hint="default"/>
            </w:rPr>
            <w:t>TipoConversion</w:t>
          </w:r>
          <w:r>
            <w:t>- Cliente consola</w:t>
          </w:r>
          <w:r>
            <w:tab/>
          </w:r>
          <w:r>
            <w:fldChar w:fldCharType="begin"/>
          </w:r>
          <w:r>
            <w:instrText xml:space="preserve"> PAGEREF _Toc21044 \h </w:instrText>
          </w:r>
          <w:r>
            <w:fldChar w:fldCharType="separate"/>
          </w:r>
          <w:r>
            <w:t>56</w:t>
          </w:r>
          <w:r>
            <w:fldChar w:fldCharType="end"/>
          </w:r>
          <w:r>
            <w:fldChar w:fldCharType="end"/>
          </w:r>
        </w:p>
        <w:p w14:paraId="573EE8FF">
          <w:pPr>
            <w:pStyle w:val="21"/>
            <w:tabs>
              <w:tab w:val="right" w:leader="dot" w:pos="8504"/>
            </w:tabs>
          </w:pPr>
          <w:r>
            <w:fldChar w:fldCharType="begin"/>
          </w:r>
          <w:r>
            <w:instrText xml:space="preserve"> HYPERLINK \l _Toc10876 </w:instrText>
          </w:r>
          <w:r>
            <w:fldChar w:fldCharType="separate"/>
          </w:r>
          <w:r>
            <w:t xml:space="preserve">Tabla </w:t>
          </w:r>
          <w:r>
            <w:rPr>
              <w:rFonts w:hint="default"/>
              <w:lang w:val="es-EC"/>
            </w:rPr>
            <w:t>19</w:t>
          </w:r>
          <w:r>
            <w:t xml:space="preserve">. Clase </w:t>
          </w:r>
          <w:r>
            <w:rPr>
              <w:rFonts w:hint="default"/>
            </w:rPr>
            <w:t>ResultadoConversion</w:t>
          </w:r>
          <w:r>
            <w:t>- Cliente consola</w:t>
          </w:r>
          <w:r>
            <w:tab/>
          </w:r>
          <w:r>
            <w:fldChar w:fldCharType="begin"/>
          </w:r>
          <w:r>
            <w:instrText xml:space="preserve"> PAGEREF _Toc10876 \h </w:instrText>
          </w:r>
          <w:r>
            <w:fldChar w:fldCharType="separate"/>
          </w:r>
          <w:r>
            <w:t>57</w:t>
          </w:r>
          <w:r>
            <w:fldChar w:fldCharType="end"/>
          </w:r>
          <w:r>
            <w:fldChar w:fldCharType="end"/>
          </w:r>
        </w:p>
        <w:p w14:paraId="0FD05F5C">
          <w:pPr>
            <w:pStyle w:val="21"/>
            <w:tabs>
              <w:tab w:val="right" w:leader="dot" w:pos="8504"/>
            </w:tabs>
          </w:pPr>
          <w:r>
            <w:fldChar w:fldCharType="begin"/>
          </w:r>
          <w:r>
            <w:instrText xml:space="preserve"> HYPERLINK \l _Toc13177 </w:instrText>
          </w:r>
          <w:r>
            <w:fldChar w:fldCharType="separate"/>
          </w:r>
          <w:r>
            <w:t xml:space="preserve">Tabla </w:t>
          </w:r>
          <w:r>
            <w:rPr>
              <w:rFonts w:hint="default"/>
              <w:lang w:val="es-EC"/>
            </w:rPr>
            <w:t>2</w:t>
          </w:r>
          <w:r>
            <w:t xml:space="preserve">0. Clase </w:t>
          </w:r>
          <w:r>
            <w:rPr>
              <w:rFonts w:hint="default"/>
            </w:rPr>
            <w:t>ConsolaVista</w:t>
          </w:r>
          <w:r>
            <w:rPr>
              <w:rFonts w:hint="default"/>
              <w:lang w:val="es-EC"/>
            </w:rPr>
            <w:t xml:space="preserve"> </w:t>
          </w:r>
          <w:r>
            <w:t>- Cliente consola</w:t>
          </w:r>
          <w:r>
            <w:tab/>
          </w:r>
          <w:r>
            <w:fldChar w:fldCharType="begin"/>
          </w:r>
          <w:r>
            <w:instrText xml:space="preserve"> PAGEREF _Toc13177 \h </w:instrText>
          </w:r>
          <w:r>
            <w:fldChar w:fldCharType="separate"/>
          </w:r>
          <w:r>
            <w:t>58</w:t>
          </w:r>
          <w:r>
            <w:fldChar w:fldCharType="end"/>
          </w:r>
          <w:r>
            <w:fldChar w:fldCharType="end"/>
          </w:r>
        </w:p>
        <w:p w14:paraId="2663ED85">
          <w:pPr>
            <w:pStyle w:val="17"/>
            <w:tabs>
              <w:tab w:val="right" w:leader="dot" w:pos="8504"/>
            </w:tabs>
          </w:pPr>
          <w:r>
            <w:fldChar w:fldCharType="begin"/>
          </w:r>
          <w:r>
            <w:instrText xml:space="preserve"> HYPERLINK \l _Toc12404 </w:instrText>
          </w:r>
          <w:r>
            <w:fldChar w:fldCharType="separate"/>
          </w:r>
          <w:r>
            <w:t xml:space="preserve">Figura </w:t>
          </w:r>
          <w:r>
            <w:rPr>
              <w:rFonts w:hint="default"/>
              <w:lang w:val="es-EC"/>
            </w:rPr>
            <w:t>34</w:t>
          </w:r>
          <w:r>
            <w:t xml:space="preserve">. Creación de </w:t>
          </w:r>
          <w:r>
            <w:rPr>
              <w:rFonts w:hint="default"/>
              <w:lang w:val="es-EC"/>
            </w:rPr>
            <w:t>servicios</w:t>
          </w:r>
          <w:r>
            <w:t>- Cliente consola</w:t>
          </w:r>
          <w:r>
            <w:tab/>
          </w:r>
          <w:r>
            <w:fldChar w:fldCharType="begin"/>
          </w:r>
          <w:r>
            <w:instrText xml:space="preserve"> PAGEREF _Toc12404 \h </w:instrText>
          </w:r>
          <w:r>
            <w:fldChar w:fldCharType="separate"/>
          </w:r>
          <w:r>
            <w:t>61</w:t>
          </w:r>
          <w:r>
            <w:fldChar w:fldCharType="end"/>
          </w:r>
          <w:r>
            <w:fldChar w:fldCharType="end"/>
          </w:r>
        </w:p>
        <w:p w14:paraId="32891A2B">
          <w:pPr>
            <w:pStyle w:val="17"/>
            <w:tabs>
              <w:tab w:val="right" w:leader="dot" w:pos="8504"/>
            </w:tabs>
          </w:pPr>
          <w:r>
            <w:fldChar w:fldCharType="begin"/>
          </w:r>
          <w:r>
            <w:instrText xml:space="preserve"> HYPERLINK \l _Toc18781 </w:instrText>
          </w:r>
          <w:r>
            <w:fldChar w:fldCharType="separate"/>
          </w:r>
          <w:r>
            <w:t xml:space="preserve">Figura </w:t>
          </w:r>
          <w:r>
            <w:rPr>
              <w:rFonts w:hint="default"/>
              <w:lang w:val="es-EC"/>
            </w:rPr>
            <w:t>35</w:t>
          </w:r>
          <w:r>
            <w:t xml:space="preserve">. Creación de </w:t>
          </w:r>
          <w:r>
            <w:rPr>
              <w:rFonts w:hint="default"/>
              <w:lang w:val="es-EC"/>
            </w:rPr>
            <w:t>configuracion</w:t>
          </w:r>
          <w:r>
            <w:t>- Cliente consola</w:t>
          </w:r>
          <w:r>
            <w:tab/>
          </w:r>
          <w:r>
            <w:fldChar w:fldCharType="begin"/>
          </w:r>
          <w:r>
            <w:instrText xml:space="preserve"> PAGEREF _Toc18781 \h </w:instrText>
          </w:r>
          <w:r>
            <w:fldChar w:fldCharType="separate"/>
          </w:r>
          <w:r>
            <w:t>61</w:t>
          </w:r>
          <w:r>
            <w:fldChar w:fldCharType="end"/>
          </w:r>
          <w:r>
            <w:fldChar w:fldCharType="end"/>
          </w:r>
        </w:p>
        <w:p w14:paraId="6AE6DC40">
          <w:pPr>
            <w:pStyle w:val="17"/>
            <w:tabs>
              <w:tab w:val="right" w:leader="dot" w:pos="8504"/>
            </w:tabs>
          </w:pPr>
          <w:r>
            <w:fldChar w:fldCharType="begin"/>
          </w:r>
          <w:r>
            <w:instrText xml:space="preserve"> HYPERLINK \l _Toc2053 </w:instrText>
          </w:r>
          <w:r>
            <w:fldChar w:fldCharType="separate"/>
          </w:r>
          <w:r>
            <w:t xml:space="preserve">Figura </w:t>
          </w:r>
          <w:r>
            <w:rPr>
              <w:rFonts w:hint="default"/>
              <w:lang w:val="es-EC"/>
            </w:rPr>
            <w:t>36</w:t>
          </w:r>
          <w:r>
            <w:t xml:space="preserve">. Creación de </w:t>
          </w:r>
          <w:r>
            <w:rPr>
              <w:rFonts w:hint="default"/>
              <w:lang w:val="es-EC"/>
            </w:rPr>
            <w:t>componentes de seguridad</w:t>
          </w:r>
          <w:r>
            <w:t>- Cliente consola</w:t>
          </w:r>
          <w:r>
            <w:tab/>
          </w:r>
          <w:r>
            <w:fldChar w:fldCharType="begin"/>
          </w:r>
          <w:r>
            <w:instrText xml:space="preserve"> PAGEREF _Toc2053 \h </w:instrText>
          </w:r>
          <w:r>
            <w:fldChar w:fldCharType="separate"/>
          </w:r>
          <w:r>
            <w:t>61</w:t>
          </w:r>
          <w:r>
            <w:fldChar w:fldCharType="end"/>
          </w:r>
          <w:r>
            <w:fldChar w:fldCharType="end"/>
          </w:r>
        </w:p>
        <w:p w14:paraId="03D88BDB">
          <w:pPr>
            <w:pStyle w:val="21"/>
            <w:tabs>
              <w:tab w:val="right" w:leader="dot" w:pos="8504"/>
            </w:tabs>
          </w:pPr>
          <w:r>
            <w:fldChar w:fldCharType="begin"/>
          </w:r>
          <w:r>
            <w:instrText xml:space="preserve"> HYPERLINK \l _Toc17682 </w:instrText>
          </w:r>
          <w:r>
            <w:fldChar w:fldCharType="separate"/>
          </w:r>
          <w:r>
            <w:t xml:space="preserve">Tabla </w:t>
          </w:r>
          <w:r>
            <w:rPr>
              <w:rFonts w:hint="default"/>
              <w:lang w:val="es-EC"/>
            </w:rPr>
            <w:t>2</w:t>
          </w:r>
          <w:r>
            <w:t xml:space="preserve">1. Clase </w:t>
          </w:r>
          <w:r>
            <w:rPr>
              <w:rFonts w:hint="default"/>
            </w:rPr>
            <w:t>WSConversorCliente</w:t>
          </w:r>
          <w:r>
            <w:t>- Cliente consola</w:t>
          </w:r>
          <w:r>
            <w:tab/>
          </w:r>
          <w:r>
            <w:fldChar w:fldCharType="begin"/>
          </w:r>
          <w:r>
            <w:instrText xml:space="preserve"> PAGEREF _Toc17682 \h </w:instrText>
          </w:r>
          <w:r>
            <w:fldChar w:fldCharType="separate"/>
          </w:r>
          <w:r>
            <w:t>62</w:t>
          </w:r>
          <w:r>
            <w:fldChar w:fldCharType="end"/>
          </w:r>
          <w:r>
            <w:fldChar w:fldCharType="end"/>
          </w:r>
        </w:p>
        <w:p w14:paraId="477FB2D7">
          <w:pPr>
            <w:pStyle w:val="21"/>
            <w:tabs>
              <w:tab w:val="right" w:leader="dot" w:pos="8504"/>
            </w:tabs>
          </w:pPr>
          <w:r>
            <w:fldChar w:fldCharType="begin"/>
          </w:r>
          <w:r>
            <w:instrText xml:space="preserve"> HYPERLINK \l _Toc9037 </w:instrText>
          </w:r>
          <w:r>
            <w:fldChar w:fldCharType="separate"/>
          </w:r>
          <w:r>
            <w:t xml:space="preserve">Tabla </w:t>
          </w:r>
          <w:r>
            <w:rPr>
              <w:rFonts w:hint="default"/>
              <w:lang w:val="es-EC"/>
            </w:rPr>
            <w:t>22</w:t>
          </w:r>
          <w:r>
            <w:t xml:space="preserve">. Clase </w:t>
          </w:r>
          <w:r>
            <w:rPr>
              <w:rFonts w:hint="default"/>
            </w:rPr>
            <w:t>SoapConfig</w:t>
          </w:r>
          <w:r>
            <w:t>- Cliente consola</w:t>
          </w:r>
          <w:r>
            <w:tab/>
          </w:r>
          <w:r>
            <w:fldChar w:fldCharType="begin"/>
          </w:r>
          <w:r>
            <w:instrText xml:space="preserve"> PAGEREF _Toc9037 \h </w:instrText>
          </w:r>
          <w:r>
            <w:fldChar w:fldCharType="separate"/>
          </w:r>
          <w:r>
            <w:t>63</w:t>
          </w:r>
          <w:r>
            <w:fldChar w:fldCharType="end"/>
          </w:r>
          <w:r>
            <w:fldChar w:fldCharType="end"/>
          </w:r>
        </w:p>
        <w:p w14:paraId="7E5FA877">
          <w:pPr>
            <w:pStyle w:val="21"/>
            <w:tabs>
              <w:tab w:val="right" w:leader="dot" w:pos="8504"/>
            </w:tabs>
          </w:pPr>
          <w:r>
            <w:fldChar w:fldCharType="begin"/>
          </w:r>
          <w:r>
            <w:instrText xml:space="preserve"> HYPERLINK \l _Toc1835 </w:instrText>
          </w:r>
          <w:r>
            <w:fldChar w:fldCharType="separate"/>
          </w:r>
          <w:r>
            <w:t xml:space="preserve">Tabla </w:t>
          </w:r>
          <w:r>
            <w:rPr>
              <w:rFonts w:hint="default"/>
              <w:lang w:val="es-EC"/>
            </w:rPr>
            <w:t>23</w:t>
          </w:r>
          <w:r>
            <w:t xml:space="preserve">. Clase </w:t>
          </w:r>
          <w:r>
            <w:rPr>
              <w:rFonts w:hint="default"/>
            </w:rPr>
            <w:t>AdministradorTokensCliente</w:t>
          </w:r>
          <w:r>
            <w:t>- Cliente consola</w:t>
          </w:r>
          <w:r>
            <w:tab/>
          </w:r>
          <w:r>
            <w:fldChar w:fldCharType="begin"/>
          </w:r>
          <w:r>
            <w:instrText xml:space="preserve"> PAGEREF _Toc1835 \h </w:instrText>
          </w:r>
          <w:r>
            <w:fldChar w:fldCharType="separate"/>
          </w:r>
          <w:r>
            <w:t>63</w:t>
          </w:r>
          <w:r>
            <w:fldChar w:fldCharType="end"/>
          </w:r>
          <w:r>
            <w:fldChar w:fldCharType="end"/>
          </w:r>
        </w:p>
        <w:p w14:paraId="11EBA609">
          <w:pPr>
            <w:pStyle w:val="21"/>
            <w:tabs>
              <w:tab w:val="right" w:leader="dot" w:pos="8504"/>
            </w:tabs>
          </w:pPr>
          <w:r>
            <w:fldChar w:fldCharType="begin"/>
          </w:r>
          <w:r>
            <w:instrText xml:space="preserve"> HYPERLINK \l _Toc25553 </w:instrText>
          </w:r>
          <w:r>
            <w:fldChar w:fldCharType="separate"/>
          </w:r>
          <w:r>
            <w:t xml:space="preserve">Tabla </w:t>
          </w:r>
          <w:r>
            <w:rPr>
              <w:rFonts w:hint="default"/>
              <w:lang w:val="es-EC"/>
            </w:rPr>
            <w:t>24</w:t>
          </w:r>
          <w:r>
            <w:t xml:space="preserve">. Clase </w:t>
          </w:r>
          <w:r>
            <w:rPr>
              <w:rFonts w:hint="default"/>
            </w:rPr>
            <w:t>ManejadorClienteAutenticacion</w:t>
          </w:r>
          <w:r>
            <w:t>- Cliente consola</w:t>
          </w:r>
          <w:r>
            <w:tab/>
          </w:r>
          <w:r>
            <w:fldChar w:fldCharType="begin"/>
          </w:r>
          <w:r>
            <w:instrText xml:space="preserve"> PAGEREF _Toc25553 \h </w:instrText>
          </w:r>
          <w:r>
            <w:fldChar w:fldCharType="separate"/>
          </w:r>
          <w:r>
            <w:t>64</w:t>
          </w:r>
          <w:r>
            <w:fldChar w:fldCharType="end"/>
          </w:r>
          <w:r>
            <w:fldChar w:fldCharType="end"/>
          </w:r>
        </w:p>
        <w:p w14:paraId="70930019">
          <w:pPr>
            <w:pStyle w:val="21"/>
            <w:tabs>
              <w:tab w:val="right" w:leader="dot" w:pos="8504"/>
            </w:tabs>
          </w:pPr>
          <w:r>
            <w:fldChar w:fldCharType="begin"/>
          </w:r>
          <w:r>
            <w:instrText xml:space="preserve"> HYPERLINK \l _Toc26960 </w:instrText>
          </w:r>
          <w:r>
            <w:fldChar w:fldCharType="separate"/>
          </w:r>
          <w:r>
            <w:t xml:space="preserve">Tabla </w:t>
          </w:r>
          <w:r>
            <w:rPr>
              <w:rFonts w:hint="default"/>
              <w:lang w:val="es-EC"/>
            </w:rPr>
            <w:t>25</w:t>
          </w:r>
          <w:r>
            <w:t xml:space="preserve">. Clase </w:t>
          </w:r>
          <w:r>
            <w:rPr>
              <w:rFonts w:hint="default"/>
            </w:rPr>
            <w:t>TlsInseguro</w:t>
          </w:r>
          <w:r>
            <w:rPr>
              <w:rFonts w:hint="default"/>
              <w:lang w:val="es-EC"/>
            </w:rPr>
            <w:t xml:space="preserve"> </w:t>
          </w:r>
          <w:r>
            <w:t>- Cliente consola</w:t>
          </w:r>
          <w:r>
            <w:tab/>
          </w:r>
          <w:r>
            <w:fldChar w:fldCharType="begin"/>
          </w:r>
          <w:r>
            <w:instrText xml:space="preserve"> PAGEREF _Toc26960 \h </w:instrText>
          </w:r>
          <w:r>
            <w:fldChar w:fldCharType="separate"/>
          </w:r>
          <w:r>
            <w:t>64</w:t>
          </w:r>
          <w:r>
            <w:fldChar w:fldCharType="end"/>
          </w:r>
          <w:r>
            <w:fldChar w:fldCharType="end"/>
          </w:r>
        </w:p>
        <w:p w14:paraId="36BBDFB9">
          <w:pPr>
            <w:pStyle w:val="17"/>
            <w:tabs>
              <w:tab w:val="right" w:leader="dot" w:pos="8504"/>
            </w:tabs>
          </w:pPr>
          <w:r>
            <w:fldChar w:fldCharType="begin"/>
          </w:r>
          <w:r>
            <w:instrText xml:space="preserve"> HYPERLINK \l _Toc10734 </w:instrText>
          </w:r>
          <w:r>
            <w:fldChar w:fldCharType="separate"/>
          </w:r>
          <w:r>
            <w:t xml:space="preserve">Figura </w:t>
          </w:r>
          <w:r>
            <w:rPr>
              <w:rFonts w:hint="default"/>
              <w:lang w:val="es-EC"/>
            </w:rPr>
            <w:t>37</w:t>
          </w:r>
          <w:r>
            <w:t>. Creación de c</w:t>
          </w:r>
          <w:r>
            <w:rPr>
              <w:rFonts w:hint="default"/>
              <w:lang w:val="es-EC"/>
            </w:rPr>
            <w:t>ontroladores</w:t>
          </w:r>
          <w:r>
            <w:t>- Cliente consola</w:t>
          </w:r>
          <w:r>
            <w:tab/>
          </w:r>
          <w:r>
            <w:fldChar w:fldCharType="begin"/>
          </w:r>
          <w:r>
            <w:instrText xml:space="preserve"> PAGEREF _Toc10734 \h </w:instrText>
          </w:r>
          <w:r>
            <w:fldChar w:fldCharType="separate"/>
          </w:r>
          <w:r>
            <w:t>65</w:t>
          </w:r>
          <w:r>
            <w:fldChar w:fldCharType="end"/>
          </w:r>
          <w:r>
            <w:fldChar w:fldCharType="end"/>
          </w:r>
        </w:p>
        <w:p w14:paraId="7572EB67">
          <w:pPr>
            <w:pStyle w:val="21"/>
            <w:tabs>
              <w:tab w:val="right" w:leader="dot" w:pos="8504"/>
            </w:tabs>
          </w:pPr>
          <w:r>
            <w:fldChar w:fldCharType="begin"/>
          </w:r>
          <w:r>
            <w:instrText xml:space="preserve"> HYPERLINK \l _Toc19061 </w:instrText>
          </w:r>
          <w:r>
            <w:fldChar w:fldCharType="separate"/>
          </w:r>
          <w:r>
            <w:t xml:space="preserve">Tabla </w:t>
          </w:r>
          <w:r>
            <w:rPr>
              <w:rFonts w:hint="default"/>
              <w:lang w:val="es-EC"/>
            </w:rPr>
            <w:t>26</w:t>
          </w:r>
          <w:r>
            <w:t xml:space="preserve">. Clase </w:t>
          </w:r>
          <w:r>
            <w:rPr>
              <w:rFonts w:hint="default"/>
            </w:rPr>
            <w:t>AplicacionController</w:t>
          </w:r>
          <w:r>
            <w:t>- Cliente consola</w:t>
          </w:r>
          <w:r>
            <w:tab/>
          </w:r>
          <w:r>
            <w:fldChar w:fldCharType="begin"/>
          </w:r>
          <w:r>
            <w:instrText xml:space="preserve"> PAGEREF _Toc19061 \h </w:instrText>
          </w:r>
          <w:r>
            <w:fldChar w:fldCharType="separate"/>
          </w:r>
          <w:r>
            <w:t>65</w:t>
          </w:r>
          <w:r>
            <w:fldChar w:fldCharType="end"/>
          </w:r>
          <w:r>
            <w:fldChar w:fldCharType="end"/>
          </w:r>
        </w:p>
        <w:p w14:paraId="5526F6B3">
          <w:pPr>
            <w:pStyle w:val="21"/>
            <w:tabs>
              <w:tab w:val="right" w:leader="dot" w:pos="8504"/>
            </w:tabs>
          </w:pPr>
          <w:r>
            <w:fldChar w:fldCharType="begin"/>
          </w:r>
          <w:r>
            <w:instrText xml:space="preserve"> HYPERLINK \l _Toc169 </w:instrText>
          </w:r>
          <w:r>
            <w:fldChar w:fldCharType="separate"/>
          </w:r>
          <w:r>
            <w:t xml:space="preserve">Tabla </w:t>
          </w:r>
          <w:r>
            <w:rPr>
              <w:rFonts w:hint="default"/>
              <w:lang w:val="es-EC"/>
            </w:rPr>
            <w:t>27</w:t>
          </w:r>
          <w:r>
            <w:t xml:space="preserve">. Clase </w:t>
          </w:r>
          <w:r>
            <w:rPr>
              <w:rFonts w:hint="default"/>
            </w:rPr>
            <w:t>LoginController</w:t>
          </w:r>
          <w:r>
            <w:t>- Cliente consola</w:t>
          </w:r>
          <w:r>
            <w:tab/>
          </w:r>
          <w:r>
            <w:fldChar w:fldCharType="begin"/>
          </w:r>
          <w:r>
            <w:instrText xml:space="preserve"> PAGEREF _Toc169 \h </w:instrText>
          </w:r>
          <w:r>
            <w:fldChar w:fldCharType="separate"/>
          </w:r>
          <w:r>
            <w:t>66</w:t>
          </w:r>
          <w:r>
            <w:fldChar w:fldCharType="end"/>
          </w:r>
          <w:r>
            <w:fldChar w:fldCharType="end"/>
          </w:r>
        </w:p>
        <w:p w14:paraId="255A6F63">
          <w:pPr>
            <w:pStyle w:val="21"/>
            <w:tabs>
              <w:tab w:val="right" w:leader="dot" w:pos="8504"/>
            </w:tabs>
          </w:pPr>
          <w:r>
            <w:fldChar w:fldCharType="begin"/>
          </w:r>
          <w:r>
            <w:instrText xml:space="preserve"> HYPERLINK \l _Toc6631 </w:instrText>
          </w:r>
          <w:r>
            <w:fldChar w:fldCharType="separate"/>
          </w:r>
          <w:r>
            <w:t xml:space="preserve">Tabla </w:t>
          </w:r>
          <w:r>
            <w:rPr>
              <w:rFonts w:hint="default"/>
              <w:lang w:val="es-EC"/>
            </w:rPr>
            <w:t>28</w:t>
          </w:r>
          <w:r>
            <w:t xml:space="preserve">. Clase </w:t>
          </w:r>
          <w:r>
            <w:rPr>
              <w:rFonts w:hint="default"/>
            </w:rPr>
            <w:t>ConversionController</w:t>
          </w:r>
          <w:r>
            <w:t>- Cliente consola</w:t>
          </w:r>
          <w:r>
            <w:tab/>
          </w:r>
          <w:r>
            <w:fldChar w:fldCharType="begin"/>
          </w:r>
          <w:r>
            <w:instrText xml:space="preserve"> PAGEREF _Toc6631 \h </w:instrText>
          </w:r>
          <w:r>
            <w:fldChar w:fldCharType="separate"/>
          </w:r>
          <w:r>
            <w:t>67</w:t>
          </w:r>
          <w:r>
            <w:fldChar w:fldCharType="end"/>
          </w:r>
          <w:r>
            <w:fldChar w:fldCharType="end"/>
          </w:r>
        </w:p>
        <w:p w14:paraId="0D459896">
          <w:pPr>
            <w:pStyle w:val="17"/>
            <w:tabs>
              <w:tab w:val="right" w:leader="dot" w:pos="8504"/>
            </w:tabs>
          </w:pPr>
          <w:r>
            <w:fldChar w:fldCharType="begin"/>
          </w:r>
          <w:r>
            <w:instrText xml:space="preserve"> HYPERLINK \l _Toc20747 </w:instrText>
          </w:r>
          <w:r>
            <w:fldChar w:fldCharType="separate"/>
          </w:r>
          <w:r>
            <w:t xml:space="preserve">Figura </w:t>
          </w:r>
          <w:r>
            <w:rPr>
              <w:rFonts w:hint="default"/>
              <w:lang w:val="es-EC"/>
            </w:rPr>
            <w:t>38</w:t>
          </w:r>
          <w:r>
            <w:t>. Creación de clase principal - Cliente consola</w:t>
          </w:r>
          <w:r>
            <w:tab/>
          </w:r>
          <w:r>
            <w:fldChar w:fldCharType="begin"/>
          </w:r>
          <w:r>
            <w:instrText xml:space="preserve"> PAGEREF _Toc20747 \h </w:instrText>
          </w:r>
          <w:r>
            <w:fldChar w:fldCharType="separate"/>
          </w:r>
          <w:r>
            <w:t>68</w:t>
          </w:r>
          <w:r>
            <w:fldChar w:fldCharType="end"/>
          </w:r>
          <w:r>
            <w:fldChar w:fldCharType="end"/>
          </w:r>
        </w:p>
        <w:p w14:paraId="08630A3F">
          <w:pPr>
            <w:pStyle w:val="21"/>
            <w:tabs>
              <w:tab w:val="right" w:leader="dot" w:pos="8504"/>
            </w:tabs>
          </w:pPr>
          <w:r>
            <w:fldChar w:fldCharType="begin"/>
          </w:r>
          <w:r>
            <w:instrText xml:space="preserve"> HYPERLINK \l _Toc16305 </w:instrText>
          </w:r>
          <w:r>
            <w:fldChar w:fldCharType="separate"/>
          </w:r>
          <w:r>
            <w:t xml:space="preserve">Tabla </w:t>
          </w:r>
          <w:r>
            <w:rPr>
              <w:rFonts w:hint="default"/>
              <w:lang w:val="es-EC"/>
            </w:rPr>
            <w:t>29</w:t>
          </w:r>
          <w:r>
            <w:t xml:space="preserve">. Clase </w:t>
          </w:r>
          <w:r>
            <w:rPr>
              <w:rFonts w:hint="default"/>
            </w:rPr>
            <w:t>CLICON_CON_UNI_JAVA_SOAP</w:t>
          </w:r>
          <w:r>
            <w:t>- Cliente consola</w:t>
          </w:r>
          <w:r>
            <w:tab/>
          </w:r>
          <w:r>
            <w:fldChar w:fldCharType="begin"/>
          </w:r>
          <w:r>
            <w:instrText xml:space="preserve"> PAGEREF _Toc16305 \h </w:instrText>
          </w:r>
          <w:r>
            <w:fldChar w:fldCharType="separate"/>
          </w:r>
          <w:r>
            <w:t>69</w:t>
          </w:r>
          <w:r>
            <w:fldChar w:fldCharType="end"/>
          </w:r>
          <w:r>
            <w:fldChar w:fldCharType="end"/>
          </w:r>
        </w:p>
        <w:p w14:paraId="2CAB6FBF">
          <w:pPr>
            <w:pStyle w:val="19"/>
            <w:tabs>
              <w:tab w:val="right" w:leader="dot" w:pos="8504"/>
            </w:tabs>
          </w:pPr>
          <w:r>
            <w:fldChar w:fldCharType="begin"/>
          </w:r>
          <w:r>
            <w:instrText xml:space="preserve"> HYPERLINK \l _Toc8571 </w:instrText>
          </w:r>
          <w:r>
            <w:fldChar w:fldCharType="separate"/>
          </w:r>
          <w:r>
            <w:t>EJECUCIÓN DEL CLIENTE DE CONSOLA</w:t>
          </w:r>
          <w:r>
            <w:tab/>
          </w:r>
          <w:r>
            <w:fldChar w:fldCharType="begin"/>
          </w:r>
          <w:r>
            <w:instrText xml:space="preserve"> PAGEREF _Toc8571 \h </w:instrText>
          </w:r>
          <w:r>
            <w:fldChar w:fldCharType="separate"/>
          </w:r>
          <w:r>
            <w:t>69</w:t>
          </w:r>
          <w:r>
            <w:fldChar w:fldCharType="end"/>
          </w:r>
          <w:r>
            <w:fldChar w:fldCharType="end"/>
          </w:r>
        </w:p>
        <w:p w14:paraId="41923AF5">
          <w:pPr>
            <w:pStyle w:val="18"/>
            <w:tabs>
              <w:tab w:val="right" w:leader="dot" w:pos="8504"/>
            </w:tabs>
          </w:pPr>
          <w:r>
            <w:fldChar w:fldCharType="begin"/>
          </w:r>
          <w:r>
            <w:instrText xml:space="preserve"> HYPERLINK \l _Toc29981 </w:instrText>
          </w:r>
          <w:r>
            <w:fldChar w:fldCharType="separate"/>
          </w:r>
          <w:r>
            <w:tab/>
          </w:r>
          <w:r>
            <w:fldChar w:fldCharType="begin"/>
          </w:r>
          <w:r>
            <w:instrText xml:space="preserve"> PAGEREF _Toc29981 \h </w:instrText>
          </w:r>
          <w:r>
            <w:fldChar w:fldCharType="separate"/>
          </w:r>
          <w:r>
            <w:t>69</w:t>
          </w:r>
          <w:r>
            <w:fldChar w:fldCharType="end"/>
          </w:r>
          <w:r>
            <w:fldChar w:fldCharType="end"/>
          </w:r>
        </w:p>
        <w:p w14:paraId="10F49F35">
          <w:pPr>
            <w:pStyle w:val="17"/>
            <w:tabs>
              <w:tab w:val="right" w:leader="dot" w:pos="8504"/>
            </w:tabs>
          </w:pPr>
          <w:r>
            <w:fldChar w:fldCharType="begin"/>
          </w:r>
          <w:r>
            <w:instrText xml:space="preserve"> HYPERLINK \l _Toc18598 </w:instrText>
          </w:r>
          <w:r>
            <w:fldChar w:fldCharType="separate"/>
          </w:r>
          <w:r>
            <w:t xml:space="preserve">Figura </w:t>
          </w:r>
          <w:r>
            <w:rPr>
              <w:rFonts w:hint="default"/>
              <w:lang w:val="es-EC"/>
            </w:rPr>
            <w:t>3</w:t>
          </w:r>
          <w:r>
            <w:t>9. Login - Cliente consola</w:t>
          </w:r>
          <w:r>
            <w:tab/>
          </w:r>
          <w:r>
            <w:fldChar w:fldCharType="begin"/>
          </w:r>
          <w:r>
            <w:instrText xml:space="preserve"> PAGEREF _Toc18598 \h </w:instrText>
          </w:r>
          <w:r>
            <w:fldChar w:fldCharType="separate"/>
          </w:r>
          <w:r>
            <w:t>69</w:t>
          </w:r>
          <w:r>
            <w:fldChar w:fldCharType="end"/>
          </w:r>
          <w:r>
            <w:fldChar w:fldCharType="end"/>
          </w:r>
        </w:p>
        <w:p w14:paraId="6F684FE5">
          <w:pPr>
            <w:pStyle w:val="17"/>
            <w:tabs>
              <w:tab w:val="right" w:leader="dot" w:pos="8504"/>
            </w:tabs>
          </w:pPr>
          <w:r>
            <w:fldChar w:fldCharType="begin"/>
          </w:r>
          <w:r>
            <w:instrText xml:space="preserve"> HYPERLINK \l _Toc30312 </w:instrText>
          </w:r>
          <w:r>
            <w:fldChar w:fldCharType="separate"/>
          </w:r>
          <w:r>
            <w:t xml:space="preserve">Figura </w:t>
          </w:r>
          <w:r>
            <w:rPr>
              <w:rFonts w:hint="default"/>
              <w:lang w:val="es-EC"/>
            </w:rPr>
            <w:t>4</w:t>
          </w:r>
          <w:r>
            <w:t>0. Conversión de Longitud - Cliente consola</w:t>
          </w:r>
          <w:r>
            <w:tab/>
          </w:r>
          <w:r>
            <w:fldChar w:fldCharType="begin"/>
          </w:r>
          <w:r>
            <w:instrText xml:space="preserve"> PAGEREF _Toc30312 \h </w:instrText>
          </w:r>
          <w:r>
            <w:fldChar w:fldCharType="separate"/>
          </w:r>
          <w:r>
            <w:t>70</w:t>
          </w:r>
          <w:r>
            <w:fldChar w:fldCharType="end"/>
          </w:r>
          <w:r>
            <w:fldChar w:fldCharType="end"/>
          </w:r>
        </w:p>
        <w:p w14:paraId="0EC991BB">
          <w:pPr>
            <w:pStyle w:val="17"/>
            <w:tabs>
              <w:tab w:val="right" w:leader="dot" w:pos="8504"/>
            </w:tabs>
          </w:pPr>
          <w:r>
            <w:fldChar w:fldCharType="begin"/>
          </w:r>
          <w:r>
            <w:instrText xml:space="preserve"> HYPERLINK \l _Toc30975 </w:instrText>
          </w:r>
          <w:r>
            <w:fldChar w:fldCharType="separate"/>
          </w:r>
          <w:r>
            <w:t xml:space="preserve">Figura </w:t>
          </w:r>
          <w:r>
            <w:rPr>
              <w:rFonts w:hint="default"/>
              <w:lang w:val="es-EC"/>
            </w:rPr>
            <w:t>4</w:t>
          </w:r>
          <w:r>
            <w:t>1. Conversión de Masa - Cliente consola</w:t>
          </w:r>
          <w:r>
            <w:tab/>
          </w:r>
          <w:r>
            <w:fldChar w:fldCharType="begin"/>
          </w:r>
          <w:r>
            <w:instrText xml:space="preserve"> PAGEREF _Toc30975 \h </w:instrText>
          </w:r>
          <w:r>
            <w:fldChar w:fldCharType="separate"/>
          </w:r>
          <w:r>
            <w:t>70</w:t>
          </w:r>
          <w:r>
            <w:fldChar w:fldCharType="end"/>
          </w:r>
          <w:r>
            <w:fldChar w:fldCharType="end"/>
          </w:r>
        </w:p>
        <w:p w14:paraId="3F8AF463">
          <w:pPr>
            <w:pStyle w:val="17"/>
            <w:tabs>
              <w:tab w:val="right" w:leader="dot" w:pos="8504"/>
            </w:tabs>
          </w:pPr>
          <w:r>
            <w:fldChar w:fldCharType="begin"/>
          </w:r>
          <w:r>
            <w:instrText xml:space="preserve"> HYPERLINK \l _Toc32474 </w:instrText>
          </w:r>
          <w:r>
            <w:fldChar w:fldCharType="separate"/>
          </w:r>
          <w:r>
            <w:t xml:space="preserve">Figura </w:t>
          </w:r>
          <w:r>
            <w:rPr>
              <w:rFonts w:hint="default"/>
              <w:lang w:val="es-EC"/>
            </w:rPr>
            <w:t>4</w:t>
          </w:r>
          <w:r>
            <w:t>2. Conversión de Temperatura - Cliente consola</w:t>
          </w:r>
          <w:r>
            <w:tab/>
          </w:r>
          <w:r>
            <w:fldChar w:fldCharType="begin"/>
          </w:r>
          <w:r>
            <w:instrText xml:space="preserve"> PAGEREF _Toc32474 \h </w:instrText>
          </w:r>
          <w:r>
            <w:fldChar w:fldCharType="separate"/>
          </w:r>
          <w:r>
            <w:t>71</w:t>
          </w:r>
          <w:r>
            <w:fldChar w:fldCharType="end"/>
          </w:r>
          <w:r>
            <w:fldChar w:fldCharType="end"/>
          </w:r>
        </w:p>
        <w:p w14:paraId="4DC0B951">
          <w:pPr>
            <w:pStyle w:val="18"/>
            <w:tabs>
              <w:tab w:val="right" w:leader="dot" w:pos="8504"/>
            </w:tabs>
          </w:pPr>
          <w:r>
            <w:fldChar w:fldCharType="begin"/>
          </w:r>
          <w:r>
            <w:instrText xml:space="preserve"> HYPERLINK \l _Toc28886 </w:instrText>
          </w:r>
          <w:r>
            <w:fldChar w:fldCharType="separate"/>
          </w:r>
          <w:r>
            <w:t>CLIENTE ESCRITORIO</w:t>
          </w:r>
          <w:r>
            <w:tab/>
          </w:r>
          <w:r>
            <w:fldChar w:fldCharType="begin"/>
          </w:r>
          <w:r>
            <w:instrText xml:space="preserve"> PAGEREF _Toc28886 \h </w:instrText>
          </w:r>
          <w:r>
            <w:fldChar w:fldCharType="separate"/>
          </w:r>
          <w:r>
            <w:t>71</w:t>
          </w:r>
          <w:r>
            <w:fldChar w:fldCharType="end"/>
          </w:r>
          <w:r>
            <w:fldChar w:fldCharType="end"/>
          </w:r>
        </w:p>
        <w:p w14:paraId="60388E2C">
          <w:pPr>
            <w:pStyle w:val="19"/>
            <w:tabs>
              <w:tab w:val="right" w:leader="dot" w:pos="8504"/>
            </w:tabs>
          </w:pPr>
          <w:r>
            <w:fldChar w:fldCharType="begin"/>
          </w:r>
          <w:r>
            <w:instrText xml:space="preserve"> HYPERLINK \l _Toc19175 </w:instrText>
          </w:r>
          <w:r>
            <w:fldChar w:fldCharType="separate"/>
          </w:r>
          <w:r>
            <w:t>CREACIÓN DEL PROYECTO</w:t>
          </w:r>
          <w:r>
            <w:tab/>
          </w:r>
          <w:r>
            <w:fldChar w:fldCharType="begin"/>
          </w:r>
          <w:r>
            <w:instrText xml:space="preserve"> PAGEREF _Toc19175 \h </w:instrText>
          </w:r>
          <w:r>
            <w:fldChar w:fldCharType="separate"/>
          </w:r>
          <w:r>
            <w:t>71</w:t>
          </w:r>
          <w:r>
            <w:fldChar w:fldCharType="end"/>
          </w:r>
          <w:r>
            <w:fldChar w:fldCharType="end"/>
          </w:r>
        </w:p>
        <w:p w14:paraId="14DA7E57">
          <w:pPr>
            <w:pStyle w:val="19"/>
            <w:tabs>
              <w:tab w:val="right" w:leader="dot" w:pos="8504"/>
            </w:tabs>
          </w:pPr>
          <w:r>
            <w:fldChar w:fldCharType="begin"/>
          </w:r>
          <w:r>
            <w:instrText xml:space="preserve"> HYPERLINK \l _Toc15513 </w:instrText>
          </w:r>
          <w:r>
            <w:fldChar w:fldCharType="separate"/>
          </w:r>
          <w:r>
            <w:t>ESTRUCTURA DEL PROYECTO</w:t>
          </w:r>
          <w:r>
            <w:tab/>
          </w:r>
          <w:r>
            <w:fldChar w:fldCharType="begin"/>
          </w:r>
          <w:r>
            <w:instrText xml:space="preserve"> PAGEREF _Toc15513 \h </w:instrText>
          </w:r>
          <w:r>
            <w:fldChar w:fldCharType="separate"/>
          </w:r>
          <w:r>
            <w:t>71</w:t>
          </w:r>
          <w:r>
            <w:fldChar w:fldCharType="end"/>
          </w:r>
          <w:r>
            <w:fldChar w:fldCharType="end"/>
          </w:r>
        </w:p>
        <w:p w14:paraId="4F84B3E3">
          <w:pPr>
            <w:pStyle w:val="17"/>
            <w:tabs>
              <w:tab w:val="right" w:leader="dot" w:pos="8504"/>
            </w:tabs>
          </w:pPr>
          <w:r>
            <w:fldChar w:fldCharType="begin"/>
          </w:r>
          <w:r>
            <w:instrText xml:space="preserve"> HYPERLINK \l _Toc30719 </w:instrText>
          </w:r>
          <w:r>
            <w:fldChar w:fldCharType="separate"/>
          </w:r>
          <w:r>
            <w:t xml:space="preserve">Figura </w:t>
          </w:r>
          <w:r>
            <w:rPr>
              <w:rFonts w:hint="default"/>
              <w:lang w:val="es-EC"/>
            </w:rPr>
            <w:t>4</w:t>
          </w:r>
          <w:r>
            <w:t>3. Estructura del proyecto - Cliente escritorio</w:t>
          </w:r>
          <w:r>
            <w:tab/>
          </w:r>
          <w:r>
            <w:fldChar w:fldCharType="begin"/>
          </w:r>
          <w:r>
            <w:instrText xml:space="preserve"> PAGEREF _Toc30719 \h </w:instrText>
          </w:r>
          <w:r>
            <w:fldChar w:fldCharType="separate"/>
          </w:r>
          <w:r>
            <w:t>71</w:t>
          </w:r>
          <w:r>
            <w:fldChar w:fldCharType="end"/>
          </w:r>
          <w:r>
            <w:fldChar w:fldCharType="end"/>
          </w:r>
        </w:p>
        <w:p w14:paraId="3531ABD1">
          <w:pPr>
            <w:pStyle w:val="18"/>
            <w:tabs>
              <w:tab w:val="right" w:leader="dot" w:pos="8504"/>
            </w:tabs>
          </w:pPr>
          <w:r>
            <w:fldChar w:fldCharType="begin"/>
          </w:r>
          <w:r>
            <w:instrText xml:space="preserve"> HYPERLINK \l _Toc9158 </w:instrText>
          </w:r>
          <w:r>
            <w:fldChar w:fldCharType="separate"/>
          </w:r>
          <w:r>
            <w:t>CODIFICACIÓN DEL PROYECTO CLIENTE ESCRITORIO</w:t>
          </w:r>
          <w:r>
            <w:tab/>
          </w:r>
          <w:r>
            <w:fldChar w:fldCharType="begin"/>
          </w:r>
          <w:r>
            <w:instrText xml:space="preserve"> PAGEREF _Toc9158 \h </w:instrText>
          </w:r>
          <w:r>
            <w:fldChar w:fldCharType="separate"/>
          </w:r>
          <w:r>
            <w:t>71</w:t>
          </w:r>
          <w:r>
            <w:fldChar w:fldCharType="end"/>
          </w:r>
          <w:r>
            <w:fldChar w:fldCharType="end"/>
          </w:r>
        </w:p>
        <w:p w14:paraId="3445A728">
          <w:pPr>
            <w:pStyle w:val="19"/>
            <w:tabs>
              <w:tab w:val="right" w:leader="dot" w:pos="8504"/>
            </w:tabs>
          </w:pPr>
          <w:r>
            <w:fldChar w:fldCharType="begin"/>
          </w:r>
          <w:r>
            <w:instrText xml:space="preserve"> HYPERLINK \l _Toc6200 </w:instrText>
          </w:r>
          <w:r>
            <w:fldChar w:fldCharType="separate"/>
          </w:r>
          <w:r>
            <w:t>CREACIÓN DE MODELOS Y VISTAS</w:t>
          </w:r>
          <w:r>
            <w:tab/>
          </w:r>
          <w:r>
            <w:fldChar w:fldCharType="begin"/>
          </w:r>
          <w:r>
            <w:instrText xml:space="preserve"> PAGEREF _Toc6200 \h </w:instrText>
          </w:r>
          <w:r>
            <w:fldChar w:fldCharType="separate"/>
          </w:r>
          <w:r>
            <w:t>72</w:t>
          </w:r>
          <w:r>
            <w:fldChar w:fldCharType="end"/>
          </w:r>
          <w:r>
            <w:fldChar w:fldCharType="end"/>
          </w:r>
        </w:p>
        <w:p w14:paraId="4161309B">
          <w:pPr>
            <w:pStyle w:val="17"/>
            <w:tabs>
              <w:tab w:val="right" w:leader="dot" w:pos="8504"/>
            </w:tabs>
          </w:pPr>
          <w:r>
            <w:fldChar w:fldCharType="begin"/>
          </w:r>
          <w:r>
            <w:instrText xml:space="preserve"> HYPERLINK \l _Toc24194 </w:instrText>
          </w:r>
          <w:r>
            <w:fldChar w:fldCharType="separate"/>
          </w:r>
          <w:r>
            <w:t xml:space="preserve">Figura </w:t>
          </w:r>
          <w:r>
            <w:rPr>
              <w:rFonts w:hint="default"/>
              <w:lang w:val="es-EC"/>
            </w:rPr>
            <w:t>44</w:t>
          </w:r>
          <w:r>
            <w:t xml:space="preserve">. Creación de modelos- Cliente </w:t>
          </w:r>
          <w:r>
            <w:rPr>
              <w:rFonts w:hint="default"/>
              <w:lang w:val="es-EC"/>
            </w:rPr>
            <w:t>escritorio</w:t>
          </w:r>
          <w:r>
            <w:tab/>
          </w:r>
          <w:r>
            <w:fldChar w:fldCharType="begin"/>
          </w:r>
          <w:r>
            <w:instrText xml:space="preserve"> PAGEREF _Toc24194 \h </w:instrText>
          </w:r>
          <w:r>
            <w:fldChar w:fldCharType="separate"/>
          </w:r>
          <w:r>
            <w:t>72</w:t>
          </w:r>
          <w:r>
            <w:fldChar w:fldCharType="end"/>
          </w:r>
          <w:r>
            <w:fldChar w:fldCharType="end"/>
          </w:r>
        </w:p>
        <w:p w14:paraId="36459E2E">
          <w:pPr>
            <w:pStyle w:val="17"/>
            <w:tabs>
              <w:tab w:val="right" w:leader="dot" w:pos="8504"/>
            </w:tabs>
          </w:pPr>
          <w:r>
            <w:fldChar w:fldCharType="begin"/>
          </w:r>
          <w:r>
            <w:instrText xml:space="preserve"> HYPERLINK \l _Toc16377 </w:instrText>
          </w:r>
          <w:r>
            <w:fldChar w:fldCharType="separate"/>
          </w:r>
          <w:r>
            <w:t xml:space="preserve">Figura </w:t>
          </w:r>
          <w:r>
            <w:rPr>
              <w:rFonts w:hint="default"/>
              <w:lang w:val="es-EC"/>
            </w:rPr>
            <w:t>45</w:t>
          </w:r>
          <w:r>
            <w:t xml:space="preserve">. Creación de </w:t>
          </w:r>
          <w:r>
            <w:rPr>
              <w:rFonts w:hint="default"/>
              <w:lang w:val="es-EC"/>
            </w:rPr>
            <w:t>vistas</w:t>
          </w:r>
          <w:r>
            <w:t xml:space="preserve">- Cliente </w:t>
          </w:r>
          <w:r>
            <w:rPr>
              <w:rFonts w:hint="default"/>
              <w:lang w:val="es-EC"/>
            </w:rPr>
            <w:t>escritorio</w:t>
          </w:r>
          <w:r>
            <w:tab/>
          </w:r>
          <w:r>
            <w:fldChar w:fldCharType="begin"/>
          </w:r>
          <w:r>
            <w:instrText xml:space="preserve"> PAGEREF _Toc16377 \h </w:instrText>
          </w:r>
          <w:r>
            <w:fldChar w:fldCharType="separate"/>
          </w:r>
          <w:r>
            <w:t>72</w:t>
          </w:r>
          <w:r>
            <w:fldChar w:fldCharType="end"/>
          </w:r>
          <w:r>
            <w:fldChar w:fldCharType="end"/>
          </w:r>
        </w:p>
        <w:p w14:paraId="60D2C874">
          <w:pPr>
            <w:pStyle w:val="21"/>
            <w:tabs>
              <w:tab w:val="right" w:leader="dot" w:pos="8504"/>
            </w:tabs>
          </w:pPr>
          <w:r>
            <w:fldChar w:fldCharType="begin"/>
          </w:r>
          <w:r>
            <w:instrText xml:space="preserve"> HYPERLINK \l _Toc24832 </w:instrText>
          </w:r>
          <w:r>
            <w:fldChar w:fldCharType="separate"/>
          </w:r>
          <w:r>
            <w:t xml:space="preserve">Tabla </w:t>
          </w:r>
          <w:r>
            <w:rPr>
              <w:rFonts w:hint="default"/>
              <w:lang w:val="es-EC"/>
            </w:rPr>
            <w:t>30.</w:t>
          </w:r>
          <w:r>
            <w:t xml:space="preserve"> Clase </w:t>
          </w:r>
          <w:r>
            <w:rPr>
              <w:rFonts w:hint="default"/>
              <w:lang w:val="es-EC"/>
            </w:rPr>
            <w:t>AppTheme</w:t>
          </w:r>
          <w:r>
            <w:t xml:space="preserve">- Cliente </w:t>
          </w:r>
          <w:r>
            <w:rPr>
              <w:rFonts w:hint="default"/>
              <w:lang w:val="es-EC"/>
            </w:rPr>
            <w:t>escritorio</w:t>
          </w:r>
          <w:r>
            <w:tab/>
          </w:r>
          <w:r>
            <w:fldChar w:fldCharType="begin"/>
          </w:r>
          <w:r>
            <w:instrText xml:space="preserve"> PAGEREF _Toc24832 \h </w:instrText>
          </w:r>
          <w:r>
            <w:fldChar w:fldCharType="separate"/>
          </w:r>
          <w:r>
            <w:t>73</w:t>
          </w:r>
          <w:r>
            <w:fldChar w:fldCharType="end"/>
          </w:r>
          <w:r>
            <w:fldChar w:fldCharType="end"/>
          </w:r>
        </w:p>
        <w:p w14:paraId="5D66E4C4">
          <w:pPr>
            <w:pStyle w:val="21"/>
            <w:tabs>
              <w:tab w:val="right" w:leader="dot" w:pos="8504"/>
            </w:tabs>
          </w:pPr>
          <w:r>
            <w:fldChar w:fldCharType="begin"/>
          </w:r>
          <w:r>
            <w:instrText xml:space="preserve"> HYPERLINK \l _Toc18000 </w:instrText>
          </w:r>
          <w:r>
            <w:fldChar w:fldCharType="separate"/>
          </w:r>
          <w:r>
            <w:t xml:space="preserve">Tabla </w:t>
          </w:r>
          <w:r>
            <w:rPr>
              <w:rFonts w:hint="default"/>
              <w:lang w:val="es-EC"/>
            </w:rPr>
            <w:t>31</w:t>
          </w:r>
          <w:r>
            <w:t xml:space="preserve">. Clase </w:t>
          </w:r>
          <w:r>
            <w:rPr>
              <w:rFonts w:hint="default"/>
              <w:lang w:val="es-EC"/>
            </w:rPr>
            <w:t>PanelConversionVista</w:t>
          </w:r>
          <w:r>
            <w:t xml:space="preserve">- Cliente </w:t>
          </w:r>
          <w:r>
            <w:rPr>
              <w:rFonts w:hint="default"/>
              <w:lang w:val="es-EC"/>
            </w:rPr>
            <w:t>escritorio</w:t>
          </w:r>
          <w:r>
            <w:tab/>
          </w:r>
          <w:r>
            <w:fldChar w:fldCharType="begin"/>
          </w:r>
          <w:r>
            <w:instrText xml:space="preserve"> PAGEREF _Toc18000 \h </w:instrText>
          </w:r>
          <w:r>
            <w:fldChar w:fldCharType="separate"/>
          </w:r>
          <w:r>
            <w:t>78</w:t>
          </w:r>
          <w:r>
            <w:fldChar w:fldCharType="end"/>
          </w:r>
          <w:r>
            <w:fldChar w:fldCharType="end"/>
          </w:r>
        </w:p>
        <w:p w14:paraId="0DD33074">
          <w:pPr>
            <w:pStyle w:val="21"/>
            <w:tabs>
              <w:tab w:val="right" w:leader="dot" w:pos="8504"/>
            </w:tabs>
          </w:pPr>
          <w:r>
            <w:fldChar w:fldCharType="begin"/>
          </w:r>
          <w:r>
            <w:instrText xml:space="preserve"> HYPERLINK \l _Toc13091 </w:instrText>
          </w:r>
          <w:r>
            <w:fldChar w:fldCharType="separate"/>
          </w:r>
          <w:r>
            <w:t xml:space="preserve">Tabla </w:t>
          </w:r>
          <w:r>
            <w:rPr>
              <w:rFonts w:hint="default"/>
              <w:lang w:val="es-EC"/>
            </w:rPr>
            <w:t>33</w:t>
          </w:r>
          <w:r>
            <w:t xml:space="preserve">. Clase </w:t>
          </w:r>
          <w:r>
            <w:rPr>
              <w:rFonts w:hint="default"/>
            </w:rPr>
            <w:t>TipoConversion</w:t>
          </w:r>
          <w:r>
            <w:t xml:space="preserve">- Cliente </w:t>
          </w:r>
          <w:r>
            <w:rPr>
              <w:rFonts w:hint="default"/>
              <w:lang w:val="es-EC"/>
            </w:rPr>
            <w:t>escritorio</w:t>
          </w:r>
          <w:r>
            <w:tab/>
          </w:r>
          <w:r>
            <w:fldChar w:fldCharType="begin"/>
          </w:r>
          <w:r>
            <w:instrText xml:space="preserve"> PAGEREF _Toc13091 \h </w:instrText>
          </w:r>
          <w:r>
            <w:fldChar w:fldCharType="separate"/>
          </w:r>
          <w:r>
            <w:t>83</w:t>
          </w:r>
          <w:r>
            <w:fldChar w:fldCharType="end"/>
          </w:r>
          <w:r>
            <w:fldChar w:fldCharType="end"/>
          </w:r>
        </w:p>
        <w:p w14:paraId="66C8796B">
          <w:pPr>
            <w:pStyle w:val="21"/>
            <w:tabs>
              <w:tab w:val="right" w:leader="dot" w:pos="8504"/>
            </w:tabs>
          </w:pPr>
          <w:r>
            <w:fldChar w:fldCharType="begin"/>
          </w:r>
          <w:r>
            <w:instrText xml:space="preserve"> HYPERLINK \l _Toc29846 </w:instrText>
          </w:r>
          <w:r>
            <w:fldChar w:fldCharType="separate"/>
          </w:r>
          <w:r>
            <w:t xml:space="preserve">Tabla </w:t>
          </w:r>
          <w:r>
            <w:rPr>
              <w:rFonts w:hint="default"/>
              <w:lang w:val="es-EC"/>
            </w:rPr>
            <w:t>34</w:t>
          </w:r>
          <w:r>
            <w:t xml:space="preserve">. Clase </w:t>
          </w:r>
          <w:r>
            <w:rPr>
              <w:rFonts w:hint="default"/>
            </w:rPr>
            <w:t>ResultadoConversion</w:t>
          </w:r>
          <w:r>
            <w:t xml:space="preserve">- Cliente </w:t>
          </w:r>
          <w:r>
            <w:rPr>
              <w:rFonts w:hint="default"/>
              <w:lang w:val="es-EC"/>
            </w:rPr>
            <w:t>escritorio</w:t>
          </w:r>
          <w:r>
            <w:tab/>
          </w:r>
          <w:r>
            <w:fldChar w:fldCharType="begin"/>
          </w:r>
          <w:r>
            <w:instrText xml:space="preserve"> PAGEREF _Toc29846 \h </w:instrText>
          </w:r>
          <w:r>
            <w:fldChar w:fldCharType="separate"/>
          </w:r>
          <w:r>
            <w:t>84</w:t>
          </w:r>
          <w:r>
            <w:fldChar w:fldCharType="end"/>
          </w:r>
          <w:r>
            <w:fldChar w:fldCharType="end"/>
          </w:r>
        </w:p>
        <w:p w14:paraId="286D1575">
          <w:pPr>
            <w:pStyle w:val="17"/>
            <w:tabs>
              <w:tab w:val="right" w:leader="dot" w:pos="8504"/>
            </w:tabs>
          </w:pPr>
          <w:r>
            <w:fldChar w:fldCharType="begin"/>
          </w:r>
          <w:r>
            <w:instrText xml:space="preserve"> HYPERLINK \l _Toc15852 </w:instrText>
          </w:r>
          <w:r>
            <w:fldChar w:fldCharType="separate"/>
          </w:r>
          <w:r>
            <w:t xml:space="preserve">Figura </w:t>
          </w:r>
          <w:r>
            <w:rPr>
              <w:rFonts w:hint="default"/>
              <w:lang w:val="es-EC"/>
            </w:rPr>
            <w:t>46</w:t>
          </w:r>
          <w:r>
            <w:t xml:space="preserve">. Creación de </w:t>
          </w:r>
          <w:r>
            <w:rPr>
              <w:rFonts w:hint="default"/>
              <w:lang w:val="es-EC"/>
            </w:rPr>
            <w:t>servicios</w:t>
          </w:r>
          <w:r>
            <w:t>- Cliente consola</w:t>
          </w:r>
          <w:r>
            <w:tab/>
          </w:r>
          <w:r>
            <w:fldChar w:fldCharType="begin"/>
          </w:r>
          <w:r>
            <w:instrText xml:space="preserve"> PAGEREF _Toc15852 \h </w:instrText>
          </w:r>
          <w:r>
            <w:fldChar w:fldCharType="separate"/>
          </w:r>
          <w:r>
            <w:t>85</w:t>
          </w:r>
          <w:r>
            <w:fldChar w:fldCharType="end"/>
          </w:r>
          <w:r>
            <w:fldChar w:fldCharType="end"/>
          </w:r>
        </w:p>
        <w:p w14:paraId="6DB8DB40">
          <w:pPr>
            <w:pStyle w:val="17"/>
            <w:tabs>
              <w:tab w:val="right" w:leader="dot" w:pos="8504"/>
            </w:tabs>
          </w:pPr>
          <w:r>
            <w:fldChar w:fldCharType="begin"/>
          </w:r>
          <w:r>
            <w:instrText xml:space="preserve"> HYPERLINK \l _Toc2186 </w:instrText>
          </w:r>
          <w:r>
            <w:fldChar w:fldCharType="separate"/>
          </w:r>
          <w:r>
            <w:t xml:space="preserve">Figura </w:t>
          </w:r>
          <w:r>
            <w:rPr>
              <w:rFonts w:hint="default"/>
              <w:lang w:val="es-EC"/>
            </w:rPr>
            <w:t>47</w:t>
          </w:r>
          <w:r>
            <w:t xml:space="preserve">. Creación de </w:t>
          </w:r>
          <w:r>
            <w:rPr>
              <w:rFonts w:hint="default"/>
              <w:lang w:val="es-EC"/>
            </w:rPr>
            <w:t>configuracion</w:t>
          </w:r>
          <w:r>
            <w:t>- Cliente consola</w:t>
          </w:r>
          <w:r>
            <w:tab/>
          </w:r>
          <w:r>
            <w:fldChar w:fldCharType="begin"/>
          </w:r>
          <w:r>
            <w:instrText xml:space="preserve"> PAGEREF _Toc2186 \h </w:instrText>
          </w:r>
          <w:r>
            <w:fldChar w:fldCharType="separate"/>
          </w:r>
          <w:r>
            <w:t>85</w:t>
          </w:r>
          <w:r>
            <w:fldChar w:fldCharType="end"/>
          </w:r>
          <w:r>
            <w:fldChar w:fldCharType="end"/>
          </w:r>
        </w:p>
        <w:p w14:paraId="700836A2">
          <w:pPr>
            <w:pStyle w:val="17"/>
            <w:tabs>
              <w:tab w:val="right" w:leader="dot" w:pos="8504"/>
            </w:tabs>
          </w:pPr>
          <w:r>
            <w:fldChar w:fldCharType="begin"/>
          </w:r>
          <w:r>
            <w:instrText xml:space="preserve"> HYPERLINK \l _Toc1473 </w:instrText>
          </w:r>
          <w:r>
            <w:fldChar w:fldCharType="separate"/>
          </w:r>
          <w:r>
            <w:t xml:space="preserve">Figura </w:t>
          </w:r>
          <w:r>
            <w:rPr>
              <w:rFonts w:hint="default"/>
              <w:lang w:val="es-EC"/>
            </w:rPr>
            <w:t>48</w:t>
          </w:r>
          <w:r>
            <w:t xml:space="preserve">. Creación de </w:t>
          </w:r>
          <w:r>
            <w:rPr>
              <w:rFonts w:hint="default"/>
              <w:lang w:val="es-EC"/>
            </w:rPr>
            <w:t>componentes de seguridad</w:t>
          </w:r>
          <w:r>
            <w:t>- Cliente consola</w:t>
          </w:r>
          <w:r>
            <w:tab/>
          </w:r>
          <w:r>
            <w:fldChar w:fldCharType="begin"/>
          </w:r>
          <w:r>
            <w:instrText xml:space="preserve"> PAGEREF _Toc1473 \h </w:instrText>
          </w:r>
          <w:r>
            <w:fldChar w:fldCharType="separate"/>
          </w:r>
          <w:r>
            <w:t>85</w:t>
          </w:r>
          <w:r>
            <w:fldChar w:fldCharType="end"/>
          </w:r>
          <w:r>
            <w:fldChar w:fldCharType="end"/>
          </w:r>
        </w:p>
        <w:p w14:paraId="50108F1F">
          <w:pPr>
            <w:pStyle w:val="21"/>
            <w:tabs>
              <w:tab w:val="right" w:leader="dot" w:pos="8504"/>
            </w:tabs>
          </w:pPr>
          <w:r>
            <w:fldChar w:fldCharType="begin"/>
          </w:r>
          <w:r>
            <w:instrText xml:space="preserve"> HYPERLINK \l _Toc17431 </w:instrText>
          </w:r>
          <w:r>
            <w:fldChar w:fldCharType="separate"/>
          </w:r>
          <w:r>
            <w:t xml:space="preserve">Tabla </w:t>
          </w:r>
          <w:r>
            <w:rPr>
              <w:rFonts w:hint="default"/>
              <w:lang w:val="es-EC"/>
            </w:rPr>
            <w:t>35</w:t>
          </w:r>
          <w:r>
            <w:t xml:space="preserve">. Clase </w:t>
          </w:r>
          <w:r>
            <w:rPr>
              <w:rFonts w:hint="default"/>
            </w:rPr>
            <w:t>WSConversorCliente</w:t>
          </w:r>
          <w:r>
            <w:t xml:space="preserve">- Cliente </w:t>
          </w:r>
          <w:r>
            <w:rPr>
              <w:rFonts w:hint="default"/>
              <w:lang w:val="es-EC"/>
            </w:rPr>
            <w:t>escritorio</w:t>
          </w:r>
          <w:r>
            <w:tab/>
          </w:r>
          <w:r>
            <w:fldChar w:fldCharType="begin"/>
          </w:r>
          <w:r>
            <w:instrText xml:space="preserve"> PAGEREF _Toc17431 \h </w:instrText>
          </w:r>
          <w:r>
            <w:fldChar w:fldCharType="separate"/>
          </w:r>
          <w:r>
            <w:t>86</w:t>
          </w:r>
          <w:r>
            <w:fldChar w:fldCharType="end"/>
          </w:r>
          <w:r>
            <w:fldChar w:fldCharType="end"/>
          </w:r>
        </w:p>
        <w:p w14:paraId="4BB2DD52">
          <w:pPr>
            <w:pStyle w:val="21"/>
            <w:tabs>
              <w:tab w:val="right" w:leader="dot" w:pos="8504"/>
            </w:tabs>
          </w:pPr>
          <w:r>
            <w:fldChar w:fldCharType="begin"/>
          </w:r>
          <w:r>
            <w:instrText xml:space="preserve"> HYPERLINK \l _Toc16275 </w:instrText>
          </w:r>
          <w:r>
            <w:fldChar w:fldCharType="separate"/>
          </w:r>
          <w:r>
            <w:t xml:space="preserve">Tabla </w:t>
          </w:r>
          <w:r>
            <w:rPr>
              <w:rFonts w:hint="default"/>
              <w:lang w:val="es-EC"/>
            </w:rPr>
            <w:t>36</w:t>
          </w:r>
          <w:r>
            <w:t xml:space="preserve">. Clase </w:t>
          </w:r>
          <w:r>
            <w:rPr>
              <w:rFonts w:hint="default"/>
            </w:rPr>
            <w:t>SoapConfig</w:t>
          </w:r>
          <w:r>
            <w:t xml:space="preserve">- Cliente </w:t>
          </w:r>
          <w:r>
            <w:rPr>
              <w:rFonts w:hint="default"/>
              <w:lang w:val="es-EC"/>
            </w:rPr>
            <w:t>escritorio</w:t>
          </w:r>
          <w:r>
            <w:tab/>
          </w:r>
          <w:r>
            <w:fldChar w:fldCharType="begin"/>
          </w:r>
          <w:r>
            <w:instrText xml:space="preserve"> PAGEREF _Toc16275 \h </w:instrText>
          </w:r>
          <w:r>
            <w:fldChar w:fldCharType="separate"/>
          </w:r>
          <w:r>
            <w:t>87</w:t>
          </w:r>
          <w:r>
            <w:fldChar w:fldCharType="end"/>
          </w:r>
          <w:r>
            <w:fldChar w:fldCharType="end"/>
          </w:r>
        </w:p>
        <w:p w14:paraId="32874B5D">
          <w:pPr>
            <w:pStyle w:val="21"/>
            <w:tabs>
              <w:tab w:val="right" w:leader="dot" w:pos="8504"/>
            </w:tabs>
          </w:pPr>
          <w:r>
            <w:fldChar w:fldCharType="begin"/>
          </w:r>
          <w:r>
            <w:instrText xml:space="preserve"> HYPERLINK \l _Toc24660 </w:instrText>
          </w:r>
          <w:r>
            <w:fldChar w:fldCharType="separate"/>
          </w:r>
          <w:r>
            <w:t xml:space="preserve">Tabla </w:t>
          </w:r>
          <w:r>
            <w:rPr>
              <w:rFonts w:hint="default"/>
              <w:lang w:val="es-EC"/>
            </w:rPr>
            <w:t>37</w:t>
          </w:r>
          <w:r>
            <w:t xml:space="preserve">. Clase </w:t>
          </w:r>
          <w:r>
            <w:rPr>
              <w:rFonts w:hint="default"/>
            </w:rPr>
            <w:t>AdministradorTokensCliente</w:t>
          </w:r>
          <w:r>
            <w:t xml:space="preserve">- Cliente </w:t>
          </w:r>
          <w:r>
            <w:rPr>
              <w:rFonts w:hint="default"/>
              <w:lang w:val="es-EC"/>
            </w:rPr>
            <w:t>escritorio</w:t>
          </w:r>
          <w:r>
            <w:tab/>
          </w:r>
          <w:r>
            <w:fldChar w:fldCharType="begin"/>
          </w:r>
          <w:r>
            <w:instrText xml:space="preserve"> PAGEREF _Toc24660 \h </w:instrText>
          </w:r>
          <w:r>
            <w:fldChar w:fldCharType="separate"/>
          </w:r>
          <w:r>
            <w:t>88</w:t>
          </w:r>
          <w:r>
            <w:fldChar w:fldCharType="end"/>
          </w:r>
          <w:r>
            <w:fldChar w:fldCharType="end"/>
          </w:r>
        </w:p>
        <w:p w14:paraId="3990B6AE">
          <w:pPr>
            <w:pStyle w:val="21"/>
            <w:tabs>
              <w:tab w:val="right" w:leader="dot" w:pos="8504"/>
            </w:tabs>
          </w:pPr>
          <w:r>
            <w:fldChar w:fldCharType="begin"/>
          </w:r>
          <w:r>
            <w:instrText xml:space="preserve"> HYPERLINK \l _Toc24671 </w:instrText>
          </w:r>
          <w:r>
            <w:fldChar w:fldCharType="separate"/>
          </w:r>
          <w:r>
            <w:t xml:space="preserve">Tabla </w:t>
          </w:r>
          <w:r>
            <w:rPr>
              <w:rFonts w:hint="default"/>
              <w:lang w:val="es-EC"/>
            </w:rPr>
            <w:t>38</w:t>
          </w:r>
          <w:r>
            <w:t xml:space="preserve">. Clase </w:t>
          </w:r>
          <w:r>
            <w:rPr>
              <w:rFonts w:hint="default"/>
            </w:rPr>
            <w:t>ManejadorClienteAutenticacion</w:t>
          </w:r>
          <w:r>
            <w:t xml:space="preserve">- Cliente </w:t>
          </w:r>
          <w:r>
            <w:rPr>
              <w:rFonts w:hint="default"/>
              <w:lang w:val="es-EC"/>
            </w:rPr>
            <w:t>escritorio</w:t>
          </w:r>
          <w:r>
            <w:tab/>
          </w:r>
          <w:r>
            <w:fldChar w:fldCharType="begin"/>
          </w:r>
          <w:r>
            <w:instrText xml:space="preserve"> PAGEREF _Toc24671 \h </w:instrText>
          </w:r>
          <w:r>
            <w:fldChar w:fldCharType="separate"/>
          </w:r>
          <w:r>
            <w:t>88</w:t>
          </w:r>
          <w:r>
            <w:fldChar w:fldCharType="end"/>
          </w:r>
          <w:r>
            <w:fldChar w:fldCharType="end"/>
          </w:r>
        </w:p>
        <w:p w14:paraId="61AD0D44">
          <w:pPr>
            <w:pStyle w:val="21"/>
            <w:tabs>
              <w:tab w:val="right" w:leader="dot" w:pos="8504"/>
            </w:tabs>
          </w:pPr>
          <w:r>
            <w:fldChar w:fldCharType="begin"/>
          </w:r>
          <w:r>
            <w:instrText xml:space="preserve"> HYPERLINK \l _Toc9606 </w:instrText>
          </w:r>
          <w:r>
            <w:fldChar w:fldCharType="separate"/>
          </w:r>
          <w:r>
            <w:t xml:space="preserve">Tabla </w:t>
          </w:r>
          <w:r>
            <w:rPr>
              <w:rFonts w:hint="default"/>
              <w:lang w:val="es-EC"/>
            </w:rPr>
            <w:t>39</w:t>
          </w:r>
          <w:r>
            <w:t xml:space="preserve">. Clase </w:t>
          </w:r>
          <w:r>
            <w:rPr>
              <w:rFonts w:hint="default"/>
            </w:rPr>
            <w:t>TlsInseguro</w:t>
          </w:r>
          <w:r>
            <w:rPr>
              <w:rFonts w:hint="default"/>
              <w:lang w:val="es-EC"/>
            </w:rPr>
            <w:t xml:space="preserve"> </w:t>
          </w:r>
          <w:r>
            <w:t xml:space="preserve">- Cliente </w:t>
          </w:r>
          <w:r>
            <w:rPr>
              <w:rFonts w:hint="default"/>
              <w:lang w:val="es-EC"/>
            </w:rPr>
            <w:t>escritorio</w:t>
          </w:r>
          <w:r>
            <w:tab/>
          </w:r>
          <w:r>
            <w:fldChar w:fldCharType="begin"/>
          </w:r>
          <w:r>
            <w:instrText xml:space="preserve"> PAGEREF _Toc9606 \h </w:instrText>
          </w:r>
          <w:r>
            <w:fldChar w:fldCharType="separate"/>
          </w:r>
          <w:r>
            <w:t>89</w:t>
          </w:r>
          <w:r>
            <w:fldChar w:fldCharType="end"/>
          </w:r>
          <w:r>
            <w:fldChar w:fldCharType="end"/>
          </w:r>
        </w:p>
        <w:p w14:paraId="474A2FEB">
          <w:pPr>
            <w:pStyle w:val="17"/>
            <w:tabs>
              <w:tab w:val="right" w:leader="dot" w:pos="8504"/>
            </w:tabs>
          </w:pPr>
          <w:r>
            <w:fldChar w:fldCharType="begin"/>
          </w:r>
          <w:r>
            <w:instrText xml:space="preserve"> HYPERLINK \l _Toc425 </w:instrText>
          </w:r>
          <w:r>
            <w:fldChar w:fldCharType="separate"/>
          </w:r>
          <w:r>
            <w:t xml:space="preserve">Figura </w:t>
          </w:r>
          <w:r>
            <w:rPr>
              <w:rFonts w:hint="default"/>
              <w:lang w:val="es-EC"/>
            </w:rPr>
            <w:t>49</w:t>
          </w:r>
          <w:r>
            <w:t>. Creación de c</w:t>
          </w:r>
          <w:r>
            <w:rPr>
              <w:rFonts w:hint="default"/>
              <w:lang w:val="es-EC"/>
            </w:rPr>
            <w:t>ontroladores</w:t>
          </w:r>
          <w:r>
            <w:t>- Cliente consola</w:t>
          </w:r>
          <w:r>
            <w:tab/>
          </w:r>
          <w:r>
            <w:fldChar w:fldCharType="begin"/>
          </w:r>
          <w:r>
            <w:instrText xml:space="preserve"> PAGEREF _Toc425 \h </w:instrText>
          </w:r>
          <w:r>
            <w:fldChar w:fldCharType="separate"/>
          </w:r>
          <w:r>
            <w:t>90</w:t>
          </w:r>
          <w:r>
            <w:fldChar w:fldCharType="end"/>
          </w:r>
          <w:r>
            <w:fldChar w:fldCharType="end"/>
          </w:r>
        </w:p>
        <w:p w14:paraId="16F98251">
          <w:pPr>
            <w:pStyle w:val="21"/>
            <w:tabs>
              <w:tab w:val="right" w:leader="dot" w:pos="8504"/>
            </w:tabs>
          </w:pPr>
          <w:r>
            <w:fldChar w:fldCharType="begin"/>
          </w:r>
          <w:r>
            <w:instrText xml:space="preserve"> HYPERLINK \l _Toc14376 </w:instrText>
          </w:r>
          <w:r>
            <w:fldChar w:fldCharType="separate"/>
          </w:r>
          <w:r>
            <w:t xml:space="preserve">Tabla </w:t>
          </w:r>
          <w:r>
            <w:rPr>
              <w:rFonts w:hint="default"/>
              <w:lang w:val="es-EC"/>
            </w:rPr>
            <w:t>40</w:t>
          </w:r>
          <w:r>
            <w:t xml:space="preserve">. Clase </w:t>
          </w:r>
          <w:r>
            <w:rPr>
              <w:rFonts w:hint="default"/>
              <w:lang w:val="es-EC"/>
            </w:rPr>
            <w:t xml:space="preserve">MainController </w:t>
          </w:r>
          <w:r>
            <w:t xml:space="preserve">- Cliente </w:t>
          </w:r>
          <w:r>
            <w:rPr>
              <w:rFonts w:hint="default"/>
              <w:lang w:val="es-EC"/>
            </w:rPr>
            <w:t>escritorio</w:t>
          </w:r>
          <w:r>
            <w:tab/>
          </w:r>
          <w:r>
            <w:fldChar w:fldCharType="begin"/>
          </w:r>
          <w:r>
            <w:instrText xml:space="preserve"> PAGEREF _Toc14376 \h </w:instrText>
          </w:r>
          <w:r>
            <w:fldChar w:fldCharType="separate"/>
          </w:r>
          <w:r>
            <w:t>90</w:t>
          </w:r>
          <w:r>
            <w:fldChar w:fldCharType="end"/>
          </w:r>
          <w:r>
            <w:fldChar w:fldCharType="end"/>
          </w:r>
        </w:p>
        <w:p w14:paraId="4CA22E3D">
          <w:pPr>
            <w:pStyle w:val="21"/>
            <w:tabs>
              <w:tab w:val="right" w:leader="dot" w:pos="8504"/>
            </w:tabs>
          </w:pPr>
          <w:r>
            <w:fldChar w:fldCharType="begin"/>
          </w:r>
          <w:r>
            <w:instrText xml:space="preserve"> HYPERLINK \l _Toc2784 </w:instrText>
          </w:r>
          <w:r>
            <w:fldChar w:fldCharType="separate"/>
          </w:r>
          <w:r>
            <w:t xml:space="preserve">Tabla </w:t>
          </w:r>
          <w:r>
            <w:rPr>
              <w:rFonts w:hint="default"/>
              <w:lang w:val="es-EC"/>
            </w:rPr>
            <w:t>41</w:t>
          </w:r>
          <w:r>
            <w:t xml:space="preserve">. Clase </w:t>
          </w:r>
          <w:r>
            <w:rPr>
              <w:rFonts w:hint="default"/>
            </w:rPr>
            <w:t>LoginController</w:t>
          </w:r>
          <w:r>
            <w:t>- Cliente consola</w:t>
          </w:r>
          <w:r>
            <w:tab/>
          </w:r>
          <w:r>
            <w:fldChar w:fldCharType="begin"/>
          </w:r>
          <w:r>
            <w:instrText xml:space="preserve"> PAGEREF _Toc2784 \h </w:instrText>
          </w:r>
          <w:r>
            <w:fldChar w:fldCharType="separate"/>
          </w:r>
          <w:r>
            <w:t>90</w:t>
          </w:r>
          <w:r>
            <w:fldChar w:fldCharType="end"/>
          </w:r>
          <w:r>
            <w:fldChar w:fldCharType="end"/>
          </w:r>
        </w:p>
        <w:p w14:paraId="46953111">
          <w:pPr>
            <w:pStyle w:val="21"/>
            <w:tabs>
              <w:tab w:val="right" w:leader="dot" w:pos="8504"/>
            </w:tabs>
          </w:pPr>
          <w:r>
            <w:fldChar w:fldCharType="begin"/>
          </w:r>
          <w:r>
            <w:instrText xml:space="preserve"> HYPERLINK \l _Toc27466 </w:instrText>
          </w:r>
          <w:r>
            <w:fldChar w:fldCharType="separate"/>
          </w:r>
          <w:r>
            <w:t xml:space="preserve">Tabla </w:t>
          </w:r>
          <w:r>
            <w:rPr>
              <w:rFonts w:hint="default"/>
              <w:lang w:val="es-EC"/>
            </w:rPr>
            <w:t>43</w:t>
          </w:r>
          <w:r>
            <w:t xml:space="preserve">. Clase </w:t>
          </w:r>
          <w:r>
            <w:rPr>
              <w:rFonts w:hint="default"/>
            </w:rPr>
            <w:t>ConversionController</w:t>
          </w:r>
          <w:r>
            <w:t>- Cliente consola</w:t>
          </w:r>
          <w:r>
            <w:tab/>
          </w:r>
          <w:r>
            <w:fldChar w:fldCharType="begin"/>
          </w:r>
          <w:r>
            <w:instrText xml:space="preserve"> PAGEREF _Toc27466 \h </w:instrText>
          </w:r>
          <w:r>
            <w:fldChar w:fldCharType="separate"/>
          </w:r>
          <w:r>
            <w:t>91</w:t>
          </w:r>
          <w:r>
            <w:fldChar w:fldCharType="end"/>
          </w:r>
          <w:r>
            <w:fldChar w:fldCharType="end"/>
          </w:r>
        </w:p>
        <w:p w14:paraId="733D8DFF">
          <w:pPr>
            <w:pStyle w:val="17"/>
            <w:tabs>
              <w:tab w:val="right" w:leader="dot" w:pos="8504"/>
            </w:tabs>
          </w:pPr>
          <w:r>
            <w:fldChar w:fldCharType="begin"/>
          </w:r>
          <w:r>
            <w:instrText xml:space="preserve"> HYPERLINK \l _Toc20171 </w:instrText>
          </w:r>
          <w:r>
            <w:fldChar w:fldCharType="separate"/>
          </w:r>
          <w:r>
            <w:t xml:space="preserve">Figura </w:t>
          </w:r>
          <w:r>
            <w:rPr>
              <w:rFonts w:hint="default"/>
              <w:lang w:val="es-EC"/>
            </w:rPr>
            <w:t>50</w:t>
          </w:r>
          <w:r>
            <w:t>. Creación de clase principal - Cliente consola</w:t>
          </w:r>
          <w:r>
            <w:tab/>
          </w:r>
          <w:r>
            <w:fldChar w:fldCharType="begin"/>
          </w:r>
          <w:r>
            <w:instrText xml:space="preserve"> PAGEREF _Toc20171 \h </w:instrText>
          </w:r>
          <w:r>
            <w:fldChar w:fldCharType="separate"/>
          </w:r>
          <w:r>
            <w:t>94</w:t>
          </w:r>
          <w:r>
            <w:fldChar w:fldCharType="end"/>
          </w:r>
          <w:r>
            <w:fldChar w:fldCharType="end"/>
          </w:r>
        </w:p>
        <w:p w14:paraId="7CE8ECF2">
          <w:pPr>
            <w:pStyle w:val="21"/>
            <w:tabs>
              <w:tab w:val="right" w:leader="dot" w:pos="8504"/>
            </w:tabs>
          </w:pPr>
          <w:r>
            <w:fldChar w:fldCharType="begin"/>
          </w:r>
          <w:r>
            <w:instrText xml:space="preserve"> HYPERLINK \l _Toc10943 </w:instrText>
          </w:r>
          <w:r>
            <w:fldChar w:fldCharType="separate"/>
          </w:r>
          <w:r>
            <w:t xml:space="preserve">Tabla </w:t>
          </w:r>
          <w:r>
            <w:rPr>
              <w:rFonts w:hint="default"/>
              <w:lang w:val="es-EC"/>
            </w:rPr>
            <w:t>44</w:t>
          </w:r>
          <w:r>
            <w:t xml:space="preserve">. Clase </w:t>
          </w:r>
          <w:r>
            <w:rPr>
              <w:rFonts w:ascii="Courier New" w:hAnsi="Courier New"/>
            </w:rPr>
            <w:t>CLIESC_JAVA_SOAP</w:t>
          </w:r>
          <w:r>
            <w:t xml:space="preserve">- Cliente </w:t>
          </w:r>
          <w:r>
            <w:rPr>
              <w:rFonts w:hint="default"/>
              <w:lang w:val="es-EC"/>
            </w:rPr>
            <w:t>escritorio</w:t>
          </w:r>
          <w:r>
            <w:tab/>
          </w:r>
          <w:r>
            <w:fldChar w:fldCharType="begin"/>
          </w:r>
          <w:r>
            <w:instrText xml:space="preserve"> PAGEREF _Toc10943 \h </w:instrText>
          </w:r>
          <w:r>
            <w:fldChar w:fldCharType="separate"/>
          </w:r>
          <w:r>
            <w:t>95</w:t>
          </w:r>
          <w:r>
            <w:fldChar w:fldCharType="end"/>
          </w:r>
          <w:r>
            <w:fldChar w:fldCharType="end"/>
          </w:r>
        </w:p>
        <w:p w14:paraId="54F9533C">
          <w:pPr>
            <w:pStyle w:val="19"/>
            <w:tabs>
              <w:tab w:val="right" w:leader="dot" w:pos="8504"/>
            </w:tabs>
          </w:pPr>
          <w:r>
            <w:fldChar w:fldCharType="begin"/>
          </w:r>
          <w:r>
            <w:instrText xml:space="preserve"> HYPERLINK \l _Toc1389 </w:instrText>
          </w:r>
          <w:r>
            <w:fldChar w:fldCharType="separate"/>
          </w:r>
          <w:r>
            <w:t>EJECUCIÓN DEL CLIENTE DE CONSOLA</w:t>
          </w:r>
          <w:r>
            <w:tab/>
          </w:r>
          <w:r>
            <w:fldChar w:fldCharType="begin"/>
          </w:r>
          <w:r>
            <w:instrText xml:space="preserve"> PAGEREF _Toc1389 \h </w:instrText>
          </w:r>
          <w:r>
            <w:fldChar w:fldCharType="separate"/>
          </w:r>
          <w:r>
            <w:t>95</w:t>
          </w:r>
          <w:r>
            <w:fldChar w:fldCharType="end"/>
          </w:r>
          <w:r>
            <w:fldChar w:fldCharType="end"/>
          </w:r>
        </w:p>
        <w:p w14:paraId="686CC760">
          <w:pPr>
            <w:pStyle w:val="18"/>
            <w:tabs>
              <w:tab w:val="right" w:leader="dot" w:pos="8504"/>
            </w:tabs>
          </w:pPr>
          <w:r>
            <w:fldChar w:fldCharType="begin"/>
          </w:r>
          <w:r>
            <w:instrText xml:space="preserve"> HYPERLINK \l _Toc25592 </w:instrText>
          </w:r>
          <w:r>
            <w:fldChar w:fldCharType="separate"/>
          </w:r>
          <w:r>
            <w:tab/>
          </w:r>
          <w:r>
            <w:fldChar w:fldCharType="begin"/>
          </w:r>
          <w:r>
            <w:instrText xml:space="preserve"> PAGEREF _Toc25592 \h </w:instrText>
          </w:r>
          <w:r>
            <w:fldChar w:fldCharType="separate"/>
          </w:r>
          <w:r>
            <w:t>95</w:t>
          </w:r>
          <w:r>
            <w:fldChar w:fldCharType="end"/>
          </w:r>
          <w:r>
            <w:fldChar w:fldCharType="end"/>
          </w:r>
        </w:p>
        <w:p w14:paraId="53A7E140">
          <w:pPr>
            <w:pStyle w:val="17"/>
            <w:tabs>
              <w:tab w:val="right" w:leader="dot" w:pos="8504"/>
            </w:tabs>
          </w:pPr>
          <w:r>
            <w:fldChar w:fldCharType="begin"/>
          </w:r>
          <w:r>
            <w:instrText xml:space="preserve"> HYPERLINK \l _Toc3589 </w:instrText>
          </w:r>
          <w:r>
            <w:fldChar w:fldCharType="separate"/>
          </w:r>
          <w:r>
            <w:t xml:space="preserve">Figura </w:t>
          </w:r>
          <w:r>
            <w:rPr>
              <w:rFonts w:hint="default"/>
              <w:lang w:val="es-EC"/>
            </w:rPr>
            <w:t>51</w:t>
          </w:r>
          <w:r>
            <w:t>. Login - Cliente consola</w:t>
          </w:r>
          <w:r>
            <w:tab/>
          </w:r>
          <w:r>
            <w:fldChar w:fldCharType="begin"/>
          </w:r>
          <w:r>
            <w:instrText xml:space="preserve"> PAGEREF _Toc3589 \h </w:instrText>
          </w:r>
          <w:r>
            <w:fldChar w:fldCharType="separate"/>
          </w:r>
          <w:r>
            <w:t>95</w:t>
          </w:r>
          <w:r>
            <w:fldChar w:fldCharType="end"/>
          </w:r>
          <w:r>
            <w:fldChar w:fldCharType="end"/>
          </w:r>
        </w:p>
        <w:p w14:paraId="17003B58">
          <w:pPr>
            <w:pStyle w:val="17"/>
            <w:tabs>
              <w:tab w:val="right" w:leader="dot" w:pos="8504"/>
            </w:tabs>
          </w:pPr>
          <w:r>
            <w:fldChar w:fldCharType="begin"/>
          </w:r>
          <w:r>
            <w:instrText xml:space="preserve"> HYPERLINK \l _Toc19073 </w:instrText>
          </w:r>
          <w:r>
            <w:fldChar w:fldCharType="separate"/>
          </w:r>
          <w:r>
            <w:t xml:space="preserve">Figura </w:t>
          </w:r>
          <w:r>
            <w:rPr>
              <w:rFonts w:hint="default"/>
              <w:lang w:val="es-EC"/>
            </w:rPr>
            <w:t>52</w:t>
          </w:r>
          <w:r>
            <w:t>. Conversión de Temperatura - Cliente consola</w:t>
          </w:r>
          <w:r>
            <w:tab/>
          </w:r>
          <w:r>
            <w:fldChar w:fldCharType="begin"/>
          </w:r>
          <w:r>
            <w:instrText xml:space="preserve"> PAGEREF _Toc19073 \h </w:instrText>
          </w:r>
          <w:r>
            <w:fldChar w:fldCharType="separate"/>
          </w:r>
          <w:r>
            <w:t>96</w:t>
          </w:r>
          <w:r>
            <w:fldChar w:fldCharType="end"/>
          </w:r>
          <w:r>
            <w:fldChar w:fldCharType="end"/>
          </w:r>
        </w:p>
        <w:p w14:paraId="2D21A4A5">
          <w:pPr>
            <w:pStyle w:val="18"/>
            <w:tabs>
              <w:tab w:val="right" w:leader="dot" w:pos="8504"/>
            </w:tabs>
          </w:pPr>
          <w:r>
            <w:fldChar w:fldCharType="begin"/>
          </w:r>
          <w:r>
            <w:instrText xml:space="preserve"> HYPERLINK \l _Toc534 </w:instrText>
          </w:r>
          <w:r>
            <w:fldChar w:fldCharType="separate"/>
          </w:r>
          <w:r>
            <w:t>CLIENTE WEB</w:t>
          </w:r>
          <w:r>
            <w:tab/>
          </w:r>
          <w:r>
            <w:fldChar w:fldCharType="begin"/>
          </w:r>
          <w:r>
            <w:instrText xml:space="preserve"> PAGEREF _Toc534 \h </w:instrText>
          </w:r>
          <w:r>
            <w:fldChar w:fldCharType="separate"/>
          </w:r>
          <w:r>
            <w:t>96</w:t>
          </w:r>
          <w:r>
            <w:fldChar w:fldCharType="end"/>
          </w:r>
          <w:r>
            <w:fldChar w:fldCharType="end"/>
          </w:r>
        </w:p>
        <w:p w14:paraId="5AC4C20E">
          <w:pPr>
            <w:pStyle w:val="19"/>
            <w:tabs>
              <w:tab w:val="right" w:leader="dot" w:pos="8504"/>
            </w:tabs>
          </w:pPr>
          <w:r>
            <w:fldChar w:fldCharType="begin"/>
          </w:r>
          <w:r>
            <w:instrText xml:space="preserve"> HYPERLINK \l _Toc32108 </w:instrText>
          </w:r>
          <w:r>
            <w:fldChar w:fldCharType="separate"/>
          </w:r>
          <w:r>
            <w:t>CREACIÓN DEL PROYECTO</w:t>
          </w:r>
          <w:r>
            <w:tab/>
          </w:r>
          <w:r>
            <w:fldChar w:fldCharType="begin"/>
          </w:r>
          <w:r>
            <w:instrText xml:space="preserve"> PAGEREF _Toc32108 \h </w:instrText>
          </w:r>
          <w:r>
            <w:fldChar w:fldCharType="separate"/>
          </w:r>
          <w:r>
            <w:t>96</w:t>
          </w:r>
          <w:r>
            <w:fldChar w:fldCharType="end"/>
          </w:r>
          <w:r>
            <w:fldChar w:fldCharType="end"/>
          </w:r>
        </w:p>
        <w:p w14:paraId="4DE13AB2">
          <w:pPr>
            <w:pStyle w:val="19"/>
            <w:tabs>
              <w:tab w:val="right" w:leader="dot" w:pos="8504"/>
            </w:tabs>
          </w:pPr>
          <w:r>
            <w:fldChar w:fldCharType="begin"/>
          </w:r>
          <w:r>
            <w:instrText xml:space="preserve"> HYPERLINK \l _Toc10647 </w:instrText>
          </w:r>
          <w:r>
            <w:fldChar w:fldCharType="separate"/>
          </w:r>
          <w:r>
            <w:t>ESTRUCTURA DEL PROYECTO</w:t>
          </w:r>
          <w:r>
            <w:tab/>
          </w:r>
          <w:r>
            <w:fldChar w:fldCharType="begin"/>
          </w:r>
          <w:r>
            <w:instrText xml:space="preserve"> PAGEREF _Toc10647 \h </w:instrText>
          </w:r>
          <w:r>
            <w:fldChar w:fldCharType="separate"/>
          </w:r>
          <w:r>
            <w:t>96</w:t>
          </w:r>
          <w:r>
            <w:fldChar w:fldCharType="end"/>
          </w:r>
          <w:r>
            <w:fldChar w:fldCharType="end"/>
          </w:r>
        </w:p>
        <w:p w14:paraId="07381B0B">
          <w:pPr>
            <w:pStyle w:val="17"/>
            <w:tabs>
              <w:tab w:val="right" w:leader="dot" w:pos="8504"/>
            </w:tabs>
          </w:pPr>
          <w:r>
            <w:fldChar w:fldCharType="begin"/>
          </w:r>
          <w:r>
            <w:instrText xml:space="preserve"> HYPERLINK \l _Toc32063 </w:instrText>
          </w:r>
          <w:r>
            <w:fldChar w:fldCharType="separate"/>
          </w:r>
          <w:r>
            <w:t xml:space="preserve">Figura </w:t>
          </w:r>
          <w:r>
            <w:rPr>
              <w:rFonts w:hint="default"/>
              <w:lang w:val="es-EC"/>
            </w:rPr>
            <w:t>53</w:t>
          </w:r>
          <w:r>
            <w:t>. Estructura del proyecto - Cliente web</w:t>
          </w:r>
          <w:r>
            <w:tab/>
          </w:r>
          <w:r>
            <w:fldChar w:fldCharType="begin"/>
          </w:r>
          <w:r>
            <w:instrText xml:space="preserve"> PAGEREF _Toc32063 \h </w:instrText>
          </w:r>
          <w:r>
            <w:fldChar w:fldCharType="separate"/>
          </w:r>
          <w:r>
            <w:t>96</w:t>
          </w:r>
          <w:r>
            <w:fldChar w:fldCharType="end"/>
          </w:r>
          <w:r>
            <w:fldChar w:fldCharType="end"/>
          </w:r>
        </w:p>
        <w:p w14:paraId="3F0BC2D8">
          <w:pPr>
            <w:pStyle w:val="18"/>
            <w:tabs>
              <w:tab w:val="right" w:leader="dot" w:pos="8504"/>
            </w:tabs>
          </w:pPr>
          <w:r>
            <w:fldChar w:fldCharType="begin"/>
          </w:r>
          <w:r>
            <w:instrText xml:space="preserve"> HYPERLINK \l _Toc8636 </w:instrText>
          </w:r>
          <w:r>
            <w:fldChar w:fldCharType="separate"/>
          </w:r>
          <w:r>
            <w:t>CODIFICACIÓN DEL PROYECTO CLIENTE WEB</w:t>
          </w:r>
          <w:r>
            <w:tab/>
          </w:r>
          <w:r>
            <w:fldChar w:fldCharType="begin"/>
          </w:r>
          <w:r>
            <w:instrText xml:space="preserve"> PAGEREF _Toc8636 \h </w:instrText>
          </w:r>
          <w:r>
            <w:fldChar w:fldCharType="separate"/>
          </w:r>
          <w:r>
            <w:t>96</w:t>
          </w:r>
          <w:r>
            <w:fldChar w:fldCharType="end"/>
          </w:r>
          <w:r>
            <w:fldChar w:fldCharType="end"/>
          </w:r>
        </w:p>
        <w:p w14:paraId="66D7FFC3">
          <w:pPr>
            <w:pStyle w:val="17"/>
            <w:tabs>
              <w:tab w:val="right" w:leader="dot" w:pos="8504"/>
            </w:tabs>
          </w:pPr>
          <w:r>
            <w:fldChar w:fldCharType="begin"/>
          </w:r>
          <w:r>
            <w:instrText xml:space="preserve"> HYPERLINK \l _Toc7705 </w:instrText>
          </w:r>
          <w:r>
            <w:fldChar w:fldCharType="separate"/>
          </w:r>
          <w:r>
            <w:t xml:space="preserve">Figura </w:t>
          </w:r>
          <w:r>
            <w:rPr>
              <w:rFonts w:hint="default"/>
              <w:lang w:val="es-EC"/>
            </w:rPr>
            <w:t>54</w:t>
          </w:r>
          <w:r>
            <w:t xml:space="preserve">. Creación de </w:t>
          </w:r>
          <w:r>
            <w:rPr>
              <w:rFonts w:hint="default"/>
              <w:lang w:val="es-EC"/>
            </w:rPr>
            <w:t>servicios</w:t>
          </w:r>
          <w:r>
            <w:t>- Cliente web</w:t>
          </w:r>
          <w:r>
            <w:tab/>
          </w:r>
          <w:r>
            <w:fldChar w:fldCharType="begin"/>
          </w:r>
          <w:r>
            <w:instrText xml:space="preserve"> PAGEREF _Toc7705 \h </w:instrText>
          </w:r>
          <w:r>
            <w:fldChar w:fldCharType="separate"/>
          </w:r>
          <w:r>
            <w:t>97</w:t>
          </w:r>
          <w:r>
            <w:fldChar w:fldCharType="end"/>
          </w:r>
          <w:r>
            <w:fldChar w:fldCharType="end"/>
          </w:r>
        </w:p>
        <w:p w14:paraId="7A164694">
          <w:pPr>
            <w:pStyle w:val="21"/>
            <w:tabs>
              <w:tab w:val="right" w:leader="dot" w:pos="8504"/>
            </w:tabs>
          </w:pPr>
          <w:r>
            <w:fldChar w:fldCharType="begin"/>
          </w:r>
          <w:r>
            <w:instrText xml:space="preserve"> HYPERLINK \l _Toc21241 </w:instrText>
          </w:r>
          <w:r>
            <w:fldChar w:fldCharType="separate"/>
          </w:r>
          <w:r>
            <w:t xml:space="preserve">Tabla </w:t>
          </w:r>
          <w:r>
            <w:rPr>
              <w:rFonts w:hint="default"/>
              <w:lang w:val="es-EC"/>
            </w:rPr>
            <w:t>45</w:t>
          </w:r>
          <w:r>
            <w:t xml:space="preserve">. Clase </w:t>
          </w:r>
          <w:r>
            <w:rPr>
              <w:rFonts w:hint="default"/>
            </w:rPr>
            <w:t xml:space="preserve">ClienteSOAPFactory </w:t>
          </w:r>
          <w:r>
            <w:t xml:space="preserve">- Cliente </w:t>
          </w:r>
          <w:r>
            <w:rPr>
              <w:rFonts w:hint="default"/>
              <w:lang w:val="es-EC"/>
            </w:rPr>
            <w:t>web</w:t>
          </w:r>
          <w:r>
            <w:tab/>
          </w:r>
          <w:r>
            <w:fldChar w:fldCharType="begin"/>
          </w:r>
          <w:r>
            <w:instrText xml:space="preserve"> PAGEREF _Toc21241 \h </w:instrText>
          </w:r>
          <w:r>
            <w:fldChar w:fldCharType="separate"/>
          </w:r>
          <w:r>
            <w:t>97</w:t>
          </w:r>
          <w:r>
            <w:fldChar w:fldCharType="end"/>
          </w:r>
          <w:r>
            <w:fldChar w:fldCharType="end"/>
          </w:r>
        </w:p>
        <w:p w14:paraId="3A51F778">
          <w:pPr>
            <w:pStyle w:val="21"/>
            <w:tabs>
              <w:tab w:val="right" w:leader="dot" w:pos="8504"/>
            </w:tabs>
          </w:pPr>
          <w:r>
            <w:fldChar w:fldCharType="begin"/>
          </w:r>
          <w:r>
            <w:instrText xml:space="preserve"> HYPERLINK \l _Toc16420 </w:instrText>
          </w:r>
          <w:r>
            <w:fldChar w:fldCharType="separate"/>
          </w:r>
          <w:r>
            <w:t xml:space="preserve">Tabla </w:t>
          </w:r>
          <w:r>
            <w:rPr>
              <w:rFonts w:hint="default"/>
              <w:lang w:val="es-EC"/>
            </w:rPr>
            <w:t>46</w:t>
          </w:r>
          <w:r>
            <w:t xml:space="preserve">. Clase </w:t>
          </w:r>
          <w:r>
            <w:rPr>
              <w:rFonts w:hint="default"/>
            </w:rPr>
            <w:t>ConversorServicio</w:t>
          </w:r>
          <w:r>
            <w:t xml:space="preserve">- Cliente </w:t>
          </w:r>
          <w:r>
            <w:rPr>
              <w:rFonts w:hint="default"/>
              <w:lang w:val="es-EC"/>
            </w:rPr>
            <w:t>web</w:t>
          </w:r>
          <w:r>
            <w:tab/>
          </w:r>
          <w:r>
            <w:fldChar w:fldCharType="begin"/>
          </w:r>
          <w:r>
            <w:instrText xml:space="preserve"> PAGEREF _Toc16420 \h </w:instrText>
          </w:r>
          <w:r>
            <w:fldChar w:fldCharType="separate"/>
          </w:r>
          <w:r>
            <w:t>98</w:t>
          </w:r>
          <w:r>
            <w:fldChar w:fldCharType="end"/>
          </w:r>
          <w:r>
            <w:fldChar w:fldCharType="end"/>
          </w:r>
        </w:p>
        <w:p w14:paraId="0DB1C3D7">
          <w:pPr>
            <w:pStyle w:val="21"/>
            <w:tabs>
              <w:tab w:val="right" w:leader="dot" w:pos="8504"/>
            </w:tabs>
          </w:pPr>
          <w:r>
            <w:fldChar w:fldCharType="begin"/>
          </w:r>
          <w:r>
            <w:instrText xml:space="preserve"> HYPERLINK \l _Toc30766 </w:instrText>
          </w:r>
          <w:r>
            <w:fldChar w:fldCharType="separate"/>
          </w:r>
          <w:r>
            <w:t xml:space="preserve">Tabla </w:t>
          </w:r>
          <w:r>
            <w:rPr>
              <w:rFonts w:hint="default"/>
              <w:lang w:val="es-EC"/>
            </w:rPr>
            <w:t>47</w:t>
          </w:r>
          <w:r>
            <w:t xml:space="preserve">. Clase </w:t>
          </w:r>
          <w:r>
            <w:rPr>
              <w:rFonts w:hint="default"/>
            </w:rPr>
            <w:t>AutenticacionServicio</w:t>
          </w:r>
          <w:r>
            <w:t>- Cliente escritorio</w:t>
          </w:r>
          <w:r>
            <w:tab/>
          </w:r>
          <w:r>
            <w:fldChar w:fldCharType="begin"/>
          </w:r>
          <w:r>
            <w:instrText xml:space="preserve"> PAGEREF _Toc30766 \h </w:instrText>
          </w:r>
          <w:r>
            <w:fldChar w:fldCharType="separate"/>
          </w:r>
          <w:r>
            <w:t>99</w:t>
          </w:r>
          <w:r>
            <w:fldChar w:fldCharType="end"/>
          </w:r>
          <w:r>
            <w:fldChar w:fldCharType="end"/>
          </w:r>
        </w:p>
        <w:p w14:paraId="1DADC939">
          <w:pPr>
            <w:pStyle w:val="21"/>
            <w:tabs>
              <w:tab w:val="right" w:leader="dot" w:pos="8504"/>
            </w:tabs>
          </w:pPr>
          <w:r>
            <w:fldChar w:fldCharType="begin"/>
          </w:r>
          <w:r>
            <w:instrText xml:space="preserve"> HYPERLINK \l _Toc10397 </w:instrText>
          </w:r>
          <w:r>
            <w:fldChar w:fldCharType="separate"/>
          </w:r>
          <w:r>
            <w:t xml:space="preserve">Tabla </w:t>
          </w:r>
          <w:r>
            <w:rPr>
              <w:rFonts w:hint="default"/>
              <w:lang w:val="es-EC"/>
            </w:rPr>
            <w:t>48</w:t>
          </w:r>
          <w:r>
            <w:t xml:space="preserve">. Clase </w:t>
          </w:r>
          <w:r>
            <w:rPr>
              <w:rFonts w:hint="default"/>
            </w:rPr>
            <w:t>TokenSOAPHandler</w:t>
          </w:r>
          <w:r>
            <w:t>- Cliente escritorio</w:t>
          </w:r>
          <w:r>
            <w:tab/>
          </w:r>
          <w:r>
            <w:fldChar w:fldCharType="begin"/>
          </w:r>
          <w:r>
            <w:instrText xml:space="preserve"> PAGEREF _Toc10397 \h </w:instrText>
          </w:r>
          <w:r>
            <w:fldChar w:fldCharType="separate"/>
          </w:r>
          <w:r>
            <w:t>99</w:t>
          </w:r>
          <w:r>
            <w:fldChar w:fldCharType="end"/>
          </w:r>
          <w:r>
            <w:fldChar w:fldCharType="end"/>
          </w:r>
        </w:p>
        <w:p w14:paraId="23A61243">
          <w:pPr>
            <w:pStyle w:val="17"/>
            <w:tabs>
              <w:tab w:val="right" w:leader="dot" w:pos="8504"/>
            </w:tabs>
          </w:pPr>
          <w:r>
            <w:fldChar w:fldCharType="begin"/>
          </w:r>
          <w:r>
            <w:instrText xml:space="preserve"> HYPERLINK \l _Toc18460 </w:instrText>
          </w:r>
          <w:r>
            <w:fldChar w:fldCharType="separate"/>
          </w:r>
          <w:r>
            <w:t xml:space="preserve">Figura </w:t>
          </w:r>
          <w:r>
            <w:rPr>
              <w:rFonts w:hint="default"/>
              <w:lang w:val="es-EC"/>
            </w:rPr>
            <w:t>55</w:t>
          </w:r>
          <w:r>
            <w:t xml:space="preserve">. Creación de </w:t>
          </w:r>
          <w:r>
            <w:rPr>
              <w:rFonts w:hint="default"/>
              <w:lang w:val="es-EC"/>
            </w:rPr>
            <w:t>modelos</w:t>
          </w:r>
          <w:r>
            <w:t>- Cliente web</w:t>
          </w:r>
          <w:r>
            <w:tab/>
          </w:r>
          <w:r>
            <w:fldChar w:fldCharType="begin"/>
          </w:r>
          <w:r>
            <w:instrText xml:space="preserve"> PAGEREF _Toc18460 \h </w:instrText>
          </w:r>
          <w:r>
            <w:fldChar w:fldCharType="separate"/>
          </w:r>
          <w:r>
            <w:t>100</w:t>
          </w:r>
          <w:r>
            <w:fldChar w:fldCharType="end"/>
          </w:r>
          <w:r>
            <w:fldChar w:fldCharType="end"/>
          </w:r>
        </w:p>
        <w:p w14:paraId="3FE6B4B4">
          <w:pPr>
            <w:pStyle w:val="17"/>
            <w:tabs>
              <w:tab w:val="right" w:leader="dot" w:pos="8504"/>
            </w:tabs>
          </w:pPr>
          <w:r>
            <w:fldChar w:fldCharType="begin"/>
          </w:r>
          <w:r>
            <w:instrText xml:space="preserve"> HYPERLINK \l _Toc26601 </w:instrText>
          </w:r>
          <w:r>
            <w:fldChar w:fldCharType="separate"/>
          </w:r>
          <w:r>
            <w:t xml:space="preserve">Figura </w:t>
          </w:r>
          <w:r>
            <w:rPr>
              <w:rFonts w:hint="default"/>
              <w:lang w:val="es-EC"/>
            </w:rPr>
            <w:t>56</w:t>
          </w:r>
          <w:r>
            <w:t xml:space="preserve">. Creación de </w:t>
          </w:r>
          <w:r>
            <w:rPr>
              <w:rFonts w:hint="default"/>
              <w:lang w:val="es-EC"/>
            </w:rPr>
            <w:t>utilidades</w:t>
          </w:r>
          <w:r>
            <w:t>- Cliente web</w:t>
          </w:r>
          <w:r>
            <w:tab/>
          </w:r>
          <w:r>
            <w:fldChar w:fldCharType="begin"/>
          </w:r>
          <w:r>
            <w:instrText xml:space="preserve"> PAGEREF _Toc26601 \h </w:instrText>
          </w:r>
          <w:r>
            <w:fldChar w:fldCharType="separate"/>
          </w:r>
          <w:r>
            <w:t>100</w:t>
          </w:r>
          <w:r>
            <w:fldChar w:fldCharType="end"/>
          </w:r>
          <w:r>
            <w:fldChar w:fldCharType="end"/>
          </w:r>
        </w:p>
        <w:p w14:paraId="382C79B3">
          <w:pPr>
            <w:pStyle w:val="21"/>
            <w:tabs>
              <w:tab w:val="right" w:leader="dot" w:pos="8504"/>
            </w:tabs>
          </w:pPr>
          <w:r>
            <w:fldChar w:fldCharType="begin"/>
          </w:r>
          <w:r>
            <w:instrText xml:space="preserve"> HYPERLINK \l _Toc7058 </w:instrText>
          </w:r>
          <w:r>
            <w:fldChar w:fldCharType="separate"/>
          </w:r>
          <w:r>
            <w:t xml:space="preserve">Tabla </w:t>
          </w:r>
          <w:r>
            <w:rPr>
              <w:rFonts w:hint="default"/>
              <w:lang w:val="es-EC"/>
            </w:rPr>
            <w:t>49</w:t>
          </w:r>
          <w:r>
            <w:t xml:space="preserve">. Archivo </w:t>
          </w:r>
          <w:r>
            <w:rPr>
              <w:rFonts w:hint="default"/>
              <w:lang w:val="es-EC"/>
            </w:rPr>
            <w:t>Credenciales</w:t>
          </w:r>
          <w:r>
            <w:t>- Cliente web</w:t>
          </w:r>
          <w:r>
            <w:tab/>
          </w:r>
          <w:r>
            <w:fldChar w:fldCharType="begin"/>
          </w:r>
          <w:r>
            <w:instrText xml:space="preserve"> PAGEREF _Toc7058 \h </w:instrText>
          </w:r>
          <w:r>
            <w:fldChar w:fldCharType="separate"/>
          </w:r>
          <w:r>
            <w:t>101</w:t>
          </w:r>
          <w:r>
            <w:fldChar w:fldCharType="end"/>
          </w:r>
          <w:r>
            <w:fldChar w:fldCharType="end"/>
          </w:r>
        </w:p>
        <w:p w14:paraId="5C89BBBE">
          <w:pPr>
            <w:pStyle w:val="21"/>
            <w:tabs>
              <w:tab w:val="right" w:leader="dot" w:pos="8504"/>
            </w:tabs>
          </w:pPr>
          <w:r>
            <w:fldChar w:fldCharType="begin"/>
          </w:r>
          <w:r>
            <w:instrText xml:space="preserve"> HYPERLINK \l _Toc23960 </w:instrText>
          </w:r>
          <w:r>
            <w:fldChar w:fldCharType="separate"/>
          </w:r>
          <w:r>
            <w:t xml:space="preserve">Tabla </w:t>
          </w:r>
          <w:r>
            <w:rPr>
              <w:rFonts w:hint="default"/>
              <w:lang w:val="es-EC"/>
            </w:rPr>
            <w:t>50</w:t>
          </w:r>
          <w:r>
            <w:t xml:space="preserve">. Archivo </w:t>
          </w:r>
          <w:r>
            <w:rPr>
              <w:rFonts w:hint="default"/>
              <w:lang w:val="es-EC"/>
            </w:rPr>
            <w:t>SesionBean</w:t>
          </w:r>
          <w:r>
            <w:t>- Cliente web</w:t>
          </w:r>
          <w:r>
            <w:tab/>
          </w:r>
          <w:r>
            <w:fldChar w:fldCharType="begin"/>
          </w:r>
          <w:r>
            <w:instrText xml:space="preserve"> PAGEREF _Toc23960 \h </w:instrText>
          </w:r>
          <w:r>
            <w:fldChar w:fldCharType="separate"/>
          </w:r>
          <w:r>
            <w:t>101</w:t>
          </w:r>
          <w:r>
            <w:fldChar w:fldCharType="end"/>
          </w:r>
          <w:r>
            <w:fldChar w:fldCharType="end"/>
          </w:r>
        </w:p>
        <w:p w14:paraId="6C8E892F">
          <w:pPr>
            <w:pStyle w:val="21"/>
            <w:tabs>
              <w:tab w:val="right" w:leader="dot" w:pos="8504"/>
            </w:tabs>
          </w:pPr>
          <w:r>
            <w:fldChar w:fldCharType="begin"/>
          </w:r>
          <w:r>
            <w:instrText xml:space="preserve"> HYPERLINK \l _Toc32243 </w:instrText>
          </w:r>
          <w:r>
            <w:fldChar w:fldCharType="separate"/>
          </w:r>
          <w:r>
            <w:t xml:space="preserve">Tabla </w:t>
          </w:r>
          <w:r>
            <w:rPr>
              <w:rFonts w:hint="default"/>
              <w:lang w:val="es-EC"/>
            </w:rPr>
            <w:t>52</w:t>
          </w:r>
          <w:r>
            <w:t xml:space="preserve">. Archivo </w:t>
          </w:r>
          <w:r>
            <w:rPr>
              <w:rFonts w:hint="default"/>
              <w:lang w:val="es-EC"/>
            </w:rPr>
            <w:t>UnidadLongitud</w:t>
          </w:r>
          <w:r>
            <w:t>- Cliente web</w:t>
          </w:r>
          <w:r>
            <w:tab/>
          </w:r>
          <w:r>
            <w:fldChar w:fldCharType="begin"/>
          </w:r>
          <w:r>
            <w:instrText xml:space="preserve"> PAGEREF _Toc32243 \h </w:instrText>
          </w:r>
          <w:r>
            <w:fldChar w:fldCharType="separate"/>
          </w:r>
          <w:r>
            <w:t>102</w:t>
          </w:r>
          <w:r>
            <w:fldChar w:fldCharType="end"/>
          </w:r>
          <w:r>
            <w:fldChar w:fldCharType="end"/>
          </w:r>
        </w:p>
        <w:p w14:paraId="30D9A995">
          <w:pPr>
            <w:pStyle w:val="21"/>
            <w:tabs>
              <w:tab w:val="right" w:leader="dot" w:pos="8504"/>
            </w:tabs>
          </w:pPr>
          <w:r>
            <w:fldChar w:fldCharType="begin"/>
          </w:r>
          <w:r>
            <w:instrText xml:space="preserve"> HYPERLINK \l _Toc12617 </w:instrText>
          </w:r>
          <w:r>
            <w:fldChar w:fldCharType="separate"/>
          </w:r>
          <w:r>
            <w:t xml:space="preserve">Tabla </w:t>
          </w:r>
          <w:r>
            <w:rPr>
              <w:rFonts w:hint="default"/>
              <w:lang w:val="es-EC"/>
            </w:rPr>
            <w:t>53</w:t>
          </w:r>
          <w:r>
            <w:t xml:space="preserve">. Archivo </w:t>
          </w:r>
          <w:r>
            <w:rPr>
              <w:rFonts w:hint="default"/>
              <w:lang w:val="es-EC"/>
            </w:rPr>
            <w:t>UnidadMasa</w:t>
          </w:r>
          <w:r>
            <w:t>- Cliente web</w:t>
          </w:r>
          <w:r>
            <w:tab/>
          </w:r>
          <w:r>
            <w:fldChar w:fldCharType="begin"/>
          </w:r>
          <w:r>
            <w:instrText xml:space="preserve"> PAGEREF _Toc12617 \h </w:instrText>
          </w:r>
          <w:r>
            <w:fldChar w:fldCharType="separate"/>
          </w:r>
          <w:r>
            <w:t>102</w:t>
          </w:r>
          <w:r>
            <w:fldChar w:fldCharType="end"/>
          </w:r>
          <w:r>
            <w:fldChar w:fldCharType="end"/>
          </w:r>
        </w:p>
        <w:p w14:paraId="247ABBA3">
          <w:pPr>
            <w:pStyle w:val="21"/>
            <w:tabs>
              <w:tab w:val="right" w:leader="dot" w:pos="8504"/>
            </w:tabs>
          </w:pPr>
          <w:r>
            <w:fldChar w:fldCharType="begin"/>
          </w:r>
          <w:r>
            <w:instrText xml:space="preserve"> HYPERLINK \l _Toc17159 </w:instrText>
          </w:r>
          <w:r>
            <w:fldChar w:fldCharType="separate"/>
          </w:r>
          <w:r>
            <w:t xml:space="preserve">Tabla </w:t>
          </w:r>
          <w:r>
            <w:rPr>
              <w:rFonts w:hint="default"/>
              <w:lang w:val="es-EC"/>
            </w:rPr>
            <w:t>54</w:t>
          </w:r>
          <w:r>
            <w:t xml:space="preserve">. Archivo </w:t>
          </w:r>
          <w:r>
            <w:rPr>
              <w:rFonts w:hint="default"/>
              <w:lang w:val="es-EC"/>
            </w:rPr>
            <w:t>UnidadTemperatura</w:t>
          </w:r>
          <w:r>
            <w:t>- Cliente web</w:t>
          </w:r>
          <w:r>
            <w:tab/>
          </w:r>
          <w:r>
            <w:fldChar w:fldCharType="begin"/>
          </w:r>
          <w:r>
            <w:instrText xml:space="preserve"> PAGEREF _Toc17159 \h </w:instrText>
          </w:r>
          <w:r>
            <w:fldChar w:fldCharType="separate"/>
          </w:r>
          <w:r>
            <w:t>102</w:t>
          </w:r>
          <w:r>
            <w:fldChar w:fldCharType="end"/>
          </w:r>
          <w:r>
            <w:fldChar w:fldCharType="end"/>
          </w:r>
        </w:p>
        <w:p w14:paraId="4A6F0748">
          <w:pPr>
            <w:pStyle w:val="21"/>
            <w:tabs>
              <w:tab w:val="right" w:leader="dot" w:pos="8504"/>
            </w:tabs>
          </w:pPr>
          <w:r>
            <w:fldChar w:fldCharType="begin"/>
          </w:r>
          <w:r>
            <w:instrText xml:space="preserve"> HYPERLINK \l _Toc4031 </w:instrText>
          </w:r>
          <w:r>
            <w:fldChar w:fldCharType="separate"/>
          </w:r>
          <w:r>
            <w:t xml:space="preserve">Tabla </w:t>
          </w:r>
          <w:r>
            <w:rPr>
              <w:rFonts w:hint="default"/>
              <w:lang w:val="es-EC"/>
            </w:rPr>
            <w:t>55</w:t>
          </w:r>
          <w:r>
            <w:t xml:space="preserve">. Archivo </w:t>
          </w:r>
          <w:r>
            <w:rPr>
              <w:rFonts w:hint="default"/>
              <w:lang w:val="es-EC"/>
            </w:rPr>
            <w:t>SSLConfigListener</w:t>
          </w:r>
          <w:r>
            <w:t>- Cliente web</w:t>
          </w:r>
          <w:r>
            <w:tab/>
          </w:r>
          <w:r>
            <w:fldChar w:fldCharType="begin"/>
          </w:r>
          <w:r>
            <w:instrText xml:space="preserve"> PAGEREF _Toc4031 \h </w:instrText>
          </w:r>
          <w:r>
            <w:fldChar w:fldCharType="separate"/>
          </w:r>
          <w:r>
            <w:t>103</w:t>
          </w:r>
          <w:r>
            <w:fldChar w:fldCharType="end"/>
          </w:r>
          <w:r>
            <w:fldChar w:fldCharType="end"/>
          </w:r>
        </w:p>
        <w:p w14:paraId="7BD1DB0B">
          <w:pPr>
            <w:pStyle w:val="21"/>
            <w:tabs>
              <w:tab w:val="right" w:leader="dot" w:pos="8504"/>
            </w:tabs>
          </w:pPr>
          <w:r>
            <w:fldChar w:fldCharType="begin"/>
          </w:r>
          <w:r>
            <w:instrText xml:space="preserve"> HYPERLINK \l _Toc21554 </w:instrText>
          </w:r>
          <w:r>
            <w:fldChar w:fldCharType="separate"/>
          </w:r>
          <w:r>
            <w:t xml:space="preserve">Tabla </w:t>
          </w:r>
          <w:r>
            <w:rPr>
              <w:rFonts w:hint="default"/>
              <w:lang w:val="es-EC"/>
            </w:rPr>
            <w:t>56</w:t>
          </w:r>
          <w:r>
            <w:t xml:space="preserve">. Archivo </w:t>
          </w:r>
          <w:r>
            <w:rPr>
              <w:rFonts w:hint="default"/>
              <w:lang w:val="es-EC"/>
            </w:rPr>
            <w:t>SSLUtil</w:t>
          </w:r>
          <w:r>
            <w:t>- Cliente web</w:t>
          </w:r>
          <w:r>
            <w:tab/>
          </w:r>
          <w:r>
            <w:fldChar w:fldCharType="begin"/>
          </w:r>
          <w:r>
            <w:instrText xml:space="preserve"> PAGEREF _Toc21554 \h </w:instrText>
          </w:r>
          <w:r>
            <w:fldChar w:fldCharType="separate"/>
          </w:r>
          <w:r>
            <w:t>103</w:t>
          </w:r>
          <w:r>
            <w:fldChar w:fldCharType="end"/>
          </w:r>
          <w:r>
            <w:fldChar w:fldCharType="end"/>
          </w:r>
        </w:p>
        <w:p w14:paraId="265C1F83">
          <w:pPr>
            <w:pStyle w:val="17"/>
            <w:tabs>
              <w:tab w:val="right" w:leader="dot" w:pos="8504"/>
            </w:tabs>
          </w:pPr>
          <w:r>
            <w:fldChar w:fldCharType="begin"/>
          </w:r>
          <w:r>
            <w:instrText xml:space="preserve"> HYPERLINK \l _Toc13749 </w:instrText>
          </w:r>
          <w:r>
            <w:fldChar w:fldCharType="separate"/>
          </w:r>
          <w:r>
            <w:t xml:space="preserve">Figura </w:t>
          </w:r>
          <w:r>
            <w:rPr>
              <w:rFonts w:hint="default"/>
              <w:lang w:val="es-EC"/>
            </w:rPr>
            <w:t>57</w:t>
          </w:r>
          <w:r>
            <w:t>. Creación de vistas - Cliente web</w:t>
          </w:r>
          <w:r>
            <w:tab/>
          </w:r>
          <w:r>
            <w:fldChar w:fldCharType="begin"/>
          </w:r>
          <w:r>
            <w:instrText xml:space="preserve"> PAGEREF _Toc13749 \h </w:instrText>
          </w:r>
          <w:r>
            <w:fldChar w:fldCharType="separate"/>
          </w:r>
          <w:r>
            <w:t>107</w:t>
          </w:r>
          <w:r>
            <w:fldChar w:fldCharType="end"/>
          </w:r>
          <w:r>
            <w:fldChar w:fldCharType="end"/>
          </w:r>
        </w:p>
        <w:p w14:paraId="1EF25E1B">
          <w:pPr>
            <w:pStyle w:val="21"/>
            <w:tabs>
              <w:tab w:val="right" w:leader="dot" w:pos="8504"/>
            </w:tabs>
          </w:pPr>
          <w:r>
            <w:fldChar w:fldCharType="begin"/>
          </w:r>
          <w:r>
            <w:instrText xml:space="preserve"> HYPERLINK \l _Toc14472 </w:instrText>
          </w:r>
          <w:r>
            <w:fldChar w:fldCharType="separate"/>
          </w:r>
          <w:r>
            <w:t xml:space="preserve">Tabla </w:t>
          </w:r>
          <w:r>
            <w:rPr>
              <w:rFonts w:hint="default"/>
              <w:lang w:val="es-EC"/>
            </w:rPr>
            <w:t>57</w:t>
          </w:r>
          <w:r>
            <w:t xml:space="preserve">. Archivo </w:t>
          </w:r>
          <w:r>
            <w:rPr>
              <w:rFonts w:hint="default"/>
              <w:lang w:val="es-EC"/>
            </w:rPr>
            <w:t>login.xhtml</w:t>
          </w:r>
          <w:r>
            <w:t>- Cliente web</w:t>
          </w:r>
          <w:r>
            <w:tab/>
          </w:r>
          <w:r>
            <w:fldChar w:fldCharType="begin"/>
          </w:r>
          <w:r>
            <w:instrText xml:space="preserve"> PAGEREF _Toc14472 \h </w:instrText>
          </w:r>
          <w:r>
            <w:fldChar w:fldCharType="separate"/>
          </w:r>
          <w:r>
            <w:t>107</w:t>
          </w:r>
          <w:r>
            <w:fldChar w:fldCharType="end"/>
          </w:r>
          <w:r>
            <w:fldChar w:fldCharType="end"/>
          </w:r>
        </w:p>
        <w:p w14:paraId="7EF5D8CC">
          <w:pPr>
            <w:pStyle w:val="21"/>
            <w:tabs>
              <w:tab w:val="right" w:leader="dot" w:pos="8504"/>
            </w:tabs>
          </w:pPr>
          <w:r>
            <w:fldChar w:fldCharType="begin"/>
          </w:r>
          <w:r>
            <w:instrText xml:space="preserve"> HYPERLINK \l _Toc24108 </w:instrText>
          </w:r>
          <w:r>
            <w:fldChar w:fldCharType="separate"/>
          </w:r>
          <w:r>
            <w:t xml:space="preserve">Tabla </w:t>
          </w:r>
          <w:r>
            <w:rPr>
              <w:rFonts w:hint="default"/>
              <w:lang w:val="es-EC"/>
            </w:rPr>
            <w:t>58</w:t>
          </w:r>
          <w:r>
            <w:t xml:space="preserve">.  Archivo </w:t>
          </w:r>
          <w:r>
            <w:rPr>
              <w:rFonts w:hint="default"/>
              <w:lang w:val="es-EC"/>
            </w:rPr>
            <w:t>conversor.xhtml</w:t>
          </w:r>
          <w:r>
            <w:t>- Cliente web</w:t>
          </w:r>
          <w:r>
            <w:tab/>
          </w:r>
          <w:r>
            <w:fldChar w:fldCharType="begin"/>
          </w:r>
          <w:r>
            <w:instrText xml:space="preserve"> PAGEREF _Toc24108 \h </w:instrText>
          </w:r>
          <w:r>
            <w:fldChar w:fldCharType="separate"/>
          </w:r>
          <w:r>
            <w:t>108</w:t>
          </w:r>
          <w:r>
            <w:fldChar w:fldCharType="end"/>
          </w:r>
          <w:r>
            <w:fldChar w:fldCharType="end"/>
          </w:r>
        </w:p>
        <w:p w14:paraId="03294256">
          <w:pPr>
            <w:pStyle w:val="18"/>
            <w:tabs>
              <w:tab w:val="right" w:leader="dot" w:pos="8504"/>
            </w:tabs>
          </w:pPr>
          <w:r>
            <w:fldChar w:fldCharType="begin"/>
          </w:r>
          <w:r>
            <w:instrText xml:space="preserve"> HYPERLINK \l _Toc13910 </w:instrText>
          </w:r>
          <w:r>
            <w:fldChar w:fldCharType="separate"/>
          </w:r>
          <w:r>
            <w:tab/>
          </w:r>
          <w:r>
            <w:fldChar w:fldCharType="begin"/>
          </w:r>
          <w:r>
            <w:instrText xml:space="preserve"> PAGEREF _Toc13910 \h </w:instrText>
          </w:r>
          <w:r>
            <w:fldChar w:fldCharType="separate"/>
          </w:r>
          <w:r>
            <w:t>109</w:t>
          </w:r>
          <w:r>
            <w:fldChar w:fldCharType="end"/>
          </w:r>
          <w:r>
            <w:fldChar w:fldCharType="end"/>
          </w:r>
        </w:p>
        <w:p w14:paraId="3146423E">
          <w:pPr>
            <w:pStyle w:val="17"/>
            <w:tabs>
              <w:tab w:val="right" w:leader="dot" w:pos="8504"/>
            </w:tabs>
          </w:pPr>
          <w:r>
            <w:fldChar w:fldCharType="begin"/>
          </w:r>
          <w:r>
            <w:instrText xml:space="preserve"> HYPERLINK \l _Toc6216 </w:instrText>
          </w:r>
          <w:r>
            <w:fldChar w:fldCharType="separate"/>
          </w:r>
          <w:r>
            <w:t xml:space="preserve">Figura </w:t>
          </w:r>
          <w:r>
            <w:rPr>
              <w:rFonts w:hint="default"/>
              <w:lang w:val="es-EC"/>
            </w:rPr>
            <w:t>58</w:t>
          </w:r>
          <w:r>
            <w:t>. Login - Cliente web</w:t>
          </w:r>
          <w:r>
            <w:tab/>
          </w:r>
          <w:r>
            <w:fldChar w:fldCharType="begin"/>
          </w:r>
          <w:r>
            <w:instrText xml:space="preserve"> PAGEREF _Toc6216 \h </w:instrText>
          </w:r>
          <w:r>
            <w:fldChar w:fldCharType="separate"/>
          </w:r>
          <w:r>
            <w:t>109</w:t>
          </w:r>
          <w:r>
            <w:fldChar w:fldCharType="end"/>
          </w:r>
          <w:r>
            <w:fldChar w:fldCharType="end"/>
          </w:r>
        </w:p>
        <w:p w14:paraId="22321DB9">
          <w:pPr>
            <w:pStyle w:val="17"/>
            <w:tabs>
              <w:tab w:val="right" w:leader="dot" w:pos="8504"/>
            </w:tabs>
          </w:pPr>
          <w:r>
            <w:fldChar w:fldCharType="begin"/>
          </w:r>
          <w:r>
            <w:instrText xml:space="preserve"> HYPERLINK \l _Toc8723 </w:instrText>
          </w:r>
          <w:r>
            <w:fldChar w:fldCharType="separate"/>
          </w:r>
          <w:r>
            <w:t xml:space="preserve">Figura </w:t>
          </w:r>
          <w:r>
            <w:rPr>
              <w:rFonts w:hint="default"/>
              <w:lang w:val="es-EC"/>
            </w:rPr>
            <w:t>59</w:t>
          </w:r>
          <w:r>
            <w:t>. Pantalla de Conversiones - Cliente web</w:t>
          </w:r>
          <w:r>
            <w:tab/>
          </w:r>
          <w:r>
            <w:fldChar w:fldCharType="begin"/>
          </w:r>
          <w:r>
            <w:instrText xml:space="preserve"> PAGEREF _Toc8723 \h </w:instrText>
          </w:r>
          <w:r>
            <w:fldChar w:fldCharType="separate"/>
          </w:r>
          <w:r>
            <w:t>110</w:t>
          </w:r>
          <w:r>
            <w:fldChar w:fldCharType="end"/>
          </w:r>
          <w:r>
            <w:fldChar w:fldCharType="end"/>
          </w:r>
        </w:p>
        <w:p w14:paraId="120E1A44">
          <w:pPr>
            <w:pStyle w:val="18"/>
            <w:tabs>
              <w:tab w:val="right" w:leader="dot" w:pos="8504"/>
            </w:tabs>
          </w:pPr>
          <w:r>
            <w:fldChar w:fldCharType="begin"/>
          </w:r>
          <w:r>
            <w:instrText xml:space="preserve"> HYPERLINK \l _Toc26872 </w:instrText>
          </w:r>
          <w:r>
            <w:fldChar w:fldCharType="separate"/>
          </w:r>
          <w:r>
            <w:t>CLIENTE MÓVIL</w:t>
          </w:r>
          <w:r>
            <w:tab/>
          </w:r>
          <w:r>
            <w:fldChar w:fldCharType="begin"/>
          </w:r>
          <w:r>
            <w:instrText xml:space="preserve"> PAGEREF _Toc26872 \h </w:instrText>
          </w:r>
          <w:r>
            <w:fldChar w:fldCharType="separate"/>
          </w:r>
          <w:r>
            <w:t>110</w:t>
          </w:r>
          <w:r>
            <w:fldChar w:fldCharType="end"/>
          </w:r>
          <w:r>
            <w:fldChar w:fldCharType="end"/>
          </w:r>
        </w:p>
        <w:p w14:paraId="1F0FCEC3">
          <w:pPr>
            <w:pStyle w:val="19"/>
            <w:tabs>
              <w:tab w:val="right" w:leader="dot" w:pos="8504"/>
            </w:tabs>
          </w:pPr>
          <w:r>
            <w:fldChar w:fldCharType="begin"/>
          </w:r>
          <w:r>
            <w:instrText xml:space="preserve"> HYPERLINK \l _Toc19941 </w:instrText>
          </w:r>
          <w:r>
            <w:fldChar w:fldCharType="separate"/>
          </w:r>
          <w:r>
            <w:t>CREACIÓN DEL PROYECTO</w:t>
          </w:r>
          <w:r>
            <w:tab/>
          </w:r>
          <w:r>
            <w:fldChar w:fldCharType="begin"/>
          </w:r>
          <w:r>
            <w:instrText xml:space="preserve"> PAGEREF _Toc19941 \h </w:instrText>
          </w:r>
          <w:r>
            <w:fldChar w:fldCharType="separate"/>
          </w:r>
          <w:r>
            <w:t>110</w:t>
          </w:r>
          <w:r>
            <w:fldChar w:fldCharType="end"/>
          </w:r>
          <w:r>
            <w:fldChar w:fldCharType="end"/>
          </w:r>
        </w:p>
        <w:p w14:paraId="43154299">
          <w:pPr>
            <w:pStyle w:val="17"/>
            <w:tabs>
              <w:tab w:val="right" w:leader="dot" w:pos="8504"/>
            </w:tabs>
          </w:pPr>
          <w:r>
            <w:fldChar w:fldCharType="begin"/>
          </w:r>
          <w:r>
            <w:instrText xml:space="preserve"> HYPERLINK \l _Toc32509 </w:instrText>
          </w:r>
          <w:r>
            <w:fldChar w:fldCharType="separate"/>
          </w:r>
          <w:r>
            <w:t xml:space="preserve">Figura </w:t>
          </w:r>
          <w:r>
            <w:rPr>
              <w:rFonts w:hint="default"/>
              <w:lang w:val="es-EC"/>
            </w:rPr>
            <w:t>60</w:t>
          </w:r>
          <w:r>
            <w:t xml:space="preserve">. </w:t>
          </w:r>
          <w:r>
            <w:rPr>
              <w:rFonts w:hint="default"/>
              <w:lang w:val="es-EC"/>
            </w:rPr>
            <w:t xml:space="preserve">Eleccion </w:t>
          </w:r>
          <w:r>
            <w:t>del</w:t>
          </w:r>
          <w:r>
            <w:rPr>
              <w:rFonts w:hint="default"/>
              <w:lang w:val="es-EC"/>
            </w:rPr>
            <w:t xml:space="preserve"> tipo de</w:t>
          </w:r>
          <w:r>
            <w:t xml:space="preserve"> proyecto - Cliente móvil</w:t>
          </w:r>
          <w:r>
            <w:tab/>
          </w:r>
          <w:r>
            <w:fldChar w:fldCharType="begin"/>
          </w:r>
          <w:r>
            <w:instrText xml:space="preserve"> PAGEREF _Toc32509 \h </w:instrText>
          </w:r>
          <w:r>
            <w:fldChar w:fldCharType="separate"/>
          </w:r>
          <w:r>
            <w:t>110</w:t>
          </w:r>
          <w:r>
            <w:fldChar w:fldCharType="end"/>
          </w:r>
          <w:r>
            <w:fldChar w:fldCharType="end"/>
          </w:r>
        </w:p>
        <w:p w14:paraId="1F8C5C7D">
          <w:pPr>
            <w:pStyle w:val="17"/>
            <w:tabs>
              <w:tab w:val="right" w:leader="dot" w:pos="8504"/>
            </w:tabs>
          </w:pPr>
          <w:r>
            <w:fldChar w:fldCharType="begin"/>
          </w:r>
          <w:r>
            <w:instrText xml:space="preserve"> HYPERLINK \l _Toc26123 </w:instrText>
          </w:r>
          <w:r>
            <w:fldChar w:fldCharType="separate"/>
          </w:r>
          <w:r>
            <w:t xml:space="preserve">Figura </w:t>
          </w:r>
          <w:r>
            <w:rPr>
              <w:rFonts w:hint="default"/>
              <w:lang w:val="es-EC"/>
            </w:rPr>
            <w:t>61</w:t>
          </w:r>
          <w:r>
            <w:t>. Configuración del proyecto - Cliente móvil</w:t>
          </w:r>
          <w:r>
            <w:tab/>
          </w:r>
          <w:r>
            <w:fldChar w:fldCharType="begin"/>
          </w:r>
          <w:r>
            <w:instrText xml:space="preserve"> PAGEREF _Toc26123 \h </w:instrText>
          </w:r>
          <w:r>
            <w:fldChar w:fldCharType="separate"/>
          </w:r>
          <w:r>
            <w:t>111</w:t>
          </w:r>
          <w:r>
            <w:fldChar w:fldCharType="end"/>
          </w:r>
          <w:r>
            <w:fldChar w:fldCharType="end"/>
          </w:r>
        </w:p>
        <w:p w14:paraId="5860E211">
          <w:pPr>
            <w:pStyle w:val="19"/>
            <w:tabs>
              <w:tab w:val="right" w:leader="dot" w:pos="8504"/>
            </w:tabs>
          </w:pPr>
          <w:r>
            <w:fldChar w:fldCharType="begin"/>
          </w:r>
          <w:r>
            <w:instrText xml:space="preserve"> HYPERLINK \l _Toc13324 </w:instrText>
          </w:r>
          <w:r>
            <w:fldChar w:fldCharType="separate"/>
          </w:r>
          <w:r>
            <w:t>ESTRUCTURA DEL PROYECTO</w:t>
          </w:r>
          <w:r>
            <w:tab/>
          </w:r>
          <w:r>
            <w:fldChar w:fldCharType="begin"/>
          </w:r>
          <w:r>
            <w:instrText xml:space="preserve"> PAGEREF _Toc13324 \h </w:instrText>
          </w:r>
          <w:r>
            <w:fldChar w:fldCharType="separate"/>
          </w:r>
          <w:r>
            <w:t>111</w:t>
          </w:r>
          <w:r>
            <w:fldChar w:fldCharType="end"/>
          </w:r>
          <w:r>
            <w:fldChar w:fldCharType="end"/>
          </w:r>
        </w:p>
        <w:p w14:paraId="1616B906">
          <w:pPr>
            <w:pStyle w:val="17"/>
            <w:tabs>
              <w:tab w:val="right" w:leader="dot" w:pos="8504"/>
            </w:tabs>
          </w:pPr>
          <w:r>
            <w:fldChar w:fldCharType="begin"/>
          </w:r>
          <w:r>
            <w:instrText xml:space="preserve"> HYPERLINK \l _Toc10743 </w:instrText>
          </w:r>
          <w:r>
            <w:fldChar w:fldCharType="separate"/>
          </w:r>
          <w:r>
            <w:t xml:space="preserve">Figura </w:t>
          </w:r>
          <w:r>
            <w:rPr>
              <w:rFonts w:hint="default"/>
              <w:lang w:val="es-EC"/>
            </w:rPr>
            <w:t>63</w:t>
          </w:r>
          <w:r>
            <w:t>. Estructura del proyecto - Cliente móvil</w:t>
          </w:r>
          <w:r>
            <w:tab/>
          </w:r>
          <w:r>
            <w:fldChar w:fldCharType="begin"/>
          </w:r>
          <w:r>
            <w:instrText xml:space="preserve"> PAGEREF _Toc10743 \h </w:instrText>
          </w:r>
          <w:r>
            <w:fldChar w:fldCharType="separate"/>
          </w:r>
          <w:r>
            <w:t>111</w:t>
          </w:r>
          <w:r>
            <w:fldChar w:fldCharType="end"/>
          </w:r>
          <w:r>
            <w:fldChar w:fldCharType="end"/>
          </w:r>
        </w:p>
        <w:p w14:paraId="56BCCD1A">
          <w:pPr>
            <w:pStyle w:val="18"/>
            <w:tabs>
              <w:tab w:val="right" w:leader="dot" w:pos="8504"/>
            </w:tabs>
          </w:pPr>
          <w:r>
            <w:fldChar w:fldCharType="begin"/>
          </w:r>
          <w:r>
            <w:instrText xml:space="preserve"> HYPERLINK \l _Toc11296 </w:instrText>
          </w:r>
          <w:r>
            <w:fldChar w:fldCharType="separate"/>
          </w:r>
          <w:r>
            <w:t>CODIFICACIÓN DEL PROYECTO CLIENTE MÓVIL</w:t>
          </w:r>
          <w:r>
            <w:tab/>
          </w:r>
          <w:r>
            <w:fldChar w:fldCharType="begin"/>
          </w:r>
          <w:r>
            <w:instrText xml:space="preserve"> PAGEREF _Toc11296 \h </w:instrText>
          </w:r>
          <w:r>
            <w:fldChar w:fldCharType="separate"/>
          </w:r>
          <w:r>
            <w:t>111</w:t>
          </w:r>
          <w:r>
            <w:fldChar w:fldCharType="end"/>
          </w:r>
          <w:r>
            <w:fldChar w:fldCharType="end"/>
          </w:r>
        </w:p>
        <w:p w14:paraId="707AF28C">
          <w:pPr>
            <w:pStyle w:val="19"/>
            <w:tabs>
              <w:tab w:val="right" w:leader="dot" w:pos="8504"/>
            </w:tabs>
          </w:pPr>
          <w:r>
            <w:fldChar w:fldCharType="begin"/>
          </w:r>
          <w:r>
            <w:instrText xml:space="preserve"> HYPERLINK \l _Toc11996 </w:instrText>
          </w:r>
          <w:r>
            <w:fldChar w:fldCharType="separate"/>
          </w:r>
          <w:r>
            <w:t>CREACIÓN DE MODELOS</w:t>
          </w:r>
          <w:r>
            <w:tab/>
          </w:r>
          <w:r>
            <w:fldChar w:fldCharType="begin"/>
          </w:r>
          <w:r>
            <w:instrText xml:space="preserve"> PAGEREF _Toc11996 \h </w:instrText>
          </w:r>
          <w:r>
            <w:fldChar w:fldCharType="separate"/>
          </w:r>
          <w:r>
            <w:t>112</w:t>
          </w:r>
          <w:r>
            <w:fldChar w:fldCharType="end"/>
          </w:r>
          <w:r>
            <w:fldChar w:fldCharType="end"/>
          </w:r>
        </w:p>
        <w:p w14:paraId="7C50A150">
          <w:pPr>
            <w:pStyle w:val="17"/>
            <w:tabs>
              <w:tab w:val="right" w:leader="dot" w:pos="8504"/>
            </w:tabs>
          </w:pPr>
          <w:r>
            <w:fldChar w:fldCharType="begin"/>
          </w:r>
          <w:r>
            <w:instrText xml:space="preserve"> HYPERLINK \l _Toc11316 </w:instrText>
          </w:r>
          <w:r>
            <w:fldChar w:fldCharType="separate"/>
          </w:r>
          <w:r>
            <w:t xml:space="preserve">Figura </w:t>
          </w:r>
          <w:r>
            <w:rPr>
              <w:rFonts w:hint="default"/>
              <w:lang w:val="es-EC"/>
            </w:rPr>
            <w:t>62</w:t>
          </w:r>
          <w:r>
            <w:t>. Creación de modelos - Cliente móvil</w:t>
          </w:r>
          <w:r>
            <w:tab/>
          </w:r>
          <w:r>
            <w:fldChar w:fldCharType="begin"/>
          </w:r>
          <w:r>
            <w:instrText xml:space="preserve"> PAGEREF _Toc11316 \h </w:instrText>
          </w:r>
          <w:r>
            <w:fldChar w:fldCharType="separate"/>
          </w:r>
          <w:r>
            <w:t>112</w:t>
          </w:r>
          <w:r>
            <w:fldChar w:fldCharType="end"/>
          </w:r>
          <w:r>
            <w:fldChar w:fldCharType="end"/>
          </w:r>
        </w:p>
        <w:p w14:paraId="7FB0EFF7">
          <w:pPr>
            <w:pStyle w:val="21"/>
            <w:tabs>
              <w:tab w:val="right" w:leader="dot" w:pos="8504"/>
            </w:tabs>
          </w:pPr>
          <w:r>
            <w:fldChar w:fldCharType="begin"/>
          </w:r>
          <w:r>
            <w:instrText xml:space="preserve"> HYPERLINK \l _Toc32757 </w:instrText>
          </w:r>
          <w:r>
            <w:fldChar w:fldCharType="separate"/>
          </w:r>
          <w:r>
            <w:t xml:space="preserve">Tabla </w:t>
          </w:r>
          <w:r>
            <w:rPr>
              <w:rFonts w:hint="default"/>
              <w:lang w:val="es-EC"/>
            </w:rPr>
            <w:t>59</w:t>
          </w:r>
          <w:r>
            <w:t xml:space="preserve">. </w:t>
          </w:r>
          <w:r>
            <w:rPr>
              <w:rFonts w:hint="default"/>
              <w:lang w:val="es-EC"/>
            </w:rPr>
            <w:t>Clase</w:t>
          </w:r>
          <w:r>
            <w:t xml:space="preserve"> </w:t>
          </w:r>
          <w:r>
            <w:rPr>
              <w:rFonts w:hint="default"/>
              <w:lang w:val="es-EC"/>
            </w:rPr>
            <w:t xml:space="preserve">SoapClient </w:t>
          </w:r>
          <w:r>
            <w:t xml:space="preserve">- Cliente </w:t>
          </w:r>
          <w:r>
            <w:rPr>
              <w:rFonts w:hint="default"/>
              <w:lang w:val="es-EC"/>
            </w:rPr>
            <w:t>móvil</w:t>
          </w:r>
          <w:r>
            <w:tab/>
          </w:r>
          <w:r>
            <w:fldChar w:fldCharType="begin"/>
          </w:r>
          <w:r>
            <w:instrText xml:space="preserve"> PAGEREF _Toc32757 \h </w:instrText>
          </w:r>
          <w:r>
            <w:fldChar w:fldCharType="separate"/>
          </w:r>
          <w:r>
            <w:t>112</w:t>
          </w:r>
          <w:r>
            <w:fldChar w:fldCharType="end"/>
          </w:r>
          <w:r>
            <w:fldChar w:fldCharType="end"/>
          </w:r>
        </w:p>
        <w:p w14:paraId="78FC8AC8">
          <w:pPr>
            <w:pStyle w:val="21"/>
            <w:tabs>
              <w:tab w:val="right" w:leader="dot" w:pos="8504"/>
            </w:tabs>
          </w:pPr>
          <w:r>
            <w:fldChar w:fldCharType="begin"/>
          </w:r>
          <w:r>
            <w:instrText xml:space="preserve"> HYPERLINK \l _Toc19458 </w:instrText>
          </w:r>
          <w:r>
            <w:fldChar w:fldCharType="separate"/>
          </w:r>
          <w:r>
            <w:t xml:space="preserve">Tabla </w:t>
          </w:r>
          <w:r>
            <w:rPr>
              <w:rFonts w:hint="default"/>
              <w:lang w:val="es-EC"/>
            </w:rPr>
            <w:t>60</w:t>
          </w:r>
          <w:r>
            <w:t xml:space="preserve">. </w:t>
          </w:r>
          <w:r>
            <w:rPr>
              <w:rFonts w:hint="default"/>
              <w:lang w:val="es-EC"/>
            </w:rPr>
            <w:t>Clase</w:t>
          </w:r>
          <w:r>
            <w:t xml:space="preserve"> </w:t>
          </w:r>
          <w:r>
            <w:rPr>
              <w:rFonts w:hint="default"/>
              <w:lang w:val="es-EC"/>
            </w:rPr>
            <w:t>TlsInseguro</w:t>
          </w:r>
          <w:r>
            <w:t xml:space="preserve">- Cliente </w:t>
          </w:r>
          <w:r>
            <w:rPr>
              <w:rFonts w:hint="default"/>
              <w:lang w:val="es-EC"/>
            </w:rPr>
            <w:t>móvil</w:t>
          </w:r>
          <w:r>
            <w:tab/>
          </w:r>
          <w:r>
            <w:fldChar w:fldCharType="begin"/>
          </w:r>
          <w:r>
            <w:instrText xml:space="preserve"> PAGEREF _Toc19458 \h </w:instrText>
          </w:r>
          <w:r>
            <w:fldChar w:fldCharType="separate"/>
          </w:r>
          <w:r>
            <w:t>114</w:t>
          </w:r>
          <w:r>
            <w:fldChar w:fldCharType="end"/>
          </w:r>
          <w:r>
            <w:fldChar w:fldCharType="end"/>
          </w:r>
        </w:p>
        <w:p w14:paraId="2BEC2BE3">
          <w:pPr>
            <w:pStyle w:val="21"/>
            <w:tabs>
              <w:tab w:val="right" w:leader="dot" w:pos="8504"/>
            </w:tabs>
          </w:pPr>
          <w:r>
            <w:fldChar w:fldCharType="begin"/>
          </w:r>
          <w:r>
            <w:instrText xml:space="preserve"> HYPERLINK \l _Toc20957 </w:instrText>
          </w:r>
          <w:r>
            <w:fldChar w:fldCharType="separate"/>
          </w:r>
          <w:r>
            <w:t xml:space="preserve">Tabla </w:t>
          </w:r>
          <w:r>
            <w:rPr>
              <w:rFonts w:hint="default"/>
              <w:lang w:val="es-EC"/>
            </w:rPr>
            <w:t>61</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_Toc20957 \h </w:instrText>
          </w:r>
          <w:r>
            <w:fldChar w:fldCharType="separate"/>
          </w:r>
          <w:r>
            <w:t>115</w:t>
          </w:r>
          <w:r>
            <w:fldChar w:fldCharType="end"/>
          </w:r>
          <w:r>
            <w:fldChar w:fldCharType="end"/>
          </w:r>
        </w:p>
        <w:p w14:paraId="216C14D2">
          <w:pPr>
            <w:pStyle w:val="21"/>
            <w:tabs>
              <w:tab w:val="right" w:leader="dot" w:pos="8504"/>
            </w:tabs>
          </w:pPr>
          <w:r>
            <w:fldChar w:fldCharType="begin"/>
          </w:r>
          <w:r>
            <w:instrText xml:space="preserve"> HYPERLINK \l _Toc630 </w:instrText>
          </w:r>
          <w:r>
            <w:fldChar w:fldCharType="separate"/>
          </w:r>
          <w:r>
            <w:t xml:space="preserve">Tabla </w:t>
          </w:r>
          <w:r>
            <w:rPr>
              <w:rFonts w:hint="default"/>
              <w:lang w:val="es-EC"/>
            </w:rPr>
            <w:t>62</w:t>
          </w:r>
          <w:r>
            <w:t xml:space="preserve">. </w:t>
          </w:r>
          <w:r>
            <w:rPr>
              <w:rFonts w:hint="default"/>
              <w:lang w:val="es-EC"/>
            </w:rPr>
            <w:t>Clase</w:t>
          </w:r>
          <w:r>
            <w:t xml:space="preserve"> </w:t>
          </w:r>
          <w:r>
            <w:rPr>
              <w:rFonts w:hint="default"/>
              <w:lang w:val="es-EC"/>
            </w:rPr>
            <w:t>SoapConfig</w:t>
          </w:r>
          <w:r>
            <w:t xml:space="preserve">- Cliente </w:t>
          </w:r>
          <w:r>
            <w:rPr>
              <w:rFonts w:hint="default"/>
              <w:lang w:val="es-EC"/>
            </w:rPr>
            <w:t>móvil</w:t>
          </w:r>
          <w:r>
            <w:tab/>
          </w:r>
          <w:r>
            <w:fldChar w:fldCharType="begin"/>
          </w:r>
          <w:r>
            <w:instrText xml:space="preserve"> PAGEREF _Toc630 \h </w:instrText>
          </w:r>
          <w:r>
            <w:fldChar w:fldCharType="separate"/>
          </w:r>
          <w:r>
            <w:t>115</w:t>
          </w:r>
          <w:r>
            <w:fldChar w:fldCharType="end"/>
          </w:r>
          <w:r>
            <w:fldChar w:fldCharType="end"/>
          </w:r>
        </w:p>
        <w:p w14:paraId="4A0E2AFF">
          <w:pPr>
            <w:pStyle w:val="21"/>
            <w:tabs>
              <w:tab w:val="right" w:leader="dot" w:pos="8504"/>
            </w:tabs>
          </w:pPr>
          <w:r>
            <w:fldChar w:fldCharType="begin"/>
          </w:r>
          <w:r>
            <w:instrText xml:space="preserve"> HYPERLINK \l _Toc27041 </w:instrText>
          </w:r>
          <w:r>
            <w:fldChar w:fldCharType="separate"/>
          </w:r>
          <w:r>
            <w:t xml:space="preserve">Tabla </w:t>
          </w:r>
          <w:r>
            <w:rPr>
              <w:rFonts w:hint="default"/>
              <w:lang w:val="es-EC"/>
            </w:rPr>
            <w:t>63</w:t>
          </w:r>
          <w:r>
            <w:t xml:space="preserve">. </w:t>
          </w:r>
          <w:r>
            <w:rPr>
              <w:rFonts w:hint="default"/>
              <w:lang w:val="es-EC"/>
            </w:rPr>
            <w:t>Clase</w:t>
          </w:r>
          <w:r>
            <w:t xml:space="preserve"> </w:t>
          </w:r>
          <w:r>
            <w:rPr>
              <w:rFonts w:hint="default"/>
              <w:lang w:val="es-EC"/>
            </w:rPr>
            <w:t>AuthModel</w:t>
          </w:r>
          <w:r>
            <w:t xml:space="preserve">- Cliente </w:t>
          </w:r>
          <w:r>
            <w:rPr>
              <w:rFonts w:hint="default"/>
              <w:lang w:val="es-EC"/>
            </w:rPr>
            <w:t>móvil</w:t>
          </w:r>
          <w:r>
            <w:tab/>
          </w:r>
          <w:r>
            <w:fldChar w:fldCharType="begin"/>
          </w:r>
          <w:r>
            <w:instrText xml:space="preserve"> PAGEREF _Toc27041 \h </w:instrText>
          </w:r>
          <w:r>
            <w:fldChar w:fldCharType="separate"/>
          </w:r>
          <w:r>
            <w:t>115</w:t>
          </w:r>
          <w:r>
            <w:fldChar w:fldCharType="end"/>
          </w:r>
          <w:r>
            <w:fldChar w:fldCharType="end"/>
          </w:r>
        </w:p>
        <w:p w14:paraId="1D178165">
          <w:pPr>
            <w:pStyle w:val="21"/>
            <w:tabs>
              <w:tab w:val="right" w:leader="dot" w:pos="8504"/>
            </w:tabs>
          </w:pPr>
          <w:r>
            <w:fldChar w:fldCharType="begin"/>
          </w:r>
          <w:r>
            <w:instrText xml:space="preserve"> HYPERLINK \l _Toc19185 </w:instrText>
          </w:r>
          <w:r>
            <w:fldChar w:fldCharType="separate"/>
          </w:r>
          <w:r>
            <w:t xml:space="preserve">Tabla </w:t>
          </w:r>
          <w:r>
            <w:rPr>
              <w:rFonts w:hint="default"/>
              <w:lang w:val="es-EC"/>
            </w:rPr>
            <w:t>64</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_Toc19185 \h </w:instrText>
          </w:r>
          <w:r>
            <w:fldChar w:fldCharType="separate"/>
          </w:r>
          <w:r>
            <w:t>115</w:t>
          </w:r>
          <w:r>
            <w:fldChar w:fldCharType="end"/>
          </w:r>
          <w:r>
            <w:fldChar w:fldCharType="end"/>
          </w:r>
        </w:p>
        <w:p w14:paraId="75D43047">
          <w:pPr>
            <w:pStyle w:val="21"/>
            <w:tabs>
              <w:tab w:val="right" w:leader="dot" w:pos="8504"/>
            </w:tabs>
          </w:pPr>
          <w:r>
            <w:fldChar w:fldCharType="begin"/>
          </w:r>
          <w:r>
            <w:instrText xml:space="preserve"> HYPERLINK \l _Toc7546 </w:instrText>
          </w:r>
          <w:r>
            <w:fldChar w:fldCharType="separate"/>
          </w:r>
          <w:r>
            <w:t xml:space="preserve">Tabla </w:t>
          </w:r>
          <w:r>
            <w:rPr>
              <w:rFonts w:hint="default"/>
              <w:lang w:val="es-EC"/>
            </w:rPr>
            <w:t>65</w:t>
          </w:r>
          <w:r>
            <w:t>.</w:t>
          </w:r>
          <w:r>
            <w:rPr>
              <w:rFonts w:hint="default"/>
              <w:lang w:val="es-EC"/>
            </w:rPr>
            <w:t>Clase</w:t>
          </w:r>
          <w:r>
            <w:t xml:space="preserve"> </w:t>
          </w:r>
          <w:r>
            <w:rPr>
              <w:rFonts w:hint="default"/>
              <w:lang w:val="es-EC"/>
            </w:rPr>
            <w:t>UnitCatalog</w:t>
          </w:r>
          <w:r>
            <w:t>- Cliente web</w:t>
          </w:r>
          <w:r>
            <w:tab/>
          </w:r>
          <w:r>
            <w:fldChar w:fldCharType="begin"/>
          </w:r>
          <w:r>
            <w:instrText xml:space="preserve"> PAGEREF _Toc7546 \h </w:instrText>
          </w:r>
          <w:r>
            <w:fldChar w:fldCharType="separate"/>
          </w:r>
          <w:r>
            <w:t>116</w:t>
          </w:r>
          <w:r>
            <w:fldChar w:fldCharType="end"/>
          </w:r>
          <w:r>
            <w:fldChar w:fldCharType="end"/>
          </w:r>
        </w:p>
        <w:p w14:paraId="534B8D01">
          <w:pPr>
            <w:pStyle w:val="21"/>
            <w:tabs>
              <w:tab w:val="right" w:leader="dot" w:pos="8504"/>
            </w:tabs>
          </w:pPr>
          <w:r>
            <w:fldChar w:fldCharType="begin"/>
          </w:r>
          <w:r>
            <w:instrText xml:space="preserve"> HYPERLINK \l _Toc20897 </w:instrText>
          </w:r>
          <w:r>
            <w:fldChar w:fldCharType="separate"/>
          </w:r>
          <w:r>
            <w:t xml:space="preserve">Tabla </w:t>
          </w:r>
          <w:r>
            <w:rPr>
              <w:rFonts w:hint="default"/>
              <w:lang w:val="es-EC"/>
            </w:rPr>
            <w:t>66</w:t>
          </w:r>
          <w:r>
            <w:t xml:space="preserve">. </w:t>
          </w:r>
          <w:r>
            <w:rPr>
              <w:rFonts w:hint="default"/>
              <w:lang w:val="es-EC"/>
            </w:rPr>
            <w:t>Clase UnitConverterModel</w:t>
          </w:r>
          <w:r>
            <w:t>- Cliente web</w:t>
          </w:r>
          <w:r>
            <w:tab/>
          </w:r>
          <w:r>
            <w:fldChar w:fldCharType="begin"/>
          </w:r>
          <w:r>
            <w:instrText xml:space="preserve"> PAGEREF _Toc20897 \h </w:instrText>
          </w:r>
          <w:r>
            <w:fldChar w:fldCharType="separate"/>
          </w:r>
          <w:r>
            <w:t>116</w:t>
          </w:r>
          <w:r>
            <w:fldChar w:fldCharType="end"/>
          </w:r>
          <w:r>
            <w:fldChar w:fldCharType="end"/>
          </w:r>
        </w:p>
        <w:p w14:paraId="4A4AFA21">
          <w:pPr>
            <w:pStyle w:val="21"/>
            <w:tabs>
              <w:tab w:val="right" w:leader="dot" w:pos="8504"/>
            </w:tabs>
          </w:pPr>
          <w:r>
            <w:fldChar w:fldCharType="begin"/>
          </w:r>
          <w:r>
            <w:instrText xml:space="preserve"> HYPERLINK \l _Toc17494 </w:instrText>
          </w:r>
          <w:r>
            <w:fldChar w:fldCharType="separate"/>
          </w:r>
          <w:r>
            <w:t xml:space="preserve">Tabla </w:t>
          </w:r>
          <w:r>
            <w:rPr>
              <w:rFonts w:hint="default"/>
              <w:lang w:val="es-EC"/>
            </w:rPr>
            <w:t>67</w:t>
          </w:r>
          <w:r>
            <w:t xml:space="preserve">. </w:t>
          </w:r>
          <w:r>
            <w:rPr>
              <w:rFonts w:hint="default"/>
              <w:lang w:val="es-EC"/>
            </w:rPr>
            <w:t>Clase LoginResult</w:t>
          </w:r>
          <w:r>
            <w:t>- Cliente web</w:t>
          </w:r>
          <w:r>
            <w:tab/>
          </w:r>
          <w:r>
            <w:fldChar w:fldCharType="begin"/>
          </w:r>
          <w:r>
            <w:instrText xml:space="preserve"> PAGEREF _Toc17494 \h </w:instrText>
          </w:r>
          <w:r>
            <w:fldChar w:fldCharType="separate"/>
          </w:r>
          <w:r>
            <w:t>117</w:t>
          </w:r>
          <w:r>
            <w:fldChar w:fldCharType="end"/>
          </w:r>
          <w:r>
            <w:fldChar w:fldCharType="end"/>
          </w:r>
        </w:p>
        <w:p w14:paraId="0113F0E9">
          <w:pPr>
            <w:pStyle w:val="21"/>
            <w:tabs>
              <w:tab w:val="right" w:leader="dot" w:pos="8504"/>
            </w:tabs>
          </w:pPr>
          <w:r>
            <w:fldChar w:fldCharType="begin"/>
          </w:r>
          <w:r>
            <w:instrText xml:space="preserve"> HYPERLINK \l _Toc18279 </w:instrText>
          </w:r>
          <w:r>
            <w:fldChar w:fldCharType="separate"/>
          </w:r>
          <w:r>
            <w:t xml:space="preserve">Tabla </w:t>
          </w:r>
          <w:r>
            <w:rPr>
              <w:rFonts w:hint="default"/>
              <w:lang w:val="es-EC"/>
            </w:rPr>
            <w:t>68</w:t>
          </w:r>
          <w:r>
            <w:t xml:space="preserve">. </w:t>
          </w:r>
          <w:r>
            <w:rPr>
              <w:rFonts w:hint="default"/>
              <w:lang w:val="es-EC"/>
            </w:rPr>
            <w:t>Clase Unit</w:t>
          </w:r>
          <w:r>
            <w:t>- Cliente web</w:t>
          </w:r>
          <w:r>
            <w:tab/>
          </w:r>
          <w:r>
            <w:fldChar w:fldCharType="begin"/>
          </w:r>
          <w:r>
            <w:instrText xml:space="preserve"> PAGEREF _Toc18279 \h </w:instrText>
          </w:r>
          <w:r>
            <w:fldChar w:fldCharType="separate"/>
          </w:r>
          <w:r>
            <w:t>117</w:t>
          </w:r>
          <w:r>
            <w:fldChar w:fldCharType="end"/>
          </w:r>
          <w:r>
            <w:fldChar w:fldCharType="end"/>
          </w:r>
        </w:p>
        <w:p w14:paraId="7EE52F93">
          <w:pPr>
            <w:pStyle w:val="21"/>
            <w:tabs>
              <w:tab w:val="right" w:leader="dot" w:pos="8504"/>
            </w:tabs>
          </w:pPr>
          <w:r>
            <w:fldChar w:fldCharType="begin"/>
          </w:r>
          <w:r>
            <w:instrText xml:space="preserve"> HYPERLINK \l _Toc21138 </w:instrText>
          </w:r>
          <w:r>
            <w:fldChar w:fldCharType="separate"/>
          </w:r>
          <w:r>
            <w:t xml:space="preserve">Tabla </w:t>
          </w:r>
          <w:r>
            <w:rPr>
              <w:rFonts w:hint="default"/>
              <w:lang w:val="es-EC"/>
            </w:rPr>
            <w:t>69</w:t>
          </w:r>
          <w:r>
            <w:t xml:space="preserve">. </w:t>
          </w:r>
          <w:r>
            <w:rPr>
              <w:rFonts w:hint="default"/>
              <w:lang w:val="es-EC"/>
            </w:rPr>
            <w:t>Clase UnitCategory</w:t>
          </w:r>
          <w:r>
            <w:t>- Cliente web</w:t>
          </w:r>
          <w:r>
            <w:tab/>
          </w:r>
          <w:r>
            <w:fldChar w:fldCharType="begin"/>
          </w:r>
          <w:r>
            <w:instrText xml:space="preserve"> PAGEREF _Toc21138 \h </w:instrText>
          </w:r>
          <w:r>
            <w:fldChar w:fldCharType="separate"/>
          </w:r>
          <w:r>
            <w:t>117</w:t>
          </w:r>
          <w:r>
            <w:fldChar w:fldCharType="end"/>
          </w:r>
          <w:r>
            <w:fldChar w:fldCharType="end"/>
          </w:r>
        </w:p>
        <w:p w14:paraId="433B4CA7">
          <w:pPr>
            <w:pStyle w:val="17"/>
            <w:tabs>
              <w:tab w:val="right" w:leader="dot" w:pos="8504"/>
            </w:tabs>
          </w:pPr>
          <w:r>
            <w:fldChar w:fldCharType="begin"/>
          </w:r>
          <w:r>
            <w:instrText xml:space="preserve"> HYPERLINK \l _Toc16936 </w:instrText>
          </w:r>
          <w:r>
            <w:fldChar w:fldCharType="separate"/>
          </w:r>
          <w:r>
            <w:t xml:space="preserve">Figura </w:t>
          </w:r>
          <w:r>
            <w:rPr>
              <w:rFonts w:hint="default"/>
              <w:lang w:val="es-EC"/>
            </w:rPr>
            <w:t>64</w:t>
          </w:r>
          <w:r>
            <w:t>. Creación de controladores - Cliente móvil</w:t>
          </w:r>
          <w:r>
            <w:tab/>
          </w:r>
          <w:r>
            <w:fldChar w:fldCharType="begin"/>
          </w:r>
          <w:r>
            <w:instrText xml:space="preserve"> PAGEREF _Toc16936 \h </w:instrText>
          </w:r>
          <w:r>
            <w:fldChar w:fldCharType="separate"/>
          </w:r>
          <w:r>
            <w:t>117</w:t>
          </w:r>
          <w:r>
            <w:fldChar w:fldCharType="end"/>
          </w:r>
          <w:r>
            <w:fldChar w:fldCharType="end"/>
          </w:r>
        </w:p>
        <w:p w14:paraId="6470DDDA">
          <w:pPr>
            <w:pStyle w:val="17"/>
            <w:tabs>
              <w:tab w:val="right" w:leader="dot" w:pos="8504"/>
            </w:tabs>
          </w:pPr>
          <w:r>
            <w:fldChar w:fldCharType="begin"/>
          </w:r>
          <w:r>
            <w:instrText xml:space="preserve"> HYPERLINK \l _Toc5521 </w:instrText>
          </w:r>
          <w:r>
            <w:fldChar w:fldCharType="separate"/>
          </w:r>
          <w:r>
            <w:t xml:space="preserve">Figura </w:t>
          </w:r>
          <w:r>
            <w:rPr>
              <w:rFonts w:hint="default"/>
              <w:lang w:val="es-EC"/>
            </w:rPr>
            <w:t>65</w:t>
          </w:r>
          <w:r>
            <w:t>. Creación de vistas - Cliente móvil</w:t>
          </w:r>
          <w:r>
            <w:tab/>
          </w:r>
          <w:r>
            <w:fldChar w:fldCharType="begin"/>
          </w:r>
          <w:r>
            <w:instrText xml:space="preserve"> PAGEREF _Toc5521 \h </w:instrText>
          </w:r>
          <w:r>
            <w:fldChar w:fldCharType="separate"/>
          </w:r>
          <w:r>
            <w:t>118</w:t>
          </w:r>
          <w:r>
            <w:fldChar w:fldCharType="end"/>
          </w:r>
          <w:r>
            <w:fldChar w:fldCharType="end"/>
          </w:r>
        </w:p>
        <w:p w14:paraId="3565098A">
          <w:pPr>
            <w:pStyle w:val="21"/>
            <w:tabs>
              <w:tab w:val="right" w:leader="dot" w:pos="8504"/>
            </w:tabs>
          </w:pPr>
          <w:r>
            <w:fldChar w:fldCharType="begin"/>
          </w:r>
          <w:r>
            <w:instrText xml:space="preserve"> HYPERLINK \l _Toc29826 </w:instrText>
          </w:r>
          <w:r>
            <w:fldChar w:fldCharType="separate"/>
          </w:r>
          <w:r>
            <w:t xml:space="preserve">Tabla </w:t>
          </w:r>
          <w:r>
            <w:rPr>
              <w:rFonts w:hint="default"/>
              <w:lang w:val="es-EC"/>
            </w:rPr>
            <w:t>70</w:t>
          </w:r>
          <w:r>
            <w:t xml:space="preserve">. </w:t>
          </w:r>
          <w:r>
            <w:rPr>
              <w:rFonts w:hint="default"/>
              <w:lang w:val="es-EC"/>
            </w:rPr>
            <w:t>Clase LoginView</w:t>
          </w:r>
          <w:r>
            <w:t xml:space="preserve">- Cliente </w:t>
          </w:r>
          <w:r>
            <w:rPr>
              <w:rFonts w:hint="default"/>
              <w:lang w:val="es-EC"/>
            </w:rPr>
            <w:t>móvil</w:t>
          </w:r>
          <w:r>
            <w:tab/>
          </w:r>
          <w:r>
            <w:fldChar w:fldCharType="begin"/>
          </w:r>
          <w:r>
            <w:instrText xml:space="preserve"> PAGEREF _Toc29826 \h </w:instrText>
          </w:r>
          <w:r>
            <w:fldChar w:fldCharType="separate"/>
          </w:r>
          <w:r>
            <w:t>118</w:t>
          </w:r>
          <w:r>
            <w:fldChar w:fldCharType="end"/>
          </w:r>
          <w:r>
            <w:fldChar w:fldCharType="end"/>
          </w:r>
        </w:p>
        <w:p w14:paraId="751E3AFE">
          <w:pPr>
            <w:pStyle w:val="21"/>
            <w:tabs>
              <w:tab w:val="right" w:leader="dot" w:pos="8504"/>
            </w:tabs>
          </w:pPr>
          <w:r>
            <w:fldChar w:fldCharType="begin"/>
          </w:r>
          <w:r>
            <w:instrText xml:space="preserve"> HYPERLINK \l _Toc19742 </w:instrText>
          </w:r>
          <w:r>
            <w:fldChar w:fldCharType="separate"/>
          </w:r>
          <w:r>
            <w:t xml:space="preserve">Tabla </w:t>
          </w:r>
          <w:r>
            <w:rPr>
              <w:rFonts w:hint="default"/>
              <w:lang w:val="es-EC"/>
            </w:rPr>
            <w:t>71</w:t>
          </w:r>
          <w:r>
            <w:t xml:space="preserve">. </w:t>
          </w:r>
          <w:r>
            <w:rPr>
              <w:rFonts w:hint="default"/>
              <w:lang w:val="es-EC"/>
            </w:rPr>
            <w:t>Clase LoginActivity</w:t>
          </w:r>
          <w:r>
            <w:t>- Cliente web</w:t>
          </w:r>
          <w:r>
            <w:tab/>
          </w:r>
          <w:r>
            <w:fldChar w:fldCharType="begin"/>
          </w:r>
          <w:r>
            <w:instrText xml:space="preserve"> PAGEREF _Toc19742 \h </w:instrText>
          </w:r>
          <w:r>
            <w:fldChar w:fldCharType="separate"/>
          </w:r>
          <w:r>
            <w:t>118</w:t>
          </w:r>
          <w:r>
            <w:fldChar w:fldCharType="end"/>
          </w:r>
          <w:r>
            <w:fldChar w:fldCharType="end"/>
          </w:r>
        </w:p>
        <w:p w14:paraId="58683845">
          <w:pPr>
            <w:pStyle w:val="21"/>
            <w:tabs>
              <w:tab w:val="right" w:leader="dot" w:pos="8504"/>
            </w:tabs>
          </w:pPr>
          <w:r>
            <w:fldChar w:fldCharType="begin"/>
          </w:r>
          <w:r>
            <w:instrText xml:space="preserve"> HYPERLINK \l _Toc8241 </w:instrText>
          </w:r>
          <w:r>
            <w:fldChar w:fldCharType="separate"/>
          </w:r>
          <w:r>
            <w:t xml:space="preserve">Tabla </w:t>
          </w:r>
          <w:r>
            <w:rPr>
              <w:rFonts w:hint="default"/>
              <w:lang w:val="es-EC"/>
            </w:rPr>
            <w:t>72</w:t>
          </w:r>
          <w:r>
            <w:t xml:space="preserve">. </w:t>
          </w:r>
          <w:r>
            <w:rPr>
              <w:rFonts w:hint="default"/>
              <w:lang w:val="es-EC"/>
            </w:rPr>
            <w:t xml:space="preserve">Clase ConverterView </w:t>
          </w:r>
          <w:r>
            <w:t>- Cliente web</w:t>
          </w:r>
          <w:r>
            <w:tab/>
          </w:r>
          <w:r>
            <w:fldChar w:fldCharType="begin"/>
          </w:r>
          <w:r>
            <w:instrText xml:space="preserve"> PAGEREF _Toc8241 \h </w:instrText>
          </w:r>
          <w:r>
            <w:fldChar w:fldCharType="separate"/>
          </w:r>
          <w:r>
            <w:t>119</w:t>
          </w:r>
          <w:r>
            <w:fldChar w:fldCharType="end"/>
          </w:r>
          <w:r>
            <w:fldChar w:fldCharType="end"/>
          </w:r>
        </w:p>
        <w:p w14:paraId="4912D803">
          <w:pPr>
            <w:pStyle w:val="21"/>
            <w:tabs>
              <w:tab w:val="right" w:leader="dot" w:pos="8504"/>
            </w:tabs>
          </w:pPr>
          <w:r>
            <w:fldChar w:fldCharType="begin"/>
          </w:r>
          <w:r>
            <w:instrText xml:space="preserve"> HYPERLINK \l _Toc6321 </w:instrText>
          </w:r>
          <w:r>
            <w:fldChar w:fldCharType="separate"/>
          </w:r>
          <w:r>
            <w:t xml:space="preserve">Tabla </w:t>
          </w:r>
          <w:r>
            <w:rPr>
              <w:rFonts w:hint="default"/>
              <w:lang w:val="es-EC"/>
            </w:rPr>
            <w:t>73</w:t>
          </w:r>
          <w:r>
            <w:t xml:space="preserve">. </w:t>
          </w:r>
          <w:r>
            <w:rPr>
              <w:rFonts w:hint="default"/>
              <w:lang w:val="es-EC"/>
            </w:rPr>
            <w:t>Clase ConverterActivity</w:t>
          </w:r>
          <w:r>
            <w:t xml:space="preserve">- Cliente </w:t>
          </w:r>
          <w:r>
            <w:rPr>
              <w:rFonts w:hint="default"/>
              <w:lang w:val="es-EC"/>
            </w:rPr>
            <w:t>móvil</w:t>
          </w:r>
          <w:r>
            <w:tab/>
          </w:r>
          <w:r>
            <w:fldChar w:fldCharType="begin"/>
          </w:r>
          <w:r>
            <w:instrText xml:space="preserve"> PAGEREF _Toc6321 \h </w:instrText>
          </w:r>
          <w:r>
            <w:fldChar w:fldCharType="separate"/>
          </w:r>
          <w:r>
            <w:t>119</w:t>
          </w:r>
          <w:r>
            <w:fldChar w:fldCharType="end"/>
          </w:r>
          <w:r>
            <w:fldChar w:fldCharType="end"/>
          </w:r>
        </w:p>
        <w:p w14:paraId="4491B2D1">
          <w:pPr>
            <w:pStyle w:val="21"/>
            <w:tabs>
              <w:tab w:val="right" w:leader="dot" w:pos="8504"/>
            </w:tabs>
          </w:pPr>
          <w:r>
            <w:fldChar w:fldCharType="begin"/>
          </w:r>
          <w:r>
            <w:instrText xml:space="preserve"> HYPERLINK \l _Toc180 </w:instrText>
          </w:r>
          <w:r>
            <w:fldChar w:fldCharType="separate"/>
          </w:r>
          <w:r>
            <w:t xml:space="preserve">Tabla </w:t>
          </w:r>
          <w:r>
            <w:rPr>
              <w:rFonts w:hint="default"/>
              <w:lang w:val="es-EC"/>
            </w:rPr>
            <w:t>74</w:t>
          </w:r>
          <w:r>
            <w:t xml:space="preserve">. </w:t>
          </w:r>
          <w:r>
            <w:rPr>
              <w:rFonts w:hint="default"/>
              <w:lang w:val="es-EC"/>
            </w:rPr>
            <w:t>Clase CategoryPageAdapter</w:t>
          </w:r>
          <w:r>
            <w:t xml:space="preserve">- Cliente </w:t>
          </w:r>
          <w:r>
            <w:rPr>
              <w:rFonts w:hint="default"/>
              <w:lang w:val="es-EC"/>
            </w:rPr>
            <w:t>móvil</w:t>
          </w:r>
          <w:r>
            <w:tab/>
          </w:r>
          <w:r>
            <w:fldChar w:fldCharType="begin"/>
          </w:r>
          <w:r>
            <w:instrText xml:space="preserve"> PAGEREF _Toc180 \h </w:instrText>
          </w:r>
          <w:r>
            <w:fldChar w:fldCharType="separate"/>
          </w:r>
          <w:r>
            <w:t>119</w:t>
          </w:r>
          <w:r>
            <w:fldChar w:fldCharType="end"/>
          </w:r>
          <w:r>
            <w:fldChar w:fldCharType="end"/>
          </w:r>
        </w:p>
        <w:p w14:paraId="086801FC">
          <w:pPr>
            <w:pStyle w:val="21"/>
            <w:tabs>
              <w:tab w:val="right" w:leader="dot" w:pos="8504"/>
            </w:tabs>
          </w:pPr>
          <w:r>
            <w:fldChar w:fldCharType="begin"/>
          </w:r>
          <w:r>
            <w:instrText xml:space="preserve"> HYPERLINK \l _Toc8212 </w:instrText>
          </w:r>
          <w:r>
            <w:fldChar w:fldCharType="separate"/>
          </w:r>
          <w:r>
            <w:t xml:space="preserve">Tabla </w:t>
          </w:r>
          <w:r>
            <w:rPr>
              <w:rFonts w:hint="default"/>
              <w:lang w:val="es-EC"/>
            </w:rPr>
            <w:t>75</w:t>
          </w:r>
          <w:r>
            <w:t xml:space="preserve">. </w:t>
          </w:r>
          <w:r>
            <w:rPr>
              <w:rFonts w:hint="default"/>
              <w:lang w:val="es-EC"/>
            </w:rPr>
            <w:t>Clase ConverterFragment</w:t>
          </w:r>
          <w:r>
            <w:t xml:space="preserve">- Cliente </w:t>
          </w:r>
          <w:r>
            <w:rPr>
              <w:rFonts w:hint="default"/>
              <w:lang w:val="es-EC"/>
            </w:rPr>
            <w:t>móvil</w:t>
          </w:r>
          <w:r>
            <w:tab/>
          </w:r>
          <w:r>
            <w:fldChar w:fldCharType="begin"/>
          </w:r>
          <w:r>
            <w:instrText xml:space="preserve"> PAGEREF _Toc8212 \h </w:instrText>
          </w:r>
          <w:r>
            <w:fldChar w:fldCharType="separate"/>
          </w:r>
          <w:r>
            <w:t>120</w:t>
          </w:r>
          <w:r>
            <w:fldChar w:fldCharType="end"/>
          </w:r>
          <w:r>
            <w:fldChar w:fldCharType="end"/>
          </w:r>
        </w:p>
        <w:p w14:paraId="104823AE">
          <w:pPr>
            <w:pStyle w:val="19"/>
            <w:tabs>
              <w:tab w:val="right" w:leader="dot" w:pos="8504"/>
            </w:tabs>
          </w:pPr>
          <w:r>
            <w:fldChar w:fldCharType="begin"/>
          </w:r>
          <w:r>
            <w:instrText xml:space="preserve"> HYPERLINK \l _Toc6122 </w:instrText>
          </w:r>
          <w:r>
            <w:fldChar w:fldCharType="separate"/>
          </w:r>
          <w:r>
            <w:t>EJECUCIÓN DEL CLIENTE DE MÓVIL</w:t>
          </w:r>
          <w:r>
            <w:tab/>
          </w:r>
          <w:r>
            <w:fldChar w:fldCharType="begin"/>
          </w:r>
          <w:r>
            <w:instrText xml:space="preserve"> PAGEREF _Toc6122 \h </w:instrText>
          </w:r>
          <w:r>
            <w:fldChar w:fldCharType="separate"/>
          </w:r>
          <w:r>
            <w:t>123</w:t>
          </w:r>
          <w:r>
            <w:fldChar w:fldCharType="end"/>
          </w:r>
          <w:r>
            <w:fldChar w:fldCharType="end"/>
          </w:r>
        </w:p>
        <w:p w14:paraId="25EBB711">
          <w:pPr>
            <w:pStyle w:val="19"/>
            <w:tabs>
              <w:tab w:val="right" w:leader="dot" w:pos="8504"/>
            </w:tabs>
          </w:pPr>
          <w:r>
            <w:fldChar w:fldCharType="begin"/>
          </w:r>
          <w:r>
            <w:instrText xml:space="preserve"> HYPERLINK \l _Toc23035 </w:instrText>
          </w:r>
          <w:r>
            <w:fldChar w:fldCharType="separate"/>
          </w:r>
          <w:r>
            <w:tab/>
          </w:r>
          <w:r>
            <w:fldChar w:fldCharType="begin"/>
          </w:r>
          <w:r>
            <w:instrText xml:space="preserve"> PAGEREF _Toc23035 \h </w:instrText>
          </w:r>
          <w:r>
            <w:fldChar w:fldCharType="separate"/>
          </w:r>
          <w:r>
            <w:t>123</w:t>
          </w:r>
          <w:r>
            <w:fldChar w:fldCharType="end"/>
          </w:r>
          <w:r>
            <w:fldChar w:fldCharType="end"/>
          </w:r>
        </w:p>
        <w:p w14:paraId="62437970">
          <w:pPr>
            <w:pStyle w:val="17"/>
            <w:tabs>
              <w:tab w:val="right" w:leader="dot" w:pos="8504"/>
            </w:tabs>
          </w:pPr>
          <w:r>
            <w:fldChar w:fldCharType="begin"/>
          </w:r>
          <w:r>
            <w:instrText xml:space="preserve"> HYPERLINK \l _Toc21692 </w:instrText>
          </w:r>
          <w:r>
            <w:fldChar w:fldCharType="separate"/>
          </w:r>
          <w:r>
            <w:t xml:space="preserve">Figura </w:t>
          </w:r>
          <w:r>
            <w:rPr>
              <w:rFonts w:hint="default"/>
              <w:lang w:val="es-EC"/>
            </w:rPr>
            <w:t>66</w:t>
          </w:r>
          <w:r>
            <w:t>. Login - Cliente móvil</w:t>
          </w:r>
          <w:r>
            <w:tab/>
          </w:r>
          <w:r>
            <w:fldChar w:fldCharType="begin"/>
          </w:r>
          <w:r>
            <w:instrText xml:space="preserve"> PAGEREF _Toc21692 \h </w:instrText>
          </w:r>
          <w:r>
            <w:fldChar w:fldCharType="separate"/>
          </w:r>
          <w:r>
            <w:t>123</w:t>
          </w:r>
          <w:r>
            <w:fldChar w:fldCharType="end"/>
          </w:r>
          <w:r>
            <w:fldChar w:fldCharType="end"/>
          </w:r>
        </w:p>
        <w:p w14:paraId="7ABDC923">
          <w:pPr>
            <w:pStyle w:val="19"/>
            <w:tabs>
              <w:tab w:val="right" w:leader="dot" w:pos="8504"/>
            </w:tabs>
          </w:pPr>
          <w:r>
            <w:fldChar w:fldCharType="begin"/>
          </w:r>
          <w:r>
            <w:instrText xml:space="preserve"> HYPERLINK \l _Toc10379 </w:instrText>
          </w:r>
          <w:r>
            <w:fldChar w:fldCharType="separate"/>
          </w:r>
          <w:r>
            <w:t>CONCLUSIONES</w:t>
          </w:r>
          <w:r>
            <w:tab/>
          </w:r>
          <w:r>
            <w:fldChar w:fldCharType="begin"/>
          </w:r>
          <w:r>
            <w:instrText xml:space="preserve"> PAGEREF _Toc10379 \h </w:instrText>
          </w:r>
          <w:r>
            <w:fldChar w:fldCharType="separate"/>
          </w:r>
          <w:r>
            <w:t>123</w:t>
          </w:r>
          <w:r>
            <w:fldChar w:fldCharType="end"/>
          </w:r>
          <w:r>
            <w:fldChar w:fldCharType="end"/>
          </w:r>
        </w:p>
        <w:p w14:paraId="359E3F8A">
          <w:pPr>
            <w:pStyle w:val="19"/>
            <w:tabs>
              <w:tab w:val="right" w:leader="dot" w:pos="8504"/>
            </w:tabs>
          </w:pPr>
          <w:r>
            <w:fldChar w:fldCharType="begin"/>
          </w:r>
          <w:r>
            <w:instrText xml:space="preserve"> HYPERLINK \l _Toc3100 </w:instrText>
          </w:r>
          <w:r>
            <w:fldChar w:fldCharType="separate"/>
          </w:r>
          <w:r>
            <w:t>RECOMENDACIONES</w:t>
          </w:r>
          <w:r>
            <w:tab/>
          </w:r>
          <w:r>
            <w:fldChar w:fldCharType="begin"/>
          </w:r>
          <w:r>
            <w:instrText xml:space="preserve"> PAGEREF _Toc3100 \h </w:instrText>
          </w:r>
          <w:r>
            <w:fldChar w:fldCharType="separate"/>
          </w:r>
          <w:r>
            <w:t>124</w:t>
          </w:r>
          <w:r>
            <w:fldChar w:fldCharType="end"/>
          </w:r>
          <w:r>
            <w:fldChar w:fldCharType="end"/>
          </w:r>
        </w:p>
        <w:p w14:paraId="70E9401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end"/>
          </w:r>
        </w:p>
      </w:sdtContent>
    </w:sdt>
    <w:p w14:paraId="3F4C03C0">
      <w:pPr>
        <w:rPr>
          <w:b/>
          <w:bCs/>
          <w:sz w:val="32"/>
          <w:szCs w:val="32"/>
        </w:rPr>
      </w:pPr>
      <w:r>
        <w:br w:type="page"/>
      </w:r>
    </w:p>
    <w:p w14:paraId="6238B77D">
      <w:pPr>
        <w:pStyle w:val="2"/>
      </w:pPr>
      <w:bookmarkStart w:id="1" w:name="_Toc2129"/>
      <w:bookmarkStart w:id="2" w:name="_Toc27550"/>
      <w:r>
        <w:t>ÍNDICE DE TABLAS</w:t>
      </w:r>
      <w:bookmarkEnd w:id="1"/>
      <w:bookmarkEnd w:id="2"/>
    </w:p>
    <w:sdt>
      <w:sdtPr>
        <w:id w:val="-1561225899"/>
        <w:docPartObj>
          <w:docPartGallery w:val="Table of Contents"/>
          <w:docPartUnique/>
        </w:docPartObj>
      </w:sdtPr>
      <w:sdtContent>
        <w:p w14:paraId="34E40EF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TOC \h \u \z \t "Heading 5,1,Heading 6,6,"</w:instrText>
          </w:r>
          <w:r>
            <w:fldChar w:fldCharType="separate"/>
          </w:r>
          <w:r>
            <w:fldChar w:fldCharType="begin"/>
          </w:r>
          <w:r>
            <w:instrText xml:space="preserve"> HYPERLINK \l "_gvse3wqyjbs9" \h </w:instrText>
          </w:r>
          <w:r>
            <w:fldChar w:fldCharType="separate"/>
          </w:r>
          <w:r>
            <w:t>Tabla 1. Clase WSLogin</w:t>
          </w:r>
          <w:r>
            <w:tab/>
          </w:r>
          <w:r>
            <w:t>13</w:t>
          </w:r>
          <w:r>
            <w:fldChar w:fldCharType="end"/>
          </w:r>
        </w:p>
        <w:p w14:paraId="2C1F5B1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"_s2np4cwofduw" \h </w:instrText>
          </w:r>
          <w:r>
            <w:fldChar w:fldCharType="separate"/>
          </w:r>
          <w:r>
            <w:t>Tabla 2. Clase WSLongitud</w:t>
          </w:r>
          <w:r>
            <w:tab/>
          </w:r>
          <w:r>
            <w:t>13</w:t>
          </w:r>
          <w:r>
            <w:fldChar w:fldCharType="end"/>
          </w:r>
        </w:p>
        <w:p w14:paraId="49F786FB">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"_smmjydlnb46y" \h </w:instrText>
          </w:r>
          <w:r>
            <w:fldChar w:fldCharType="separate"/>
          </w:r>
          <w:r>
            <w:t>Tabla 3. Clase WSMasa</w:t>
          </w:r>
          <w:r>
            <w:tab/>
          </w:r>
          <w:r>
            <w:t>14</w:t>
          </w:r>
          <w:r>
            <w:fldChar w:fldCharType="end"/>
          </w:r>
        </w:p>
        <w:p w14:paraId="38023967">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"_9nojaws72i58" \h </w:instrText>
          </w:r>
          <w:r>
            <w:fldChar w:fldCharType="separate"/>
          </w:r>
          <w:r>
            <w:t>Tabla 4. Clase WSTemperatura</w:t>
          </w:r>
          <w:r>
            <w:tab/>
          </w:r>
          <w:r>
            <w:t>14</w:t>
          </w:r>
          <w:r>
            <w:fldChar w:fldCharType="end"/>
          </w:r>
        </w:p>
        <w:p w14:paraId="486105A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5. Clase ConversorLongitud</w:t>
          </w:r>
          <w:r>
            <w:tab/>
          </w:r>
          <w:r>
            <w:t>15</w:t>
          </w:r>
          <w:r>
            <w:fldChar w:fldCharType="end"/>
          </w:r>
        </w:p>
        <w:p w14:paraId="4D238ED8">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6. Clase ConversorMasa</w:t>
          </w:r>
          <w:r>
            <w:tab/>
          </w:r>
          <w:r>
            <w:t>16</w:t>
          </w:r>
          <w:r>
            <w:fldChar w:fldCharType="end"/>
          </w:r>
        </w:p>
        <w:p w14:paraId="682BDBDE">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7. Clase ConversorTemperatura</w:t>
          </w:r>
          <w:r>
            <w:tab/>
          </w:r>
          <w:r>
            <w:t>16</w:t>
          </w:r>
          <w:r>
            <w:fldChar w:fldCharType="end"/>
          </w:r>
        </w:p>
        <w:p w14:paraId="759EC6F6">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"_lex6c03p4xqh" \h </w:instrText>
          </w:r>
          <w:r>
            <w:fldChar w:fldCharType="separate"/>
          </w:r>
          <w:r>
            <w:t>Tabla 8. Clase CatalogoUnidades - Cliente consola</w:t>
          </w:r>
          <w:r>
            <w:tab/>
          </w:r>
          <w:r>
            <w:t>21</w:t>
          </w:r>
          <w:r>
            <w:fldChar w:fldCharType="end"/>
          </w:r>
        </w:p>
        <w:p w14:paraId="6743BA1C">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"_f2f8q4ayaa4o" \h </w:instrText>
          </w:r>
          <w:r>
            <w:fldChar w:fldCharType="separate"/>
          </w:r>
          <w:r>
            <w:t>Tabla 9. Clase InterfazConsola - Cliente consola</w:t>
          </w:r>
          <w:r>
            <w:tab/>
          </w:r>
          <w:r>
            <w:t>22</w:t>
          </w:r>
          <w:r>
            <w:fldChar w:fldCharType="end"/>
          </w:r>
        </w:p>
        <w:p w14:paraId="2C47AFF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"_ougelb6npnd5" \h </w:instrText>
          </w:r>
          <w:r>
            <w:fldChar w:fldCharType="separate"/>
          </w:r>
          <w:r>
            <w:t>Tabla 10. Clase OpcionMenu - Cliente consola</w:t>
          </w:r>
          <w:r>
            <w:tab/>
          </w:r>
          <w:r>
            <w:t>23</w:t>
          </w:r>
          <w:r>
            <w:fldChar w:fldCharType="end"/>
          </w:r>
        </w:p>
        <w:p w14:paraId="55378BB9">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"_i8swqk2w2kf6" \h </w:instrText>
          </w:r>
          <w:r>
            <w:fldChar w:fldCharType="separate"/>
          </w:r>
          <w:r>
            <w:t>Tabla 11. Clase ControladorConversiones - Cliente consola</w:t>
          </w:r>
          <w:r>
            <w:tab/>
          </w:r>
          <w:r>
            <w:t>23</w:t>
          </w:r>
          <w:r>
            <w:fldChar w:fldCharType="end"/>
          </w:r>
        </w:p>
        <w:p w14:paraId="4EF819F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"_xa5u4i4on4ew" \h </w:instrText>
          </w:r>
          <w:r>
            <w:fldChar w:fldCharType="separate"/>
          </w:r>
          <w:r>
            <w:t>Tabla 12. Clase ControladorConversiones - Cliente consola</w:t>
          </w:r>
          <w:r>
            <w:tab/>
          </w:r>
          <w:r>
            <w:t>24</w:t>
          </w:r>
          <w:r>
            <w:fldChar w:fldCharType="end"/>
          </w:r>
        </w:p>
        <w:p w14:paraId="1F09DA5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"_k11a6l4yte45" \h </w:instrText>
          </w:r>
          <w:r>
            <w:fldChar w:fldCharType="separate"/>
          </w:r>
          <w:r>
            <w:t>Tabla 13. Clase ControladorConversiones - Cliente escritorio</w:t>
          </w:r>
          <w:r>
            <w:tab/>
          </w:r>
          <w:r>
            <w:t>28</w:t>
          </w:r>
          <w:r>
            <w:fldChar w:fldCharType="end"/>
          </w:r>
        </w:p>
        <w:p w14:paraId="58096CB4">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"_xt5cfjgd913q" \h </w:instrText>
          </w:r>
          <w:r>
            <w:fldChar w:fldCharType="separate"/>
          </w:r>
          <w:r>
            <w:t>Tabla 14. Clase ConversorServlet - Cliente escritorio</w:t>
          </w:r>
          <w:r>
            <w:tab/>
          </w:r>
          <w:r>
            <w:t>31</w:t>
          </w:r>
          <w:r>
            <w:fldChar w:fldCharType="end"/>
          </w:r>
        </w:p>
        <w:p w14:paraId="7C9C2B5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"_6l3wmb2229nm" \h </w:instrText>
          </w:r>
          <w:r>
            <w:fldChar w:fldCharType="separate"/>
          </w:r>
          <w:r>
            <w:t>Tabla 15. Clase LoginServlet - Cliente escritorio</w:t>
          </w:r>
          <w:r>
            <w:tab/>
          </w:r>
          <w:r>
            <w:t>32</w:t>
          </w:r>
          <w:r>
            <w:fldChar w:fldCharType="end"/>
          </w:r>
        </w:p>
        <w:p w14:paraId="0E370B9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"_chvfcvdp7x8l" \h </w:instrText>
          </w:r>
          <w:r>
            <w:fldChar w:fldCharType="separate"/>
          </w:r>
          <w:r>
            <w:t>Tabla 16. Archivo conversor - Cliente web</w:t>
          </w:r>
          <w:r>
            <w:tab/>
          </w:r>
          <w:r>
            <w:t>33</w:t>
          </w:r>
          <w:r>
            <w:fldChar w:fldCharType="end"/>
          </w:r>
        </w:p>
        <w:p w14:paraId="70C52E45">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"_oqmwoq9fw0u5" \h </w:instrText>
          </w:r>
          <w:r>
            <w:fldChar w:fldCharType="separate"/>
          </w:r>
          <w:r>
            <w:t>Tabla 17.  Archivo index - Cliente web</w:t>
          </w:r>
          <w:r>
            <w:tab/>
          </w:r>
          <w:r>
            <w:t>36</w:t>
          </w:r>
          <w:r>
            <w:fldChar w:fldCharType="end"/>
          </w:r>
        </w:p>
        <w:p w14:paraId="578CFBA9">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"_w7nueka88r45" \h </w:instrText>
          </w:r>
          <w:r>
            <w:fldChar w:fldCharType="separate"/>
          </w:r>
          <w:r>
            <w:t>Tabla 18.  LoginController - Cliente web</w:t>
          </w:r>
          <w:r>
            <w:tab/>
          </w:r>
          <w:r>
            <w:t>41</w:t>
          </w:r>
          <w:r>
            <w:fldChar w:fldCharType="end"/>
          </w:r>
        </w:p>
        <w:p w14:paraId="569F6021">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rPr>
              <w:rFonts w:ascii="Arial" w:hAnsi="Arial" w:eastAsia="Arial" w:cs="Arial"/>
              <w:color w:val="000000"/>
            </w:rPr>
          </w:pPr>
          <w:r>
            <w:fldChar w:fldCharType="begin"/>
          </w:r>
          <w:r>
            <w:instrText xml:space="preserve"> HYPERLINK \l "_fzgqzlnp7la3" \h </w:instrText>
          </w:r>
          <w:r>
            <w:fldChar w:fldCharType="separate"/>
          </w:r>
          <w:r>
            <w:t>Tabla 19.  ConversionController - Cliente web</w:t>
          </w:r>
          <w:r>
            <w:tab/>
          </w:r>
          <w:r>
            <w:t>42</w:t>
          </w:r>
          <w:r>
            <w:fldChar w:fldCharType="end"/>
          </w:r>
          <w:r>
            <w:fldChar w:fldCharType="end"/>
          </w:r>
        </w:p>
      </w:sdtContent>
    </w:sdt>
    <w:p w14:paraId="3B37B4BF">
      <w:pPr>
        <w:rPr>
          <w:b/>
          <w:bCs/>
          <w:sz w:val="32"/>
          <w:szCs w:val="32"/>
        </w:rPr>
      </w:pPr>
    </w:p>
    <w:p w14:paraId="631DC64C">
      <w:pPr>
        <w:rPr>
          <w:b/>
          <w:bCs/>
          <w:sz w:val="32"/>
          <w:szCs w:val="32"/>
        </w:rPr>
      </w:pPr>
    </w:p>
    <w:p w14:paraId="084D3352">
      <w:pPr>
        <w:rPr>
          <w:b/>
          <w:bCs/>
          <w:sz w:val="32"/>
          <w:szCs w:val="32"/>
        </w:rPr>
      </w:pPr>
    </w:p>
    <w:p w14:paraId="14B67EDF">
      <w:pPr>
        <w:rPr>
          <w:b/>
          <w:bCs/>
          <w:sz w:val="32"/>
          <w:szCs w:val="32"/>
        </w:rPr>
      </w:pPr>
    </w:p>
    <w:p w14:paraId="382DFFB0">
      <w:pPr>
        <w:rPr>
          <w:b/>
          <w:bCs/>
          <w:sz w:val="32"/>
          <w:szCs w:val="32"/>
        </w:rPr>
      </w:pPr>
    </w:p>
    <w:p w14:paraId="57B6D223">
      <w:pPr>
        <w:rPr>
          <w:b/>
          <w:bCs/>
          <w:sz w:val="32"/>
          <w:szCs w:val="32"/>
        </w:rPr>
      </w:pPr>
    </w:p>
    <w:p w14:paraId="1BA86255">
      <w:pPr>
        <w:rPr>
          <w:b/>
          <w:bCs/>
          <w:sz w:val="32"/>
          <w:szCs w:val="32"/>
        </w:rPr>
      </w:pPr>
    </w:p>
    <w:p w14:paraId="25D113A6">
      <w:pPr>
        <w:rPr>
          <w:b/>
          <w:bCs/>
          <w:sz w:val="32"/>
          <w:szCs w:val="32"/>
        </w:rPr>
      </w:pPr>
    </w:p>
    <w:p w14:paraId="19C732AB">
      <w:pPr>
        <w:rPr>
          <w:b/>
          <w:bCs/>
          <w:color w:val="10253F" w:themeColor="text2" w:themeShade="80"/>
          <w:sz w:val="40"/>
          <w:szCs w:val="40"/>
        </w:rPr>
      </w:pPr>
      <w:r>
        <w:br w:type="page"/>
      </w:r>
    </w:p>
    <w:p w14:paraId="60EB86B1">
      <w:pPr>
        <w:pStyle w:val="2"/>
      </w:pPr>
      <w:bookmarkStart w:id="3" w:name="_Toc4443"/>
      <w:bookmarkStart w:id="4" w:name="_Toc27425"/>
      <w:r>
        <w:t>PARTE PRÁCTICA</w:t>
      </w:r>
      <w:bookmarkEnd w:id="3"/>
      <w:bookmarkEnd w:id="4"/>
    </w:p>
    <w:p w14:paraId="09EF9833">
      <w:pPr>
        <w:pStyle w:val="3"/>
      </w:pPr>
      <w:bookmarkStart w:id="5" w:name="_Toc29881"/>
      <w:bookmarkStart w:id="6" w:name="_Toc13176"/>
      <w:r>
        <w:t>INTRODUCCIÓN</w:t>
      </w:r>
      <w:bookmarkEnd w:id="5"/>
      <w:bookmarkEnd w:id="6"/>
    </w:p>
    <w:p w14:paraId="65E86F92">
      <w:pPr>
        <w:spacing w:after="160" w:line="259" w:lineRule="auto"/>
        <w:rPr>
          <w:rFonts w:hint="default"/>
          <w:lang w:val="es-EC"/>
        </w:rPr>
      </w:pPr>
      <w:r>
        <w:t xml:space="preserve">Un Web Service </w:t>
      </w:r>
      <w:r>
        <w:rPr>
          <w:rFonts w:hint="default"/>
          <w:lang w:val="es-EC"/>
        </w:rPr>
        <w:t xml:space="preserve">RESTFUL </w:t>
      </w:r>
      <w:r>
        <w:t xml:space="preserve">es una interfaz de comunicación basada en </w:t>
      </w:r>
      <w:r>
        <w:rPr>
          <w:rFonts w:hint="default"/>
          <w:lang w:val="es-EC"/>
        </w:rPr>
        <w:t>un patrón arquitectónico, que permite intercambiar información entre ordenadores y sistemas. REST (Representational State Transfer) es un protocolo de comunicación que se caracteriza por exponer recursos o endpoints mediante URIs (Universal Resource Identificator) para que otros sistemas puedan consumirlos. La comunicación se realiza mediante HTTP.</w:t>
      </w:r>
    </w:p>
    <w:p w14:paraId="5DD9B906">
      <w:pPr>
        <w:spacing w:after="160" w:line="259" w:lineRule="auto"/>
        <w:rPr>
          <w:rFonts w:hint="default"/>
          <w:lang w:val="es-EC"/>
        </w:rPr>
      </w:pPr>
      <w:r>
        <w:rPr>
          <w:rFonts w:hint="default"/>
          <w:lang w:val="es-EC"/>
        </w:rPr>
        <w:t>Por lo general RESTFUL maneja el lenguaje JSON para el envío y recepción de peticiones, aunque con ciertas configuraciones puede manejar también datos en XML. RESTful se destaca también por manejar los códigos de éxito y error de HTTP, permitiendo un mayor control sobre el comportamiento del sistema y la información que reciben los sistemas conectados.</w:t>
      </w:r>
    </w:p>
    <w:p w14:paraId="210D0F9B">
      <w:pPr>
        <w:spacing w:after="160" w:line="259" w:lineRule="auto"/>
      </w:pPr>
      <w:r>
        <w:t>Para el despliegue de estos servicios, se utiliza Payara Server, un servidor de aplicaciones de alto rendimiento derivado de GlassFish. Payara es un contenedor compatible con Jakarta EE que incluye soporte nativo para la especificación JAX-</w:t>
      </w:r>
      <w:r>
        <w:rPr>
          <w:rFonts w:hint="default"/>
          <w:lang w:val="es-EC"/>
        </w:rPr>
        <w:t>R</w:t>
      </w:r>
      <w:r>
        <w:t xml:space="preserve">S (Java API for </w:t>
      </w:r>
      <w:r>
        <w:rPr>
          <w:rFonts w:hint="default"/>
          <w:lang w:val="es-EC"/>
        </w:rPr>
        <w:t xml:space="preserve">RESTFUL </w:t>
      </w:r>
      <w:r>
        <w:t>Web Services). Esto permite gestionar servicios web complejos con herramientas avanzadas de administración, monitoreo y escalabilidad, asegurando una integración fluida en ecosistemas empresariales heterogéneos.</w:t>
      </w:r>
    </w:p>
    <w:p w14:paraId="46D53631">
      <w:pPr>
        <w:spacing w:after="160" w:line="259" w:lineRule="auto"/>
        <w:rPr>
          <w:b/>
          <w:bCs/>
        </w:rPr>
      </w:pPr>
    </w:p>
    <w:p w14:paraId="0D1C5F70">
      <w:pPr>
        <w:pStyle w:val="3"/>
        <w:rPr>
          <w:sz w:val="40"/>
          <w:szCs w:val="40"/>
        </w:rPr>
      </w:pPr>
      <w:bookmarkStart w:id="7" w:name="_n4wiyupmss05" w:colFirst="0" w:colLast="0"/>
      <w:bookmarkEnd w:id="7"/>
      <w:bookmarkStart w:id="8" w:name="_Toc22174"/>
      <w:bookmarkStart w:id="9" w:name="_Toc28927"/>
      <w:r>
        <w:t>OBJETIVOS</w:t>
      </w:r>
      <w:r>
        <w:rPr>
          <w:sz w:val="40"/>
          <w:szCs w:val="40"/>
        </w:rPr>
        <w:br w:type="textWrapping"/>
      </w:r>
      <w:bookmarkEnd w:id="8"/>
      <w:bookmarkEnd w:id="9"/>
    </w:p>
    <w:p w14:paraId="14861306">
      <w:pPr>
        <w:pStyle w:val="4"/>
      </w:pPr>
      <w:bookmarkStart w:id="10" w:name="_ye4u95lrlp3o" w:colFirst="0" w:colLast="0"/>
      <w:bookmarkEnd w:id="10"/>
      <w:bookmarkStart w:id="11" w:name="_Toc13986"/>
      <w:bookmarkStart w:id="12" w:name="_Toc29491"/>
      <w:r>
        <w:t>OBJETIVO GENERAL</w:t>
      </w:r>
      <w:bookmarkEnd w:id="11"/>
      <w:bookmarkEnd w:id="12"/>
    </w:p>
    <w:p w14:paraId="76947DA8">
      <w:pPr>
        <w:spacing w:after="200"/>
        <w:rPr>
          <w:rFonts w:hint="default"/>
          <w:lang w:val="es-EC"/>
        </w:rPr>
      </w:pPr>
      <w:r>
        <w:t xml:space="preserve">Desarrollar un manual de </w:t>
      </w:r>
      <w:r>
        <w:rPr>
          <w:rFonts w:hint="default"/>
          <w:lang w:val="es-EC"/>
        </w:rPr>
        <w:t xml:space="preserve">desarrollo </w:t>
      </w:r>
      <w:r>
        <w:t>que explique</w:t>
      </w:r>
      <w:r>
        <w:rPr>
          <w:rFonts w:hint="default"/>
          <w:lang w:val="es-EC"/>
        </w:rPr>
        <w:t xml:space="preserve"> paso a paso la creación de un sistema de conversión de unidades (longitud, masa y temperatura), conformado por un conjunto de clientes, de consola, de escritorio, de aplicación web y de aplicación móvil, que se comunican mediante RESTful a un servidor alojado en Payara Server.</w:t>
      </w:r>
    </w:p>
    <w:p w14:paraId="39A583E0">
      <w:pPr>
        <w:pStyle w:val="4"/>
      </w:pPr>
      <w:bookmarkStart w:id="13" w:name="_zwebupxksi1" w:colFirst="0" w:colLast="0"/>
      <w:bookmarkEnd w:id="13"/>
      <w:bookmarkStart w:id="14" w:name="_Toc18540"/>
      <w:bookmarkStart w:id="15" w:name="_Toc237"/>
      <w:r>
        <w:t>OBJETIVOS ESPECÍFICOS</w:t>
      </w:r>
      <w:bookmarkEnd w:id="14"/>
      <w:bookmarkEnd w:id="15"/>
      <w:r>
        <w:t xml:space="preserve"> </w:t>
      </w:r>
    </w:p>
    <w:p w14:paraId="1DC10D4E">
      <w:pPr>
        <w:numPr>
          <w:ilvl w:val="0"/>
          <w:numId w:val="1"/>
        </w:numPr>
        <w:spacing w:before="0" w:after="0" w:line="240" w:lineRule="auto"/>
        <w:rPr>
          <w:b/>
          <w:bCs/>
        </w:rPr>
      </w:pPr>
      <w:r>
        <w:t xml:space="preserve">Describir detalladamente el diseño e implementación del servicio </w:t>
      </w:r>
      <w:r>
        <w:rPr>
          <w:rFonts w:hint="default"/>
          <w:lang w:val="es-EC"/>
        </w:rPr>
        <w:t xml:space="preserve">RESTful </w:t>
      </w:r>
      <w:r>
        <w:t xml:space="preserve">utilizando la especificación </w:t>
      </w:r>
      <w:r>
        <w:rPr>
          <w:rFonts w:hint="default"/>
          <w:lang w:val="es-EC"/>
        </w:rPr>
        <w:t>OpenAPI</w:t>
      </w:r>
      <w:r>
        <w:t xml:space="preserve"> </w:t>
      </w:r>
      <w:r>
        <w:rPr>
          <w:rFonts w:hint="default"/>
          <w:lang w:val="es-EC"/>
        </w:rPr>
        <w:t xml:space="preserve">de Eclipse Microprofile </w:t>
      </w:r>
      <w:r>
        <w:t xml:space="preserve">integrada en un servidor Payara, incluyendo la generación </w:t>
      </w:r>
      <w:r>
        <w:rPr>
          <w:rFonts w:hint="default"/>
          <w:lang w:val="es-EC"/>
        </w:rPr>
        <w:t>de la especificación de la API mediante anotaciones</w:t>
      </w:r>
      <w:r>
        <w:t>.</w:t>
      </w:r>
    </w:p>
    <w:p w14:paraId="04209CB0">
      <w:pPr>
        <w:numPr>
          <w:ilvl w:val="0"/>
          <w:numId w:val="1"/>
        </w:numPr>
        <w:spacing w:before="0" w:after="0" w:line="240" w:lineRule="auto"/>
        <w:rPr>
          <w:b/>
          <w:bCs/>
        </w:rPr>
      </w:pPr>
      <w:r>
        <w:t>Proporcionar guías para el desarrollo de aplicaciones cliente en múltiples plataformas (escritorio, consola, web y móvil), detallando el proceso de consumo del servicio y comunicación con el servidor.</w:t>
      </w:r>
    </w:p>
    <w:p w14:paraId="49516085">
      <w:pPr>
        <w:pStyle w:val="3"/>
        <w:rPr>
          <w:rFonts w:hint="default"/>
          <w:lang w:val="es-EC"/>
        </w:rPr>
      </w:pPr>
      <w:bookmarkStart w:id="16" w:name="_Toc29890"/>
      <w:bookmarkStart w:id="17" w:name="_Toc3251"/>
      <w:r>
        <w:rPr>
          <w:rFonts w:hint="default"/>
          <w:lang w:val="es-EC"/>
        </w:rPr>
        <w:t>HERRAMIENTAS DE DESARROLLO</w:t>
      </w:r>
      <w:bookmarkEnd w:id="16"/>
      <w:bookmarkEnd w:id="17"/>
    </w:p>
    <w:p w14:paraId="008A495E">
      <w:pPr>
        <w:rPr>
          <w:rFonts w:hint="default"/>
          <w:lang w:val="es-EC"/>
        </w:rPr>
      </w:pPr>
      <w:r>
        <w:t xml:space="preserve">Para dar inicio al desarrollo de la práctica, primero se deben instalar y configurar las herramientas esenciales. </w:t>
      </w:r>
      <w:r>
        <w:rPr>
          <w:rFonts w:hint="default"/>
          <w:lang w:val="es-EC"/>
        </w:rPr>
        <w:t>Este proyecto fue desarrollado en el sistema operativo Windows 11, y se usaron las siguientes herramientas de software.</w:t>
      </w:r>
    </w:p>
    <w:p w14:paraId="542D542B">
      <w:pPr>
        <w:pStyle w:val="4"/>
        <w:rPr>
          <w:rFonts w:hint="default"/>
          <w:lang w:val="es-EC"/>
        </w:rPr>
      </w:pPr>
      <w:bookmarkStart w:id="18" w:name="_Toc9491"/>
      <w:bookmarkStart w:id="19" w:name="_Toc13490"/>
      <w:r>
        <w:rPr>
          <w:rFonts w:hint="default"/>
          <w:lang w:val="es-EC"/>
        </w:rPr>
        <w:t>KIT DE DESARROLLO DE JAVA (JDK) 25</w:t>
      </w:r>
      <w:bookmarkEnd w:id="18"/>
      <w:bookmarkEnd w:id="19"/>
    </w:p>
    <w:p w14:paraId="2C1E687C">
      <w:pPr>
        <w:jc w:val="left"/>
        <w:outlineLvl w:val="9"/>
        <w:rPr>
          <w:rFonts w:hint="default"/>
          <w:lang w:val="es-EC"/>
        </w:rPr>
      </w:pPr>
      <w:r>
        <w:rPr>
          <w:rFonts w:hint="default"/>
          <w:lang w:val="es-EC"/>
        </w:rPr>
        <w:t>Antes de instalar cualquier otra herramienta, al desarrollar proyectos en Java, es necesario contar con el Kit de desarrollo o JDK, que es un paquete de software que contiene todas las utilidades y programas necesarios para compilar y ejecutar código de Java.</w:t>
      </w:r>
    </w:p>
    <w:p w14:paraId="2199801B">
      <w:pPr>
        <w:jc w:val="left"/>
        <w:outlineLvl w:val="9"/>
        <w:rPr>
          <w:rFonts w:hint="default"/>
          <w:lang w:val="es-EC"/>
        </w:rPr>
      </w:pPr>
      <w:r>
        <w:rPr>
          <w:rFonts w:hint="default"/>
          <w:lang w:val="es-EC"/>
        </w:rPr>
        <w:t xml:space="preserve">La versión más reciente al momento, es la versión 25 que se puede descargar desde el enlace: </w:t>
      </w:r>
      <w:r>
        <w:rPr>
          <w:rFonts w:hint="default"/>
          <w:lang w:val="es-EC"/>
        </w:rPr>
        <w:fldChar w:fldCharType="begin"/>
      </w:r>
      <w:r>
        <w:rPr>
          <w:rFonts w:hint="default"/>
          <w:lang w:val="es-EC"/>
        </w:rPr>
        <w:instrText xml:space="preserve"> HYPERLINK "https://www.oracle.com/java/technologies/javase/jdk25-archive-downloads.html" </w:instrText>
      </w:r>
      <w:r>
        <w:rPr>
          <w:rFonts w:hint="default"/>
          <w:lang w:val="es-EC"/>
        </w:rPr>
        <w:fldChar w:fldCharType="separate"/>
      </w:r>
      <w:r>
        <w:rPr>
          <w:rStyle w:val="12"/>
          <w:rFonts w:hint="default"/>
          <w:lang w:val="es-EC"/>
        </w:rPr>
        <w:t>https://www.oracle.com/java/technologies/javase/jdk25-archive-downloads.html</w:t>
      </w:r>
      <w:r>
        <w:rPr>
          <w:rFonts w:hint="default"/>
          <w:lang w:val="es-EC"/>
        </w:rPr>
        <w:fldChar w:fldCharType="end"/>
      </w:r>
      <w:r>
        <w:rPr>
          <w:rFonts w:hint="default"/>
          <w:lang w:val="es-EC"/>
        </w:rPr>
        <w:t>. Se recomienda usar la versión más reciente para tener acceso a las últimas versiones de herramientas y librerías.</w:t>
      </w:r>
    </w:p>
    <w:p w14:paraId="6EB0F88E">
      <w:pPr>
        <w:jc w:val="left"/>
        <w:outlineLvl w:val="9"/>
        <w:rPr>
          <w:rFonts w:hint="default"/>
          <w:lang w:val="es-EC"/>
        </w:rPr>
      </w:pPr>
      <w:r>
        <w:rPr>
          <w:rFonts w:hint="default"/>
          <w:lang w:val="es-EC"/>
        </w:rPr>
        <w:t xml:space="preserve">Para Windows, la instalación se realiza mediante un instalador (.exe), y tras terminar la instalación, se verifica que el JDK se instaló correctamente, abriendo una terminal y ejecutando el siguiente comando: </w:t>
      </w:r>
    </w:p>
    <w:tbl>
      <w:tblPr>
        <w:tblStyle w:val="2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423B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A2E0FE0">
            <w:pPr>
              <w:spacing w:after="0" w:line="240" w:lineRule="auto"/>
              <w:jc w:val="center"/>
              <w:rPr>
                <w:rFonts w:ascii="Courier New" w:hAnsi="Courier New" w:eastAsia="Courier New" w:cs="Courier New"/>
              </w:rPr>
            </w:pPr>
            <w:r>
              <w:rPr>
                <w:rFonts w:ascii="Courier New" w:hAnsi="Courier New" w:eastAsia="Courier New" w:cs="Courier New"/>
                <w:color w:val="000000"/>
              </w:rPr>
              <w:t>Java --version</w:t>
            </w:r>
          </w:p>
        </w:tc>
      </w:tr>
    </w:tbl>
    <w:p w14:paraId="0A8769E7">
      <w:pPr>
        <w:keepNext/>
        <w:spacing w:after="0"/>
        <w:jc w:val="center"/>
      </w:pPr>
      <w:r>
        <w:drawing>
          <wp:inline distT="0" distB="0" distL="114300" distR="114300">
            <wp:extent cx="4914900" cy="615950"/>
            <wp:effectExtent l="0" t="0" r="0" b="635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
                    <pic:cNvPicPr>
                      <a:picLocks noChangeAspect="1"/>
                    </pic:cNvPicPr>
                  </pic:nvPicPr>
                  <pic:blipFill>
                    <a:blip r:embed="rId14"/>
                    <a:stretch>
                      <a:fillRect/>
                    </a:stretch>
                  </pic:blipFill>
                  <pic:spPr>
                    <a:xfrm>
                      <a:off x="0" y="0"/>
                      <a:ext cx="4914900" cy="615950"/>
                    </a:xfrm>
                    <a:prstGeom prst="rect">
                      <a:avLst/>
                    </a:prstGeom>
                    <a:noFill/>
                    <a:ln>
                      <a:noFill/>
                    </a:ln>
                  </pic:spPr>
                </pic:pic>
              </a:graphicData>
            </a:graphic>
          </wp:inline>
        </w:drawing>
      </w:r>
    </w:p>
    <w:p w14:paraId="07F6853C">
      <w:pPr>
        <w:pStyle w:val="5"/>
      </w:pPr>
      <w:bookmarkStart w:id="20" w:name="_Toc9427"/>
      <w:bookmarkStart w:id="21" w:name="_Toc23599"/>
      <w:r>
        <w:t xml:space="preserve">Figura 3. Versión de Java JDK </w:t>
      </w:r>
      <w:r>
        <w:rPr>
          <w:rFonts w:hint="default"/>
          <w:lang w:val="es-EC"/>
        </w:rPr>
        <w:t>25</w:t>
      </w:r>
      <w:r>
        <w:t xml:space="preserve"> en el símbolo del sistema</w:t>
      </w:r>
      <w:bookmarkEnd w:id="20"/>
      <w:bookmarkEnd w:id="21"/>
    </w:p>
    <w:p w14:paraId="661BDEB9">
      <w:pPr>
        <w:pStyle w:val="4"/>
        <w:rPr>
          <w:rFonts w:hint="default"/>
          <w:lang w:val="es-EC"/>
        </w:rPr>
      </w:pPr>
      <w:bookmarkStart w:id="22" w:name="_Toc8553"/>
      <w:bookmarkStart w:id="23" w:name="_Toc17143"/>
      <w:r>
        <w:rPr>
          <w:rFonts w:hint="default"/>
          <w:lang w:val="es-EC"/>
        </w:rPr>
        <w:t>ENTORNO DE DESARROLLO INTEGRADO(IDE) - NETBEANS 31</w:t>
      </w:r>
      <w:bookmarkEnd w:id="22"/>
      <w:bookmarkEnd w:id="23"/>
    </w:p>
    <w:p w14:paraId="0ADFD900">
      <w:pPr>
        <w:rPr>
          <w:rFonts w:hint="default"/>
          <w:lang w:val="es-EC"/>
        </w:rPr>
      </w:pPr>
      <w:r>
        <w:rPr>
          <w:rFonts w:hint="default"/>
          <w:lang w:val="es-EC"/>
        </w:rPr>
        <w:t xml:space="preserve">Un entorno de desarrollo integrado (IDE), es una herramienta de software que permite desarrollar programas y aplicaciones de software. Cuenta con funciones para programar, depurar y desplegar aplicaciones, junto con funciones adicionales que varían dependiendo del IDE. </w:t>
      </w:r>
    </w:p>
    <w:p w14:paraId="4FFC7A4D">
      <w:pPr>
        <w:rPr>
          <w:rFonts w:hint="default"/>
          <w:lang w:val="es-EC"/>
        </w:rPr>
      </w:pPr>
      <w:r>
        <w:rPr>
          <w:rFonts w:hint="default"/>
          <w:lang w:val="es-EC"/>
        </w:rPr>
        <w:t>Apache NetBeans es un IDE comúnmente usado para desarrollar aplicaciones en Java, debido a las herramientas que tiene para trabajar con este entorno en particular, como la opción de usar extensiones y plugins que permiten cargar librerías y dependencias en el IDE en lugar de tener que instalarlas manualmente en el ordenador.</w:t>
      </w:r>
    </w:p>
    <w:p w14:paraId="1761F8C2">
      <w:pPr>
        <w:rPr>
          <w:rFonts w:hint="default"/>
          <w:lang w:val="es-EC"/>
        </w:rPr>
      </w:pPr>
      <w:r>
        <w:t xml:space="preserve">Para la instalación de la herramienta se accede a la página oficial de descarga de Apache </w:t>
      </w:r>
      <w:r>
        <w:fldChar w:fldCharType="begin"/>
      </w:r>
      <w:r>
        <w:instrText xml:space="preserve"> HYPERLINK "https://netbeans.apache.org/front/main/download/" \h </w:instrText>
      </w:r>
      <w:r>
        <w:fldChar w:fldCharType="separate"/>
      </w:r>
      <w:r>
        <w:rPr>
          <w:color w:val="0000FF"/>
          <w:u w:val="single"/>
        </w:rPr>
        <w:t>https://netbeans.apache.org/front/main/download/</w:t>
      </w:r>
      <w:r>
        <w:rPr>
          <w:color w:val="0000FF"/>
          <w:u w:val="single"/>
        </w:rPr>
        <w:fldChar w:fldCharType="end"/>
      </w:r>
      <w:r>
        <w:t xml:space="preserve"> </w:t>
      </w:r>
      <w:r>
        <w:rPr>
          <w:rFonts w:hint="default"/>
          <w:lang w:val="es-EC"/>
        </w:rPr>
        <w:t>,la versión más reciente al momento es “Apache NetBeans 31”.</w:t>
      </w:r>
    </w:p>
    <w:p w14:paraId="2CC8D475">
      <w:pPr>
        <w:jc w:val="center"/>
      </w:pPr>
      <w:r>
        <w:drawing>
          <wp:inline distT="0" distB="0" distL="114300" distR="114300">
            <wp:extent cx="4096385" cy="1926590"/>
            <wp:effectExtent l="0" t="0" r="5715" b="3810"/>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
                    <pic:cNvPicPr>
                      <a:picLocks noChangeAspect="1"/>
                    </pic:cNvPicPr>
                  </pic:nvPicPr>
                  <pic:blipFill>
                    <a:blip r:embed="rId15"/>
                    <a:stretch>
                      <a:fillRect/>
                    </a:stretch>
                  </pic:blipFill>
                  <pic:spPr>
                    <a:xfrm>
                      <a:off x="0" y="0"/>
                      <a:ext cx="4096385" cy="1926590"/>
                    </a:xfrm>
                    <a:prstGeom prst="rect">
                      <a:avLst/>
                    </a:prstGeom>
                    <a:noFill/>
                    <a:ln>
                      <a:noFill/>
                    </a:ln>
                  </pic:spPr>
                </pic:pic>
              </a:graphicData>
            </a:graphic>
          </wp:inline>
        </w:drawing>
      </w:r>
    </w:p>
    <w:p w14:paraId="68C17BB8">
      <w:pPr>
        <w:jc w:val="center"/>
      </w:pPr>
      <w:r>
        <w:t>Figura 4. Página oficial de descarga de Apache NetBeans</w:t>
      </w:r>
    </w:p>
    <w:p w14:paraId="63CD7059">
      <w:pPr>
        <w:keepNext/>
        <w:jc w:val="left"/>
        <w:rPr>
          <w:rFonts w:hint="default"/>
          <w:lang w:val="es-EC"/>
        </w:rPr>
      </w:pPr>
      <w:r>
        <w:rPr>
          <w:rFonts w:hint="default"/>
          <w:lang w:val="es-EC"/>
        </w:rPr>
        <w:t>Al igual que con el JDK se emplea un instalador (.exe). Al terminar la instalación, se puede buscar el programa en la barra de windows y abrirlo para verificar que la instalación se realizó correctamente.</w:t>
      </w:r>
    </w:p>
    <w:p w14:paraId="5B5BEDA9">
      <w:pPr>
        <w:keepNext/>
        <w:spacing w:after="0"/>
        <w:jc w:val="center"/>
      </w:pPr>
      <w:r>
        <w:drawing>
          <wp:inline distT="0" distB="0" distL="114300" distR="114300">
            <wp:extent cx="4010025" cy="2506345"/>
            <wp:effectExtent l="0" t="0" r="3175" b="8255"/>
            <wp:docPr id="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
                    <pic:cNvPicPr>
                      <a:picLocks noChangeAspect="1"/>
                    </pic:cNvPicPr>
                  </pic:nvPicPr>
                  <pic:blipFill>
                    <a:blip r:embed="rId16"/>
                    <a:stretch>
                      <a:fillRect/>
                    </a:stretch>
                  </pic:blipFill>
                  <pic:spPr>
                    <a:xfrm>
                      <a:off x="0" y="0"/>
                      <a:ext cx="4010025" cy="2506345"/>
                    </a:xfrm>
                    <a:prstGeom prst="rect">
                      <a:avLst/>
                    </a:prstGeom>
                    <a:noFill/>
                    <a:ln>
                      <a:noFill/>
                    </a:ln>
                  </pic:spPr>
                </pic:pic>
              </a:graphicData>
            </a:graphic>
          </wp:inline>
        </w:drawing>
      </w:r>
    </w:p>
    <w:p w14:paraId="70B94961">
      <w:pPr>
        <w:pStyle w:val="5"/>
        <w:rPr>
          <w:rFonts w:hint="default"/>
          <w:lang w:val="es-EC"/>
        </w:rPr>
      </w:pPr>
      <w:bookmarkStart w:id="24" w:name="_Toc28240"/>
      <w:bookmarkStart w:id="25" w:name="_Toc980"/>
      <w:r>
        <w:t xml:space="preserve">Figura 7. Aplicación Apache NetBeans </w:t>
      </w:r>
      <w:r>
        <w:rPr>
          <w:rFonts w:hint="default"/>
          <w:lang w:val="es-EC"/>
        </w:rPr>
        <w:t>31</w:t>
      </w:r>
      <w:bookmarkEnd w:id="24"/>
      <w:bookmarkEnd w:id="25"/>
    </w:p>
    <w:p w14:paraId="0F40F80A">
      <w:pPr>
        <w:pStyle w:val="4"/>
      </w:pPr>
      <w:bookmarkStart w:id="26" w:name="_Toc23826"/>
      <w:bookmarkStart w:id="27" w:name="_Toc31439"/>
      <w:r>
        <w:t>I</w:t>
      </w:r>
      <w:r>
        <w:rPr>
          <w:rFonts w:hint="default"/>
          <w:lang w:val="es-EC"/>
        </w:rPr>
        <w:t>DE PARA APLICACIONES MÓVILES - ANDROID STUDIO</w:t>
      </w:r>
      <w:bookmarkEnd w:id="26"/>
      <w:bookmarkEnd w:id="27"/>
      <w:r>
        <w:tab/>
      </w:r>
    </w:p>
    <w:p w14:paraId="3A68F486">
      <w:pPr>
        <w:rPr>
          <w:rFonts w:hint="default"/>
          <w:lang w:val="es-EC"/>
        </w:rPr>
      </w:pPr>
      <w:r>
        <w:rPr>
          <w:rFonts w:hint="default"/>
          <w:lang w:val="es-EC"/>
        </w:rPr>
        <w:t>Además de NetBeans, se necesita del IDE Android Studio para desarrollar el cliente móvil. Este IDE es la opción oficial para desarrollar todo tipo de aplicaciones móviles para Android, ya que cuenta con herramientas de simulación y conexión a dispositivos móviles para probar las aplicaciones.</w:t>
      </w:r>
    </w:p>
    <w:p w14:paraId="4A785D64">
      <w:r>
        <w:rPr>
          <w:rFonts w:hint="default"/>
          <w:lang w:val="es-EC"/>
        </w:rPr>
        <w:t>P</w:t>
      </w:r>
      <w:r>
        <w:t xml:space="preserve">ara la instalación de la herramienta se accede a la página oficial de descarga de Android Studio </w:t>
      </w:r>
      <w:r>
        <w:fldChar w:fldCharType="begin"/>
      </w:r>
      <w:r>
        <w:instrText xml:space="preserve"> HYPERLINK "https://developer.android.com/studio" \h </w:instrText>
      </w:r>
      <w:r>
        <w:fldChar w:fldCharType="separate"/>
      </w:r>
      <w:r>
        <w:rPr>
          <w:color w:val="0000FF"/>
          <w:u w:val="single"/>
        </w:rPr>
        <w:t>https://developer.android.com/studio</w:t>
      </w:r>
      <w:r>
        <w:rPr>
          <w:color w:val="0000FF"/>
          <w:u w:val="single"/>
        </w:rPr>
        <w:fldChar w:fldCharType="end"/>
      </w:r>
      <w:r>
        <w:t xml:space="preserve"> se selecciona la opción de descarga, se aceptan términos y condiciones e iniciará la descarga.</w:t>
      </w:r>
    </w:p>
    <w:p w14:paraId="06A3A34B">
      <w:pPr>
        <w:keepNext/>
        <w:jc w:val="center"/>
      </w:pPr>
      <w:r>
        <w:drawing>
          <wp:inline distT="0" distB="0" distL="114300" distR="114300">
            <wp:extent cx="5062855" cy="2078355"/>
            <wp:effectExtent l="0" t="0" r="4445" b="4445"/>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
                    <pic:cNvPicPr>
                      <a:picLocks noChangeAspect="1"/>
                    </pic:cNvPicPr>
                  </pic:nvPicPr>
                  <pic:blipFill>
                    <a:blip r:embed="rId17"/>
                    <a:stretch>
                      <a:fillRect/>
                    </a:stretch>
                  </pic:blipFill>
                  <pic:spPr>
                    <a:xfrm>
                      <a:off x="0" y="0"/>
                      <a:ext cx="5062855" cy="2078355"/>
                    </a:xfrm>
                    <a:prstGeom prst="rect">
                      <a:avLst/>
                    </a:prstGeom>
                    <a:noFill/>
                    <a:ln>
                      <a:noFill/>
                    </a:ln>
                  </pic:spPr>
                </pic:pic>
              </a:graphicData>
            </a:graphic>
          </wp:inline>
        </w:drawing>
      </w:r>
    </w:p>
    <w:p w14:paraId="4EBC1F2E">
      <w:pPr>
        <w:pStyle w:val="5"/>
      </w:pPr>
      <w:bookmarkStart w:id="28" w:name="_Toc30745"/>
      <w:bookmarkStart w:id="29" w:name="_Toc23959"/>
      <w:r>
        <w:t>Figura 8. Página oficial de descarga de Android Studio</w:t>
      </w:r>
      <w:bookmarkEnd w:id="28"/>
      <w:bookmarkEnd w:id="29"/>
    </w:p>
    <w:p w14:paraId="220504A0">
      <w:r>
        <w:t>Al finalizar la descarga se obtendrá el instalador ejecutable.</w:t>
      </w:r>
    </w:p>
    <w:p w14:paraId="358F2A98">
      <w:pPr>
        <w:keepNext/>
        <w:spacing w:after="0"/>
        <w:jc w:val="center"/>
      </w:pPr>
      <w:r>
        <w:drawing>
          <wp:inline distT="0" distB="0" distL="114300" distR="114300">
            <wp:extent cx="896620" cy="1209040"/>
            <wp:effectExtent l="0" t="0" r="5080" b="10160"/>
            <wp:docPr id="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
                    <pic:cNvPicPr>
                      <a:picLocks noChangeAspect="1"/>
                    </pic:cNvPicPr>
                  </pic:nvPicPr>
                  <pic:blipFill>
                    <a:blip r:embed="rId18"/>
                    <a:stretch>
                      <a:fillRect/>
                    </a:stretch>
                  </pic:blipFill>
                  <pic:spPr>
                    <a:xfrm>
                      <a:off x="0" y="0"/>
                      <a:ext cx="896620" cy="1209040"/>
                    </a:xfrm>
                    <a:prstGeom prst="rect">
                      <a:avLst/>
                    </a:prstGeom>
                    <a:noFill/>
                    <a:ln>
                      <a:noFill/>
                    </a:ln>
                  </pic:spPr>
                </pic:pic>
              </a:graphicData>
            </a:graphic>
          </wp:inline>
        </w:drawing>
      </w:r>
    </w:p>
    <w:p w14:paraId="5061D319">
      <w:pPr>
        <w:pStyle w:val="5"/>
      </w:pPr>
      <w:bookmarkStart w:id="30" w:name="_Toc31243"/>
      <w:bookmarkStart w:id="31" w:name="_Toc16580"/>
      <w:r>
        <w:t>Figura 9. Ejecutable Android Studio</w:t>
      </w:r>
      <w:bookmarkEnd w:id="30"/>
      <w:bookmarkEnd w:id="31"/>
    </w:p>
    <w:p w14:paraId="53EC43AB">
      <w:r>
        <w:t>Al ejecutar el instalador se mostrará la siguiente pantalla:</w:t>
      </w:r>
    </w:p>
    <w:p w14:paraId="29ECCBF1">
      <w:pPr>
        <w:keepNext/>
        <w:spacing w:after="0"/>
        <w:jc w:val="center"/>
      </w:pPr>
      <w:r>
        <w:drawing>
          <wp:inline distT="0" distB="0" distL="0" distR="0">
            <wp:extent cx="2599055" cy="2135505"/>
            <wp:effectExtent l="38100" t="38100" r="38100" b="38100"/>
            <wp:docPr id="49" name="image43.png"/>
            <wp:cNvGraphicFramePr/>
            <a:graphic xmlns:a="http://schemas.openxmlformats.org/drawingml/2006/main">
              <a:graphicData uri="http://schemas.openxmlformats.org/drawingml/2006/picture">
                <pic:pic xmlns:pic="http://schemas.openxmlformats.org/drawingml/2006/picture">
                  <pic:nvPicPr>
                    <pic:cNvPr id="49" name="image43.png"/>
                    <pic:cNvPicPr preferRelativeResize="0"/>
                  </pic:nvPicPr>
                  <pic:blipFill>
                    <a:blip r:embed="rId19"/>
                    <a:srcRect/>
                    <a:stretch>
                      <a:fillRect/>
                    </a:stretch>
                  </pic:blipFill>
                  <pic:spPr>
                    <a:xfrm>
                      <a:off x="0" y="0"/>
                      <a:ext cx="2599180" cy="2135522"/>
                    </a:xfrm>
                    <a:prstGeom prst="rect">
                      <a:avLst/>
                    </a:prstGeom>
                    <a:ln w="38100">
                      <a:solidFill>
                        <a:srgbClr val="000000"/>
                      </a:solidFill>
                      <a:prstDash val="solid"/>
                    </a:ln>
                  </pic:spPr>
                </pic:pic>
              </a:graphicData>
            </a:graphic>
          </wp:inline>
        </w:drawing>
      </w:r>
    </w:p>
    <w:p w14:paraId="7C58A7B3">
      <w:pPr>
        <w:pStyle w:val="5"/>
      </w:pPr>
      <w:bookmarkStart w:id="32" w:name="_Toc8270"/>
      <w:bookmarkStart w:id="33" w:name="_Toc3231"/>
      <w:r>
        <w:t>Figura 10. Pantalla inicial de instalación de Android Studio</w:t>
      </w:r>
      <w:bookmarkEnd w:id="32"/>
      <w:bookmarkEnd w:id="33"/>
    </w:p>
    <w:p w14:paraId="70268558">
      <w:r>
        <w:t>Durante la instalación se selecciona los componentes a instalar, ubicación y carpeta de inicio. Al finalizar la instalación se iniciará la configuración en donde se selecciona el Setup Standard se aceptan términos y condiciones y se inicia la descarga de componentes.</w:t>
      </w:r>
    </w:p>
    <w:p w14:paraId="10D682F9">
      <w:pPr>
        <w:keepNext/>
        <w:spacing w:after="0"/>
        <w:jc w:val="center"/>
      </w:pPr>
      <w:r>
        <w:drawing>
          <wp:inline distT="0" distB="0" distL="0" distR="0">
            <wp:extent cx="2801620" cy="2287905"/>
            <wp:effectExtent l="38100" t="38100" r="38100" b="38100"/>
            <wp:docPr id="50" name="image45.png" descr="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0" name="image45.png" descr="Captura de pantalla de un celular&#10;&#10;El contenido generado por IA puede ser incorrecto."/>
                    <pic:cNvPicPr preferRelativeResize="0"/>
                  </pic:nvPicPr>
                  <pic:blipFill>
                    <a:blip r:embed="rId20"/>
                    <a:srcRect/>
                    <a:stretch>
                      <a:fillRect/>
                    </a:stretch>
                  </pic:blipFill>
                  <pic:spPr>
                    <a:xfrm>
                      <a:off x="0" y="0"/>
                      <a:ext cx="2802145" cy="2288441"/>
                    </a:xfrm>
                    <a:prstGeom prst="rect">
                      <a:avLst/>
                    </a:prstGeom>
                    <a:ln w="38100">
                      <a:solidFill>
                        <a:srgbClr val="000000"/>
                      </a:solidFill>
                      <a:prstDash val="solid"/>
                    </a:ln>
                  </pic:spPr>
                </pic:pic>
              </a:graphicData>
            </a:graphic>
          </wp:inline>
        </w:drawing>
      </w:r>
    </w:p>
    <w:p w14:paraId="106B43A1">
      <w:pPr>
        <w:pStyle w:val="5"/>
      </w:pPr>
      <w:bookmarkStart w:id="34" w:name="_Toc31145"/>
      <w:bookmarkStart w:id="35" w:name="_Toc16669"/>
      <w:r>
        <w:t>Figura 11. Aplicación Android Studio</w:t>
      </w:r>
      <w:bookmarkEnd w:id="34"/>
      <w:bookmarkEnd w:id="35"/>
    </w:p>
    <w:p w14:paraId="4431D58D"/>
    <w:p w14:paraId="2AA091CC">
      <w:pPr>
        <w:pStyle w:val="2"/>
      </w:pPr>
    </w:p>
    <w:p w14:paraId="30A68E36">
      <w:pPr>
        <w:pStyle w:val="3"/>
      </w:pPr>
      <w:bookmarkStart w:id="36" w:name="_Toc22493"/>
      <w:bookmarkStart w:id="37" w:name="_Toc13030"/>
      <w:r>
        <w:t>ESTRUCTURA DE PROYECTO</w:t>
      </w:r>
      <w:bookmarkEnd w:id="36"/>
      <w:bookmarkEnd w:id="37"/>
    </w:p>
    <w:p w14:paraId="00AA728E">
      <w:r>
        <w:t xml:space="preserve">Para la elaboración del proyecto, en primer lugar, es necesario crear una carpeta en la cual se alojarán los archivos necesarios para su funcionamiento. </w:t>
      </w:r>
    </w:p>
    <w:p w14:paraId="25F96942">
      <w:pPr>
        <w:keepNext/>
        <w:spacing w:before="0" w:after="0"/>
        <w:jc w:val="center"/>
      </w:pPr>
      <w:r>
        <w:drawing>
          <wp:inline distT="0" distB="0" distL="114300" distR="114300">
            <wp:extent cx="5149850" cy="768350"/>
            <wp:effectExtent l="0" t="0" r="6350" b="635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5149850" cy="768350"/>
                    </a:xfrm>
                    <a:prstGeom prst="rect">
                      <a:avLst/>
                    </a:prstGeom>
                    <a:noFill/>
                    <a:ln>
                      <a:noFill/>
                    </a:ln>
                  </pic:spPr>
                </pic:pic>
              </a:graphicData>
            </a:graphic>
          </wp:inline>
        </w:drawing>
      </w:r>
    </w:p>
    <w:p w14:paraId="6C47E13E">
      <w:pPr>
        <w:pStyle w:val="5"/>
        <w:spacing w:before="0"/>
        <w:ind w:left="2124" w:firstLine="707"/>
        <w:jc w:val="left"/>
      </w:pPr>
      <w:bookmarkStart w:id="38" w:name="_Toc21094"/>
      <w:bookmarkStart w:id="39" w:name="_Toc26994"/>
      <w:r>
        <w:t>Figura 1. Creación de la carpeta raíz</w:t>
      </w:r>
      <w:bookmarkEnd w:id="38"/>
      <w:bookmarkEnd w:id="39"/>
    </w:p>
    <w:p w14:paraId="1C98EBD1">
      <w:r>
        <w:t>Dentro de la carpeta principal del proyecto, se debe ubicar la siguiente subestructura.</w:t>
      </w:r>
    </w:p>
    <w:p w14:paraId="319B7C88">
      <w:pPr>
        <w:keepNext/>
        <w:spacing w:before="0" w:after="0"/>
        <w:jc w:val="center"/>
      </w:pPr>
      <w:r>
        <w:drawing>
          <wp:inline distT="0" distB="0" distL="114300" distR="114300">
            <wp:extent cx="4425950" cy="2076450"/>
            <wp:effectExtent l="0" t="0" r="6350" b="635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22"/>
                    <a:stretch>
                      <a:fillRect/>
                    </a:stretch>
                  </pic:blipFill>
                  <pic:spPr>
                    <a:xfrm>
                      <a:off x="0" y="0"/>
                      <a:ext cx="4425950" cy="2076450"/>
                    </a:xfrm>
                    <a:prstGeom prst="rect">
                      <a:avLst/>
                    </a:prstGeom>
                    <a:noFill/>
                    <a:ln>
                      <a:noFill/>
                    </a:ln>
                  </pic:spPr>
                </pic:pic>
              </a:graphicData>
            </a:graphic>
          </wp:inline>
        </w:drawing>
      </w:r>
    </w:p>
    <w:p w14:paraId="35052B73">
      <w:pPr>
        <w:pStyle w:val="5"/>
        <w:spacing w:before="0"/>
      </w:pPr>
      <w:bookmarkStart w:id="40" w:name="_Toc26513"/>
      <w:bookmarkStart w:id="41" w:name="_Toc13575"/>
      <w:r>
        <w:t>Figura 2. Estructura inicial del proyecto</w:t>
      </w:r>
      <w:bookmarkEnd w:id="40"/>
      <w:bookmarkEnd w:id="41"/>
    </w:p>
    <w:p w14:paraId="22609D8A">
      <w:r>
        <w:t>Todo esto con la finalidad de llevar buenas prácticas y mantener organizado el proyecto.</w:t>
      </w:r>
    </w:p>
    <w:p w14:paraId="1C5CE672">
      <w:pPr>
        <w:pStyle w:val="2"/>
      </w:pPr>
    </w:p>
    <w:p w14:paraId="5774A338">
      <w:pPr>
        <w:pStyle w:val="2"/>
      </w:pPr>
    </w:p>
    <w:p w14:paraId="7E0E41AA">
      <w:pPr>
        <w:pStyle w:val="2"/>
      </w:pPr>
      <w:bookmarkStart w:id="42" w:name="_Toc3373"/>
      <w:bookmarkStart w:id="43" w:name="_Toc3022"/>
      <w:r>
        <w:t>APLICACIONES SERVIDOR</w:t>
      </w:r>
      <w:bookmarkEnd w:id="42"/>
      <w:bookmarkEnd w:id="43"/>
    </w:p>
    <w:p w14:paraId="49069E3C">
      <w:pPr>
        <w:pStyle w:val="3"/>
        <w:rPr>
          <w:rFonts w:hint="default"/>
          <w:lang w:val="es-EC"/>
        </w:rPr>
      </w:pPr>
      <w:bookmarkStart w:id="44" w:name="_Toc21170"/>
      <w:bookmarkStart w:id="45" w:name="_Toc1362"/>
      <w:r>
        <w:t xml:space="preserve">CREACIÓN DEL </w:t>
      </w:r>
      <w:r>
        <w:rPr>
          <w:rFonts w:hint="default"/>
          <w:lang w:val="es-EC"/>
        </w:rPr>
        <w:t>SERVIDOR PAYARA</w:t>
      </w:r>
      <w:bookmarkEnd w:id="44"/>
      <w:bookmarkEnd w:id="45"/>
    </w:p>
    <w:p w14:paraId="0CC7512E">
      <w:pPr>
        <w:rPr>
          <w:rFonts w:hint="default"/>
          <w:lang w:val="es-EC"/>
        </w:rPr>
      </w:pPr>
      <w:r>
        <w:rPr>
          <w:rFonts w:hint="default"/>
          <w:lang w:val="es-EC"/>
        </w:rPr>
        <w:t>Antes de escribir el código del servidor, se necesita de un espacio que pueda alojar ese servidor. En el caso de este proyecto se usa Payara Server.</w:t>
      </w:r>
    </w:p>
    <w:p w14:paraId="6F06D02B">
      <w:pPr>
        <w:rPr>
          <w:rFonts w:hint="default"/>
          <w:lang w:val="es-EC"/>
        </w:rPr>
      </w:pPr>
      <w:r>
        <w:rPr>
          <w:rFonts w:hint="default"/>
          <w:lang w:val="es-EC"/>
        </w:rPr>
        <w:t>Para crear o conectarse a un servidor Payara existente, se abre NetBeans, se da click en la pestaña “Tools” o “Herramientas”, y se escoge la opción “Servers” o “Servidores”. A continuación se abre una pantalla con las posibles opciones de servidores a los cuales conectarse.</w:t>
      </w:r>
    </w:p>
    <w:p w14:paraId="015EDF8D">
      <w:pPr>
        <w:jc w:val="center"/>
        <w:rPr>
          <w:ins w:id="1" w:author="marpa" w:date="2026-10-25T13:16:49Z"/>
        </w:rPr>
        <w:pPrChange w:id="0" w:author="marpa" w:date="2026-10-25T13:15:50Z">
          <w:pPr/>
        </w:pPrChange>
      </w:pPr>
      <w:ins w:id="2" w:author="marpa" w:date="2026-10-25T13:17:14Z">
        <w:r>
          <w:rPr/>
          <w:drawing>
            <wp:inline distT="0" distB="0" distL="114300" distR="114300">
              <wp:extent cx="2921635" cy="1967865"/>
              <wp:effectExtent l="0" t="0" r="12065" b="635"/>
              <wp:docPr id="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pic:cNvPicPr>
                        <a:picLocks noChangeAspect="1"/>
                      </pic:cNvPicPr>
                    </pic:nvPicPr>
                    <pic:blipFill>
                      <a:blip r:embed="rId23"/>
                      <a:stretch>
                        <a:fillRect/>
                      </a:stretch>
                    </pic:blipFill>
                    <pic:spPr>
                      <a:xfrm>
                        <a:off x="0" y="0"/>
                        <a:ext cx="2921635" cy="1967865"/>
                      </a:xfrm>
                      <a:prstGeom prst="rect">
                        <a:avLst/>
                      </a:prstGeom>
                    </pic:spPr>
                  </pic:pic>
                </a:graphicData>
              </a:graphic>
            </wp:inline>
          </w:drawing>
        </w:r>
      </w:ins>
    </w:p>
    <w:p w14:paraId="446B6EAA">
      <w:pPr>
        <w:pStyle w:val="5"/>
        <w:rPr>
          <w:ins w:id="5" w:author="marpa" w:date="2026-10-25T13:17:13Z"/>
          <w:rFonts w:hint="default"/>
          <w:lang w:val="es-EC"/>
        </w:rPr>
        <w:pPrChange w:id="4" w:author="marpa" w:date="2026-10-25T13:16:59Z">
          <w:pPr/>
        </w:pPrChange>
      </w:pPr>
      <w:ins w:id="6" w:author="marpa" w:date="2026-10-25T13:16:55Z">
        <w:bookmarkStart w:id="46" w:name="_Toc28173"/>
        <w:bookmarkStart w:id="47" w:name="_Toc24557"/>
        <w:r>
          <w:rPr/>
          <w:t xml:space="preserve">Figura 12. </w:t>
        </w:r>
      </w:ins>
      <w:ins w:id="7" w:author="marpa" w:date="2026-10-25T13:17:07Z">
        <w:r>
          <w:rPr>
            <w:rFonts w:hint="default"/>
            <w:lang w:val="es-EC"/>
          </w:rPr>
          <w:t>Venta</w:t>
        </w:r>
      </w:ins>
      <w:ins w:id="8" w:author="marpa" w:date="2026-10-25T13:17:08Z">
        <w:r>
          <w:rPr>
            <w:rFonts w:hint="default"/>
            <w:lang w:val="es-EC"/>
          </w:rPr>
          <w:t xml:space="preserve">na de </w:t>
        </w:r>
      </w:ins>
      <w:ins w:id="9" w:author="marpa" w:date="2026-10-25T13:17:09Z">
        <w:r>
          <w:rPr>
            <w:rFonts w:hint="default"/>
            <w:lang w:val="es-EC"/>
          </w:rPr>
          <w:t>se</w:t>
        </w:r>
      </w:ins>
      <w:ins w:id="10" w:author="marpa" w:date="2026-10-25T13:17:10Z">
        <w:r>
          <w:rPr>
            <w:rFonts w:hint="default"/>
            <w:lang w:val="es-EC"/>
          </w:rPr>
          <w:t>lecci</w:t>
        </w:r>
      </w:ins>
      <w:ins w:id="11" w:author="marpa" w:date="2026-10-25T13:17:11Z">
        <w:r>
          <w:rPr>
            <w:rFonts w:hint="default"/>
            <w:lang w:val="es-EC"/>
          </w:rPr>
          <w:t>ón del s</w:t>
        </w:r>
      </w:ins>
      <w:ins w:id="12" w:author="marpa" w:date="2026-10-25T13:17:12Z">
        <w:r>
          <w:rPr>
            <w:rFonts w:hint="default"/>
            <w:lang w:val="es-EC"/>
          </w:rPr>
          <w:t>ervidor</w:t>
        </w:r>
        <w:bookmarkEnd w:id="46"/>
        <w:bookmarkEnd w:id="47"/>
      </w:ins>
    </w:p>
    <w:p w14:paraId="7EA6AC72">
      <w:pPr>
        <w:rPr>
          <w:ins w:id="13" w:author="marpa" w:date="2026-10-25T13:20:31Z"/>
          <w:rFonts w:hint="default"/>
          <w:lang w:val="es-EC"/>
        </w:rPr>
      </w:pPr>
      <w:ins w:id="14" w:author="marpa" w:date="2026-10-25T13:17:19Z">
        <w:r>
          <w:rPr>
            <w:rFonts w:hint="default"/>
            <w:lang w:val="es-EC"/>
          </w:rPr>
          <w:t>Se es</w:t>
        </w:r>
      </w:ins>
      <w:ins w:id="15" w:author="marpa" w:date="2026-10-25T13:17:20Z">
        <w:r>
          <w:rPr>
            <w:rFonts w:hint="default"/>
            <w:lang w:val="es-EC"/>
          </w:rPr>
          <w:t xml:space="preserve">coge </w:t>
        </w:r>
      </w:ins>
      <w:ins w:id="16" w:author="marpa" w:date="2026-10-25T13:17:21Z">
        <w:r>
          <w:rPr>
            <w:rFonts w:hint="default"/>
            <w:lang w:val="es-EC"/>
          </w:rPr>
          <w:t>la opció</w:t>
        </w:r>
      </w:ins>
      <w:ins w:id="17" w:author="marpa" w:date="2026-10-25T13:17:22Z">
        <w:r>
          <w:rPr>
            <w:rFonts w:hint="default"/>
            <w:lang w:val="es-EC"/>
          </w:rPr>
          <w:t xml:space="preserve">n </w:t>
        </w:r>
      </w:ins>
      <w:ins w:id="18" w:author="marpa" w:date="2026-10-25T13:17:26Z">
        <w:r>
          <w:rPr>
            <w:rFonts w:hint="default"/>
            <w:lang w:val="es-EC"/>
          </w:rPr>
          <w:t>“</w:t>
        </w:r>
      </w:ins>
      <w:ins w:id="19" w:author="marpa" w:date="2026-10-25T13:17:27Z">
        <w:r>
          <w:rPr>
            <w:rFonts w:hint="default"/>
            <w:lang w:val="es-EC"/>
          </w:rPr>
          <w:t>Payar</w:t>
        </w:r>
      </w:ins>
      <w:ins w:id="20" w:author="marpa" w:date="2026-10-25T13:17:28Z">
        <w:r>
          <w:rPr>
            <w:rFonts w:hint="default"/>
            <w:lang w:val="es-EC"/>
          </w:rPr>
          <w:t>a Ser</w:t>
        </w:r>
      </w:ins>
      <w:ins w:id="21" w:author="marpa" w:date="2026-10-25T13:17:29Z">
        <w:r>
          <w:rPr>
            <w:rFonts w:hint="default"/>
            <w:lang w:val="es-EC"/>
          </w:rPr>
          <w:t>ver”</w:t>
        </w:r>
      </w:ins>
      <w:ins w:id="22" w:author="marpa" w:date="2026-10-25T13:17:30Z">
        <w:r>
          <w:rPr>
            <w:rFonts w:hint="default"/>
            <w:lang w:val="es-EC"/>
          </w:rPr>
          <w:t xml:space="preserve">, y </w:t>
        </w:r>
      </w:ins>
      <w:ins w:id="23" w:author="marpa" w:date="2026-10-25T13:18:13Z">
        <w:r>
          <w:rPr>
            <w:rFonts w:hint="default"/>
            <w:lang w:val="es-EC"/>
          </w:rPr>
          <w:t>se pa</w:t>
        </w:r>
      </w:ins>
      <w:ins w:id="24" w:author="marpa" w:date="2026-10-25T13:18:14Z">
        <w:r>
          <w:rPr>
            <w:rFonts w:hint="default"/>
            <w:lang w:val="es-EC"/>
          </w:rPr>
          <w:t>sa a la</w:t>
        </w:r>
      </w:ins>
      <w:ins w:id="25" w:author="marpa" w:date="2026-10-25T13:18:15Z">
        <w:r>
          <w:rPr>
            <w:rFonts w:hint="default"/>
            <w:lang w:val="es-EC"/>
          </w:rPr>
          <w:t xml:space="preserve"> siguiente</w:t>
        </w:r>
      </w:ins>
      <w:ins w:id="26" w:author="marpa" w:date="2026-10-25T13:18:16Z">
        <w:r>
          <w:rPr>
            <w:rFonts w:hint="default"/>
            <w:lang w:val="es-EC"/>
          </w:rPr>
          <w:t xml:space="preserve"> pantal</w:t>
        </w:r>
      </w:ins>
      <w:ins w:id="27" w:author="marpa" w:date="2026-10-25T13:18:17Z">
        <w:r>
          <w:rPr>
            <w:rFonts w:hint="default"/>
            <w:lang w:val="es-EC"/>
          </w:rPr>
          <w:t>la p</w:t>
        </w:r>
      </w:ins>
      <w:ins w:id="28" w:author="marpa" w:date="2026-10-25T13:18:18Z">
        <w:r>
          <w:rPr>
            <w:rFonts w:hint="default"/>
            <w:lang w:val="es-EC"/>
          </w:rPr>
          <w:t>ar</w:t>
        </w:r>
      </w:ins>
      <w:ins w:id="29" w:author="marpa" w:date="2026-10-25T13:18:19Z">
        <w:r>
          <w:rPr>
            <w:rFonts w:hint="default"/>
            <w:lang w:val="es-EC"/>
          </w:rPr>
          <w:t xml:space="preserve">a </w:t>
        </w:r>
      </w:ins>
      <w:ins w:id="30" w:author="marpa" w:date="2026-10-25T13:18:27Z">
        <w:r>
          <w:rPr>
            <w:rFonts w:hint="default"/>
            <w:lang w:val="es-EC"/>
          </w:rPr>
          <w:t>c</w:t>
        </w:r>
      </w:ins>
      <w:ins w:id="31" w:author="marpa" w:date="2026-10-25T13:18:31Z">
        <w:r>
          <w:rPr>
            <w:rFonts w:hint="default"/>
            <w:lang w:val="es-EC"/>
          </w:rPr>
          <w:t>onfigur</w:t>
        </w:r>
      </w:ins>
      <w:ins w:id="32" w:author="marpa" w:date="2026-10-25T13:18:32Z">
        <w:r>
          <w:rPr>
            <w:rFonts w:hint="default"/>
            <w:lang w:val="es-EC"/>
          </w:rPr>
          <w:t>ar la</w:t>
        </w:r>
      </w:ins>
      <w:ins w:id="33" w:author="marpa" w:date="2026-10-25T13:18:33Z">
        <w:r>
          <w:rPr>
            <w:rFonts w:hint="default"/>
            <w:lang w:val="es-EC"/>
          </w:rPr>
          <w:t xml:space="preserve"> </w:t>
        </w:r>
      </w:ins>
      <w:ins w:id="34" w:author="marpa" w:date="2026-10-25T13:18:39Z">
        <w:r>
          <w:rPr>
            <w:rFonts w:hint="default"/>
            <w:lang w:val="es-EC"/>
          </w:rPr>
          <w:t>u</w:t>
        </w:r>
      </w:ins>
      <w:ins w:id="35" w:author="marpa" w:date="2026-10-25T13:18:40Z">
        <w:r>
          <w:rPr>
            <w:rFonts w:hint="default"/>
            <w:lang w:val="es-EC"/>
          </w:rPr>
          <w:t>bicació</w:t>
        </w:r>
      </w:ins>
      <w:ins w:id="36" w:author="marpa" w:date="2026-10-25T13:18:41Z">
        <w:r>
          <w:rPr>
            <w:rFonts w:hint="default"/>
            <w:lang w:val="es-EC"/>
          </w:rPr>
          <w:t xml:space="preserve">n </w:t>
        </w:r>
      </w:ins>
      <w:ins w:id="37" w:author="marpa" w:date="2026-10-25T13:18:35Z">
        <w:r>
          <w:rPr>
            <w:rFonts w:hint="default"/>
            <w:lang w:val="es-EC"/>
          </w:rPr>
          <w:t>del ser</w:t>
        </w:r>
      </w:ins>
      <w:ins w:id="38" w:author="marpa" w:date="2026-10-25T13:18:36Z">
        <w:r>
          <w:rPr>
            <w:rFonts w:hint="default"/>
            <w:lang w:val="es-EC"/>
          </w:rPr>
          <w:t xml:space="preserve">vidor. </w:t>
        </w:r>
      </w:ins>
    </w:p>
    <w:p w14:paraId="77FA6C9D">
      <w:pPr>
        <w:jc w:val="center"/>
        <w:rPr>
          <w:ins w:id="40" w:author="marpa" w:date="2026-10-25T13:20:55Z"/>
        </w:rPr>
        <w:pPrChange w:id="39" w:author="marpa" w:date="2026-10-25T13:20:35Z">
          <w:pPr/>
        </w:pPrChange>
      </w:pPr>
      <w:ins w:id="41" w:author="marpa" w:date="2026-10-25T13:20:41Z">
        <w:r>
          <w:rPr/>
          <w:drawing>
            <wp:inline distT="0" distB="0" distL="114300" distR="114300">
              <wp:extent cx="3042920" cy="2068195"/>
              <wp:effectExtent l="0" t="0" r="5080" b="1905"/>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
                      <pic:cNvPicPr>
                        <a:picLocks noChangeAspect="1"/>
                      </pic:cNvPicPr>
                    </pic:nvPicPr>
                    <pic:blipFill>
                      <a:blip r:embed="rId24"/>
                      <a:stretch>
                        <a:fillRect/>
                      </a:stretch>
                    </pic:blipFill>
                    <pic:spPr>
                      <a:xfrm>
                        <a:off x="0" y="0"/>
                        <a:ext cx="3042920" cy="2068195"/>
                      </a:xfrm>
                      <a:prstGeom prst="rect">
                        <a:avLst/>
                      </a:prstGeom>
                    </pic:spPr>
                  </pic:pic>
                </a:graphicData>
              </a:graphic>
            </wp:inline>
          </w:drawing>
        </w:r>
      </w:ins>
    </w:p>
    <w:p w14:paraId="3D9D173B">
      <w:pPr>
        <w:pStyle w:val="5"/>
        <w:rPr>
          <w:ins w:id="43" w:author="marpa" w:date="2026-10-25T13:20:56Z"/>
          <w:rFonts w:hint="default"/>
          <w:lang w:val="es-EC"/>
        </w:rPr>
      </w:pPr>
      <w:ins w:id="44" w:author="marpa" w:date="2026-10-25T13:20:56Z">
        <w:bookmarkStart w:id="48" w:name="_Toc27496"/>
        <w:bookmarkStart w:id="49" w:name="_Toc30871"/>
        <w:r>
          <w:rPr/>
          <w:t>Figura 1</w:t>
        </w:r>
      </w:ins>
      <w:ins w:id="45" w:author="marpa" w:date="2026-10-25T13:21:10Z">
        <w:r>
          <w:rPr>
            <w:rFonts w:hint="default"/>
            <w:lang w:val="es-EC"/>
          </w:rPr>
          <w:t>3</w:t>
        </w:r>
      </w:ins>
      <w:ins w:id="46" w:author="marpa" w:date="2026-10-25T13:20:56Z">
        <w:r>
          <w:rPr/>
          <w:t xml:space="preserve">. </w:t>
        </w:r>
      </w:ins>
      <w:ins w:id="47" w:author="marpa" w:date="2026-10-25T13:20:56Z">
        <w:r>
          <w:rPr>
            <w:rFonts w:hint="default"/>
            <w:lang w:val="es-EC"/>
          </w:rPr>
          <w:t xml:space="preserve">Ventana </w:t>
        </w:r>
      </w:ins>
      <w:ins w:id="48" w:author="marpa" w:date="2026-10-25T13:20:59Z">
        <w:r>
          <w:rPr>
            <w:rFonts w:hint="default"/>
            <w:lang w:val="es-EC"/>
          </w:rPr>
          <w:t>para con</w:t>
        </w:r>
      </w:ins>
      <w:ins w:id="49" w:author="marpa" w:date="2026-10-25T13:21:00Z">
        <w:r>
          <w:rPr>
            <w:rFonts w:hint="default"/>
            <w:lang w:val="es-EC"/>
          </w:rPr>
          <w:t>figura</w:t>
        </w:r>
      </w:ins>
      <w:ins w:id="50" w:author="marpa" w:date="2026-10-25T13:21:01Z">
        <w:r>
          <w:rPr>
            <w:rFonts w:hint="default"/>
            <w:lang w:val="es-EC"/>
          </w:rPr>
          <w:t>r l</w:t>
        </w:r>
      </w:ins>
      <w:ins w:id="51" w:author="marpa" w:date="2026-10-25T13:21:02Z">
        <w:r>
          <w:rPr>
            <w:rFonts w:hint="default"/>
            <w:lang w:val="es-EC"/>
          </w:rPr>
          <w:t xml:space="preserve">a </w:t>
        </w:r>
      </w:ins>
      <w:ins w:id="52" w:author="marpa" w:date="2026-10-25T13:21:03Z">
        <w:r>
          <w:rPr>
            <w:rFonts w:hint="default"/>
            <w:lang w:val="es-EC"/>
          </w:rPr>
          <w:t>ub</w:t>
        </w:r>
      </w:ins>
      <w:ins w:id="53" w:author="marpa" w:date="2026-10-25T13:21:04Z">
        <w:r>
          <w:rPr>
            <w:rFonts w:hint="default"/>
            <w:lang w:val="es-EC"/>
          </w:rPr>
          <w:t>icaci</w:t>
        </w:r>
      </w:ins>
      <w:ins w:id="54" w:author="marpa" w:date="2026-10-25T13:21:05Z">
        <w:r>
          <w:rPr>
            <w:rFonts w:hint="default"/>
            <w:lang w:val="es-EC"/>
          </w:rPr>
          <w:t>ón de P</w:t>
        </w:r>
      </w:ins>
      <w:ins w:id="55" w:author="marpa" w:date="2026-10-25T13:21:06Z">
        <w:r>
          <w:rPr>
            <w:rFonts w:hint="default"/>
            <w:lang w:val="es-EC"/>
          </w:rPr>
          <w:t xml:space="preserve">ayara </w:t>
        </w:r>
      </w:ins>
      <w:ins w:id="56" w:author="marpa" w:date="2026-10-25T13:21:07Z">
        <w:r>
          <w:rPr>
            <w:rFonts w:hint="default"/>
            <w:lang w:val="es-EC"/>
          </w:rPr>
          <w:t>Server</w:t>
        </w:r>
        <w:bookmarkEnd w:id="48"/>
        <w:bookmarkEnd w:id="49"/>
      </w:ins>
    </w:p>
    <w:p w14:paraId="2132BD34">
      <w:pPr>
        <w:jc w:val="center"/>
        <w:rPr>
          <w:ins w:id="58" w:author="marpa" w:date="2026-10-25T13:20:32Z"/>
          <w:rFonts w:hint="default"/>
          <w:lang w:val="es-EC"/>
        </w:rPr>
        <w:pPrChange w:id="57" w:author="marpa" w:date="2026-10-25T13:20:35Z">
          <w:pPr/>
        </w:pPrChange>
      </w:pPr>
    </w:p>
    <w:p w14:paraId="0F59CAAD">
      <w:pPr>
        <w:rPr>
          <w:ins w:id="59" w:author="marpa" w:date="2026-10-25T13:21:19Z"/>
          <w:rFonts w:hint="default"/>
          <w:lang w:val="es-EC"/>
        </w:rPr>
      </w:pPr>
      <w:ins w:id="60" w:author="marpa" w:date="2026-10-25T13:20:33Z">
        <w:r>
          <w:rPr>
            <w:rFonts w:hint="default"/>
            <w:lang w:val="es-EC"/>
          </w:rPr>
          <w:t>S</w:t>
        </w:r>
      </w:ins>
      <w:ins w:id="61" w:author="marpa" w:date="2026-10-25T13:25:14Z">
        <w:r>
          <w:rPr>
            <w:rFonts w:hint="default"/>
            <w:lang w:val="es-EC"/>
          </w:rPr>
          <w:t xml:space="preserve">i </w:t>
        </w:r>
      </w:ins>
      <w:ins w:id="62" w:author="marpa" w:date="2026-10-25T13:25:15Z">
        <w:r>
          <w:rPr>
            <w:rFonts w:hint="default"/>
            <w:lang w:val="es-EC"/>
          </w:rPr>
          <w:t>se de</w:t>
        </w:r>
      </w:ins>
      <w:ins w:id="63" w:author="marpa" w:date="2026-10-25T13:25:16Z">
        <w:r>
          <w:rPr>
            <w:rFonts w:hint="default"/>
            <w:lang w:val="es-EC"/>
          </w:rPr>
          <w:t>sea tr</w:t>
        </w:r>
      </w:ins>
      <w:ins w:id="64" w:author="marpa" w:date="2026-10-25T13:25:17Z">
        <w:r>
          <w:rPr>
            <w:rFonts w:hint="default"/>
            <w:lang w:val="es-EC"/>
          </w:rPr>
          <w:t>abaja</w:t>
        </w:r>
      </w:ins>
      <w:ins w:id="65" w:author="marpa" w:date="2026-10-25T13:25:18Z">
        <w:r>
          <w:rPr>
            <w:rFonts w:hint="default"/>
            <w:lang w:val="es-EC"/>
          </w:rPr>
          <w:t>r con el</w:t>
        </w:r>
      </w:ins>
      <w:ins w:id="66" w:author="marpa" w:date="2026-10-25T13:25:19Z">
        <w:r>
          <w:rPr>
            <w:rFonts w:hint="default"/>
            <w:lang w:val="es-EC"/>
          </w:rPr>
          <w:t xml:space="preserve"> servidor</w:t>
        </w:r>
      </w:ins>
      <w:ins w:id="67" w:author="marpa" w:date="2026-10-25T13:25:20Z">
        <w:r>
          <w:rPr>
            <w:rFonts w:hint="default"/>
            <w:lang w:val="es-EC"/>
          </w:rPr>
          <w:t xml:space="preserve"> en el</w:t>
        </w:r>
      </w:ins>
      <w:ins w:id="68" w:author="marpa" w:date="2026-10-25T13:25:21Z">
        <w:r>
          <w:rPr>
            <w:rFonts w:hint="default"/>
            <w:lang w:val="es-EC"/>
          </w:rPr>
          <w:t xml:space="preserve"> orden</w:t>
        </w:r>
      </w:ins>
      <w:ins w:id="69" w:author="marpa" w:date="2026-10-25T13:25:22Z">
        <w:r>
          <w:rPr>
            <w:rFonts w:hint="default"/>
            <w:lang w:val="es-EC"/>
          </w:rPr>
          <w:t>ador,</w:t>
        </w:r>
      </w:ins>
      <w:ins w:id="70" w:author="marpa" w:date="2026-10-25T13:25:23Z">
        <w:r>
          <w:rPr>
            <w:rFonts w:hint="default"/>
            <w:lang w:val="es-EC"/>
          </w:rPr>
          <w:t xml:space="preserve"> se e</w:t>
        </w:r>
      </w:ins>
      <w:ins w:id="71" w:author="marpa" w:date="2026-10-25T13:25:24Z">
        <w:r>
          <w:rPr>
            <w:rFonts w:hint="default"/>
            <w:lang w:val="es-EC"/>
          </w:rPr>
          <w:t>s</w:t>
        </w:r>
      </w:ins>
      <w:ins w:id="72" w:author="marpa" w:date="2026-10-25T13:25:25Z">
        <w:r>
          <w:rPr>
            <w:rFonts w:hint="default"/>
            <w:lang w:val="es-EC"/>
          </w:rPr>
          <w:t xml:space="preserve">coge </w:t>
        </w:r>
      </w:ins>
      <w:ins w:id="73" w:author="marpa" w:date="2026-10-25T13:25:26Z">
        <w:r>
          <w:rPr>
            <w:rFonts w:hint="default"/>
            <w:lang w:val="es-EC"/>
          </w:rPr>
          <w:t>“</w:t>
        </w:r>
      </w:ins>
      <w:ins w:id="74" w:author="marpa" w:date="2026-10-25T13:25:28Z">
        <w:r>
          <w:rPr>
            <w:rFonts w:hint="default"/>
            <w:lang w:val="es-EC"/>
          </w:rPr>
          <w:t>Dominio</w:t>
        </w:r>
      </w:ins>
      <w:ins w:id="75" w:author="marpa" w:date="2026-10-25T13:25:29Z">
        <w:r>
          <w:rPr>
            <w:rFonts w:hint="default"/>
            <w:lang w:val="es-EC"/>
          </w:rPr>
          <w:t xml:space="preserve"> Local</w:t>
        </w:r>
      </w:ins>
      <w:ins w:id="76" w:author="marpa" w:date="2026-10-25T13:25:30Z">
        <w:r>
          <w:rPr>
            <w:rFonts w:hint="default"/>
            <w:lang w:val="es-EC"/>
          </w:rPr>
          <w:t xml:space="preserve">” </w:t>
        </w:r>
      </w:ins>
      <w:ins w:id="77" w:author="marpa" w:date="2026-10-25T13:25:31Z">
        <w:r>
          <w:rPr>
            <w:rFonts w:hint="default"/>
            <w:lang w:val="es-EC"/>
          </w:rPr>
          <w:t xml:space="preserve">o </w:t>
        </w:r>
      </w:ins>
      <w:ins w:id="78" w:author="marpa" w:date="2026-10-25T13:25:32Z">
        <w:r>
          <w:rPr>
            <w:rFonts w:hint="default"/>
            <w:lang w:val="es-EC"/>
          </w:rPr>
          <w:t>si se de</w:t>
        </w:r>
      </w:ins>
      <w:ins w:id="79" w:author="marpa" w:date="2026-10-25T13:25:33Z">
        <w:r>
          <w:rPr>
            <w:rFonts w:hint="default"/>
            <w:lang w:val="es-EC"/>
          </w:rPr>
          <w:t>sea u</w:t>
        </w:r>
      </w:ins>
      <w:ins w:id="80" w:author="marpa" w:date="2026-10-25T13:25:34Z">
        <w:r>
          <w:rPr>
            <w:rFonts w:hint="default"/>
            <w:lang w:val="es-EC"/>
          </w:rPr>
          <w:t xml:space="preserve">sar </w:t>
        </w:r>
      </w:ins>
      <w:ins w:id="81" w:author="marpa" w:date="2026-10-25T13:25:35Z">
        <w:r>
          <w:rPr>
            <w:rFonts w:hint="default"/>
            <w:lang w:val="es-EC"/>
          </w:rPr>
          <w:t>un se</w:t>
        </w:r>
      </w:ins>
      <w:ins w:id="82" w:author="marpa" w:date="2026-10-25T13:25:36Z">
        <w:r>
          <w:rPr>
            <w:rFonts w:hint="default"/>
            <w:lang w:val="es-EC"/>
          </w:rPr>
          <w:t>rvi</w:t>
        </w:r>
      </w:ins>
      <w:ins w:id="83" w:author="marpa" w:date="2026-10-25T13:25:37Z">
        <w:r>
          <w:rPr>
            <w:rFonts w:hint="default"/>
            <w:lang w:val="es-EC"/>
          </w:rPr>
          <w:t>cio ex</w:t>
        </w:r>
      </w:ins>
      <w:ins w:id="84" w:author="marpa" w:date="2026-10-25T13:25:38Z">
        <w:r>
          <w:rPr>
            <w:rFonts w:hint="default"/>
            <w:lang w:val="es-EC"/>
          </w:rPr>
          <w:t xml:space="preserve">terno </w:t>
        </w:r>
      </w:ins>
      <w:ins w:id="85" w:author="marpa" w:date="2026-10-25T13:25:39Z">
        <w:r>
          <w:rPr>
            <w:rFonts w:hint="default"/>
            <w:lang w:val="es-EC"/>
          </w:rPr>
          <w:t>de pa</w:t>
        </w:r>
      </w:ins>
      <w:ins w:id="86" w:author="marpa" w:date="2026-10-25T13:25:40Z">
        <w:r>
          <w:rPr>
            <w:rFonts w:hint="default"/>
            <w:lang w:val="es-EC"/>
          </w:rPr>
          <w:t>yara</w:t>
        </w:r>
      </w:ins>
      <w:ins w:id="87" w:author="marpa" w:date="2026-10-25T13:25:41Z">
        <w:r>
          <w:rPr>
            <w:rFonts w:hint="default"/>
            <w:lang w:val="es-EC"/>
          </w:rPr>
          <w:t xml:space="preserve"> como </w:t>
        </w:r>
      </w:ins>
      <w:ins w:id="88" w:author="marpa" w:date="2026-10-25T13:25:42Z">
        <w:r>
          <w:rPr>
            <w:rFonts w:hint="default"/>
            <w:lang w:val="es-EC"/>
          </w:rPr>
          <w:t>Do</w:t>
        </w:r>
      </w:ins>
      <w:ins w:id="89" w:author="marpa" w:date="2026-10-25T13:25:44Z">
        <w:r>
          <w:rPr>
            <w:rFonts w:hint="default"/>
            <w:lang w:val="es-EC"/>
          </w:rPr>
          <w:t>c</w:t>
        </w:r>
      </w:ins>
      <w:ins w:id="90" w:author="marpa" w:date="2026-10-25T13:25:45Z">
        <w:r>
          <w:rPr>
            <w:rFonts w:hint="default"/>
            <w:lang w:val="es-EC"/>
          </w:rPr>
          <w:t>ker, se</w:t>
        </w:r>
      </w:ins>
      <w:ins w:id="91" w:author="marpa" w:date="2026-10-25T13:25:46Z">
        <w:r>
          <w:rPr>
            <w:rFonts w:hint="default"/>
            <w:lang w:val="es-EC"/>
          </w:rPr>
          <w:t xml:space="preserve"> </w:t>
        </w:r>
      </w:ins>
      <w:ins w:id="92" w:author="marpa" w:date="2026-10-25T13:25:56Z">
        <w:r>
          <w:rPr>
            <w:rFonts w:hint="default"/>
            <w:lang w:val="es-EC"/>
          </w:rPr>
          <w:t>esco</w:t>
        </w:r>
      </w:ins>
      <w:ins w:id="93" w:author="marpa" w:date="2026-10-25T13:25:57Z">
        <w:r>
          <w:rPr>
            <w:rFonts w:hint="default"/>
            <w:lang w:val="es-EC"/>
          </w:rPr>
          <w:t>ge “</w:t>
        </w:r>
      </w:ins>
      <w:ins w:id="94" w:author="marpa" w:date="2026-10-25T13:25:58Z">
        <w:r>
          <w:rPr>
            <w:rFonts w:hint="default"/>
            <w:lang w:val="es-EC"/>
          </w:rPr>
          <w:t>Domini</w:t>
        </w:r>
      </w:ins>
      <w:ins w:id="95" w:author="marpa" w:date="2026-10-25T13:25:59Z">
        <w:r>
          <w:rPr>
            <w:rFonts w:hint="default"/>
            <w:lang w:val="es-EC"/>
          </w:rPr>
          <w:t>o Remo</w:t>
        </w:r>
      </w:ins>
      <w:ins w:id="96" w:author="marpa" w:date="2026-10-25T13:26:00Z">
        <w:r>
          <w:rPr>
            <w:rFonts w:hint="default"/>
            <w:lang w:val="es-EC"/>
          </w:rPr>
          <w:t>to”</w:t>
        </w:r>
      </w:ins>
      <w:ins w:id="97" w:author="marpa" w:date="2026-10-25T13:26:22Z">
        <w:r>
          <w:rPr>
            <w:rFonts w:hint="default"/>
            <w:lang w:val="es-EC"/>
          </w:rPr>
          <w:t xml:space="preserve"> como es</w:t>
        </w:r>
      </w:ins>
      <w:ins w:id="98" w:author="marpa" w:date="2026-10-25T13:26:23Z">
        <w:r>
          <w:rPr>
            <w:rFonts w:hint="default"/>
            <w:lang w:val="es-EC"/>
          </w:rPr>
          <w:t xml:space="preserve"> el caso </w:t>
        </w:r>
      </w:ins>
      <w:ins w:id="99" w:author="marpa" w:date="2026-10-25T13:26:24Z">
        <w:r>
          <w:rPr>
            <w:rFonts w:hint="default"/>
            <w:lang w:val="es-EC"/>
          </w:rPr>
          <w:t xml:space="preserve">de este </w:t>
        </w:r>
      </w:ins>
      <w:ins w:id="100" w:author="marpa" w:date="2026-10-25T13:26:25Z">
        <w:r>
          <w:rPr>
            <w:rFonts w:hint="default"/>
            <w:lang w:val="es-EC"/>
          </w:rPr>
          <w:t>proyect</w:t>
        </w:r>
      </w:ins>
      <w:ins w:id="101" w:author="marpa" w:date="2026-10-25T13:26:26Z">
        <w:r>
          <w:rPr>
            <w:rFonts w:hint="default"/>
            <w:lang w:val="es-EC"/>
          </w:rPr>
          <w:t>o</w:t>
        </w:r>
      </w:ins>
      <w:ins w:id="102" w:author="marpa" w:date="2026-10-25T13:26:01Z">
        <w:r>
          <w:rPr>
            <w:rFonts w:hint="default"/>
            <w:lang w:val="es-EC"/>
          </w:rPr>
          <w:t>.</w:t>
        </w:r>
      </w:ins>
      <w:ins w:id="103" w:author="marpa" w:date="2026-10-25T13:20:33Z">
        <w:r>
          <w:rPr>
            <w:rFonts w:hint="default"/>
            <w:lang w:val="es-EC"/>
          </w:rPr>
          <w:t xml:space="preserve"> </w:t>
        </w:r>
      </w:ins>
      <w:ins w:id="104" w:author="marpa" w:date="2026-10-25T13:26:05Z">
        <w:r>
          <w:rPr>
            <w:rFonts w:hint="default"/>
            <w:lang w:val="es-EC"/>
          </w:rPr>
          <w:t>Luego</w:t>
        </w:r>
      </w:ins>
      <w:ins w:id="105" w:author="marpa" w:date="2026-10-25T13:26:07Z">
        <w:r>
          <w:rPr>
            <w:rFonts w:hint="default"/>
            <w:lang w:val="es-EC"/>
          </w:rPr>
          <w:t xml:space="preserve"> se col</w:t>
        </w:r>
      </w:ins>
      <w:ins w:id="106" w:author="marpa" w:date="2026-10-25T13:26:08Z">
        <w:r>
          <w:rPr>
            <w:rFonts w:hint="default"/>
            <w:lang w:val="es-EC"/>
          </w:rPr>
          <w:t>oca la v</w:t>
        </w:r>
      </w:ins>
      <w:ins w:id="107" w:author="marpa" w:date="2026-10-25T13:26:09Z">
        <w:r>
          <w:rPr>
            <w:rFonts w:hint="default"/>
            <w:lang w:val="es-EC"/>
          </w:rPr>
          <w:t>ersión</w:t>
        </w:r>
      </w:ins>
      <w:ins w:id="108" w:author="marpa" w:date="2026-10-25T13:26:10Z">
        <w:r>
          <w:rPr>
            <w:rFonts w:hint="default"/>
            <w:lang w:val="es-EC"/>
          </w:rPr>
          <w:t>, s</w:t>
        </w:r>
      </w:ins>
      <w:ins w:id="109" w:author="marpa" w:date="2026-10-25T13:26:11Z">
        <w:r>
          <w:rPr>
            <w:rFonts w:hint="default"/>
            <w:lang w:val="es-EC"/>
          </w:rPr>
          <w:t>e</w:t>
        </w:r>
      </w:ins>
      <w:ins w:id="110" w:author="marpa" w:date="2026-10-25T13:20:33Z">
        <w:r>
          <w:rPr>
            <w:rFonts w:hint="default"/>
            <w:lang w:val="es-EC"/>
          </w:rPr>
          <w:t xml:space="preserve"> recomienda usar la última versión disponible, en este caso 7.2026.9. Es posible que se pida descargar también el servidor. En este caso se escoge la opción download now y al terminar la descarga se puede </w:t>
        </w:r>
      </w:ins>
      <w:ins w:id="111" w:author="marpa" w:date="2026-10-25T13:21:16Z">
        <w:r>
          <w:rPr>
            <w:rFonts w:hint="default"/>
            <w:lang w:val="es-EC"/>
          </w:rPr>
          <w:t>conti</w:t>
        </w:r>
      </w:ins>
      <w:ins w:id="112" w:author="marpa" w:date="2026-10-25T13:21:17Z">
        <w:r>
          <w:rPr>
            <w:rFonts w:hint="default"/>
            <w:lang w:val="es-EC"/>
          </w:rPr>
          <w:t>n</w:t>
        </w:r>
      </w:ins>
      <w:ins w:id="113" w:author="marpa" w:date="2026-10-25T13:21:18Z">
        <w:r>
          <w:rPr>
            <w:rFonts w:hint="default"/>
            <w:lang w:val="es-EC"/>
          </w:rPr>
          <w:t>uar</w:t>
        </w:r>
      </w:ins>
      <w:ins w:id="114" w:author="marpa" w:date="2026-10-25T13:20:33Z">
        <w:r>
          <w:rPr>
            <w:rFonts w:hint="default"/>
            <w:lang w:val="es-EC"/>
          </w:rPr>
          <w:t>.</w:t>
        </w:r>
      </w:ins>
    </w:p>
    <w:p w14:paraId="76534004">
      <w:pPr>
        <w:jc w:val="center"/>
        <w:rPr>
          <w:ins w:id="116" w:author="marpa" w:date="2026-10-25T13:21:32Z"/>
        </w:rPr>
        <w:pPrChange w:id="115" w:author="marpa" w:date="2026-10-25T13:21:21Z">
          <w:pPr/>
        </w:pPrChange>
      </w:pPr>
      <w:ins w:id="117" w:author="marpa" w:date="2026-10-25T13:21:27Z">
        <w:r>
          <w:rPr/>
          <w:drawing>
            <wp:inline distT="0" distB="0" distL="114300" distR="114300">
              <wp:extent cx="3688715" cy="2539365"/>
              <wp:effectExtent l="0" t="0" r="6985" b="635"/>
              <wp:docPr id="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
                      <pic:cNvPicPr>
                        <a:picLocks noChangeAspect="1"/>
                      </pic:cNvPicPr>
                    </pic:nvPicPr>
                    <pic:blipFill>
                      <a:blip r:embed="rId25"/>
                      <a:stretch>
                        <a:fillRect/>
                      </a:stretch>
                    </pic:blipFill>
                    <pic:spPr>
                      <a:xfrm>
                        <a:off x="0" y="0"/>
                        <a:ext cx="3688715" cy="2539365"/>
                      </a:xfrm>
                      <a:prstGeom prst="rect">
                        <a:avLst/>
                      </a:prstGeom>
                    </pic:spPr>
                  </pic:pic>
                </a:graphicData>
              </a:graphic>
            </wp:inline>
          </w:drawing>
        </w:r>
      </w:ins>
    </w:p>
    <w:p w14:paraId="1EE20465">
      <w:pPr>
        <w:pStyle w:val="5"/>
        <w:widowControl/>
        <w:rPr>
          <w:ins w:id="119" w:author="marpa" w:date="2026-10-25T13:21:35Z"/>
          <w:rFonts w:hint="default" w:ascii="Calibri" w:hAnsi="Calibri" w:cs="Calibri"/>
          <w:i/>
          <w:iCs/>
          <w:color w:val="1F497D"/>
          <w:lang w:val="es-EC"/>
        </w:rPr>
      </w:pPr>
      <w:ins w:id="120" w:author="marpa" w:date="2026-10-25T13:21:35Z">
        <w:bookmarkStart w:id="50" w:name="_Toc2939"/>
        <w:bookmarkStart w:id="51" w:name="_Toc31575"/>
        <w:r>
          <w:rPr>
            <w:rFonts w:hint="default" w:ascii="Calibri" w:hAnsi="Calibri" w:cs="Calibri"/>
            <w:i/>
            <w:iCs/>
            <w:color w:val="1F497D"/>
          </w:rPr>
          <w:t>Figura 1</w:t>
        </w:r>
      </w:ins>
      <w:ins w:id="121" w:author="marpa" w:date="2026-10-25T13:28:57Z">
        <w:r>
          <w:rPr>
            <w:rFonts w:hint="default" w:ascii="Calibri" w:hAnsi="Calibri" w:cs="Calibri"/>
            <w:i/>
            <w:iCs/>
            <w:color w:val="1F497D"/>
            <w:lang w:val="es-EC"/>
          </w:rPr>
          <w:t>4</w:t>
        </w:r>
      </w:ins>
      <w:ins w:id="122" w:author="marpa" w:date="2026-10-25T13:21:35Z">
        <w:r>
          <w:rPr>
            <w:rFonts w:hint="default" w:ascii="Calibri" w:hAnsi="Calibri" w:cs="Calibri"/>
            <w:i/>
            <w:iCs/>
            <w:color w:val="1F497D"/>
          </w:rPr>
          <w:t xml:space="preserve">. Ventana de </w:t>
        </w:r>
      </w:ins>
      <w:ins w:id="123" w:author="marpa" w:date="2026-10-25T13:21:42Z">
        <w:r>
          <w:rPr>
            <w:rFonts w:hint="default" w:ascii="Calibri" w:hAnsi="Calibri" w:cs="Calibri"/>
            <w:i/>
            <w:iCs/>
            <w:color w:val="1F497D"/>
            <w:lang w:val="es-EC"/>
          </w:rPr>
          <w:t>co</w:t>
        </w:r>
      </w:ins>
      <w:ins w:id="124" w:author="marpa" w:date="2026-10-25T13:21:43Z">
        <w:r>
          <w:rPr>
            <w:rFonts w:hint="default" w:ascii="Calibri" w:hAnsi="Calibri" w:cs="Calibri"/>
            <w:i/>
            <w:iCs/>
            <w:color w:val="1F497D"/>
            <w:lang w:val="es-EC"/>
          </w:rPr>
          <w:t xml:space="preserve">nexion a </w:t>
        </w:r>
      </w:ins>
      <w:ins w:id="125" w:author="marpa" w:date="2026-10-25T13:21:44Z">
        <w:r>
          <w:rPr>
            <w:rFonts w:hint="default" w:ascii="Calibri" w:hAnsi="Calibri" w:cs="Calibri"/>
            <w:i/>
            <w:iCs/>
            <w:color w:val="1F497D"/>
            <w:lang w:val="es-EC"/>
          </w:rPr>
          <w:t>Payar</w:t>
        </w:r>
      </w:ins>
      <w:ins w:id="126" w:author="marpa" w:date="2026-10-25T13:21:45Z">
        <w:r>
          <w:rPr>
            <w:rFonts w:hint="default" w:ascii="Calibri" w:hAnsi="Calibri" w:cs="Calibri"/>
            <w:i/>
            <w:iCs/>
            <w:color w:val="1F497D"/>
            <w:lang w:val="es-EC"/>
          </w:rPr>
          <w:t>a S</w:t>
        </w:r>
      </w:ins>
      <w:ins w:id="127" w:author="marpa" w:date="2026-10-25T13:21:46Z">
        <w:r>
          <w:rPr>
            <w:rFonts w:hint="default" w:ascii="Calibri" w:hAnsi="Calibri" w:cs="Calibri"/>
            <w:i/>
            <w:iCs/>
            <w:color w:val="1F497D"/>
            <w:lang w:val="es-EC"/>
          </w:rPr>
          <w:t>erver</w:t>
        </w:r>
        <w:bookmarkEnd w:id="50"/>
        <w:bookmarkEnd w:id="51"/>
      </w:ins>
    </w:p>
    <w:p w14:paraId="72A6C4EF">
      <w:pPr>
        <w:rPr>
          <w:ins w:id="128" w:author="marpa" w:date="2026-10-25T13:21:13Z"/>
          <w:rFonts w:hint="default"/>
          <w:lang w:val="es-EC"/>
        </w:rPr>
      </w:pPr>
      <w:ins w:id="129" w:author="marpa" w:date="2026-10-25T13:21:49Z">
        <w:r>
          <w:rPr>
            <w:rFonts w:hint="default"/>
            <w:lang w:val="es-EC"/>
          </w:rPr>
          <w:t xml:space="preserve">La </w:t>
        </w:r>
      </w:ins>
      <w:ins w:id="130" w:author="marpa" w:date="2026-10-25T13:21:50Z">
        <w:r>
          <w:rPr>
            <w:rFonts w:hint="default"/>
            <w:lang w:val="es-EC"/>
          </w:rPr>
          <w:t>últim</w:t>
        </w:r>
      </w:ins>
      <w:ins w:id="131" w:author="marpa" w:date="2026-10-25T13:21:51Z">
        <w:r>
          <w:rPr>
            <w:rFonts w:hint="default"/>
            <w:lang w:val="es-EC"/>
          </w:rPr>
          <w:t xml:space="preserve">a </w:t>
        </w:r>
      </w:ins>
      <w:ins w:id="132" w:author="marpa" w:date="2026-10-25T13:21:53Z">
        <w:r>
          <w:rPr>
            <w:rFonts w:hint="default"/>
            <w:lang w:val="es-EC"/>
          </w:rPr>
          <w:t>pan</w:t>
        </w:r>
      </w:ins>
      <w:ins w:id="133" w:author="marpa" w:date="2026-10-25T13:21:54Z">
        <w:r>
          <w:rPr>
            <w:rFonts w:hint="default"/>
            <w:lang w:val="es-EC"/>
          </w:rPr>
          <w:t xml:space="preserve">talla </w:t>
        </w:r>
      </w:ins>
      <w:ins w:id="134" w:author="marpa" w:date="2026-10-25T13:21:57Z">
        <w:r>
          <w:rPr>
            <w:rFonts w:hint="default"/>
            <w:lang w:val="es-EC"/>
          </w:rPr>
          <w:t>sir</w:t>
        </w:r>
      </w:ins>
      <w:ins w:id="135" w:author="marpa" w:date="2026-10-25T13:21:58Z">
        <w:r>
          <w:rPr>
            <w:rFonts w:hint="default"/>
            <w:lang w:val="es-EC"/>
          </w:rPr>
          <w:t>ve para co</w:t>
        </w:r>
      </w:ins>
      <w:ins w:id="136" w:author="marpa" w:date="2026-10-25T13:21:59Z">
        <w:r>
          <w:rPr>
            <w:rFonts w:hint="default"/>
            <w:lang w:val="es-EC"/>
          </w:rPr>
          <w:t>nf</w:t>
        </w:r>
      </w:ins>
      <w:ins w:id="137" w:author="marpa" w:date="2026-10-25T13:22:00Z">
        <w:r>
          <w:rPr>
            <w:rFonts w:hint="default"/>
            <w:lang w:val="es-EC"/>
          </w:rPr>
          <w:t>i</w:t>
        </w:r>
      </w:ins>
      <w:ins w:id="138" w:author="marpa" w:date="2026-10-25T13:22:01Z">
        <w:r>
          <w:rPr>
            <w:rFonts w:hint="default"/>
            <w:lang w:val="es-EC"/>
          </w:rPr>
          <w:t>gura</w:t>
        </w:r>
      </w:ins>
      <w:ins w:id="139" w:author="marpa" w:date="2026-10-25T13:22:02Z">
        <w:r>
          <w:rPr>
            <w:rFonts w:hint="default"/>
            <w:lang w:val="es-EC"/>
          </w:rPr>
          <w:t>r la c</w:t>
        </w:r>
      </w:ins>
      <w:ins w:id="140" w:author="marpa" w:date="2026-10-25T13:22:03Z">
        <w:r>
          <w:rPr>
            <w:rFonts w:hint="default"/>
            <w:lang w:val="es-EC"/>
          </w:rPr>
          <w:t>onexio</w:t>
        </w:r>
      </w:ins>
      <w:ins w:id="141" w:author="marpa" w:date="2026-10-25T13:22:04Z">
        <w:r>
          <w:rPr>
            <w:rFonts w:hint="default"/>
            <w:lang w:val="es-EC"/>
          </w:rPr>
          <w:t>n al ser</w:t>
        </w:r>
      </w:ins>
      <w:ins w:id="142" w:author="marpa" w:date="2026-10-25T13:22:05Z">
        <w:r>
          <w:rPr>
            <w:rFonts w:hint="default"/>
            <w:lang w:val="es-EC"/>
          </w:rPr>
          <w:t>vido</w:t>
        </w:r>
      </w:ins>
      <w:ins w:id="143" w:author="marpa" w:date="2026-10-25T13:22:06Z">
        <w:r>
          <w:rPr>
            <w:rFonts w:hint="default"/>
            <w:lang w:val="es-EC"/>
          </w:rPr>
          <w:t>r.</w:t>
        </w:r>
      </w:ins>
      <w:ins w:id="144" w:author="marpa" w:date="2026-10-25T13:22:07Z">
        <w:r>
          <w:rPr>
            <w:rFonts w:hint="default"/>
            <w:lang w:val="es-EC"/>
          </w:rPr>
          <w:t xml:space="preserve"> En</w:t>
        </w:r>
      </w:ins>
      <w:ins w:id="145" w:author="marpa" w:date="2026-10-25T13:22:08Z">
        <w:r>
          <w:rPr>
            <w:rFonts w:hint="default"/>
            <w:lang w:val="es-EC"/>
          </w:rPr>
          <w:t xml:space="preserve"> el </w:t>
        </w:r>
      </w:ins>
      <w:ins w:id="146" w:author="marpa" w:date="2026-10-25T13:22:09Z">
        <w:r>
          <w:rPr>
            <w:rFonts w:hint="default"/>
            <w:lang w:val="es-EC"/>
          </w:rPr>
          <w:t>caso de es</w:t>
        </w:r>
      </w:ins>
      <w:ins w:id="147" w:author="marpa" w:date="2026-10-25T13:22:10Z">
        <w:r>
          <w:rPr>
            <w:rFonts w:hint="default"/>
            <w:lang w:val="es-EC"/>
          </w:rPr>
          <w:t>te p</w:t>
        </w:r>
      </w:ins>
      <w:ins w:id="148" w:author="marpa" w:date="2026-10-25T13:22:11Z">
        <w:r>
          <w:rPr>
            <w:rFonts w:hint="default"/>
            <w:lang w:val="es-EC"/>
          </w:rPr>
          <w:t>royec</w:t>
        </w:r>
      </w:ins>
      <w:ins w:id="149" w:author="marpa" w:date="2026-10-25T13:22:12Z">
        <w:r>
          <w:rPr>
            <w:rFonts w:hint="default"/>
            <w:lang w:val="es-EC"/>
          </w:rPr>
          <w:t xml:space="preserve">to, </w:t>
        </w:r>
      </w:ins>
      <w:ins w:id="150" w:author="marpa" w:date="2026-10-25T13:22:13Z">
        <w:r>
          <w:rPr>
            <w:rFonts w:hint="default"/>
            <w:lang w:val="es-EC"/>
          </w:rPr>
          <w:t>se us</w:t>
        </w:r>
      </w:ins>
      <w:ins w:id="151" w:author="marpa" w:date="2026-10-25T13:22:14Z">
        <w:r>
          <w:rPr>
            <w:rFonts w:hint="default"/>
            <w:lang w:val="es-EC"/>
          </w:rPr>
          <w:t xml:space="preserve">a </w:t>
        </w:r>
      </w:ins>
      <w:ins w:id="152" w:author="marpa" w:date="2026-10-25T13:22:15Z">
        <w:r>
          <w:rPr>
            <w:rFonts w:hint="default"/>
            <w:lang w:val="es-EC"/>
          </w:rPr>
          <w:t xml:space="preserve">un </w:t>
        </w:r>
      </w:ins>
      <w:ins w:id="153" w:author="marpa" w:date="2026-10-25T13:22:16Z">
        <w:r>
          <w:rPr>
            <w:rFonts w:hint="default"/>
            <w:lang w:val="es-EC"/>
          </w:rPr>
          <w:t>P</w:t>
        </w:r>
      </w:ins>
      <w:ins w:id="154" w:author="marpa" w:date="2026-10-25T13:22:17Z">
        <w:r>
          <w:rPr>
            <w:rFonts w:hint="default"/>
            <w:lang w:val="es-EC"/>
          </w:rPr>
          <w:t xml:space="preserve">ayara </w:t>
        </w:r>
      </w:ins>
      <w:ins w:id="155" w:author="marpa" w:date="2026-10-25T13:22:18Z">
        <w:r>
          <w:rPr>
            <w:rFonts w:hint="default"/>
            <w:lang w:val="es-EC"/>
          </w:rPr>
          <w:t xml:space="preserve">server </w:t>
        </w:r>
      </w:ins>
      <w:ins w:id="156" w:author="marpa" w:date="2026-10-25T13:26:39Z">
        <w:r>
          <w:rPr>
            <w:rFonts w:hint="default"/>
            <w:lang w:val="es-EC"/>
          </w:rPr>
          <w:t>remot</w:t>
        </w:r>
      </w:ins>
      <w:ins w:id="157" w:author="marpa" w:date="2026-10-25T13:26:40Z">
        <w:r>
          <w:rPr>
            <w:rFonts w:hint="default"/>
            <w:lang w:val="es-EC"/>
          </w:rPr>
          <w:t>o en</w:t>
        </w:r>
      </w:ins>
      <w:ins w:id="158" w:author="marpa" w:date="2026-10-25T13:26:42Z">
        <w:r>
          <w:rPr>
            <w:rFonts w:hint="default"/>
            <w:lang w:val="es-EC"/>
          </w:rPr>
          <w:t xml:space="preserve"> Do</w:t>
        </w:r>
      </w:ins>
      <w:ins w:id="159" w:author="marpa" w:date="2026-10-25T13:26:43Z">
        <w:r>
          <w:rPr>
            <w:rFonts w:hint="default"/>
            <w:lang w:val="es-EC"/>
          </w:rPr>
          <w:t xml:space="preserve">cker, </w:t>
        </w:r>
      </w:ins>
      <w:ins w:id="160" w:author="marpa" w:date="2026-10-25T13:26:44Z">
        <w:r>
          <w:rPr>
            <w:rFonts w:hint="default"/>
            <w:lang w:val="es-EC"/>
          </w:rPr>
          <w:t>se ing</w:t>
        </w:r>
      </w:ins>
      <w:ins w:id="161" w:author="marpa" w:date="2026-10-25T13:26:45Z">
        <w:r>
          <w:rPr>
            <w:rFonts w:hint="default"/>
            <w:lang w:val="es-EC"/>
          </w:rPr>
          <w:t>resa</w:t>
        </w:r>
      </w:ins>
      <w:ins w:id="162" w:author="marpa" w:date="2026-10-25T13:26:46Z">
        <w:r>
          <w:rPr>
            <w:rFonts w:hint="default"/>
            <w:lang w:val="es-EC"/>
          </w:rPr>
          <w:t xml:space="preserve"> l</w:t>
        </w:r>
      </w:ins>
      <w:ins w:id="163" w:author="marpa" w:date="2026-10-25T13:26:47Z">
        <w:r>
          <w:rPr>
            <w:rFonts w:hint="default"/>
            <w:lang w:val="es-EC"/>
          </w:rPr>
          <w:t xml:space="preserve">a IP </w:t>
        </w:r>
      </w:ins>
      <w:ins w:id="164" w:author="marpa" w:date="2026-10-25T13:26:48Z">
        <w:r>
          <w:rPr>
            <w:rFonts w:hint="default"/>
            <w:lang w:val="es-EC"/>
          </w:rPr>
          <w:t>del host</w:t>
        </w:r>
      </w:ins>
      <w:ins w:id="165" w:author="marpa" w:date="2026-10-25T13:26:51Z">
        <w:r>
          <w:rPr>
            <w:rFonts w:hint="default"/>
            <w:lang w:val="es-EC"/>
          </w:rPr>
          <w:t>,</w:t>
        </w:r>
      </w:ins>
      <w:ins w:id="166" w:author="marpa" w:date="2026-10-25T13:26:52Z">
        <w:r>
          <w:rPr>
            <w:rFonts w:hint="default"/>
            <w:lang w:val="es-EC"/>
          </w:rPr>
          <w:t xml:space="preserve"> </w:t>
        </w:r>
      </w:ins>
      <w:ins w:id="167" w:author="marpa" w:date="2026-10-25T13:26:53Z">
        <w:r>
          <w:rPr>
            <w:rFonts w:hint="default"/>
            <w:lang w:val="es-EC"/>
          </w:rPr>
          <w:t xml:space="preserve">los </w:t>
        </w:r>
      </w:ins>
      <w:ins w:id="168" w:author="marpa" w:date="2026-10-25T13:26:54Z">
        <w:r>
          <w:rPr>
            <w:rFonts w:hint="default"/>
            <w:lang w:val="es-EC"/>
          </w:rPr>
          <w:t>puertos d</w:t>
        </w:r>
      </w:ins>
      <w:ins w:id="169" w:author="marpa" w:date="2026-10-25T13:26:55Z">
        <w:r>
          <w:rPr>
            <w:rFonts w:hint="default"/>
            <w:lang w:val="es-EC"/>
          </w:rPr>
          <w:t>e conexi</w:t>
        </w:r>
      </w:ins>
      <w:ins w:id="170" w:author="marpa" w:date="2026-10-25T13:26:56Z">
        <w:r>
          <w:rPr>
            <w:rFonts w:hint="default"/>
            <w:lang w:val="es-EC"/>
          </w:rPr>
          <w:t xml:space="preserve">ón que </w:t>
        </w:r>
      </w:ins>
      <w:ins w:id="171" w:author="marpa" w:date="2026-10-25T13:26:57Z">
        <w:r>
          <w:rPr>
            <w:rFonts w:hint="default"/>
            <w:lang w:val="es-EC"/>
          </w:rPr>
          <w:t xml:space="preserve">son </w:t>
        </w:r>
      </w:ins>
      <w:ins w:id="172" w:author="marpa" w:date="2026-10-25T13:26:59Z">
        <w:r>
          <w:rPr>
            <w:rFonts w:hint="default"/>
            <w:lang w:val="es-EC"/>
          </w:rPr>
          <w:t>4</w:t>
        </w:r>
      </w:ins>
      <w:ins w:id="173" w:author="marpa" w:date="2026-10-25T13:27:00Z">
        <w:r>
          <w:rPr>
            <w:rFonts w:hint="default"/>
            <w:lang w:val="es-EC"/>
          </w:rPr>
          <w:t>8</w:t>
        </w:r>
      </w:ins>
      <w:ins w:id="174" w:author="marpa" w:date="2026-10-25T13:27:01Z">
        <w:r>
          <w:rPr>
            <w:rFonts w:hint="default"/>
            <w:lang w:val="es-EC"/>
          </w:rPr>
          <w:t xml:space="preserve">48 </w:t>
        </w:r>
      </w:ins>
      <w:ins w:id="175" w:author="marpa" w:date="2026-10-25T13:27:02Z">
        <w:r>
          <w:rPr>
            <w:rFonts w:hint="default"/>
            <w:lang w:val="es-EC"/>
          </w:rPr>
          <w:t>y 8080</w:t>
        </w:r>
      </w:ins>
      <w:ins w:id="176" w:author="marpa" w:date="2026-10-25T13:27:03Z">
        <w:r>
          <w:rPr>
            <w:rFonts w:hint="default"/>
            <w:lang w:val="es-EC"/>
          </w:rPr>
          <w:t xml:space="preserve"> por </w:t>
        </w:r>
      </w:ins>
      <w:ins w:id="177" w:author="marpa" w:date="2026-10-25T13:27:04Z">
        <w:r>
          <w:rPr>
            <w:rFonts w:hint="default"/>
            <w:lang w:val="es-EC"/>
          </w:rPr>
          <w:t>def</w:t>
        </w:r>
      </w:ins>
      <w:ins w:id="178" w:author="marpa" w:date="2026-10-25T13:27:05Z">
        <w:r>
          <w:rPr>
            <w:rFonts w:hint="default"/>
            <w:lang w:val="es-EC"/>
          </w:rPr>
          <w:t>ecto</w:t>
        </w:r>
      </w:ins>
      <w:ins w:id="179" w:author="marpa" w:date="2026-10-25T13:27:06Z">
        <w:r>
          <w:rPr>
            <w:rFonts w:hint="default"/>
            <w:lang w:val="es-EC"/>
          </w:rPr>
          <w:t xml:space="preserve"> como s</w:t>
        </w:r>
      </w:ins>
      <w:ins w:id="180" w:author="marpa" w:date="2026-10-25T13:27:07Z">
        <w:r>
          <w:rPr>
            <w:rFonts w:hint="default"/>
            <w:lang w:val="es-EC"/>
          </w:rPr>
          <w:t>e obser</w:t>
        </w:r>
      </w:ins>
      <w:ins w:id="181" w:author="marpa" w:date="2026-10-25T13:27:08Z">
        <w:r>
          <w:rPr>
            <w:rFonts w:hint="default"/>
            <w:lang w:val="es-EC"/>
          </w:rPr>
          <w:t xml:space="preserve">va en la </w:t>
        </w:r>
      </w:ins>
      <w:ins w:id="182" w:author="marpa" w:date="2026-10-25T13:27:09Z">
        <w:r>
          <w:rPr>
            <w:rFonts w:hint="default"/>
            <w:lang w:val="es-EC"/>
          </w:rPr>
          <w:t>Figura</w:t>
        </w:r>
      </w:ins>
      <w:ins w:id="183" w:author="marpa" w:date="2026-10-25T13:27:10Z">
        <w:r>
          <w:rPr>
            <w:rFonts w:hint="default"/>
            <w:lang w:val="es-EC"/>
          </w:rPr>
          <w:t xml:space="preserve"> 13</w:t>
        </w:r>
      </w:ins>
      <w:ins w:id="184" w:author="marpa" w:date="2026-10-25T13:27:12Z">
        <w:r>
          <w:rPr>
            <w:rFonts w:hint="default"/>
            <w:lang w:val="es-EC"/>
          </w:rPr>
          <w:t xml:space="preserve">, </w:t>
        </w:r>
      </w:ins>
      <w:ins w:id="185" w:author="marpa" w:date="2026-10-25T13:27:13Z">
        <w:r>
          <w:rPr>
            <w:rFonts w:hint="default"/>
            <w:lang w:val="es-EC"/>
          </w:rPr>
          <w:t xml:space="preserve">y </w:t>
        </w:r>
      </w:ins>
      <w:ins w:id="186" w:author="marpa" w:date="2026-10-25T13:27:18Z">
        <w:r>
          <w:rPr>
            <w:rFonts w:hint="default"/>
            <w:lang w:val="es-EC"/>
          </w:rPr>
          <w:t xml:space="preserve">el </w:t>
        </w:r>
      </w:ins>
      <w:ins w:id="187" w:author="marpa" w:date="2026-10-25T13:27:19Z">
        <w:r>
          <w:rPr>
            <w:rFonts w:hint="default"/>
            <w:lang w:val="es-EC"/>
          </w:rPr>
          <w:t>usuario</w:t>
        </w:r>
      </w:ins>
      <w:ins w:id="188" w:author="marpa" w:date="2026-10-25T13:27:20Z">
        <w:r>
          <w:rPr>
            <w:rFonts w:hint="default"/>
            <w:lang w:val="es-EC"/>
          </w:rPr>
          <w:t xml:space="preserve"> y contr</w:t>
        </w:r>
      </w:ins>
      <w:ins w:id="189" w:author="marpa" w:date="2026-10-25T13:27:21Z">
        <w:r>
          <w:rPr>
            <w:rFonts w:hint="default"/>
            <w:lang w:val="es-EC"/>
          </w:rPr>
          <w:t>aseña d</w:t>
        </w:r>
      </w:ins>
      <w:ins w:id="190" w:author="marpa" w:date="2026-10-25T13:27:22Z">
        <w:r>
          <w:rPr>
            <w:rFonts w:hint="default"/>
            <w:lang w:val="es-EC"/>
          </w:rPr>
          <w:t>el servid</w:t>
        </w:r>
      </w:ins>
      <w:ins w:id="191" w:author="marpa" w:date="2026-10-25T13:27:23Z">
        <w:r>
          <w:rPr>
            <w:rFonts w:hint="default"/>
            <w:lang w:val="es-EC"/>
          </w:rPr>
          <w:t>or</w:t>
        </w:r>
      </w:ins>
      <w:ins w:id="192" w:author="marpa" w:date="2026-10-25T13:27:24Z">
        <w:r>
          <w:rPr>
            <w:rFonts w:hint="default"/>
            <w:lang w:val="es-EC"/>
          </w:rPr>
          <w:t>.</w:t>
        </w:r>
      </w:ins>
      <w:ins w:id="193" w:author="marpa" w:date="2026-10-25T13:27:26Z">
        <w:r>
          <w:rPr>
            <w:rFonts w:hint="default"/>
            <w:lang w:val="es-EC"/>
          </w:rPr>
          <w:t xml:space="preserve"> </w:t>
        </w:r>
      </w:ins>
      <w:ins w:id="194" w:author="marpa" w:date="2026-10-25T13:27:30Z">
        <w:r>
          <w:rPr>
            <w:rFonts w:hint="default"/>
            <w:lang w:val="es-EC"/>
          </w:rPr>
          <w:t>Una v</w:t>
        </w:r>
      </w:ins>
      <w:ins w:id="195" w:author="marpa" w:date="2026-10-25T13:27:31Z">
        <w:r>
          <w:rPr>
            <w:rFonts w:hint="default"/>
            <w:lang w:val="es-EC"/>
          </w:rPr>
          <w:t>ez ter</w:t>
        </w:r>
      </w:ins>
      <w:ins w:id="196" w:author="marpa" w:date="2026-10-25T13:27:32Z">
        <w:r>
          <w:rPr>
            <w:rFonts w:hint="default"/>
            <w:lang w:val="es-EC"/>
          </w:rPr>
          <w:t>mina</w:t>
        </w:r>
      </w:ins>
      <w:ins w:id="197" w:author="marpa" w:date="2026-10-25T13:27:33Z">
        <w:r>
          <w:rPr>
            <w:rFonts w:hint="default"/>
            <w:lang w:val="es-EC"/>
          </w:rPr>
          <w:t>do se da</w:t>
        </w:r>
      </w:ins>
      <w:ins w:id="198" w:author="marpa" w:date="2026-10-25T13:27:34Z">
        <w:r>
          <w:rPr>
            <w:rFonts w:hint="default"/>
            <w:lang w:val="es-EC"/>
          </w:rPr>
          <w:t xml:space="preserve"> click e</w:t>
        </w:r>
      </w:ins>
      <w:ins w:id="199" w:author="marpa" w:date="2026-10-25T13:27:35Z">
        <w:r>
          <w:rPr>
            <w:rFonts w:hint="default"/>
            <w:lang w:val="es-EC"/>
          </w:rPr>
          <w:t>n cerr</w:t>
        </w:r>
      </w:ins>
      <w:ins w:id="200" w:author="marpa" w:date="2026-10-25T13:27:36Z">
        <w:r>
          <w:rPr>
            <w:rFonts w:hint="default"/>
            <w:lang w:val="es-EC"/>
          </w:rPr>
          <w:t>ar y</w:t>
        </w:r>
      </w:ins>
      <w:ins w:id="201" w:author="marpa" w:date="2026-10-25T13:27:37Z">
        <w:r>
          <w:rPr>
            <w:rFonts w:hint="default"/>
            <w:lang w:val="es-EC"/>
          </w:rPr>
          <w:t xml:space="preserve"> la </w:t>
        </w:r>
      </w:ins>
      <w:ins w:id="202" w:author="marpa" w:date="2026-10-25T13:27:38Z">
        <w:r>
          <w:rPr>
            <w:rFonts w:hint="default"/>
            <w:lang w:val="es-EC"/>
          </w:rPr>
          <w:t>c</w:t>
        </w:r>
      </w:ins>
      <w:ins w:id="203" w:author="marpa" w:date="2026-10-25T13:27:39Z">
        <w:r>
          <w:rPr>
            <w:rFonts w:hint="default"/>
            <w:lang w:val="es-EC"/>
          </w:rPr>
          <w:t>onexión</w:t>
        </w:r>
      </w:ins>
      <w:ins w:id="204" w:author="marpa" w:date="2026-10-25T13:27:40Z">
        <w:r>
          <w:rPr>
            <w:rFonts w:hint="default"/>
            <w:lang w:val="es-EC"/>
          </w:rPr>
          <w:t xml:space="preserve"> e</w:t>
        </w:r>
      </w:ins>
      <w:ins w:id="205" w:author="marpa" w:date="2026-10-25T13:27:41Z">
        <w:r>
          <w:rPr>
            <w:rFonts w:hint="default"/>
            <w:lang w:val="es-EC"/>
          </w:rPr>
          <w:t>stá e</w:t>
        </w:r>
      </w:ins>
      <w:ins w:id="206" w:author="marpa" w:date="2026-10-25T13:27:42Z">
        <w:r>
          <w:rPr>
            <w:rFonts w:hint="default"/>
            <w:lang w:val="es-EC"/>
          </w:rPr>
          <w:t>stable</w:t>
        </w:r>
      </w:ins>
      <w:ins w:id="207" w:author="marpa" w:date="2026-10-25T13:27:43Z">
        <w:r>
          <w:rPr>
            <w:rFonts w:hint="default"/>
            <w:lang w:val="es-EC"/>
          </w:rPr>
          <w:t>cida y</w:t>
        </w:r>
      </w:ins>
      <w:ins w:id="208" w:author="marpa" w:date="2026-10-25T13:27:44Z">
        <w:r>
          <w:rPr>
            <w:rFonts w:hint="default"/>
            <w:lang w:val="es-EC"/>
          </w:rPr>
          <w:t xml:space="preserve"> lista </w:t>
        </w:r>
      </w:ins>
      <w:ins w:id="209" w:author="marpa" w:date="2026-10-25T13:27:45Z">
        <w:r>
          <w:rPr>
            <w:rFonts w:hint="default"/>
            <w:lang w:val="es-EC"/>
          </w:rPr>
          <w:t xml:space="preserve">para el </w:t>
        </w:r>
      </w:ins>
      <w:ins w:id="210" w:author="marpa" w:date="2026-10-25T13:27:46Z">
        <w:r>
          <w:rPr>
            <w:rFonts w:hint="default"/>
            <w:lang w:val="es-EC"/>
          </w:rPr>
          <w:t>despli</w:t>
        </w:r>
      </w:ins>
      <w:ins w:id="211" w:author="marpa" w:date="2026-10-25T13:27:47Z">
        <w:r>
          <w:rPr>
            <w:rFonts w:hint="default"/>
            <w:lang w:val="es-EC"/>
          </w:rPr>
          <w:t>egue</w:t>
        </w:r>
      </w:ins>
      <w:ins w:id="212" w:author="marpa" w:date="2026-10-25T13:27:48Z">
        <w:r>
          <w:rPr>
            <w:rFonts w:hint="default"/>
            <w:lang w:val="es-EC"/>
          </w:rPr>
          <w:t>.</w:t>
        </w:r>
      </w:ins>
    </w:p>
    <w:p w14:paraId="2524BC72">
      <w:pPr>
        <w:rPr>
          <w:rFonts w:hint="default"/>
          <w:lang w:val="es-EC"/>
        </w:rPr>
      </w:pPr>
      <w:ins w:id="213" w:author="marpa" w:date="2026-10-25T13:27:53Z">
        <w:r>
          <w:rPr>
            <w:rFonts w:hint="default"/>
            <w:lang w:val="es-EC"/>
          </w:rPr>
          <w:t>P</w:t>
        </w:r>
      </w:ins>
      <w:ins w:id="214" w:author="marpa" w:date="2026-10-25T13:27:54Z">
        <w:r>
          <w:rPr>
            <w:rFonts w:hint="default"/>
            <w:lang w:val="es-EC"/>
          </w:rPr>
          <w:t>ara veri</w:t>
        </w:r>
      </w:ins>
      <w:ins w:id="215" w:author="marpa" w:date="2026-10-25T13:27:55Z">
        <w:r>
          <w:rPr>
            <w:rFonts w:hint="default"/>
            <w:lang w:val="es-EC"/>
          </w:rPr>
          <w:t xml:space="preserve">ficar </w:t>
        </w:r>
      </w:ins>
      <w:ins w:id="216" w:author="marpa" w:date="2026-10-25T13:27:56Z">
        <w:r>
          <w:rPr>
            <w:rFonts w:hint="default"/>
            <w:lang w:val="es-EC"/>
          </w:rPr>
          <w:t>que la</w:t>
        </w:r>
      </w:ins>
      <w:ins w:id="217" w:author="marpa" w:date="2026-10-25T13:27:57Z">
        <w:r>
          <w:rPr>
            <w:rFonts w:hint="default"/>
            <w:lang w:val="es-EC"/>
          </w:rPr>
          <w:t xml:space="preserve"> cone</w:t>
        </w:r>
      </w:ins>
      <w:ins w:id="218" w:author="marpa" w:date="2026-10-25T13:27:58Z">
        <w:r>
          <w:rPr>
            <w:rFonts w:hint="default"/>
            <w:lang w:val="es-EC"/>
          </w:rPr>
          <w:t>xión es</w:t>
        </w:r>
      </w:ins>
      <w:ins w:id="219" w:author="marpa" w:date="2026-10-25T13:27:59Z">
        <w:r>
          <w:rPr>
            <w:rFonts w:hint="default"/>
            <w:lang w:val="es-EC"/>
          </w:rPr>
          <w:t xml:space="preserve">té </w:t>
        </w:r>
      </w:ins>
      <w:ins w:id="220" w:author="marpa" w:date="2026-10-25T13:28:00Z">
        <w:r>
          <w:rPr>
            <w:rFonts w:hint="default"/>
            <w:lang w:val="es-EC"/>
          </w:rPr>
          <w:t>funcion</w:t>
        </w:r>
      </w:ins>
      <w:ins w:id="221" w:author="marpa" w:date="2026-10-25T13:28:01Z">
        <w:r>
          <w:rPr>
            <w:rFonts w:hint="default"/>
            <w:lang w:val="es-EC"/>
          </w:rPr>
          <w:t xml:space="preserve">ando se </w:t>
        </w:r>
      </w:ins>
      <w:ins w:id="222" w:author="marpa" w:date="2026-10-25T13:28:02Z">
        <w:r>
          <w:rPr>
            <w:rFonts w:hint="default"/>
            <w:lang w:val="es-EC"/>
          </w:rPr>
          <w:t>p</w:t>
        </w:r>
      </w:ins>
      <w:ins w:id="223" w:author="marpa" w:date="2026-10-25T13:28:03Z">
        <w:r>
          <w:rPr>
            <w:rFonts w:hint="default"/>
            <w:lang w:val="es-EC"/>
          </w:rPr>
          <w:t>ue</w:t>
        </w:r>
      </w:ins>
      <w:ins w:id="224" w:author="marpa" w:date="2026-10-25T13:28:04Z">
        <w:r>
          <w:rPr>
            <w:rFonts w:hint="default"/>
            <w:lang w:val="es-EC"/>
          </w:rPr>
          <w:t>de abrir</w:t>
        </w:r>
      </w:ins>
      <w:ins w:id="225" w:author="marpa" w:date="2026-10-25T13:28:05Z">
        <w:r>
          <w:rPr>
            <w:rFonts w:hint="default"/>
            <w:lang w:val="es-EC"/>
          </w:rPr>
          <w:t xml:space="preserve"> </w:t>
        </w:r>
      </w:ins>
      <w:ins w:id="226" w:author="marpa" w:date="2026-10-25T13:28:09Z">
        <w:r>
          <w:rPr>
            <w:rFonts w:hint="default"/>
            <w:lang w:val="es-EC"/>
          </w:rPr>
          <w:t>la pes</w:t>
        </w:r>
      </w:ins>
      <w:ins w:id="227" w:author="marpa" w:date="2026-10-25T13:28:10Z">
        <w:r>
          <w:rPr>
            <w:rFonts w:hint="default"/>
            <w:lang w:val="es-EC"/>
          </w:rPr>
          <w:t>taña</w:t>
        </w:r>
      </w:ins>
      <w:ins w:id="228" w:author="marpa" w:date="2026-10-25T13:28:11Z">
        <w:r>
          <w:rPr>
            <w:rFonts w:hint="default"/>
            <w:lang w:val="es-EC"/>
          </w:rPr>
          <w:t xml:space="preserve"> “H</w:t>
        </w:r>
      </w:ins>
      <w:ins w:id="229" w:author="marpa" w:date="2026-10-25T13:28:12Z">
        <w:r>
          <w:rPr>
            <w:rFonts w:hint="default"/>
            <w:lang w:val="es-EC"/>
          </w:rPr>
          <w:t>erramient</w:t>
        </w:r>
      </w:ins>
      <w:ins w:id="230" w:author="marpa" w:date="2026-10-25T13:28:13Z">
        <w:r>
          <w:rPr>
            <w:rFonts w:hint="default"/>
            <w:lang w:val="es-EC"/>
          </w:rPr>
          <w:t>as”</w:t>
        </w:r>
      </w:ins>
      <w:ins w:id="231" w:author="marpa" w:date="2026-10-25T13:28:14Z">
        <w:r>
          <w:rPr>
            <w:rFonts w:hint="default"/>
            <w:lang w:val="es-EC"/>
          </w:rPr>
          <w:t xml:space="preserve"> </w:t>
        </w:r>
      </w:ins>
      <w:ins w:id="232" w:author="marpa" w:date="2026-10-25T13:28:16Z">
        <w:r>
          <w:rPr>
            <w:rFonts w:hint="default"/>
            <w:lang w:val="es-EC"/>
          </w:rPr>
          <w:t xml:space="preserve">opción </w:t>
        </w:r>
      </w:ins>
      <w:ins w:id="233" w:author="marpa" w:date="2026-10-25T13:28:17Z">
        <w:r>
          <w:rPr>
            <w:rFonts w:hint="default"/>
            <w:lang w:val="es-EC"/>
          </w:rPr>
          <w:t>“Serv</w:t>
        </w:r>
      </w:ins>
      <w:ins w:id="234" w:author="marpa" w:date="2026-10-25T13:28:18Z">
        <w:r>
          <w:rPr>
            <w:rFonts w:hint="default"/>
            <w:lang w:val="es-EC"/>
          </w:rPr>
          <w:t>idores”</w:t>
        </w:r>
      </w:ins>
      <w:ins w:id="235" w:author="marpa" w:date="2026-10-25T13:28:19Z">
        <w:r>
          <w:rPr>
            <w:rFonts w:hint="default"/>
            <w:lang w:val="es-EC"/>
          </w:rPr>
          <w:t xml:space="preserve"> y</w:t>
        </w:r>
      </w:ins>
      <w:ins w:id="236" w:author="marpa" w:date="2026-10-25T13:28:20Z">
        <w:r>
          <w:rPr>
            <w:rFonts w:hint="default"/>
            <w:lang w:val="es-EC"/>
          </w:rPr>
          <w:t xml:space="preserve"> observ</w:t>
        </w:r>
      </w:ins>
      <w:ins w:id="237" w:author="marpa" w:date="2026-10-25T13:28:21Z">
        <w:r>
          <w:rPr>
            <w:rFonts w:hint="default"/>
            <w:lang w:val="es-EC"/>
          </w:rPr>
          <w:t xml:space="preserve">ar que </w:t>
        </w:r>
      </w:ins>
      <w:ins w:id="238" w:author="marpa" w:date="2026-10-25T13:28:22Z">
        <w:r>
          <w:rPr>
            <w:rFonts w:hint="default"/>
            <w:lang w:val="es-EC"/>
          </w:rPr>
          <w:t>ju</w:t>
        </w:r>
      </w:ins>
      <w:ins w:id="239" w:author="marpa" w:date="2026-10-25T13:28:23Z">
        <w:r>
          <w:rPr>
            <w:rFonts w:hint="default"/>
            <w:lang w:val="es-EC"/>
          </w:rPr>
          <w:t xml:space="preserve">nto al </w:t>
        </w:r>
      </w:ins>
      <w:ins w:id="240" w:author="marpa" w:date="2026-10-25T13:28:24Z">
        <w:r>
          <w:rPr>
            <w:rFonts w:hint="default"/>
            <w:lang w:val="es-EC"/>
          </w:rPr>
          <w:t>logo</w:t>
        </w:r>
      </w:ins>
      <w:ins w:id="241" w:author="marpa" w:date="2026-10-25T13:28:25Z">
        <w:r>
          <w:rPr>
            <w:rFonts w:hint="default"/>
            <w:lang w:val="es-EC"/>
          </w:rPr>
          <w:t xml:space="preserve"> de paya</w:t>
        </w:r>
      </w:ins>
      <w:ins w:id="242" w:author="marpa" w:date="2026-10-25T13:28:26Z">
        <w:r>
          <w:rPr>
            <w:rFonts w:hint="default"/>
            <w:lang w:val="es-EC"/>
          </w:rPr>
          <w:t>ra apa</w:t>
        </w:r>
      </w:ins>
      <w:ins w:id="243" w:author="marpa" w:date="2026-10-25T13:28:27Z">
        <w:r>
          <w:rPr>
            <w:rFonts w:hint="default"/>
            <w:lang w:val="es-EC"/>
          </w:rPr>
          <w:t xml:space="preserve">rece una </w:t>
        </w:r>
      </w:ins>
      <w:ins w:id="244" w:author="marpa" w:date="2026-10-25T13:28:28Z">
        <w:r>
          <w:rPr>
            <w:rFonts w:hint="default"/>
            <w:lang w:val="es-EC"/>
          </w:rPr>
          <w:t>pequ</w:t>
        </w:r>
      </w:ins>
      <w:ins w:id="245" w:author="marpa" w:date="2026-10-25T13:28:29Z">
        <w:r>
          <w:rPr>
            <w:rFonts w:hint="default"/>
            <w:lang w:val="es-EC"/>
          </w:rPr>
          <w:t>eñ</w:t>
        </w:r>
      </w:ins>
      <w:ins w:id="246" w:author="marpa" w:date="2026-10-25T13:28:30Z">
        <w:r>
          <w:rPr>
            <w:rFonts w:hint="default"/>
            <w:lang w:val="es-EC"/>
          </w:rPr>
          <w:t>a flec</w:t>
        </w:r>
      </w:ins>
      <w:ins w:id="247" w:author="marpa" w:date="2026-10-25T13:28:31Z">
        <w:r>
          <w:rPr>
            <w:rFonts w:hint="default"/>
            <w:lang w:val="es-EC"/>
          </w:rPr>
          <w:t>ha v</w:t>
        </w:r>
      </w:ins>
      <w:ins w:id="248" w:author="marpa" w:date="2026-10-25T13:28:32Z">
        <w:r>
          <w:rPr>
            <w:rFonts w:hint="default"/>
            <w:lang w:val="es-EC"/>
          </w:rPr>
          <w:t>erde.</w:t>
        </w:r>
      </w:ins>
    </w:p>
    <w:p w14:paraId="03FA1038">
      <w:pPr>
        <w:pStyle w:val="3"/>
      </w:pPr>
      <w:bookmarkStart w:id="52" w:name="_Toc3977"/>
      <w:bookmarkStart w:id="53" w:name="_Toc31312"/>
      <w:r>
        <w:t>CREACIÓN DEL PROYECTO SERVIDOR</w:t>
      </w:r>
      <w:bookmarkEnd w:id="52"/>
      <w:bookmarkEnd w:id="53"/>
      <w:r>
        <w:t xml:space="preserve"> </w:t>
      </w:r>
    </w:p>
    <w:p w14:paraId="2B4CF8C1">
      <w:r>
        <w:t>Se crea el proyecto en NetBeans seleccionando ‘New Project’, ‘Java with Maven’ y ‘Web Application’. Se coloca el nombre del proyecto, ubicación y grupo. Se selecciona el servidor Payara y la versión de Jakarta</w:t>
      </w:r>
      <w:ins w:id="249" w:author="marpa" w:date="2026-10-25T13:29:52Z">
        <w:r>
          <w:rPr>
            <w:rFonts w:hint="default"/>
            <w:lang w:val="es-EC"/>
          </w:rPr>
          <w:t xml:space="preserve">, </w:t>
        </w:r>
      </w:ins>
      <w:ins w:id="250" w:author="marpa" w:date="2026-10-25T13:29:53Z">
        <w:r>
          <w:rPr>
            <w:rFonts w:hint="default"/>
            <w:lang w:val="es-EC"/>
          </w:rPr>
          <w:t xml:space="preserve">en el </w:t>
        </w:r>
      </w:ins>
      <w:ins w:id="251" w:author="marpa" w:date="2026-10-25T13:29:54Z">
        <w:r>
          <w:rPr>
            <w:rFonts w:hint="default"/>
            <w:lang w:val="es-EC"/>
          </w:rPr>
          <w:t>caso de e</w:t>
        </w:r>
      </w:ins>
      <w:ins w:id="252" w:author="marpa" w:date="2026-10-25T13:29:55Z">
        <w:r>
          <w:rPr>
            <w:rFonts w:hint="default"/>
            <w:lang w:val="es-EC"/>
          </w:rPr>
          <w:t>ste p</w:t>
        </w:r>
      </w:ins>
      <w:ins w:id="253" w:author="marpa" w:date="2026-10-25T13:29:56Z">
        <w:r>
          <w:rPr>
            <w:rFonts w:hint="default"/>
            <w:lang w:val="es-EC"/>
          </w:rPr>
          <w:t>ro</w:t>
        </w:r>
      </w:ins>
      <w:ins w:id="254" w:author="marpa" w:date="2026-10-25T13:29:57Z">
        <w:r>
          <w:rPr>
            <w:rFonts w:hint="default"/>
            <w:lang w:val="es-EC"/>
          </w:rPr>
          <w:t>yecto J</w:t>
        </w:r>
      </w:ins>
      <w:ins w:id="255" w:author="marpa" w:date="2026-10-25T13:29:58Z">
        <w:r>
          <w:rPr>
            <w:rFonts w:hint="default"/>
            <w:lang w:val="es-EC"/>
          </w:rPr>
          <w:t>akar</w:t>
        </w:r>
      </w:ins>
      <w:ins w:id="256" w:author="marpa" w:date="2026-10-25T13:29:59Z">
        <w:r>
          <w:rPr>
            <w:rFonts w:hint="default"/>
            <w:lang w:val="es-EC"/>
          </w:rPr>
          <w:t>ta EE</w:t>
        </w:r>
      </w:ins>
      <w:ins w:id="257" w:author="marpa" w:date="2026-10-25T13:30:00Z">
        <w:r>
          <w:rPr>
            <w:rFonts w:hint="default"/>
            <w:lang w:val="es-EC"/>
          </w:rPr>
          <w:t xml:space="preserve"> 11</w:t>
        </w:r>
      </w:ins>
      <w:r>
        <w:t>. Finalmente se hace clic en ‘Finish’.</w:t>
      </w:r>
    </w:p>
    <w:p w14:paraId="42EFD7BC">
      <w:pPr>
        <w:keepNext/>
        <w:spacing w:after="0"/>
        <w:jc w:val="center"/>
      </w:pPr>
      <w:ins w:id="258" w:author="marpa" w:date="2026-10-25T13:29:04Z">
        <w:r>
          <w:rPr/>
          <w:drawing>
            <wp:inline distT="0" distB="0" distL="114300" distR="114300">
              <wp:extent cx="4084320" cy="2808605"/>
              <wp:effectExtent l="0" t="0" r="5080" b="10795"/>
              <wp:docPr id="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
                      <pic:cNvPicPr>
                        <a:picLocks noChangeAspect="1"/>
                      </pic:cNvPicPr>
                    </pic:nvPicPr>
                    <pic:blipFill>
                      <a:blip r:embed="rId26"/>
                      <a:stretch>
                        <a:fillRect/>
                      </a:stretch>
                    </pic:blipFill>
                    <pic:spPr>
                      <a:xfrm>
                        <a:off x="0" y="0"/>
                        <a:ext cx="4084320" cy="2808605"/>
                      </a:xfrm>
                      <a:prstGeom prst="rect">
                        <a:avLst/>
                      </a:prstGeom>
                    </pic:spPr>
                  </pic:pic>
                </a:graphicData>
              </a:graphic>
            </wp:inline>
          </w:drawing>
        </w:r>
      </w:ins>
      <w:del w:id="260" w:author="marpa" w:date="2026-10-25T13:29:03Z">
        <w:r>
          <w:rPr/>
          <w:drawing>
            <wp:inline distT="114300" distB="114300" distL="114300" distR="114300">
              <wp:extent cx="4203700" cy="2635885"/>
              <wp:effectExtent l="0" t="0" r="6350" b="0"/>
              <wp:docPr id="41" name="image36.png"/>
              <wp:cNvGraphicFramePr/>
              <a:graphic xmlns:a="http://schemas.openxmlformats.org/drawingml/2006/main">
                <a:graphicData uri="http://schemas.openxmlformats.org/drawingml/2006/picture">
                  <pic:pic xmlns:pic="http://schemas.openxmlformats.org/drawingml/2006/picture">
                    <pic:nvPicPr>
                      <pic:cNvPr id="41" name="image36.png"/>
                      <pic:cNvPicPr preferRelativeResize="0"/>
                    </pic:nvPicPr>
                    <pic:blipFill>
                      <a:blip r:embed="rId27"/>
                      <a:srcRect/>
                      <a:stretch>
                        <a:fillRect/>
                      </a:stretch>
                    </pic:blipFill>
                    <pic:spPr>
                      <a:xfrm>
                        <a:off x="0" y="0"/>
                        <a:ext cx="4203865" cy="2636322"/>
                      </a:xfrm>
                      <a:prstGeom prst="rect">
                        <a:avLst/>
                      </a:prstGeom>
                    </pic:spPr>
                  </pic:pic>
                </a:graphicData>
              </a:graphic>
            </wp:inline>
          </w:drawing>
        </w:r>
      </w:del>
    </w:p>
    <w:p w14:paraId="0634160D">
      <w:pPr>
        <w:pStyle w:val="5"/>
        <w:rPr>
          <w:rFonts w:hint="default"/>
          <w:lang w:val="es-EC"/>
        </w:rPr>
      </w:pPr>
      <w:bookmarkStart w:id="54" w:name="_Toc4221"/>
      <w:bookmarkStart w:id="55" w:name="_Toc24422"/>
      <w:r>
        <w:t>Figura 1</w:t>
      </w:r>
      <w:ins w:id="262" w:author="marpa" w:date="2026-10-25T13:29:00Z">
        <w:r>
          <w:rPr>
            <w:rFonts w:hint="default"/>
            <w:lang w:val="es-EC"/>
          </w:rPr>
          <w:t>5</w:t>
        </w:r>
      </w:ins>
      <w:del w:id="263" w:author="marpa" w:date="2026-10-25T13:28:59Z">
        <w:r>
          <w:rPr/>
          <w:delText>2</w:delText>
        </w:r>
      </w:del>
      <w:r>
        <w:t xml:space="preserve">. Creación del proyecto – Servidor </w:t>
      </w:r>
      <w:bookmarkEnd w:id="54"/>
      <w:bookmarkEnd w:id="55"/>
      <w:r>
        <w:rPr>
          <w:rFonts w:hint="default"/>
          <w:lang w:val="es-EC"/>
        </w:rPr>
        <w:t>RESTFUL</w:t>
      </w:r>
    </w:p>
    <w:p w14:paraId="632F4435"/>
    <w:p w14:paraId="173EA088">
      <w:pPr>
        <w:keepNext/>
        <w:spacing w:after="0"/>
        <w:jc w:val="center"/>
      </w:pPr>
      <w:ins w:id="264" w:author="marpa" w:date="2026-10-25T13:29:19Z">
        <w:r>
          <w:rPr/>
          <w:drawing>
            <wp:inline distT="0" distB="0" distL="114300" distR="114300">
              <wp:extent cx="4316730" cy="2564130"/>
              <wp:effectExtent l="0" t="0" r="1270" b="1270"/>
              <wp:docPr id="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
                      <pic:cNvPicPr>
                        <a:picLocks noChangeAspect="1"/>
                      </pic:cNvPicPr>
                    </pic:nvPicPr>
                    <pic:blipFill>
                      <a:blip r:embed="rId28"/>
                      <a:stretch>
                        <a:fillRect/>
                      </a:stretch>
                    </pic:blipFill>
                    <pic:spPr>
                      <a:xfrm>
                        <a:off x="0" y="0"/>
                        <a:ext cx="4316766" cy="2564753"/>
                      </a:xfrm>
                      <a:prstGeom prst="rect">
                        <a:avLst/>
                      </a:prstGeom>
                    </pic:spPr>
                  </pic:pic>
                </a:graphicData>
              </a:graphic>
            </wp:inline>
          </w:drawing>
        </w:r>
      </w:ins>
      <w:del w:id="266" w:author="marpa" w:date="2026-10-25T13:29:19Z">
        <w:r>
          <w:rPr/>
          <w:drawing>
            <wp:inline distT="114300" distB="114300" distL="114300" distR="114300">
              <wp:extent cx="4690745" cy="3204210"/>
              <wp:effectExtent l="0" t="0" r="0" b="0"/>
              <wp:docPr id="33" name="image49.png"/>
              <wp:cNvGraphicFramePr/>
              <a:graphic xmlns:a="http://schemas.openxmlformats.org/drawingml/2006/main">
                <a:graphicData uri="http://schemas.openxmlformats.org/drawingml/2006/picture">
                  <pic:pic xmlns:pic="http://schemas.openxmlformats.org/drawingml/2006/picture">
                    <pic:nvPicPr>
                      <pic:cNvPr id="33" name="image49.png"/>
                      <pic:cNvPicPr preferRelativeResize="0"/>
                    </pic:nvPicPr>
                    <pic:blipFill>
                      <a:blip r:embed="rId29"/>
                      <a:srcRect/>
                      <a:stretch>
                        <a:fillRect/>
                      </a:stretch>
                    </pic:blipFill>
                    <pic:spPr>
                      <a:xfrm>
                        <a:off x="0" y="0"/>
                        <a:ext cx="4691354" cy="3204527"/>
                      </a:xfrm>
                      <a:prstGeom prst="rect">
                        <a:avLst/>
                      </a:prstGeom>
                    </pic:spPr>
                  </pic:pic>
                </a:graphicData>
              </a:graphic>
            </wp:inline>
          </w:drawing>
        </w:r>
      </w:del>
    </w:p>
    <w:p w14:paraId="58A13089">
      <w:pPr>
        <w:pStyle w:val="5"/>
        <w:rPr>
          <w:rFonts w:hint="default"/>
          <w:lang w:val="es-EC"/>
        </w:rPr>
      </w:pPr>
      <w:bookmarkStart w:id="56" w:name="_Toc30837"/>
      <w:bookmarkStart w:id="57" w:name="_Toc25360"/>
      <w:r>
        <w:t>Figura 1</w:t>
      </w:r>
      <w:ins w:id="268" w:author="marpa" w:date="2026-10-25T13:34:47Z">
        <w:r>
          <w:rPr>
            <w:rFonts w:hint="default"/>
            <w:lang w:val="es-EC"/>
          </w:rPr>
          <w:t>6</w:t>
        </w:r>
      </w:ins>
      <w:del w:id="269" w:author="marpa" w:date="2026-10-25T13:34:47Z">
        <w:r>
          <w:rPr/>
          <w:delText>3</w:delText>
        </w:r>
      </w:del>
      <w:r>
        <w:t xml:space="preserve">. Configuración del proyecto 1 - Servidor </w:t>
      </w:r>
      <w:bookmarkEnd w:id="56"/>
      <w:bookmarkEnd w:id="57"/>
      <w:r>
        <w:rPr>
          <w:rFonts w:hint="default"/>
          <w:lang w:val="es-EC"/>
        </w:rPr>
        <w:t>RESTFUL</w:t>
      </w:r>
    </w:p>
    <w:p w14:paraId="0DD3568F"/>
    <w:p w14:paraId="3ACFDB46">
      <w:pPr>
        <w:keepNext/>
        <w:spacing w:after="0"/>
        <w:jc w:val="center"/>
      </w:pPr>
      <w:ins w:id="270" w:author="marpa" w:date="2026-10-25T13:30:07Z">
        <w:r>
          <w:rPr/>
          <w:drawing>
            <wp:inline distT="0" distB="0" distL="114300" distR="114300">
              <wp:extent cx="4146550" cy="2861310"/>
              <wp:effectExtent l="0" t="0" r="6350" b="8890"/>
              <wp:docPr id="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
                      <pic:cNvPicPr>
                        <a:picLocks noChangeAspect="1"/>
                      </pic:cNvPicPr>
                    </pic:nvPicPr>
                    <pic:blipFill>
                      <a:blip r:embed="rId30"/>
                      <a:stretch>
                        <a:fillRect/>
                      </a:stretch>
                    </pic:blipFill>
                    <pic:spPr>
                      <a:xfrm>
                        <a:off x="0" y="0"/>
                        <a:ext cx="4147140" cy="2861386"/>
                      </a:xfrm>
                      <a:prstGeom prst="rect">
                        <a:avLst/>
                      </a:prstGeom>
                    </pic:spPr>
                  </pic:pic>
                </a:graphicData>
              </a:graphic>
            </wp:inline>
          </w:drawing>
        </w:r>
      </w:ins>
      <w:del w:id="272" w:author="marpa" w:date="2026-10-25T13:30:06Z">
        <w:r>
          <w:rPr/>
          <w:drawing>
            <wp:inline distT="114300" distB="114300" distL="114300" distR="114300">
              <wp:extent cx="4267835" cy="2860040"/>
              <wp:effectExtent l="0" t="0" r="0" b="0"/>
              <wp:docPr id="60" name="image13.png"/>
              <wp:cNvGraphicFramePr/>
              <a:graphic xmlns:a="http://schemas.openxmlformats.org/drawingml/2006/main">
                <a:graphicData uri="http://schemas.openxmlformats.org/drawingml/2006/picture">
                  <pic:pic xmlns:pic="http://schemas.openxmlformats.org/drawingml/2006/picture">
                    <pic:nvPicPr>
                      <pic:cNvPr id="60" name="image13.png"/>
                      <pic:cNvPicPr preferRelativeResize="0"/>
                    </pic:nvPicPr>
                    <pic:blipFill>
                      <a:blip r:embed="rId31"/>
                      <a:srcRect/>
                      <a:stretch>
                        <a:fillRect/>
                      </a:stretch>
                    </pic:blipFill>
                    <pic:spPr>
                      <a:xfrm>
                        <a:off x="0" y="0"/>
                        <a:ext cx="4268153" cy="2860490"/>
                      </a:xfrm>
                      <a:prstGeom prst="rect">
                        <a:avLst/>
                      </a:prstGeom>
                    </pic:spPr>
                  </pic:pic>
                </a:graphicData>
              </a:graphic>
            </wp:inline>
          </w:drawing>
        </w:r>
      </w:del>
    </w:p>
    <w:p w14:paraId="531BEEA9">
      <w:pPr>
        <w:pStyle w:val="5"/>
        <w:rPr>
          <w:rFonts w:hint="default"/>
          <w:lang w:val="es-EC"/>
        </w:rPr>
      </w:pPr>
      <w:bookmarkStart w:id="58" w:name="_Toc2435"/>
      <w:bookmarkStart w:id="59" w:name="_Toc29823"/>
      <w:r>
        <w:t>Figura 1</w:t>
      </w:r>
      <w:ins w:id="274" w:author="marpa" w:date="2026-10-25T13:34:50Z">
        <w:r>
          <w:rPr>
            <w:rFonts w:hint="default"/>
            <w:lang w:val="es-EC"/>
          </w:rPr>
          <w:t>7</w:t>
        </w:r>
      </w:ins>
      <w:del w:id="275" w:author="marpa" w:date="2026-10-25T13:34:49Z">
        <w:r>
          <w:rPr/>
          <w:delText>4</w:delText>
        </w:r>
      </w:del>
      <w:r>
        <w:t xml:space="preserve">. Configuración del proyecto 2 - Servidor </w:t>
      </w:r>
      <w:bookmarkEnd w:id="58"/>
      <w:bookmarkEnd w:id="59"/>
      <w:r>
        <w:rPr>
          <w:rFonts w:hint="default"/>
          <w:lang w:val="es-EC"/>
        </w:rPr>
        <w:t>RESTFUL</w:t>
      </w:r>
    </w:p>
    <w:p w14:paraId="719FA840">
      <w:pPr>
        <w:pStyle w:val="3"/>
      </w:pPr>
      <w:bookmarkStart w:id="60" w:name="_Toc7976"/>
      <w:bookmarkStart w:id="61" w:name="_Toc2906"/>
      <w:r>
        <w:t>CODIFICACIÓN DEL PROYECTO SERVIDOR</w:t>
      </w:r>
      <w:bookmarkEnd w:id="60"/>
      <w:bookmarkEnd w:id="61"/>
    </w:p>
    <w:p w14:paraId="15069DCF">
      <w:pPr>
        <w:pStyle w:val="4"/>
      </w:pPr>
      <w:bookmarkStart w:id="62" w:name="_Toc22713"/>
      <w:bookmarkStart w:id="63" w:name="_Toc17409"/>
      <w:r>
        <w:t>CREACIÓN DE PAQUETES</w:t>
      </w:r>
      <w:bookmarkEnd w:id="62"/>
      <w:bookmarkEnd w:id="63"/>
    </w:p>
    <w:p w14:paraId="39E0B9BC">
      <w:pPr>
        <w:rPr>
          <w:ins w:id="276" w:author="marpa" w:date="2026-10-25T13:33:50Z"/>
          <w:rFonts w:hint="default"/>
          <w:lang w:val="es-EC"/>
        </w:rPr>
      </w:pPr>
      <w:r>
        <w:t>Al tratarse de una arquitectura orientada a servicios (SOA) sin conexión a base de datos, se crea la estructura del proyecto enfocada en las dos divisiones funcionales principales. Se incluyen los paquetes: ec.edu.espe.servidorconversiones.WebServices, modelo</w:t>
      </w:r>
      <w:ins w:id="277" w:author="marpa" w:date="2026-10-25T13:30:40Z">
        <w:r>
          <w:rPr>
            <w:rFonts w:hint="default"/>
            <w:lang w:val="es-EC"/>
          </w:rPr>
          <w:t>s</w:t>
        </w:r>
      </w:ins>
      <w:r>
        <w:t xml:space="preserve">, </w:t>
      </w:r>
      <w:ins w:id="278" w:author="marpa" w:date="2026-10-25T13:30:34Z">
        <w:r>
          <w:rPr>
            <w:rFonts w:hint="default"/>
            <w:lang w:val="es-EC"/>
          </w:rPr>
          <w:t>controla</w:t>
        </w:r>
      </w:ins>
      <w:ins w:id="279" w:author="marpa" w:date="2026-10-25T13:30:35Z">
        <w:r>
          <w:rPr>
            <w:rFonts w:hint="default"/>
            <w:lang w:val="es-EC"/>
          </w:rPr>
          <w:t>dor</w:t>
        </w:r>
      </w:ins>
      <w:ins w:id="280" w:author="marpa" w:date="2026-10-25T13:30:43Z">
        <w:r>
          <w:rPr>
            <w:rFonts w:hint="default"/>
            <w:lang w:val="es-EC"/>
          </w:rPr>
          <w:t>es</w:t>
        </w:r>
      </w:ins>
      <w:del w:id="281" w:author="marpa" w:date="2026-10-25T13:30:33Z">
        <w:r>
          <w:rPr/>
          <w:delText>pruebas</w:delText>
        </w:r>
      </w:del>
      <w:r>
        <w:t>, servicios y vistas, siguiendo el patrón arquitectónico MVC.</w:t>
      </w:r>
      <w:ins w:id="282" w:author="marpa" w:date="2026-10-25T13:31:38Z">
        <w:r>
          <w:rPr>
            <w:rFonts w:hint="default"/>
            <w:lang w:val="es-EC"/>
          </w:rPr>
          <w:t xml:space="preserve"> </w:t>
        </w:r>
      </w:ins>
      <w:ins w:id="283" w:author="marpa" w:date="2026-10-25T13:31:39Z">
        <w:r>
          <w:rPr>
            <w:rFonts w:hint="default"/>
            <w:lang w:val="es-EC"/>
          </w:rPr>
          <w:t>Adiciona</w:t>
        </w:r>
      </w:ins>
      <w:ins w:id="284" w:author="marpa" w:date="2026-10-25T13:31:40Z">
        <w:r>
          <w:rPr>
            <w:rFonts w:hint="default"/>
            <w:lang w:val="es-EC"/>
          </w:rPr>
          <w:t>lmente s</w:t>
        </w:r>
      </w:ins>
      <w:ins w:id="285" w:author="marpa" w:date="2026-10-25T13:31:41Z">
        <w:r>
          <w:rPr>
            <w:rFonts w:hint="default"/>
            <w:lang w:val="es-EC"/>
          </w:rPr>
          <w:t>e crean p</w:t>
        </w:r>
      </w:ins>
      <w:ins w:id="286" w:author="marpa" w:date="2026-10-25T13:31:42Z">
        <w:r>
          <w:rPr>
            <w:rFonts w:hint="default"/>
            <w:lang w:val="es-EC"/>
          </w:rPr>
          <w:t>aq</w:t>
        </w:r>
      </w:ins>
      <w:ins w:id="287" w:author="marpa" w:date="2026-10-25T13:31:43Z">
        <w:r>
          <w:rPr>
            <w:rFonts w:hint="default"/>
            <w:lang w:val="es-EC"/>
          </w:rPr>
          <w:t>uetes pa</w:t>
        </w:r>
      </w:ins>
      <w:ins w:id="288" w:author="marpa" w:date="2026-10-25T13:31:44Z">
        <w:r>
          <w:rPr>
            <w:rFonts w:hint="default"/>
            <w:lang w:val="es-EC"/>
          </w:rPr>
          <w:t xml:space="preserve">ra </w:t>
        </w:r>
      </w:ins>
      <w:ins w:id="289" w:author="marpa" w:date="2026-10-25T13:31:48Z">
        <w:r>
          <w:rPr>
            <w:rFonts w:hint="default"/>
            <w:lang w:val="es-EC"/>
          </w:rPr>
          <w:t>se</w:t>
        </w:r>
      </w:ins>
      <w:ins w:id="290" w:author="marpa" w:date="2026-10-25T13:31:49Z">
        <w:r>
          <w:rPr>
            <w:rFonts w:hint="default"/>
            <w:lang w:val="es-EC"/>
          </w:rPr>
          <w:t>gurid</w:t>
        </w:r>
      </w:ins>
      <w:ins w:id="291" w:author="marpa" w:date="2026-10-25T13:31:50Z">
        <w:r>
          <w:rPr>
            <w:rFonts w:hint="default"/>
            <w:lang w:val="es-EC"/>
          </w:rPr>
          <w:t>ad</w:t>
        </w:r>
      </w:ins>
      <w:r>
        <w:rPr>
          <w:rFonts w:hint="default"/>
          <w:lang w:val="es-EC"/>
        </w:rPr>
        <w:t xml:space="preserve"> y configuración.</w:t>
      </w:r>
    </w:p>
    <w:p w14:paraId="1A45A7BA">
      <w:pPr>
        <w:jc w:val="center"/>
        <w:rPr>
          <w:del w:id="293" w:author="marpa" w:date="2026-10-25T13:34:40Z"/>
          <w:rFonts w:hint="default"/>
          <w:lang w:val="es-EC"/>
        </w:rPr>
        <w:pPrChange w:id="292" w:author="marpa" w:date="2026-10-25T13:33:51Z">
          <w:pPr/>
        </w:pPrChange>
      </w:pPr>
      <w:r>
        <w:drawing>
          <wp:inline distT="0" distB="0" distL="114300" distR="114300">
            <wp:extent cx="1941830" cy="1322070"/>
            <wp:effectExtent l="0" t="0" r="1270" b="11430"/>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32"/>
                    <a:stretch>
                      <a:fillRect/>
                    </a:stretch>
                  </pic:blipFill>
                  <pic:spPr>
                    <a:xfrm>
                      <a:off x="0" y="0"/>
                      <a:ext cx="1941830" cy="1322070"/>
                    </a:xfrm>
                    <a:prstGeom prst="rect">
                      <a:avLst/>
                    </a:prstGeom>
                    <a:noFill/>
                    <a:ln>
                      <a:noFill/>
                    </a:ln>
                  </pic:spPr>
                </pic:pic>
              </a:graphicData>
            </a:graphic>
          </wp:inline>
        </w:drawing>
      </w:r>
    </w:p>
    <w:p w14:paraId="4D934139">
      <w:pPr>
        <w:keepNext w:val="0"/>
        <w:spacing w:after="0"/>
        <w:jc w:val="center"/>
        <w:pPrChange w:id="294" w:author="marpa" w:date="2026-10-25T13:34:40Z">
          <w:pPr>
            <w:keepNext/>
            <w:spacing w:after="0"/>
            <w:jc w:val="center"/>
          </w:pPr>
        </w:pPrChange>
      </w:pPr>
      <w:del w:id="295" w:author="marpa" w:date="2026-10-25T13:31:26Z">
        <w:r>
          <w:rPr/>
          <w:drawing>
            <wp:inline distT="114300" distB="114300" distL="114300" distR="114300">
              <wp:extent cx="2695575" cy="1476375"/>
              <wp:effectExtent l="0" t="0" r="0" b="0"/>
              <wp:docPr id="61" name="image5.png"/>
              <wp:cNvGraphicFramePr/>
              <a:graphic xmlns:a="http://schemas.openxmlformats.org/drawingml/2006/main">
                <a:graphicData uri="http://schemas.openxmlformats.org/drawingml/2006/picture">
                  <pic:pic xmlns:pic="http://schemas.openxmlformats.org/drawingml/2006/picture">
                    <pic:nvPicPr>
                      <pic:cNvPr id="61" name="image5.png"/>
                      <pic:cNvPicPr preferRelativeResize="0"/>
                    </pic:nvPicPr>
                    <pic:blipFill>
                      <a:blip r:embed="rId33"/>
                      <a:srcRect/>
                      <a:stretch>
                        <a:fillRect/>
                      </a:stretch>
                    </pic:blipFill>
                    <pic:spPr>
                      <a:xfrm>
                        <a:off x="0" y="0"/>
                        <a:ext cx="2695575" cy="1476375"/>
                      </a:xfrm>
                      <a:prstGeom prst="rect">
                        <a:avLst/>
                      </a:prstGeom>
                    </pic:spPr>
                  </pic:pic>
                </a:graphicData>
              </a:graphic>
            </wp:inline>
          </w:drawing>
        </w:r>
      </w:del>
    </w:p>
    <w:p w14:paraId="6E347E4B">
      <w:pPr>
        <w:pStyle w:val="5"/>
        <w:rPr>
          <w:rFonts w:hint="default"/>
          <w:lang w:val="es-EC"/>
        </w:rPr>
      </w:pPr>
      <w:bookmarkStart w:id="64" w:name="_Toc32187"/>
      <w:bookmarkStart w:id="65" w:name="_Toc18004"/>
      <w:r>
        <w:t>Figura 1</w:t>
      </w:r>
      <w:ins w:id="297" w:author="marpa" w:date="2026-10-25T13:34:52Z">
        <w:r>
          <w:rPr>
            <w:rFonts w:hint="default"/>
            <w:lang w:val="es-EC"/>
          </w:rPr>
          <w:t>8</w:t>
        </w:r>
      </w:ins>
      <w:del w:id="298" w:author="marpa" w:date="2026-10-25T13:34:51Z">
        <w:r>
          <w:rPr/>
          <w:delText>5</w:delText>
        </w:r>
      </w:del>
      <w:r>
        <w:t xml:space="preserve">. Estructura de paquetes - Servidor </w:t>
      </w:r>
      <w:bookmarkEnd w:id="64"/>
      <w:r>
        <w:rPr>
          <w:rFonts w:hint="default"/>
          <w:lang w:val="es-EC"/>
        </w:rPr>
        <w:t>RESTFUL</w:t>
      </w:r>
      <w:bookmarkEnd w:id="65"/>
    </w:p>
    <w:p w14:paraId="6EDDF68F">
      <w:pPr>
        <w:pStyle w:val="4"/>
        <w:rPr>
          <w:rFonts w:hint="default"/>
          <w:lang w:val="es-EC"/>
        </w:rPr>
      </w:pPr>
      <w:bookmarkStart w:id="66" w:name="_Toc5640"/>
      <w:bookmarkStart w:id="67" w:name="_Toc3766"/>
      <w:r>
        <w:t xml:space="preserve">CREACIÓN </w:t>
      </w:r>
      <w:r>
        <w:rPr>
          <w:rFonts w:hint="default"/>
          <w:lang w:val="es-EC"/>
        </w:rPr>
        <w:t xml:space="preserve">Y CONFIGURACIÓN </w:t>
      </w:r>
      <w:r>
        <w:t>DE</w:t>
      </w:r>
      <w:bookmarkEnd w:id="66"/>
      <w:r>
        <w:rPr>
          <w:rFonts w:hint="default"/>
          <w:lang w:val="es-EC"/>
        </w:rPr>
        <w:t>L WEBSERVICE</w:t>
      </w:r>
      <w:bookmarkEnd w:id="67"/>
    </w:p>
    <w:p w14:paraId="5448BAC4">
      <w:pPr>
        <w:spacing w:before="240" w:after="240"/>
      </w:pPr>
      <w:r>
        <w:t xml:space="preserve">Para la exposición de las funcionalidades hacia los clientes (Android y Java), se utiliza la especificación Jakarta </w:t>
      </w:r>
      <w:r>
        <w:rPr>
          <w:rFonts w:hint="default"/>
          <w:lang w:val="es-EC"/>
        </w:rPr>
        <w:t xml:space="preserve">Rest </w:t>
      </w:r>
      <w:r>
        <w:t>Web Services (JAX-</w:t>
      </w:r>
      <w:r>
        <w:rPr>
          <w:rFonts w:hint="default"/>
          <w:lang w:val="es-EC"/>
        </w:rPr>
        <w:t>R</w:t>
      </w:r>
      <w:r>
        <w:t xml:space="preserve">S). En esta capa se definen los Endpoints que transforman las peticiones </w:t>
      </w:r>
      <w:r>
        <w:rPr>
          <w:rFonts w:hint="default"/>
          <w:lang w:val="es-EC"/>
        </w:rPr>
        <w:t>JSON</w:t>
      </w:r>
      <w:r>
        <w:t xml:space="preserve"> en llamadas a los servicios de lógica de negocio anteriormente creados.</w:t>
      </w:r>
    </w:p>
    <w:p w14:paraId="0531E3EC">
      <w:pPr>
        <w:spacing w:before="240" w:after="240"/>
        <w:rPr>
          <w:ins w:id="299" w:author="marpa" w:date="2026-10-25T13:36:09Z"/>
          <w:rFonts w:hint="default"/>
          <w:lang w:val="es-EC"/>
        </w:rPr>
      </w:pPr>
      <w:r>
        <w:rPr>
          <w:rFonts w:hint="default"/>
          <w:lang w:val="es-EC"/>
        </w:rPr>
        <w:t>Se utiliza la librería Jersey de Jakarta usada para crear servicios web en base a la especificación JAX-RS. Adicionalmente, se crea una configuración en FiltroOpenApi que extiende de OASFilter que permite evitar conflictos para usar anotaciones OpenAPI de Eclipse Microprofile en lugar de la especificación integrada en Payara.</w:t>
      </w:r>
    </w:p>
    <w:p w14:paraId="0803085A">
      <w:pPr>
        <w:pStyle w:val="13"/>
        <w:spacing w:before="0" w:after="0" w:line="256" w:lineRule="auto"/>
        <w:jc w:val="left"/>
        <w:rPr>
          <w:rFonts w:eastAsia="Cambria" w:cs="Cambria" w:asciiTheme="majorAscii" w:hAnsiTheme="majorAscii"/>
          <w:color w:val="548DD4"/>
          <w:sz w:val="22"/>
          <w:szCs w:val="22"/>
        </w:rPr>
        <w:pPrChange w:id="300" w:author="marpa" w:date="2026-10-25T13:38:27Z">
          <w:pPr>
            <w:spacing w:before="240" w:after="240"/>
          </w:pPr>
        </w:pPrChange>
      </w:pPr>
    </w:p>
    <w:p w14:paraId="192B05A4">
      <w:pPr>
        <w:pStyle w:val="13"/>
        <w:spacing w:before="0" w:after="0" w:line="256" w:lineRule="auto"/>
        <w:jc w:val="left"/>
        <w:rPr>
          <w:rFonts w:hint="default" w:eastAsia="Cambria" w:cs="Cambria" w:asciiTheme="majorAscii" w:hAnsiTheme="majorAscii"/>
          <w:color w:val="548DD4"/>
          <w:sz w:val="22"/>
          <w:szCs w:val="22"/>
          <w:lang w:val="es-EC"/>
        </w:rPr>
        <w:pPrChange w:id="301" w:author="marpa" w:date="2026-10-25T13:38:27Z">
          <w:pPr>
            <w:spacing w:before="240" w:after="240"/>
          </w:pPr>
        </w:pPrChange>
      </w:pPr>
      <w:ins w:id="302" w:author="marpa" w:date="2026-10-25T13:36:27Z">
        <w:r>
          <w:rPr>
            <w:rFonts w:eastAsia="Cambria" w:cs="Cambria" w:asciiTheme="majorAscii" w:hAnsiTheme="majorAscii"/>
            <w:color w:val="548DD4"/>
            <w:sz w:val="22"/>
            <w:szCs w:val="22"/>
            <w:rPrChange w:id="303" w:author="marpa" w:date="2026-10-25T13:38:18Z">
              <w:rPr>
                <w:rFonts w:ascii="Cambria" w:hAnsi="Cambria" w:eastAsia="Cambria" w:cs="Cambria"/>
                <w:color w:val="3D3D3D"/>
              </w:rPr>
            </w:rPrChange>
          </w:rPr>
          <w:t>Dentro del paquete c</w:t>
        </w:r>
      </w:ins>
      <w:r>
        <w:rPr>
          <w:rFonts w:eastAsia="Cambria" w:cs="Cambria" w:asciiTheme="majorAscii" w:hAnsiTheme="majorAscii"/>
          <w:color w:val="548DD4"/>
          <w:sz w:val="22"/>
          <w:szCs w:val="22"/>
          <w:lang w:val="es-EC"/>
        </w:rPr>
        <w:t>o</w:t>
      </w:r>
      <w:r>
        <w:rPr>
          <w:rFonts w:hint="default" w:eastAsia="Cambria" w:cs="Cambria" w:asciiTheme="majorAscii" w:hAnsiTheme="majorAscii"/>
          <w:color w:val="548DD4"/>
          <w:sz w:val="22"/>
          <w:szCs w:val="22"/>
          <w:lang w:val="es-EC"/>
        </w:rPr>
        <w:t>nfig</w:t>
      </w:r>
      <w:ins w:id="304" w:author="marpa" w:date="2026-10-25T13:36:27Z">
        <w:r>
          <w:rPr>
            <w:rFonts w:eastAsia="Cambria" w:cs="Cambria" w:asciiTheme="majorAscii" w:hAnsiTheme="majorAscii"/>
            <w:color w:val="548DD4"/>
            <w:sz w:val="22"/>
            <w:szCs w:val="22"/>
            <w:rPrChange w:id="305" w:author="marpa" w:date="2026-10-25T13:38:18Z">
              <w:rPr>
                <w:rFonts w:ascii="Cambria" w:hAnsi="Cambria" w:eastAsia="Cambria" w:cs="Cambria"/>
                <w:color w:val="3D3D3D"/>
              </w:rPr>
            </w:rPrChange>
          </w:rPr>
          <w:t xml:space="preserve"> se crea </w:t>
        </w:r>
      </w:ins>
      <w:r>
        <w:rPr>
          <w:rFonts w:hint="default" w:eastAsia="Cambria" w:cs="Cambria" w:asciiTheme="majorAscii" w:hAnsiTheme="majorAscii"/>
          <w:color w:val="548DD4"/>
          <w:sz w:val="22"/>
          <w:szCs w:val="22"/>
          <w:lang w:val="es-EC"/>
        </w:rPr>
        <w:t>el webservice con ConfiguracionJersey</w:t>
      </w:r>
      <w:ins w:id="306" w:author="marpa" w:date="2026-10-25T13:36:38Z">
        <w:r>
          <w:rPr>
            <w:rFonts w:hint="default" w:eastAsia="Cambria" w:cs="Cambria" w:asciiTheme="majorAscii" w:hAnsiTheme="majorAscii"/>
            <w:color w:val="548DD4"/>
            <w:sz w:val="22"/>
            <w:szCs w:val="22"/>
            <w:lang w:val="es-EC"/>
            <w:rPrChange w:id="307" w:author="marpa" w:date="2026-10-25T13:38:18Z">
              <w:rPr>
                <w:rFonts w:hint="default" w:ascii="Cambria" w:hAnsi="Cambria" w:eastAsia="Cambria" w:cs="Cambria"/>
                <w:color w:val="3D3D3D"/>
                <w:lang w:val="es-EC"/>
              </w:rPr>
            </w:rPrChange>
          </w:rPr>
          <w:t xml:space="preserve">, </w:t>
        </w:r>
      </w:ins>
      <w:ins w:id="308" w:author="marpa" w:date="2026-10-25T13:36:44Z">
        <w:r>
          <w:rPr>
            <w:rFonts w:hint="default" w:eastAsia="Cambria" w:cs="Cambria" w:asciiTheme="majorAscii" w:hAnsiTheme="majorAscii"/>
            <w:color w:val="548DD4"/>
            <w:sz w:val="22"/>
            <w:szCs w:val="22"/>
            <w:lang w:val="es-EC"/>
            <w:rPrChange w:id="309" w:author="marpa" w:date="2026-10-25T13:38:18Z">
              <w:rPr>
                <w:rFonts w:hint="default" w:ascii="Cambria" w:hAnsi="Cambria" w:eastAsia="Cambria" w:cs="Cambria"/>
                <w:color w:val="3D3D3D"/>
                <w:lang w:val="es-EC"/>
              </w:rPr>
            </w:rPrChange>
          </w:rPr>
          <w:t>y</w:t>
        </w:r>
      </w:ins>
      <w:ins w:id="310" w:author="marpa" w:date="2026-10-25T13:36:45Z">
        <w:r>
          <w:rPr>
            <w:rFonts w:hint="default" w:eastAsia="Cambria" w:cs="Cambria" w:asciiTheme="majorAscii" w:hAnsiTheme="majorAscii"/>
            <w:color w:val="548DD4"/>
            <w:sz w:val="22"/>
            <w:szCs w:val="22"/>
            <w:lang w:val="es-EC"/>
            <w:rPrChange w:id="311" w:author="marpa" w:date="2026-10-25T13:38:18Z">
              <w:rPr>
                <w:rFonts w:hint="default" w:ascii="Cambria" w:hAnsi="Cambria" w:eastAsia="Cambria" w:cs="Cambria"/>
                <w:color w:val="3D3D3D"/>
                <w:lang w:val="es-EC"/>
              </w:rPr>
            </w:rPrChange>
          </w:rPr>
          <w:t xml:space="preserve"> </w:t>
        </w:r>
      </w:ins>
      <w:ins w:id="312" w:author="marpa" w:date="2026-10-25T13:36:39Z">
        <w:r>
          <w:rPr>
            <w:rFonts w:hint="default" w:eastAsia="Cambria" w:cs="Cambria" w:asciiTheme="majorAscii" w:hAnsiTheme="majorAscii"/>
            <w:color w:val="548DD4"/>
            <w:sz w:val="22"/>
            <w:szCs w:val="22"/>
            <w:lang w:val="es-EC"/>
            <w:rPrChange w:id="313" w:author="marpa" w:date="2026-10-25T13:38:18Z">
              <w:rPr>
                <w:rFonts w:hint="default" w:ascii="Cambria" w:hAnsi="Cambria" w:eastAsia="Cambria" w:cs="Cambria"/>
                <w:color w:val="3D3D3D"/>
                <w:lang w:val="es-EC"/>
              </w:rPr>
            </w:rPrChange>
          </w:rPr>
          <w:t>s</w:t>
        </w:r>
      </w:ins>
      <w:ins w:id="314" w:author="marpa" w:date="2026-10-25T13:36:27Z">
        <w:r>
          <w:rPr>
            <w:rFonts w:hint="default" w:eastAsia="Cambria" w:cs="Cambria" w:asciiTheme="majorAscii" w:hAnsiTheme="majorAscii"/>
            <w:color w:val="548DD4"/>
            <w:sz w:val="22"/>
            <w:szCs w:val="22"/>
            <w:rPrChange w:id="315" w:author="marpa" w:date="2026-10-25T13:38:18Z">
              <w:rPr>
                <w:rFonts w:hint="default" w:ascii="Cambria" w:hAnsi="Cambria" w:eastAsia="Cambria" w:cs="Cambria"/>
                <w:color w:val="3D3D3D"/>
              </w:rPr>
            </w:rPrChange>
          </w:rPr>
          <w:t xml:space="preserve">e configura </w:t>
        </w:r>
      </w:ins>
      <w:r>
        <w:rPr>
          <w:rFonts w:hint="default" w:eastAsia="Cambria" w:cs="Cambria" w:asciiTheme="majorAscii" w:hAnsiTheme="majorAscii"/>
          <w:color w:val="548DD4"/>
          <w:sz w:val="22"/>
          <w:szCs w:val="22"/>
          <w:lang w:val="es-EC"/>
        </w:rPr>
        <w:t>la ruta base con “/api”. Además, se incluyen las anotaciones OpenApi con el nombre del servicio y el tipo de autenticación.</w:t>
      </w:r>
    </w:p>
    <w:p w14:paraId="66018BBB">
      <w:pPr>
        <w:spacing w:line="240" w:lineRule="auto"/>
        <w:jc w:val="center"/>
        <w:rPr>
          <w:i/>
          <w:iCs/>
          <w:color w:val="1F497D"/>
          <w:sz w:val="18"/>
          <w:szCs w:val="18"/>
        </w:rPr>
      </w:pPr>
      <w:bookmarkStart w:id="68" w:name="_50i3qgl0xzvk" w:colFirst="0" w:colLast="0"/>
      <w:bookmarkEnd w:id="68"/>
      <w:r>
        <w:drawing>
          <wp:inline distT="0" distB="0" distL="114300" distR="114300">
            <wp:extent cx="1162050" cy="342900"/>
            <wp:effectExtent l="0" t="0" r="6350" b="0"/>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
                    <pic:cNvPicPr>
                      <a:picLocks noChangeAspect="1"/>
                    </pic:cNvPicPr>
                  </pic:nvPicPr>
                  <pic:blipFill>
                    <a:blip r:embed="rId34"/>
                    <a:stretch>
                      <a:fillRect/>
                    </a:stretch>
                  </pic:blipFill>
                  <pic:spPr>
                    <a:xfrm>
                      <a:off x="0" y="0"/>
                      <a:ext cx="1162050" cy="342900"/>
                    </a:xfrm>
                    <a:prstGeom prst="rect">
                      <a:avLst/>
                    </a:prstGeom>
                    <a:noFill/>
                    <a:ln>
                      <a:noFill/>
                    </a:ln>
                  </pic:spPr>
                </pic:pic>
              </a:graphicData>
            </a:graphic>
          </wp:inline>
        </w:drawing>
      </w:r>
      <w:del w:id="316" w:author="marpa" w:date="2026-10-25T13:38:51Z">
        <w:r>
          <w:rPr>
            <w:i/>
            <w:iCs/>
            <w:color w:val="1F497D"/>
            <w:sz w:val="18"/>
            <w:szCs w:val="18"/>
          </w:rPr>
          <w:drawing>
            <wp:inline distT="114300" distB="114300" distL="114300" distR="114300">
              <wp:extent cx="2105025" cy="885825"/>
              <wp:effectExtent l="0" t="0" r="0" b="0"/>
              <wp:docPr id="62" name="image6.png"/>
              <wp:cNvGraphicFramePr/>
              <a:graphic xmlns:a="http://schemas.openxmlformats.org/drawingml/2006/main">
                <a:graphicData uri="http://schemas.openxmlformats.org/drawingml/2006/picture">
                  <pic:pic xmlns:pic="http://schemas.openxmlformats.org/drawingml/2006/picture">
                    <pic:nvPicPr>
                      <pic:cNvPr id="62" name="image6.png"/>
                      <pic:cNvPicPr preferRelativeResize="0"/>
                    </pic:nvPicPr>
                    <pic:blipFill>
                      <a:blip r:embed="rId35"/>
                      <a:srcRect/>
                      <a:stretch>
                        <a:fillRect/>
                      </a:stretch>
                    </pic:blipFill>
                    <pic:spPr>
                      <a:xfrm>
                        <a:off x="0" y="0"/>
                        <a:ext cx="2105025" cy="885825"/>
                      </a:xfrm>
                      <a:prstGeom prst="rect">
                        <a:avLst/>
                      </a:prstGeom>
                    </pic:spPr>
                  </pic:pic>
                </a:graphicData>
              </a:graphic>
            </wp:inline>
          </w:drawing>
        </w:r>
      </w:del>
    </w:p>
    <w:p w14:paraId="645A6B35">
      <w:pPr>
        <w:pStyle w:val="5"/>
        <w:rPr>
          <w:rFonts w:hint="default"/>
          <w:lang w:val="es-EC"/>
        </w:rPr>
      </w:pPr>
      <w:bookmarkStart w:id="69" w:name="_Toc472"/>
      <w:bookmarkStart w:id="70" w:name="_Toc2800"/>
      <w:r>
        <w:t>Figura 1</w:t>
      </w:r>
      <w:ins w:id="318" w:author="marpa" w:date="2026-10-25T13:34:56Z">
        <w:r>
          <w:rPr>
            <w:rFonts w:hint="default"/>
            <w:lang w:val="es-EC"/>
          </w:rPr>
          <w:t>9</w:t>
        </w:r>
      </w:ins>
      <w:del w:id="319" w:author="marpa" w:date="2026-10-25T13:34:56Z">
        <w:r>
          <w:rPr/>
          <w:delText>6</w:delText>
        </w:r>
      </w:del>
      <w:r>
        <w:t>. Estructura de paquete</w:t>
      </w:r>
      <w:r>
        <w:rPr>
          <w:rFonts w:hint="default"/>
          <w:lang w:val="es-EC"/>
        </w:rPr>
        <w:t xml:space="preserve"> config</w:t>
      </w:r>
      <w:r>
        <w:t xml:space="preserve"> - </w:t>
      </w:r>
      <w:bookmarkEnd w:id="69"/>
      <w:r>
        <w:rPr>
          <w:rFonts w:hint="default"/>
          <w:lang w:val="es-EC"/>
        </w:rPr>
        <w:t>Servidor RESTFUL</w:t>
      </w:r>
      <w:bookmarkEnd w:id="70"/>
    </w:p>
    <w:p w14:paraId="3B508530">
      <w:pPr>
        <w:pStyle w:val="6"/>
        <w:sectPr>
          <w:footerReference r:id="rId6" w:type="default"/>
          <w:footerReference r:id="rId7" w:type="even"/>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bookmarkStart w:id="71" w:name="_gvse3wqyjbs9" w:colFirst="0" w:colLast="0"/>
      <w:bookmarkEnd w:id="71"/>
    </w:p>
    <w:p w14:paraId="0677D806">
      <w:pPr>
        <w:pStyle w:val="6"/>
        <w:rPr>
          <w:rFonts w:hint="default"/>
          <w:lang w:val="es-EC"/>
        </w:rPr>
      </w:pPr>
      <w:bookmarkStart w:id="72" w:name="_Toc1922"/>
      <w:r>
        <w:t xml:space="preserve">Tabla </w:t>
      </w:r>
      <w:r>
        <w:rPr>
          <w:rFonts w:hint="default"/>
          <w:lang w:val="es-EC"/>
        </w:rPr>
        <w:t>1</w:t>
      </w:r>
      <w:r>
        <w:t xml:space="preserve">. Clase </w:t>
      </w:r>
      <w:r>
        <w:rPr>
          <w:rFonts w:hint="default"/>
          <w:lang w:val="en-US"/>
        </w:rPr>
        <w:t>ConfiguracionJersey</w:t>
      </w:r>
      <w:r>
        <w:rPr>
          <w:rFonts w:hint="default"/>
          <w:lang w:val="es-EC"/>
        </w:rPr>
        <w:t xml:space="preserve"> - Servidor RESTFUL</w:t>
      </w:r>
      <w:bookmarkEnd w:id="72"/>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30C3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38E767E">
            <w:pPr>
              <w:spacing w:before="0" w:after="0" w:line="240" w:lineRule="auto"/>
              <w:rPr>
                <w:del w:id="320" w:author="marpa" w:date="2026-10-25T14:07:55Z"/>
                <w:rFonts w:ascii="Courier New" w:hAnsi="Courier New" w:eastAsia="Courier New" w:cs="Courier New"/>
                <w:color w:val="000000"/>
                <w:sz w:val="16"/>
                <w:szCs w:val="16"/>
              </w:rPr>
            </w:pPr>
            <w:r>
              <w:rPr>
                <w:rFonts w:ascii="Courier New" w:hAnsi="Courier New"/>
                <w:color w:val="000000"/>
                <w:sz w:val="16"/>
              </w:rPr>
              <w:t>package ec.edu.monster.config;</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ec.edu.monster.mapper.MapperExcepcionAutenticacion;</w:t>
            </w:r>
            <w:r>
              <w:rPr>
                <w:rFonts w:ascii="Courier New" w:hAnsi="Courier New"/>
                <w:color w:val="000000"/>
                <w:sz w:val="16"/>
              </w:rPr>
              <w:br w:type="textWrapping"/>
            </w:r>
            <w:r>
              <w:rPr>
                <w:rFonts w:ascii="Courier New" w:hAnsi="Courier New"/>
                <w:color w:val="000000"/>
                <w:sz w:val="16"/>
              </w:rPr>
              <w:t>import ec.edu.monster.mapper.MapperExcepcionLongitudInvalida;</w:t>
            </w:r>
            <w:r>
              <w:rPr>
                <w:rFonts w:ascii="Courier New" w:hAnsi="Courier New"/>
                <w:color w:val="000000"/>
                <w:sz w:val="16"/>
              </w:rPr>
              <w:br w:type="textWrapping"/>
            </w:r>
            <w:r>
              <w:rPr>
                <w:rFonts w:ascii="Courier New" w:hAnsi="Courier New"/>
                <w:color w:val="000000"/>
                <w:sz w:val="16"/>
              </w:rPr>
              <w:t>import ec.edu.monster.mapper.MapperExcepcionTemperaturaInvalida;</w:t>
            </w:r>
            <w:r>
              <w:rPr>
                <w:rFonts w:ascii="Courier New" w:hAnsi="Courier New"/>
                <w:color w:val="000000"/>
                <w:sz w:val="16"/>
              </w:rPr>
              <w:br w:type="textWrapping"/>
            </w:r>
            <w:r>
              <w:rPr>
                <w:rFonts w:ascii="Courier New" w:hAnsi="Courier New"/>
                <w:color w:val="000000"/>
                <w:sz w:val="16"/>
              </w:rPr>
              <w:t>import ec.edu.monster.security.FiltroAutenticacionJwt;</w:t>
            </w:r>
            <w:r>
              <w:rPr>
                <w:rFonts w:ascii="Courier New" w:hAnsi="Courier New"/>
                <w:color w:val="000000"/>
                <w:sz w:val="16"/>
              </w:rPr>
              <w:br w:type="textWrapping"/>
            </w:r>
            <w:r>
              <w:rPr>
                <w:rFonts w:ascii="Courier New" w:hAnsi="Courier New"/>
                <w:color w:val="000000"/>
                <w:sz w:val="16"/>
              </w:rPr>
              <w:t>import org.glassfish.jersey.server.ResourceConfig;</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org.eclipse.microprofile.openapi.annotations.OpenAPIDefinition;</w:t>
            </w:r>
            <w:r>
              <w:rPr>
                <w:rFonts w:ascii="Courier New" w:hAnsi="Courier New"/>
                <w:color w:val="000000"/>
                <w:sz w:val="16"/>
              </w:rPr>
              <w:br w:type="textWrapping"/>
            </w:r>
            <w:r>
              <w:rPr>
                <w:rFonts w:ascii="Courier New" w:hAnsi="Courier New"/>
                <w:color w:val="000000"/>
                <w:sz w:val="16"/>
              </w:rPr>
              <w:t>import org.eclipse.microprofile.openapi.annotations.info.Contact;</w:t>
            </w:r>
            <w:r>
              <w:rPr>
                <w:rFonts w:ascii="Courier New" w:hAnsi="Courier New"/>
                <w:color w:val="000000"/>
                <w:sz w:val="16"/>
              </w:rPr>
              <w:br w:type="textWrapping"/>
            </w:r>
            <w:r>
              <w:rPr>
                <w:rFonts w:ascii="Courier New" w:hAnsi="Courier New"/>
                <w:color w:val="000000"/>
                <w:sz w:val="16"/>
              </w:rPr>
              <w:t>import org.eclipse.microprofile.openapi.annotations.info.Info;</w:t>
            </w:r>
            <w:r>
              <w:rPr>
                <w:rFonts w:ascii="Courier New" w:hAnsi="Courier New"/>
                <w:color w:val="000000"/>
                <w:sz w:val="16"/>
              </w:rPr>
              <w:br w:type="textWrapping"/>
            </w:r>
            <w:r>
              <w:rPr>
                <w:rFonts w:ascii="Courier New" w:hAnsi="Courier New"/>
                <w:color w:val="000000"/>
                <w:sz w:val="16"/>
              </w:rPr>
              <w:t>import org.eclipse.microprofile.openapi.annotations.servers.Server;</w:t>
            </w:r>
            <w:r>
              <w:rPr>
                <w:rFonts w:ascii="Courier New" w:hAnsi="Courier New"/>
                <w:color w:val="000000"/>
                <w:sz w:val="16"/>
              </w:rPr>
              <w:br w:type="textWrapping"/>
            </w:r>
            <w:r>
              <w:rPr>
                <w:rFonts w:ascii="Courier New" w:hAnsi="Courier New"/>
                <w:color w:val="000000"/>
                <w:sz w:val="16"/>
              </w:rPr>
              <w:t>import jakarta.ws.rs.core.Application;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jakarta.ws.rs.ApplicationPath;</w:t>
            </w:r>
            <w:r>
              <w:rPr>
                <w:rFonts w:ascii="Courier New" w:hAnsi="Courier New"/>
                <w:color w:val="000000"/>
                <w:sz w:val="16"/>
              </w:rPr>
              <w:br w:type="textWrapping"/>
            </w:r>
            <w:r>
              <w:rPr>
                <w:rFonts w:ascii="Courier New" w:hAnsi="Courier New"/>
                <w:color w:val="000000"/>
                <w:sz w:val="16"/>
              </w:rPr>
              <w:t>import org.eclipse.microprofile.openapi.annotations.enums.SecuritySchemeType;</w:t>
            </w:r>
            <w:r>
              <w:rPr>
                <w:rFonts w:ascii="Courier New" w:hAnsi="Courier New"/>
                <w:color w:val="000000"/>
                <w:sz w:val="16"/>
              </w:rPr>
              <w:br w:type="textWrapping"/>
            </w:r>
            <w:r>
              <w:rPr>
                <w:rFonts w:ascii="Courier New" w:hAnsi="Courier New"/>
                <w:color w:val="000000"/>
                <w:sz w:val="16"/>
              </w:rPr>
              <w:t>import org.eclipse.microprofile.openapi.annotations.security.SecurityScheme;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@ApplicationPath("/api")</w:t>
            </w:r>
            <w:r>
              <w:rPr>
                <w:rFonts w:ascii="Courier New" w:hAnsi="Courier New"/>
                <w:color w:val="000000"/>
                <w:sz w:val="16"/>
              </w:rPr>
              <w:br w:type="textWrapping"/>
            </w:r>
            <w:r>
              <w:rPr>
                <w:rFonts w:ascii="Courier New" w:hAnsi="Courier New"/>
                <w:color w:val="000000"/>
                <w:sz w:val="16"/>
              </w:rPr>
              <w:t>@OpenAPIDefinition(</w:t>
            </w:r>
            <w:r>
              <w:rPr>
                <w:rFonts w:ascii="Courier New" w:hAnsi="Courier New"/>
                <w:color w:val="000000"/>
                <w:sz w:val="16"/>
              </w:rPr>
              <w:br w:type="textWrapping"/>
            </w:r>
            <w:r>
              <w:rPr>
                <w:rFonts w:ascii="Courier New" w:hAnsi="Courier New"/>
                <w:color w:val="000000"/>
                <w:sz w:val="16"/>
              </w:rPr>
              <w:t xml:space="preserve">        info = @Info(</w:t>
            </w:r>
            <w:r>
              <w:rPr>
                <w:rFonts w:ascii="Courier New" w:hAnsi="Courier New"/>
                <w:color w:val="000000"/>
                <w:sz w:val="16"/>
              </w:rPr>
              <w:br w:type="textWrapping"/>
            </w:r>
            <w:r>
              <w:rPr>
                <w:rFonts w:ascii="Courier New" w:hAnsi="Courier New"/>
                <w:color w:val="000000"/>
                <w:sz w:val="16"/>
              </w:rPr>
              <w:t xml:space="preserve">        title = "Convertidor de Unidades Monster RESTful JAVA",</w:t>
            </w:r>
            <w:r>
              <w:rPr>
                <w:rFonts w:ascii="Courier New" w:hAnsi="Courier New"/>
                <w:color w:val="000000"/>
                <w:sz w:val="16"/>
              </w:rPr>
              <w:br w:type="textWrapping"/>
            </w:r>
            <w:r>
              <w:rPr>
                <w:rFonts w:ascii="Courier New" w:hAnsi="Courier New"/>
                <w:color w:val="000000"/>
                <w:sz w:val="16"/>
              </w:rPr>
              <w:t xml:space="preserve">        version = "1.0.0",</w:t>
            </w:r>
            <w:r>
              <w:rPr>
                <w:rFonts w:ascii="Courier New" w:hAnsi="Courier New"/>
                <w:color w:val="000000"/>
                <w:sz w:val="16"/>
              </w:rPr>
              <w:br w:type="textWrapping"/>
            </w:r>
            <w:r>
              <w:rPr>
                <w:rFonts w:ascii="Courier New" w:hAnsi="Courier New"/>
                <w:color w:val="000000"/>
                <w:sz w:val="16"/>
              </w:rPr>
              <w:t xml:space="preserve">        description = "Servicio web RESTful en Java para conversión de unidades de temperatura", </w:t>
            </w:r>
            <w:r>
              <w:rPr>
                <w:rFonts w:ascii="Courier New" w:hAnsi="Courier New"/>
                <w:color w:val="000000"/>
                <w:sz w:val="16"/>
              </w:rPr>
              <w:br w:type="textWrapping"/>
            </w:r>
            <w:r>
              <w:rPr>
                <w:rFonts w:ascii="Courier New" w:hAnsi="Courier New"/>
                <w:color w:val="000000"/>
                <w:sz w:val="16"/>
              </w:rPr>
              <w:t xml:space="preserve">        contact = @Contact(name= "Grupo 7 Arquitectura")))</w:t>
            </w:r>
            <w:r>
              <w:rPr>
                <w:rFonts w:ascii="Courier New" w:hAnsi="Courier New"/>
                <w:color w:val="000000"/>
                <w:sz w:val="16"/>
              </w:rPr>
              <w:br w:type="textWrapping"/>
            </w:r>
            <w:r>
              <w:rPr>
                <w:rFonts w:ascii="Courier New" w:hAnsi="Courier New"/>
                <w:color w:val="000000"/>
                <w:sz w:val="16"/>
              </w:rPr>
              <w:t>@SecurityScheme(</w:t>
            </w:r>
            <w:r>
              <w:rPr>
                <w:rFonts w:ascii="Courier New" w:hAnsi="Courier New"/>
                <w:color w:val="000000"/>
                <w:sz w:val="16"/>
              </w:rPr>
              <w:br w:type="textWrapping"/>
            </w:r>
            <w:r>
              <w:rPr>
                <w:rFonts w:ascii="Courier New" w:hAnsi="Courier New"/>
                <w:color w:val="000000"/>
                <w:sz w:val="16"/>
              </w:rPr>
              <w:t xml:space="preserve">    securitySchemeName  = "bearerAuth",</w:t>
            </w:r>
            <w:r>
              <w:rPr>
                <w:rFonts w:ascii="Courier New" w:hAnsi="Courier New"/>
                <w:color w:val="000000"/>
                <w:sz w:val="16"/>
              </w:rPr>
              <w:br w:type="textWrapping"/>
            </w:r>
            <w:r>
              <w:rPr>
                <w:rFonts w:ascii="Courier New" w:hAnsi="Courier New"/>
                <w:color w:val="000000"/>
                <w:sz w:val="16"/>
              </w:rPr>
              <w:t xml:space="preserve">    type = SecuritySchemeType.HTTP,</w:t>
            </w:r>
            <w:r>
              <w:rPr>
                <w:rFonts w:ascii="Courier New" w:hAnsi="Courier New"/>
                <w:color w:val="000000"/>
                <w:sz w:val="16"/>
              </w:rPr>
              <w:br w:type="textWrapping"/>
            </w:r>
            <w:r>
              <w:rPr>
                <w:rFonts w:ascii="Courier New" w:hAnsi="Courier New"/>
                <w:color w:val="000000"/>
                <w:sz w:val="16"/>
              </w:rPr>
              <w:t xml:space="preserve">    scheme = "bearer",</w:t>
            </w:r>
            <w:r>
              <w:rPr>
                <w:rFonts w:ascii="Courier New" w:hAnsi="Courier New"/>
                <w:color w:val="000000"/>
                <w:sz w:val="16"/>
              </w:rPr>
              <w:br w:type="textWrapping"/>
            </w:r>
            <w:r>
              <w:rPr>
                <w:rFonts w:ascii="Courier New" w:hAnsi="Courier New"/>
                <w:color w:val="000000"/>
                <w:sz w:val="16"/>
              </w:rPr>
              <w:t xml:space="preserve">    bearerFormat = "JWT")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class ConfiguracionJersey extends Application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ConfiguracionJersey()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del w:id="321" w:author="marpa" w:date="2026-10-25T14:07:55Z">
              <w:r>
                <w:rPr>
                  <w:rFonts w:ascii="Courier New" w:hAnsi="Courier New" w:eastAsia="Courier New" w:cs="Courier New"/>
                  <w:color w:val="000000"/>
                  <w:sz w:val="16"/>
                  <w:szCs w:val="16"/>
                </w:rPr>
                <w:delText>package ec.edu.monster.servicios;</w:delText>
              </w:r>
            </w:del>
          </w:p>
          <w:p w14:paraId="6C0CCB92">
            <w:pPr>
              <w:spacing w:before="0" w:after="0" w:line="240" w:lineRule="auto"/>
              <w:rPr>
                <w:del w:id="322" w:author="marpa" w:date="2026-10-25T14:07:55Z"/>
                <w:rFonts w:ascii="Courier New" w:hAnsi="Courier New" w:eastAsia="Courier New" w:cs="Courier New"/>
                <w:color w:val="000000"/>
                <w:sz w:val="16"/>
                <w:szCs w:val="16"/>
              </w:rPr>
            </w:pPr>
          </w:p>
          <w:p w14:paraId="6B1D39A1">
            <w:pPr>
              <w:spacing w:before="0" w:after="0" w:line="240" w:lineRule="auto"/>
              <w:rPr>
                <w:del w:id="323" w:author="marpa" w:date="2026-10-25T14:07:55Z"/>
                <w:rFonts w:ascii="Courier New" w:hAnsi="Courier New" w:eastAsia="Courier New" w:cs="Courier New"/>
                <w:color w:val="000000"/>
                <w:sz w:val="16"/>
                <w:szCs w:val="16"/>
              </w:rPr>
            </w:pPr>
            <w:del w:id="324" w:author="marpa" w:date="2026-10-25T14:07:55Z">
              <w:r>
                <w:rPr>
                  <w:rFonts w:ascii="Courier New" w:hAnsi="Courier New" w:eastAsia="Courier New" w:cs="Courier New"/>
                  <w:color w:val="000000"/>
                  <w:sz w:val="16"/>
                  <w:szCs w:val="16"/>
                </w:rPr>
                <w:delText>/**</w:delText>
              </w:r>
            </w:del>
          </w:p>
          <w:p w14:paraId="6C2F1CD6">
            <w:pPr>
              <w:spacing w:before="0" w:after="0" w:line="240" w:lineRule="auto"/>
              <w:rPr>
                <w:del w:id="325" w:author="marpa" w:date="2026-10-25T14:07:55Z"/>
                <w:rFonts w:ascii="Courier New" w:hAnsi="Courier New" w:eastAsia="Courier New" w:cs="Courier New"/>
                <w:color w:val="000000"/>
                <w:sz w:val="16"/>
                <w:szCs w:val="16"/>
              </w:rPr>
            </w:pPr>
            <w:del w:id="326" w:author="marpa" w:date="2026-10-25T14:07:55Z">
              <w:r>
                <w:rPr>
                  <w:rFonts w:ascii="Courier New" w:hAnsi="Courier New" w:eastAsia="Courier New" w:cs="Courier New"/>
                  <w:color w:val="000000"/>
                  <w:sz w:val="16"/>
                  <w:szCs w:val="16"/>
                </w:rPr>
                <w:delText xml:space="preserve"> *</w:delText>
              </w:r>
            </w:del>
          </w:p>
          <w:p w14:paraId="047C1D64">
            <w:pPr>
              <w:spacing w:before="0" w:after="0" w:line="240" w:lineRule="auto"/>
              <w:rPr>
                <w:del w:id="327" w:author="marpa" w:date="2026-10-25T14:07:55Z"/>
                <w:rFonts w:ascii="Courier New" w:hAnsi="Courier New" w:eastAsia="Courier New" w:cs="Courier New"/>
                <w:color w:val="000000"/>
                <w:sz w:val="16"/>
                <w:szCs w:val="16"/>
              </w:rPr>
            </w:pPr>
            <w:del w:id="328" w:author="marpa" w:date="2026-10-25T14:07:55Z">
              <w:r>
                <w:rPr>
                  <w:rFonts w:ascii="Courier New" w:hAnsi="Courier New" w:eastAsia="Courier New" w:cs="Courier New"/>
                  <w:color w:val="000000"/>
                  <w:sz w:val="16"/>
                  <w:szCs w:val="16"/>
                </w:rPr>
                <w:delText xml:space="preserve"> * @author Soto</w:delText>
              </w:r>
            </w:del>
          </w:p>
          <w:p w14:paraId="0A759156">
            <w:pPr>
              <w:spacing w:before="0" w:after="0" w:line="240" w:lineRule="auto"/>
              <w:rPr>
                <w:del w:id="329" w:author="marpa" w:date="2026-10-25T14:07:55Z"/>
                <w:rFonts w:ascii="Courier New" w:hAnsi="Courier New" w:eastAsia="Courier New" w:cs="Courier New"/>
                <w:color w:val="000000"/>
                <w:sz w:val="16"/>
                <w:szCs w:val="16"/>
              </w:rPr>
            </w:pPr>
            <w:del w:id="330" w:author="marpa" w:date="2026-10-25T14:07:55Z">
              <w:r>
                <w:rPr>
                  <w:rFonts w:ascii="Courier New" w:hAnsi="Courier New" w:eastAsia="Courier New" w:cs="Courier New"/>
                  <w:color w:val="000000"/>
                  <w:sz w:val="16"/>
                  <w:szCs w:val="16"/>
                </w:rPr>
                <w:delText xml:space="preserve"> */</w:delText>
              </w:r>
            </w:del>
          </w:p>
          <w:p w14:paraId="36B631CC">
            <w:pPr>
              <w:spacing w:before="0" w:after="0" w:line="240" w:lineRule="auto"/>
              <w:rPr>
                <w:del w:id="331" w:author="marpa" w:date="2026-10-25T14:07:55Z"/>
                <w:rFonts w:ascii="Courier New" w:hAnsi="Courier New" w:eastAsia="Courier New" w:cs="Courier New"/>
                <w:color w:val="000000"/>
                <w:sz w:val="16"/>
                <w:szCs w:val="16"/>
              </w:rPr>
            </w:pPr>
            <w:del w:id="332" w:author="marpa" w:date="2026-10-25T14:07:55Z">
              <w:r>
                <w:rPr>
                  <w:rFonts w:ascii="Courier New" w:hAnsi="Courier New" w:eastAsia="Courier New" w:cs="Courier New"/>
                  <w:color w:val="000000"/>
                  <w:sz w:val="16"/>
                  <w:szCs w:val="16"/>
                </w:rPr>
                <w:delText>public class ConversorLongitud {</w:delText>
              </w:r>
            </w:del>
          </w:p>
          <w:p w14:paraId="6CDF9FD9">
            <w:pPr>
              <w:spacing w:before="0" w:after="0" w:line="240" w:lineRule="auto"/>
              <w:rPr>
                <w:del w:id="333" w:author="marpa" w:date="2026-10-25T14:07:55Z"/>
                <w:rFonts w:ascii="Courier New" w:hAnsi="Courier New" w:eastAsia="Courier New" w:cs="Courier New"/>
                <w:color w:val="000000"/>
                <w:sz w:val="16"/>
                <w:szCs w:val="16"/>
              </w:rPr>
            </w:pPr>
          </w:p>
          <w:p w14:paraId="6EBF2E30">
            <w:pPr>
              <w:spacing w:before="0" w:after="0" w:line="240" w:lineRule="auto"/>
              <w:rPr>
                <w:del w:id="334" w:author="marpa" w:date="2026-10-25T14:07:55Z"/>
                <w:rFonts w:ascii="Courier New" w:hAnsi="Courier New" w:eastAsia="Courier New" w:cs="Courier New"/>
                <w:color w:val="000000"/>
                <w:sz w:val="16"/>
                <w:szCs w:val="16"/>
              </w:rPr>
            </w:pPr>
            <w:del w:id="335" w:author="marpa" w:date="2026-10-25T14:07:55Z">
              <w:r>
                <w:rPr>
                  <w:rFonts w:ascii="Courier New" w:hAnsi="Courier New" w:eastAsia="Courier New" w:cs="Courier New"/>
                  <w:color w:val="000000"/>
                  <w:sz w:val="16"/>
                  <w:szCs w:val="16"/>
                </w:rPr>
                <w:delText xml:space="preserve">    public double convertirLongitud(double valor, String unidadOrigen, String unidadDestino) {</w:delText>
              </w:r>
            </w:del>
          </w:p>
          <w:p w14:paraId="6E847EA3">
            <w:pPr>
              <w:spacing w:before="0" w:after="0" w:line="240" w:lineRule="auto"/>
              <w:rPr>
                <w:del w:id="336" w:author="marpa" w:date="2026-10-25T14:07:55Z"/>
                <w:rFonts w:ascii="Courier New" w:hAnsi="Courier New" w:eastAsia="Courier New" w:cs="Courier New"/>
                <w:color w:val="000000"/>
                <w:sz w:val="16"/>
                <w:szCs w:val="16"/>
              </w:rPr>
            </w:pPr>
            <w:del w:id="337" w:author="marpa" w:date="2026-10-25T14:07:55Z">
              <w:r>
                <w:rPr>
                  <w:rFonts w:ascii="Courier New" w:hAnsi="Courier New" w:eastAsia="Courier New" w:cs="Courier New"/>
                  <w:color w:val="000000"/>
                  <w:sz w:val="16"/>
                  <w:szCs w:val="16"/>
                </w:rPr>
                <w:delText xml:space="preserve">        double valorEnMetros = 0.0;</w:delText>
              </w:r>
            </w:del>
          </w:p>
          <w:p w14:paraId="2F9E1EB6">
            <w:pPr>
              <w:spacing w:before="0" w:after="0" w:line="240" w:lineRule="auto"/>
              <w:rPr>
                <w:del w:id="338" w:author="marpa" w:date="2026-10-25T14:07:55Z"/>
                <w:rFonts w:ascii="Courier New" w:hAnsi="Courier New" w:eastAsia="Courier New" w:cs="Courier New"/>
                <w:color w:val="000000"/>
                <w:sz w:val="16"/>
                <w:szCs w:val="16"/>
              </w:rPr>
            </w:pPr>
            <w:del w:id="339" w:author="marpa" w:date="2026-10-25T14:07:55Z">
              <w:r>
                <w:rPr>
                  <w:rFonts w:ascii="Courier New" w:hAnsi="Courier New" w:eastAsia="Courier New" w:cs="Courier New"/>
                  <w:color w:val="000000"/>
                  <w:sz w:val="16"/>
                  <w:szCs w:val="16"/>
                </w:rPr>
                <w:delText xml:space="preserve">        </w:delText>
              </w:r>
            </w:del>
          </w:p>
          <w:p w14:paraId="02BF84F3">
            <w:pPr>
              <w:spacing w:before="0" w:after="0" w:line="240" w:lineRule="auto"/>
              <w:rPr>
                <w:del w:id="340" w:author="marpa" w:date="2026-10-25T14:07:55Z"/>
                <w:rFonts w:ascii="Courier New" w:hAnsi="Courier New" w:eastAsia="Courier New" w:cs="Courier New"/>
                <w:color w:val="000000"/>
                <w:sz w:val="16"/>
                <w:szCs w:val="16"/>
              </w:rPr>
            </w:pPr>
            <w:del w:id="341" w:author="marpa" w:date="2026-10-25T14:07:55Z">
              <w:r>
                <w:rPr>
                  <w:rFonts w:ascii="Courier New" w:hAnsi="Courier New" w:eastAsia="Courier New" w:cs="Courier New"/>
                  <w:color w:val="000000"/>
                  <w:sz w:val="16"/>
                  <w:szCs w:val="16"/>
                </w:rPr>
                <w:delText xml:space="preserve">        String origen = unidadOrigen.toLowerCase().trim();</w:delText>
              </w:r>
            </w:del>
          </w:p>
          <w:p w14:paraId="5A80B858">
            <w:pPr>
              <w:spacing w:before="0" w:after="0" w:line="240" w:lineRule="auto"/>
              <w:rPr>
                <w:del w:id="342" w:author="marpa" w:date="2026-10-25T14:07:55Z"/>
                <w:rFonts w:ascii="Courier New" w:hAnsi="Courier New" w:eastAsia="Courier New" w:cs="Courier New"/>
                <w:color w:val="000000"/>
                <w:sz w:val="16"/>
                <w:szCs w:val="16"/>
              </w:rPr>
            </w:pPr>
            <w:del w:id="343" w:author="marpa" w:date="2026-10-25T14:07:55Z">
              <w:r>
                <w:rPr>
                  <w:rFonts w:ascii="Courier New" w:hAnsi="Courier New" w:eastAsia="Courier New" w:cs="Courier New"/>
                  <w:color w:val="000000"/>
                  <w:sz w:val="16"/>
                  <w:szCs w:val="16"/>
                </w:rPr>
                <w:delText xml:space="preserve">        String destino = unidadDestino.toLowerCase().trim();</w:delText>
              </w:r>
            </w:del>
          </w:p>
          <w:p w14:paraId="68F6F6BA">
            <w:pPr>
              <w:spacing w:before="0" w:after="0" w:line="240" w:lineRule="auto"/>
              <w:rPr>
                <w:del w:id="344" w:author="marpa" w:date="2026-10-25T14:07:55Z"/>
                <w:rFonts w:ascii="Courier New" w:hAnsi="Courier New" w:eastAsia="Courier New" w:cs="Courier New"/>
                <w:color w:val="000000"/>
                <w:sz w:val="16"/>
                <w:szCs w:val="16"/>
              </w:rPr>
            </w:pPr>
            <w:del w:id="345" w:author="marpa" w:date="2026-10-25T14:07:55Z">
              <w:r>
                <w:rPr>
                  <w:rFonts w:ascii="Courier New" w:hAnsi="Courier New" w:eastAsia="Courier New" w:cs="Courier New"/>
                  <w:color w:val="000000"/>
                  <w:sz w:val="16"/>
                  <w:szCs w:val="16"/>
                </w:rPr>
                <w:delText xml:space="preserve">        </w:delText>
              </w:r>
            </w:del>
          </w:p>
          <w:p w14:paraId="24AC69C5">
            <w:pPr>
              <w:spacing w:before="0" w:after="0" w:line="240" w:lineRule="auto"/>
              <w:rPr>
                <w:del w:id="346" w:author="marpa" w:date="2026-10-25T14:07:55Z"/>
                <w:rFonts w:ascii="Courier New" w:hAnsi="Courier New" w:eastAsia="Courier New" w:cs="Courier New"/>
                <w:color w:val="000000"/>
                <w:sz w:val="16"/>
                <w:szCs w:val="16"/>
              </w:rPr>
            </w:pPr>
            <w:del w:id="347" w:author="marpa" w:date="2026-10-25T14:07:55Z">
              <w:r>
                <w:rPr>
                  <w:rFonts w:ascii="Courier New" w:hAnsi="Courier New" w:eastAsia="Courier New" w:cs="Courier New"/>
                  <w:color w:val="000000"/>
                  <w:sz w:val="16"/>
                  <w:szCs w:val="16"/>
                </w:rPr>
                <w:delText xml:space="preserve">        try {</w:delText>
              </w:r>
            </w:del>
          </w:p>
          <w:p w14:paraId="424D4CE4">
            <w:pPr>
              <w:spacing w:before="0" w:after="0" w:line="240" w:lineRule="auto"/>
              <w:rPr>
                <w:del w:id="348" w:author="marpa" w:date="2026-10-25T14:07:55Z"/>
                <w:rFonts w:ascii="Courier New" w:hAnsi="Courier New" w:eastAsia="Courier New" w:cs="Courier New"/>
                <w:color w:val="000000"/>
                <w:sz w:val="16"/>
                <w:szCs w:val="16"/>
              </w:rPr>
            </w:pPr>
            <w:del w:id="349" w:author="marpa" w:date="2026-10-25T14:07:55Z">
              <w:r>
                <w:rPr>
                  <w:rFonts w:ascii="Courier New" w:hAnsi="Courier New" w:eastAsia="Courier New" w:cs="Courier New"/>
                  <w:color w:val="000000"/>
                  <w:sz w:val="16"/>
                  <w:szCs w:val="16"/>
                </w:rPr>
                <w:delText xml:space="preserve">            //Lleva cualquier unidad a metros</w:delText>
              </w:r>
            </w:del>
          </w:p>
          <w:p w14:paraId="56D9795B">
            <w:pPr>
              <w:spacing w:before="0" w:after="0" w:line="240" w:lineRule="auto"/>
              <w:rPr>
                <w:del w:id="350" w:author="marpa" w:date="2026-10-25T14:07:55Z"/>
                <w:rFonts w:ascii="Courier New" w:hAnsi="Courier New" w:eastAsia="Courier New" w:cs="Courier New"/>
                <w:color w:val="000000"/>
                <w:sz w:val="16"/>
                <w:szCs w:val="16"/>
              </w:rPr>
            </w:pPr>
            <w:del w:id="351" w:author="marpa" w:date="2026-10-25T14:07:55Z">
              <w:r>
                <w:rPr>
                  <w:rFonts w:ascii="Courier New" w:hAnsi="Courier New" w:eastAsia="Courier New" w:cs="Courier New"/>
                  <w:color w:val="000000"/>
                  <w:sz w:val="16"/>
                  <w:szCs w:val="16"/>
                </w:rPr>
                <w:delText xml:space="preserve">            switch (origen) {</w:delText>
              </w:r>
            </w:del>
          </w:p>
          <w:p w14:paraId="11EA75DA">
            <w:pPr>
              <w:spacing w:before="0" w:after="0" w:line="240" w:lineRule="auto"/>
              <w:rPr>
                <w:del w:id="352" w:author="marpa" w:date="2026-10-25T14:07:55Z"/>
                <w:rFonts w:ascii="Courier New" w:hAnsi="Courier New" w:eastAsia="Courier New" w:cs="Courier New"/>
                <w:color w:val="000000"/>
                <w:sz w:val="16"/>
                <w:szCs w:val="16"/>
              </w:rPr>
            </w:pPr>
            <w:del w:id="353" w:author="marpa" w:date="2026-10-25T14:07:55Z">
              <w:r>
                <w:rPr>
                  <w:rFonts w:ascii="Courier New" w:hAnsi="Courier New" w:eastAsia="Courier New" w:cs="Courier New"/>
                  <w:color w:val="000000"/>
                  <w:sz w:val="16"/>
                  <w:szCs w:val="16"/>
                </w:rPr>
                <w:delText xml:space="preserve">                case "centimetros": </w:delText>
              </w:r>
            </w:del>
          </w:p>
          <w:p w14:paraId="4F031FEE">
            <w:pPr>
              <w:spacing w:before="0" w:after="0" w:line="240" w:lineRule="auto"/>
              <w:rPr>
                <w:del w:id="354" w:author="marpa" w:date="2026-10-25T14:07:55Z"/>
                <w:rFonts w:ascii="Courier New" w:hAnsi="Courier New" w:eastAsia="Courier New" w:cs="Courier New"/>
                <w:color w:val="000000"/>
                <w:sz w:val="16"/>
                <w:szCs w:val="16"/>
              </w:rPr>
            </w:pPr>
            <w:del w:id="355" w:author="marpa" w:date="2026-10-25T14:07:55Z">
              <w:r>
                <w:rPr>
                  <w:rFonts w:ascii="Courier New" w:hAnsi="Courier New" w:eastAsia="Courier New" w:cs="Courier New"/>
                  <w:color w:val="000000"/>
                  <w:sz w:val="16"/>
                  <w:szCs w:val="16"/>
                </w:rPr>
                <w:delText xml:space="preserve">                    valorEnMetros = valor / 100.0; </w:delText>
              </w:r>
            </w:del>
          </w:p>
          <w:p w14:paraId="3B3D9FC9">
            <w:pPr>
              <w:spacing w:before="0" w:after="0" w:line="240" w:lineRule="auto"/>
              <w:rPr>
                <w:del w:id="356" w:author="marpa" w:date="2026-10-25T14:07:55Z"/>
                <w:rFonts w:ascii="Courier New" w:hAnsi="Courier New" w:eastAsia="Courier New" w:cs="Courier New"/>
                <w:color w:val="000000"/>
                <w:sz w:val="16"/>
                <w:szCs w:val="16"/>
              </w:rPr>
            </w:pPr>
            <w:del w:id="357" w:author="marpa" w:date="2026-10-25T14:07:55Z">
              <w:r>
                <w:rPr>
                  <w:rFonts w:ascii="Courier New" w:hAnsi="Courier New" w:eastAsia="Courier New" w:cs="Courier New"/>
                  <w:color w:val="000000"/>
                  <w:sz w:val="16"/>
                  <w:szCs w:val="16"/>
                </w:rPr>
                <w:delText xml:space="preserve">                    break;</w:delText>
              </w:r>
            </w:del>
          </w:p>
          <w:p w14:paraId="565ACBE9">
            <w:pPr>
              <w:spacing w:before="0" w:after="0" w:line="240" w:lineRule="auto"/>
              <w:rPr>
                <w:del w:id="358" w:author="marpa" w:date="2026-10-25T14:07:55Z"/>
                <w:rFonts w:ascii="Courier New" w:hAnsi="Courier New" w:eastAsia="Courier New" w:cs="Courier New"/>
                <w:color w:val="000000"/>
                <w:sz w:val="16"/>
                <w:szCs w:val="16"/>
              </w:rPr>
            </w:pPr>
            <w:del w:id="359" w:author="marpa" w:date="2026-10-25T14:07:55Z">
              <w:r>
                <w:rPr>
                  <w:rFonts w:ascii="Courier New" w:hAnsi="Courier New" w:eastAsia="Courier New" w:cs="Courier New"/>
                  <w:color w:val="000000"/>
                  <w:sz w:val="16"/>
                  <w:szCs w:val="16"/>
                </w:rPr>
                <w:delText xml:space="preserve">                case "metros":      </w:delText>
              </w:r>
            </w:del>
          </w:p>
          <w:p w14:paraId="370CD249">
            <w:pPr>
              <w:spacing w:before="0" w:after="0" w:line="240" w:lineRule="auto"/>
              <w:rPr>
                <w:del w:id="360" w:author="marpa" w:date="2026-10-25T14:07:55Z"/>
                <w:rFonts w:ascii="Courier New" w:hAnsi="Courier New" w:eastAsia="Courier New" w:cs="Courier New"/>
                <w:color w:val="000000"/>
                <w:sz w:val="16"/>
                <w:szCs w:val="16"/>
              </w:rPr>
            </w:pPr>
            <w:del w:id="361" w:author="marpa" w:date="2026-10-25T14:07:55Z">
              <w:r>
                <w:rPr>
                  <w:rFonts w:ascii="Courier New" w:hAnsi="Courier New" w:eastAsia="Courier New" w:cs="Courier New"/>
                  <w:color w:val="000000"/>
                  <w:sz w:val="16"/>
                  <w:szCs w:val="16"/>
                </w:rPr>
                <w:delText xml:space="preserve">                    valorEnMetros = valor;</w:delText>
              </w:r>
            </w:del>
          </w:p>
          <w:p w14:paraId="225EE8CD">
            <w:pPr>
              <w:spacing w:before="0" w:after="0" w:line="240" w:lineRule="auto"/>
              <w:rPr>
                <w:del w:id="362" w:author="marpa" w:date="2026-10-25T14:07:55Z"/>
                <w:rFonts w:ascii="Courier New" w:hAnsi="Courier New" w:eastAsia="Courier New" w:cs="Courier New"/>
                <w:color w:val="000000"/>
                <w:sz w:val="16"/>
                <w:szCs w:val="16"/>
              </w:rPr>
            </w:pPr>
            <w:del w:id="363" w:author="marpa" w:date="2026-10-25T14:07:55Z">
              <w:r>
                <w:rPr>
                  <w:rFonts w:ascii="Courier New" w:hAnsi="Courier New" w:eastAsia="Courier New" w:cs="Courier New"/>
                  <w:color w:val="000000"/>
                  <w:sz w:val="16"/>
                  <w:szCs w:val="16"/>
                </w:rPr>
                <w:delText xml:space="preserve">                    break;</w:delText>
              </w:r>
            </w:del>
          </w:p>
          <w:p w14:paraId="709FBC66">
            <w:pPr>
              <w:spacing w:before="0" w:after="0" w:line="240" w:lineRule="auto"/>
              <w:rPr>
                <w:del w:id="364" w:author="marpa" w:date="2026-10-25T14:07:55Z"/>
                <w:rFonts w:ascii="Courier New" w:hAnsi="Courier New" w:eastAsia="Courier New" w:cs="Courier New"/>
                <w:color w:val="000000"/>
                <w:sz w:val="16"/>
                <w:szCs w:val="16"/>
              </w:rPr>
            </w:pPr>
            <w:del w:id="365" w:author="marpa" w:date="2026-10-25T14:07:55Z">
              <w:r>
                <w:rPr>
                  <w:rFonts w:ascii="Courier New" w:hAnsi="Courier New" w:eastAsia="Courier New" w:cs="Courier New"/>
                  <w:color w:val="000000"/>
                  <w:sz w:val="16"/>
                  <w:szCs w:val="16"/>
                </w:rPr>
                <w:delText xml:space="preserve">                case "pies":        </w:delText>
              </w:r>
            </w:del>
          </w:p>
          <w:p w14:paraId="075E540C">
            <w:pPr>
              <w:spacing w:before="0" w:after="0" w:line="240" w:lineRule="auto"/>
              <w:rPr>
                <w:del w:id="366" w:author="marpa" w:date="2026-10-25T14:07:55Z"/>
                <w:rFonts w:ascii="Courier New" w:hAnsi="Courier New" w:eastAsia="Courier New" w:cs="Courier New"/>
                <w:color w:val="000000"/>
                <w:sz w:val="16"/>
                <w:szCs w:val="16"/>
              </w:rPr>
            </w:pPr>
            <w:del w:id="367" w:author="marpa" w:date="2026-10-25T14:07:55Z">
              <w:r>
                <w:rPr>
                  <w:rFonts w:ascii="Courier New" w:hAnsi="Courier New" w:eastAsia="Courier New" w:cs="Courier New"/>
                  <w:color w:val="000000"/>
                  <w:sz w:val="16"/>
                  <w:szCs w:val="16"/>
                </w:rPr>
                <w:delText xml:space="preserve">                    valorEnMetros = valor * 0.3048; </w:delText>
              </w:r>
            </w:del>
          </w:p>
          <w:p w14:paraId="4FFC5AD8">
            <w:pPr>
              <w:spacing w:before="0" w:after="0" w:line="240" w:lineRule="auto"/>
              <w:rPr>
                <w:del w:id="368" w:author="marpa" w:date="2026-10-25T14:07:55Z"/>
                <w:rFonts w:ascii="Courier New" w:hAnsi="Courier New" w:eastAsia="Courier New" w:cs="Courier New"/>
                <w:color w:val="000000"/>
                <w:sz w:val="16"/>
                <w:szCs w:val="16"/>
              </w:rPr>
            </w:pPr>
            <w:del w:id="369" w:author="marpa" w:date="2026-10-25T14:07:55Z">
              <w:r>
                <w:rPr>
                  <w:rFonts w:ascii="Courier New" w:hAnsi="Courier New" w:eastAsia="Courier New" w:cs="Courier New"/>
                  <w:color w:val="000000"/>
                  <w:sz w:val="16"/>
                  <w:szCs w:val="16"/>
                </w:rPr>
                <w:delText xml:space="preserve">                    break;</w:delText>
              </w:r>
            </w:del>
          </w:p>
          <w:p w14:paraId="635E0443">
            <w:pPr>
              <w:spacing w:before="0" w:after="0" w:line="240" w:lineRule="auto"/>
              <w:rPr>
                <w:del w:id="370" w:author="marpa" w:date="2026-10-25T14:07:55Z"/>
                <w:rFonts w:ascii="Courier New" w:hAnsi="Courier New" w:eastAsia="Courier New" w:cs="Courier New"/>
                <w:color w:val="000000"/>
                <w:sz w:val="16"/>
                <w:szCs w:val="16"/>
              </w:rPr>
            </w:pPr>
            <w:del w:id="371" w:author="marpa" w:date="2026-10-25T14:07:55Z">
              <w:r>
                <w:rPr>
                  <w:rFonts w:ascii="Courier New" w:hAnsi="Courier New" w:eastAsia="Courier New" w:cs="Courier New"/>
                  <w:color w:val="000000"/>
                  <w:sz w:val="16"/>
                  <w:szCs w:val="16"/>
                </w:rPr>
                <w:delText xml:space="preserve">                case "yardas":          </w:delText>
              </w:r>
            </w:del>
          </w:p>
          <w:p w14:paraId="2CA8EF63">
            <w:pPr>
              <w:spacing w:before="0" w:after="0" w:line="240" w:lineRule="auto"/>
              <w:rPr>
                <w:del w:id="372" w:author="marpa" w:date="2026-10-25T14:07:55Z"/>
                <w:rFonts w:ascii="Courier New" w:hAnsi="Courier New" w:eastAsia="Courier New" w:cs="Courier New"/>
                <w:color w:val="000000"/>
                <w:sz w:val="16"/>
                <w:szCs w:val="16"/>
              </w:rPr>
            </w:pPr>
            <w:del w:id="373" w:author="marpa" w:date="2026-10-25T14:07:55Z">
              <w:r>
                <w:rPr>
                  <w:rFonts w:ascii="Courier New" w:hAnsi="Courier New" w:eastAsia="Courier New" w:cs="Courier New"/>
                  <w:color w:val="000000"/>
                  <w:sz w:val="16"/>
                  <w:szCs w:val="16"/>
                </w:rPr>
                <w:delText xml:space="preserve">                    valorEnMetros = valor * 0.9144; </w:delText>
              </w:r>
            </w:del>
          </w:p>
          <w:p w14:paraId="42CDCE29">
            <w:pPr>
              <w:spacing w:before="0" w:after="0" w:line="240" w:lineRule="auto"/>
              <w:rPr>
                <w:del w:id="374" w:author="marpa" w:date="2026-10-25T14:07:55Z"/>
                <w:rFonts w:ascii="Courier New" w:hAnsi="Courier New" w:eastAsia="Courier New" w:cs="Courier New"/>
                <w:color w:val="000000"/>
                <w:sz w:val="16"/>
                <w:szCs w:val="16"/>
              </w:rPr>
            </w:pPr>
            <w:del w:id="375" w:author="marpa" w:date="2026-10-25T14:07:55Z">
              <w:r>
                <w:rPr>
                  <w:rFonts w:ascii="Courier New" w:hAnsi="Courier New" w:eastAsia="Courier New" w:cs="Courier New"/>
                  <w:color w:val="000000"/>
                  <w:sz w:val="16"/>
                  <w:szCs w:val="16"/>
                </w:rPr>
                <w:delText xml:space="preserve">                    break;</w:delText>
              </w:r>
            </w:del>
          </w:p>
          <w:p w14:paraId="16D4DE62">
            <w:pPr>
              <w:spacing w:before="0" w:after="0" w:line="240" w:lineRule="auto"/>
              <w:rPr>
                <w:del w:id="376" w:author="marpa" w:date="2026-10-25T14:07:55Z"/>
                <w:rFonts w:ascii="Courier New" w:hAnsi="Courier New" w:eastAsia="Courier New" w:cs="Courier New"/>
                <w:color w:val="000000"/>
                <w:sz w:val="16"/>
                <w:szCs w:val="16"/>
              </w:rPr>
            </w:pPr>
            <w:del w:id="377" w:author="marpa" w:date="2026-10-25T14:07:55Z">
              <w:r>
                <w:rPr>
                  <w:rFonts w:ascii="Courier New" w:hAnsi="Courier New" w:eastAsia="Courier New" w:cs="Courier New"/>
                  <w:color w:val="000000"/>
                  <w:sz w:val="16"/>
                  <w:szCs w:val="16"/>
                </w:rPr>
                <w:delText xml:space="preserve">                case "millas":      </w:delText>
              </w:r>
            </w:del>
          </w:p>
          <w:p w14:paraId="67F4A16A">
            <w:pPr>
              <w:spacing w:before="0" w:after="0" w:line="240" w:lineRule="auto"/>
              <w:rPr>
                <w:del w:id="378" w:author="marpa" w:date="2026-10-25T14:07:55Z"/>
                <w:rFonts w:ascii="Courier New" w:hAnsi="Courier New" w:eastAsia="Courier New" w:cs="Courier New"/>
                <w:color w:val="000000"/>
                <w:sz w:val="16"/>
                <w:szCs w:val="16"/>
              </w:rPr>
            </w:pPr>
            <w:del w:id="379" w:author="marpa" w:date="2026-10-25T14:07:55Z">
              <w:r>
                <w:rPr>
                  <w:rFonts w:ascii="Courier New" w:hAnsi="Courier New" w:eastAsia="Courier New" w:cs="Courier New"/>
                  <w:color w:val="000000"/>
                  <w:sz w:val="16"/>
                  <w:szCs w:val="16"/>
                </w:rPr>
                <w:delText xml:space="preserve">                    valorEnMetros = valor * 1609.34; </w:delText>
              </w:r>
            </w:del>
          </w:p>
          <w:p w14:paraId="56438852">
            <w:pPr>
              <w:spacing w:before="0" w:after="0" w:line="240" w:lineRule="auto"/>
              <w:rPr>
                <w:del w:id="380" w:author="marpa" w:date="2026-10-25T14:07:55Z"/>
                <w:rFonts w:ascii="Courier New" w:hAnsi="Courier New" w:eastAsia="Courier New" w:cs="Courier New"/>
                <w:color w:val="000000"/>
                <w:sz w:val="16"/>
                <w:szCs w:val="16"/>
              </w:rPr>
            </w:pPr>
            <w:del w:id="381" w:author="marpa" w:date="2026-10-25T14:07:55Z">
              <w:r>
                <w:rPr>
                  <w:rFonts w:ascii="Courier New" w:hAnsi="Courier New" w:eastAsia="Courier New" w:cs="Courier New"/>
                  <w:color w:val="000000"/>
                  <w:sz w:val="16"/>
                  <w:szCs w:val="16"/>
                </w:rPr>
                <w:delText xml:space="preserve">                    break;</w:delText>
              </w:r>
            </w:del>
          </w:p>
          <w:p w14:paraId="693ADB90">
            <w:pPr>
              <w:spacing w:before="0" w:after="0" w:line="240" w:lineRule="auto"/>
              <w:rPr>
                <w:del w:id="382" w:author="marpa" w:date="2026-10-25T14:07:55Z"/>
                <w:rFonts w:ascii="Courier New" w:hAnsi="Courier New" w:eastAsia="Courier New" w:cs="Courier New"/>
                <w:color w:val="000000"/>
                <w:sz w:val="16"/>
                <w:szCs w:val="16"/>
              </w:rPr>
            </w:pPr>
            <w:del w:id="383" w:author="marpa" w:date="2026-10-25T14:07:55Z">
              <w:r>
                <w:rPr>
                  <w:rFonts w:ascii="Courier New" w:hAnsi="Courier New" w:eastAsia="Courier New" w:cs="Courier New"/>
                  <w:color w:val="000000"/>
                  <w:sz w:val="16"/>
                  <w:szCs w:val="16"/>
                </w:rPr>
                <w:delText xml:space="preserve">                default: return -999999.404; </w:delText>
              </w:r>
            </w:del>
          </w:p>
          <w:p w14:paraId="260197AC">
            <w:pPr>
              <w:spacing w:before="0" w:after="0" w:line="240" w:lineRule="auto"/>
              <w:rPr>
                <w:del w:id="384" w:author="marpa" w:date="2026-10-25T14:07:55Z"/>
                <w:rFonts w:ascii="Courier New" w:hAnsi="Courier New" w:eastAsia="Courier New" w:cs="Courier New"/>
                <w:color w:val="000000"/>
                <w:sz w:val="16"/>
                <w:szCs w:val="16"/>
              </w:rPr>
            </w:pPr>
            <w:del w:id="385" w:author="marpa" w:date="2026-10-25T14:07:55Z">
              <w:r>
                <w:rPr>
                  <w:rFonts w:ascii="Courier New" w:hAnsi="Courier New" w:eastAsia="Courier New" w:cs="Courier New"/>
                  <w:color w:val="000000"/>
                  <w:sz w:val="16"/>
                  <w:szCs w:val="16"/>
                </w:rPr>
                <w:delText xml:space="preserve">            }</w:delText>
              </w:r>
            </w:del>
          </w:p>
          <w:p w14:paraId="3F277EA9">
            <w:pPr>
              <w:spacing w:before="0" w:after="0" w:line="240" w:lineRule="auto"/>
              <w:rPr>
                <w:del w:id="386" w:author="marpa" w:date="2026-10-25T14:07:55Z"/>
                <w:rFonts w:ascii="Courier New" w:hAnsi="Courier New" w:eastAsia="Courier New" w:cs="Courier New"/>
                <w:color w:val="000000"/>
                <w:sz w:val="16"/>
                <w:szCs w:val="16"/>
              </w:rPr>
            </w:pPr>
          </w:p>
          <w:p w14:paraId="117E76AE">
            <w:pPr>
              <w:spacing w:before="0" w:after="0" w:line="240" w:lineRule="auto"/>
              <w:rPr>
                <w:del w:id="387" w:author="marpa" w:date="2026-10-25T14:07:55Z"/>
                <w:rFonts w:ascii="Courier New" w:hAnsi="Courier New" w:eastAsia="Courier New" w:cs="Courier New"/>
                <w:color w:val="000000"/>
                <w:sz w:val="16"/>
                <w:szCs w:val="16"/>
              </w:rPr>
            </w:pPr>
            <w:del w:id="388" w:author="marpa" w:date="2026-10-25T14:07:55Z">
              <w:r>
                <w:rPr>
                  <w:rFonts w:ascii="Courier New" w:hAnsi="Courier New" w:eastAsia="Courier New" w:cs="Courier New"/>
                  <w:color w:val="000000"/>
                  <w:sz w:val="16"/>
                  <w:szCs w:val="16"/>
                </w:rPr>
                <w:delText xml:space="preserve">            //Lleva de metros a la unidad de destino</w:delText>
              </w:r>
            </w:del>
          </w:p>
          <w:p w14:paraId="6E0CE976">
            <w:pPr>
              <w:spacing w:before="0" w:after="0" w:line="240" w:lineRule="auto"/>
              <w:rPr>
                <w:del w:id="389" w:author="marpa" w:date="2026-10-25T14:07:55Z"/>
                <w:rFonts w:ascii="Courier New" w:hAnsi="Courier New" w:eastAsia="Courier New" w:cs="Courier New"/>
                <w:color w:val="000000"/>
                <w:sz w:val="16"/>
                <w:szCs w:val="16"/>
              </w:rPr>
            </w:pPr>
            <w:del w:id="390" w:author="marpa" w:date="2026-10-25T14:07:55Z">
              <w:r>
                <w:rPr>
                  <w:rFonts w:ascii="Courier New" w:hAnsi="Courier New" w:eastAsia="Courier New" w:cs="Courier New"/>
                  <w:color w:val="000000"/>
                  <w:sz w:val="16"/>
                  <w:szCs w:val="16"/>
                </w:rPr>
                <w:delText xml:space="preserve">            switch (destino) {</w:delText>
              </w:r>
            </w:del>
          </w:p>
          <w:p w14:paraId="39F14CF1">
            <w:pPr>
              <w:spacing w:before="0" w:after="0" w:line="240" w:lineRule="auto"/>
              <w:rPr>
                <w:del w:id="391" w:author="marpa" w:date="2026-10-25T14:07:55Z"/>
                <w:rFonts w:ascii="Courier New" w:hAnsi="Courier New" w:eastAsia="Courier New" w:cs="Courier New"/>
                <w:color w:val="000000"/>
                <w:sz w:val="16"/>
                <w:szCs w:val="16"/>
              </w:rPr>
            </w:pPr>
            <w:del w:id="392" w:author="marpa" w:date="2026-10-25T14:07:55Z">
              <w:r>
                <w:rPr>
                  <w:rFonts w:ascii="Courier New" w:hAnsi="Courier New" w:eastAsia="Courier New" w:cs="Courier New"/>
                  <w:color w:val="000000"/>
                  <w:sz w:val="16"/>
                  <w:szCs w:val="16"/>
                </w:rPr>
                <w:delText xml:space="preserve">                case "centimetros": </w:delText>
              </w:r>
            </w:del>
          </w:p>
          <w:p w14:paraId="43DB2399">
            <w:pPr>
              <w:spacing w:before="0" w:after="0" w:line="240" w:lineRule="auto"/>
              <w:rPr>
                <w:del w:id="393" w:author="marpa" w:date="2026-10-25T14:07:55Z"/>
                <w:rFonts w:ascii="Courier New" w:hAnsi="Courier New" w:eastAsia="Courier New" w:cs="Courier New"/>
                <w:color w:val="000000"/>
                <w:sz w:val="16"/>
                <w:szCs w:val="16"/>
              </w:rPr>
            </w:pPr>
            <w:del w:id="394" w:author="marpa" w:date="2026-10-25T14:07:55Z">
              <w:r>
                <w:rPr>
                  <w:rFonts w:ascii="Courier New" w:hAnsi="Courier New" w:eastAsia="Courier New" w:cs="Courier New"/>
                  <w:color w:val="000000"/>
                  <w:sz w:val="16"/>
                  <w:szCs w:val="16"/>
                </w:rPr>
                <w:delText xml:space="preserve">                    return valorEnMetros * 100.0;</w:delText>
              </w:r>
            </w:del>
          </w:p>
          <w:p w14:paraId="255DE135">
            <w:pPr>
              <w:spacing w:before="0" w:after="0" w:line="240" w:lineRule="auto"/>
              <w:rPr>
                <w:del w:id="395" w:author="marpa" w:date="2026-10-25T14:07:55Z"/>
                <w:rFonts w:ascii="Courier New" w:hAnsi="Courier New" w:eastAsia="Courier New" w:cs="Courier New"/>
                <w:color w:val="000000"/>
                <w:sz w:val="16"/>
                <w:szCs w:val="16"/>
              </w:rPr>
            </w:pPr>
            <w:del w:id="396" w:author="marpa" w:date="2026-10-25T14:07:55Z">
              <w:r>
                <w:rPr>
                  <w:rFonts w:ascii="Courier New" w:hAnsi="Courier New" w:eastAsia="Courier New" w:cs="Courier New"/>
                  <w:color w:val="000000"/>
                  <w:sz w:val="16"/>
                  <w:szCs w:val="16"/>
                </w:rPr>
                <w:delText xml:space="preserve">                case "metros":      </w:delText>
              </w:r>
            </w:del>
          </w:p>
          <w:p w14:paraId="03820512">
            <w:pPr>
              <w:spacing w:before="0" w:after="0" w:line="240" w:lineRule="auto"/>
              <w:rPr>
                <w:del w:id="397" w:author="marpa" w:date="2026-10-25T14:07:55Z"/>
                <w:rFonts w:ascii="Courier New" w:hAnsi="Courier New" w:eastAsia="Courier New" w:cs="Courier New"/>
                <w:color w:val="000000"/>
                <w:sz w:val="16"/>
                <w:szCs w:val="16"/>
              </w:rPr>
            </w:pPr>
            <w:del w:id="398" w:author="marpa" w:date="2026-10-25T14:07:55Z">
              <w:r>
                <w:rPr>
                  <w:rFonts w:ascii="Courier New" w:hAnsi="Courier New" w:eastAsia="Courier New" w:cs="Courier New"/>
                  <w:color w:val="000000"/>
                  <w:sz w:val="16"/>
                  <w:szCs w:val="16"/>
                </w:rPr>
                <w:delText xml:space="preserve">                    return valorEnMetros;</w:delText>
              </w:r>
            </w:del>
          </w:p>
          <w:p w14:paraId="1157898D">
            <w:pPr>
              <w:spacing w:before="0" w:after="0" w:line="240" w:lineRule="auto"/>
              <w:rPr>
                <w:del w:id="399" w:author="marpa" w:date="2026-10-25T14:07:55Z"/>
                <w:rFonts w:ascii="Courier New" w:hAnsi="Courier New" w:eastAsia="Courier New" w:cs="Courier New"/>
                <w:color w:val="000000"/>
                <w:sz w:val="16"/>
                <w:szCs w:val="16"/>
              </w:rPr>
            </w:pPr>
            <w:del w:id="400" w:author="marpa" w:date="2026-10-25T14:07:55Z">
              <w:r>
                <w:rPr>
                  <w:rFonts w:ascii="Courier New" w:hAnsi="Courier New" w:eastAsia="Courier New" w:cs="Courier New"/>
                  <w:color w:val="000000"/>
                  <w:sz w:val="16"/>
                  <w:szCs w:val="16"/>
                </w:rPr>
                <w:delText xml:space="preserve">                case "pies":        </w:delText>
              </w:r>
            </w:del>
          </w:p>
          <w:p w14:paraId="482A69C1">
            <w:pPr>
              <w:spacing w:before="0" w:after="0" w:line="240" w:lineRule="auto"/>
              <w:rPr>
                <w:del w:id="401" w:author="marpa" w:date="2026-10-25T14:07:55Z"/>
                <w:rFonts w:ascii="Courier New" w:hAnsi="Courier New" w:eastAsia="Courier New" w:cs="Courier New"/>
                <w:color w:val="000000"/>
                <w:sz w:val="16"/>
                <w:szCs w:val="16"/>
              </w:rPr>
            </w:pPr>
            <w:del w:id="402" w:author="marpa" w:date="2026-10-25T14:07:55Z">
              <w:r>
                <w:rPr>
                  <w:rFonts w:ascii="Courier New" w:hAnsi="Courier New" w:eastAsia="Courier New" w:cs="Courier New"/>
                  <w:color w:val="000000"/>
                  <w:sz w:val="16"/>
                  <w:szCs w:val="16"/>
                </w:rPr>
                <w:delText xml:space="preserve">                    return valorEnMetros / 0.3048;</w:delText>
              </w:r>
            </w:del>
          </w:p>
          <w:p w14:paraId="3F103DCB">
            <w:pPr>
              <w:spacing w:before="0" w:after="0" w:line="240" w:lineRule="auto"/>
              <w:rPr>
                <w:del w:id="403" w:author="marpa" w:date="2026-10-25T14:07:55Z"/>
                <w:rFonts w:ascii="Courier New" w:hAnsi="Courier New" w:eastAsia="Courier New" w:cs="Courier New"/>
                <w:color w:val="000000"/>
                <w:sz w:val="16"/>
                <w:szCs w:val="16"/>
              </w:rPr>
            </w:pPr>
            <w:del w:id="404" w:author="marpa" w:date="2026-10-25T14:07:55Z">
              <w:r>
                <w:rPr>
                  <w:rFonts w:ascii="Courier New" w:hAnsi="Courier New" w:eastAsia="Courier New" w:cs="Courier New"/>
                  <w:color w:val="000000"/>
                  <w:sz w:val="16"/>
                  <w:szCs w:val="16"/>
                </w:rPr>
                <w:delText xml:space="preserve">                case "yardas":      </w:delText>
              </w:r>
            </w:del>
          </w:p>
          <w:p w14:paraId="6706FB22">
            <w:pPr>
              <w:spacing w:before="0" w:after="0" w:line="240" w:lineRule="auto"/>
              <w:rPr>
                <w:del w:id="405" w:author="marpa" w:date="2026-10-25T14:07:55Z"/>
                <w:rFonts w:ascii="Courier New" w:hAnsi="Courier New" w:eastAsia="Courier New" w:cs="Courier New"/>
                <w:color w:val="000000"/>
                <w:sz w:val="16"/>
                <w:szCs w:val="16"/>
              </w:rPr>
            </w:pPr>
            <w:del w:id="406" w:author="marpa" w:date="2026-10-25T14:07:55Z">
              <w:r>
                <w:rPr>
                  <w:rFonts w:ascii="Courier New" w:hAnsi="Courier New" w:eastAsia="Courier New" w:cs="Courier New"/>
                  <w:color w:val="000000"/>
                  <w:sz w:val="16"/>
                  <w:szCs w:val="16"/>
                </w:rPr>
                <w:delText xml:space="preserve">                    return valorEnMetros / 0.9144;</w:delText>
              </w:r>
            </w:del>
          </w:p>
          <w:p w14:paraId="262635C8">
            <w:pPr>
              <w:spacing w:before="0" w:after="0" w:line="240" w:lineRule="auto"/>
              <w:rPr>
                <w:del w:id="407" w:author="marpa" w:date="2026-10-25T14:07:55Z"/>
                <w:rFonts w:ascii="Courier New" w:hAnsi="Courier New" w:eastAsia="Courier New" w:cs="Courier New"/>
                <w:color w:val="000000"/>
                <w:sz w:val="16"/>
                <w:szCs w:val="16"/>
              </w:rPr>
            </w:pPr>
            <w:del w:id="408" w:author="marpa" w:date="2026-10-25T14:07:55Z">
              <w:r>
                <w:rPr>
                  <w:rFonts w:ascii="Courier New" w:hAnsi="Courier New" w:eastAsia="Courier New" w:cs="Courier New"/>
                  <w:color w:val="000000"/>
                  <w:sz w:val="16"/>
                  <w:szCs w:val="16"/>
                </w:rPr>
                <w:delText xml:space="preserve">                case "millas":      </w:delText>
              </w:r>
            </w:del>
          </w:p>
          <w:p w14:paraId="308FE2E8">
            <w:pPr>
              <w:spacing w:before="0" w:after="0" w:line="240" w:lineRule="auto"/>
              <w:rPr>
                <w:del w:id="409" w:author="marpa" w:date="2026-10-25T14:07:55Z"/>
                <w:rFonts w:ascii="Courier New" w:hAnsi="Courier New" w:eastAsia="Courier New" w:cs="Courier New"/>
                <w:color w:val="000000"/>
                <w:sz w:val="16"/>
                <w:szCs w:val="16"/>
              </w:rPr>
            </w:pPr>
            <w:del w:id="410" w:author="marpa" w:date="2026-10-25T14:07:55Z">
              <w:r>
                <w:rPr>
                  <w:rFonts w:ascii="Courier New" w:hAnsi="Courier New" w:eastAsia="Courier New" w:cs="Courier New"/>
                  <w:color w:val="000000"/>
                  <w:sz w:val="16"/>
                  <w:szCs w:val="16"/>
                </w:rPr>
                <w:delText xml:space="preserve">                    return valorEnMetros / 1609.34;</w:delText>
              </w:r>
            </w:del>
          </w:p>
          <w:p w14:paraId="57B4F6A9">
            <w:pPr>
              <w:spacing w:before="0" w:after="0" w:line="240" w:lineRule="auto"/>
              <w:rPr>
                <w:del w:id="411" w:author="marpa" w:date="2026-10-25T14:07:55Z"/>
                <w:rFonts w:ascii="Courier New" w:hAnsi="Courier New" w:eastAsia="Courier New" w:cs="Courier New"/>
                <w:color w:val="000000"/>
                <w:sz w:val="16"/>
                <w:szCs w:val="16"/>
              </w:rPr>
            </w:pPr>
            <w:del w:id="412" w:author="marpa" w:date="2026-10-25T14:07:55Z">
              <w:r>
                <w:rPr>
                  <w:rFonts w:ascii="Courier New" w:hAnsi="Courier New" w:eastAsia="Courier New" w:cs="Courier New"/>
                  <w:color w:val="000000"/>
                  <w:sz w:val="16"/>
                  <w:szCs w:val="16"/>
                </w:rPr>
                <w:delText xml:space="preserve">                default: return -999999.404;</w:delText>
              </w:r>
            </w:del>
          </w:p>
          <w:p w14:paraId="7FE8E760">
            <w:pPr>
              <w:spacing w:before="0" w:after="0" w:line="240" w:lineRule="auto"/>
              <w:rPr>
                <w:del w:id="413" w:author="marpa" w:date="2026-10-25T14:07:55Z"/>
                <w:rFonts w:ascii="Courier New" w:hAnsi="Courier New" w:eastAsia="Courier New" w:cs="Courier New"/>
                <w:color w:val="000000"/>
                <w:sz w:val="16"/>
                <w:szCs w:val="16"/>
              </w:rPr>
            </w:pPr>
            <w:del w:id="414" w:author="marpa" w:date="2026-10-25T14:07:55Z">
              <w:r>
                <w:rPr>
                  <w:rFonts w:ascii="Courier New" w:hAnsi="Courier New" w:eastAsia="Courier New" w:cs="Courier New"/>
                  <w:color w:val="000000"/>
                  <w:sz w:val="16"/>
                  <w:szCs w:val="16"/>
                </w:rPr>
                <w:delText xml:space="preserve">            }</w:delText>
              </w:r>
            </w:del>
          </w:p>
          <w:p w14:paraId="4F8AC00B">
            <w:pPr>
              <w:spacing w:before="0" w:after="0" w:line="240" w:lineRule="auto"/>
              <w:rPr>
                <w:del w:id="415" w:author="marpa" w:date="2026-10-25T14:07:55Z"/>
                <w:rFonts w:ascii="Courier New" w:hAnsi="Courier New" w:eastAsia="Courier New" w:cs="Courier New"/>
                <w:color w:val="000000"/>
                <w:sz w:val="16"/>
                <w:szCs w:val="16"/>
              </w:rPr>
            </w:pPr>
            <w:del w:id="416" w:author="marpa" w:date="2026-10-25T14:07:55Z">
              <w:r>
                <w:rPr>
                  <w:rFonts w:ascii="Courier New" w:hAnsi="Courier New" w:eastAsia="Courier New" w:cs="Courier New"/>
                  <w:color w:val="000000"/>
                  <w:sz w:val="16"/>
                  <w:szCs w:val="16"/>
                </w:rPr>
                <w:delText xml:space="preserve">        } catch (Exception e) {</w:delText>
              </w:r>
            </w:del>
          </w:p>
          <w:p w14:paraId="653D79BE">
            <w:pPr>
              <w:spacing w:before="0" w:after="0" w:line="240" w:lineRule="auto"/>
              <w:rPr>
                <w:del w:id="417" w:author="marpa" w:date="2026-10-25T14:07:55Z"/>
                <w:rFonts w:ascii="Courier New" w:hAnsi="Courier New" w:eastAsia="Courier New" w:cs="Courier New"/>
                <w:color w:val="000000"/>
                <w:sz w:val="16"/>
                <w:szCs w:val="16"/>
              </w:rPr>
            </w:pPr>
            <w:del w:id="418" w:author="marpa" w:date="2026-10-25T14:07:55Z">
              <w:r>
                <w:rPr>
                  <w:rFonts w:ascii="Courier New" w:hAnsi="Courier New" w:eastAsia="Courier New" w:cs="Courier New"/>
                  <w:color w:val="000000"/>
                  <w:sz w:val="16"/>
                  <w:szCs w:val="16"/>
                </w:rPr>
                <w:delText xml:space="preserve">            return -999999.500; //error de calculo </w:delText>
              </w:r>
            </w:del>
          </w:p>
          <w:p w14:paraId="08C046EE">
            <w:pPr>
              <w:spacing w:before="0" w:after="0" w:line="240" w:lineRule="auto"/>
              <w:rPr>
                <w:del w:id="419" w:author="marpa" w:date="2026-10-25T14:07:55Z"/>
                <w:rFonts w:ascii="Courier New" w:hAnsi="Courier New" w:eastAsia="Courier New" w:cs="Courier New"/>
                <w:color w:val="000000"/>
                <w:sz w:val="16"/>
                <w:szCs w:val="16"/>
              </w:rPr>
            </w:pPr>
            <w:del w:id="420" w:author="marpa" w:date="2026-10-25T14:07:55Z">
              <w:r>
                <w:rPr>
                  <w:rFonts w:ascii="Courier New" w:hAnsi="Courier New" w:eastAsia="Courier New" w:cs="Courier New"/>
                  <w:color w:val="000000"/>
                  <w:sz w:val="16"/>
                  <w:szCs w:val="16"/>
                </w:rPr>
                <w:delText xml:space="preserve">        }</w:delText>
              </w:r>
            </w:del>
          </w:p>
          <w:p w14:paraId="0AF24A19">
            <w:pPr>
              <w:spacing w:before="0" w:after="0" w:line="240" w:lineRule="auto"/>
              <w:rPr>
                <w:del w:id="421" w:author="marpa" w:date="2026-10-25T14:07:55Z"/>
                <w:rFonts w:ascii="Courier New" w:hAnsi="Courier New" w:eastAsia="Courier New" w:cs="Courier New"/>
                <w:color w:val="000000"/>
                <w:sz w:val="16"/>
                <w:szCs w:val="16"/>
              </w:rPr>
            </w:pPr>
            <w:del w:id="422" w:author="marpa" w:date="2026-10-25T14:07:55Z">
              <w:r>
                <w:rPr>
                  <w:rFonts w:ascii="Courier New" w:hAnsi="Courier New" w:eastAsia="Courier New" w:cs="Courier New"/>
                  <w:color w:val="000000"/>
                  <w:sz w:val="16"/>
                  <w:szCs w:val="16"/>
                </w:rPr>
                <w:delText xml:space="preserve">    }</w:delText>
              </w:r>
            </w:del>
          </w:p>
          <w:p w14:paraId="4D265490">
            <w:pPr>
              <w:spacing w:before="0" w:after="0" w:line="240" w:lineRule="auto"/>
              <w:rPr>
                <w:rFonts w:ascii="Courier New" w:hAnsi="Courier New" w:eastAsia="Courier New" w:cs="Courier New"/>
                <w:color w:val="000000"/>
                <w:sz w:val="16"/>
                <w:szCs w:val="16"/>
              </w:rPr>
            </w:pPr>
            <w:del w:id="423" w:author="marpa" w:date="2026-10-25T14:07:55Z">
              <w:r>
                <w:rPr>
                  <w:rFonts w:ascii="Courier New" w:hAnsi="Courier New" w:eastAsia="Courier New" w:cs="Courier New"/>
                  <w:color w:val="000000"/>
                  <w:sz w:val="16"/>
                  <w:szCs w:val="16"/>
                </w:rPr>
                <w:delText>}</w:delText>
              </w:r>
            </w:del>
          </w:p>
        </w:tc>
      </w:tr>
    </w:tbl>
    <w:p w14:paraId="7F5EA288">
      <w:pPr>
        <w:pStyle w:val="6"/>
        <w:bidi w:val="0"/>
        <w:rPr>
          <w:rFonts w:hint="default"/>
          <w:lang w:val="es-EC"/>
        </w:rPr>
      </w:pPr>
      <w:r>
        <w:br w:type="page"/>
      </w:r>
      <w:r>
        <w:t>Tabla 2. Clase FiltroOpenApi</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D6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D8FDD94">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ec.edu.monster.config;</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org.eclipse.microprofile.openapi.OASFilter;</w:t>
            </w:r>
            <w:r>
              <w:rPr>
                <w:rFonts w:ascii="Courier New" w:hAnsi="Courier New"/>
                <w:color w:val="000000"/>
                <w:sz w:val="16"/>
              </w:rPr>
              <w:br w:type="textWrapping"/>
            </w:r>
            <w:r>
              <w:rPr>
                <w:rFonts w:ascii="Courier New" w:hAnsi="Courier New"/>
                <w:color w:val="000000"/>
                <w:sz w:val="16"/>
              </w:rPr>
              <w:t>import org.eclipse.microprofile.openapi.models.media.Schema;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FiltroOpenApi implements OASFilter{</w:t>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public Schema filterSchema(Schema s) {</w:t>
            </w:r>
            <w:r>
              <w:rPr>
                <w:rFonts w:ascii="Courier New" w:hAnsi="Courier New"/>
                <w:color w:val="000000"/>
                <w:sz w:val="16"/>
              </w:rPr>
              <w:br w:type="textWrapping"/>
            </w:r>
            <w:r>
              <w:rPr>
                <w:rFonts w:ascii="Courier New" w:hAnsi="Courier New"/>
                <w:color w:val="000000"/>
                <w:sz w:val="16"/>
              </w:rPr>
              <w:t xml:space="preserve">        if (isZero(s.getMinLength())) s.setMinLength(null);</w:t>
            </w:r>
            <w:r>
              <w:rPr>
                <w:rFonts w:ascii="Courier New" w:hAnsi="Courier New"/>
                <w:color w:val="000000"/>
                <w:sz w:val="16"/>
              </w:rPr>
              <w:br w:type="textWrapping"/>
            </w:r>
            <w:r>
              <w:rPr>
                <w:rFonts w:ascii="Courier New" w:hAnsi="Courier New"/>
                <w:color w:val="000000"/>
                <w:sz w:val="16"/>
              </w:rPr>
              <w:t xml:space="preserve">        if (isZero(s.getMinProperties())) s.setMinProperties(null);</w:t>
            </w:r>
            <w:r>
              <w:rPr>
                <w:rFonts w:ascii="Courier New" w:hAnsi="Courier New"/>
                <w:color w:val="000000"/>
                <w:sz w:val="16"/>
              </w:rPr>
              <w:br w:type="textWrapping"/>
            </w:r>
            <w:r>
              <w:rPr>
                <w:rFonts w:ascii="Courier New" w:hAnsi="Courier New"/>
                <w:color w:val="000000"/>
                <w:sz w:val="16"/>
              </w:rPr>
              <w:t xml:space="preserve">        if (isZero(s.getMaxProperties())) s.setMaxProperties(null);</w:t>
            </w:r>
            <w:r>
              <w:rPr>
                <w:rFonts w:ascii="Courier New" w:hAnsi="Courier New"/>
                <w:color w:val="000000"/>
                <w:sz w:val="16"/>
              </w:rPr>
              <w:br w:type="textWrapping"/>
            </w:r>
            <w:r>
              <w:rPr>
                <w:rFonts w:ascii="Courier New" w:hAnsi="Courier New"/>
                <w:color w:val="000000"/>
                <w:sz w:val="16"/>
              </w:rPr>
              <w:t xml:space="preserve">        if (isZero(s.getMinContains())) s.setMinContains(null);</w:t>
            </w:r>
            <w:r>
              <w:rPr>
                <w:rFonts w:ascii="Courier New" w:hAnsi="Courier New"/>
                <w:color w:val="000000"/>
                <w:sz w:val="16"/>
              </w:rPr>
              <w:br w:type="textWrapping"/>
            </w:r>
            <w:r>
              <w:rPr>
                <w:rFonts w:ascii="Courier New" w:hAnsi="Courier New"/>
                <w:color w:val="000000"/>
                <w:sz w:val="16"/>
              </w:rPr>
              <w:t xml:space="preserve">        if (Boolean.FALSE.equals(s.getUniqueItems())) s.setUniqueItems(null);</w:t>
            </w:r>
            <w:r>
              <w:rPr>
                <w:rFonts w:ascii="Courier New" w:hAnsi="Courier New"/>
                <w:color w:val="000000"/>
                <w:sz w:val="16"/>
              </w:rPr>
              <w:br w:type="textWrapping"/>
            </w:r>
            <w:r>
              <w:rPr>
                <w:rFonts w:ascii="Courier New" w:hAnsi="Courier New"/>
                <w:color w:val="000000"/>
                <w:sz w:val="16"/>
              </w:rPr>
              <w:t xml:space="preserve">        if (Boolean.FALSE.equals(s.getReadOnly())) s.setReadOnly(null);</w:t>
            </w:r>
            <w:r>
              <w:rPr>
                <w:rFonts w:ascii="Courier New" w:hAnsi="Courier New"/>
                <w:color w:val="000000"/>
                <w:sz w:val="16"/>
              </w:rPr>
              <w:br w:type="textWrapping"/>
            </w:r>
            <w:r>
              <w:rPr>
                <w:rFonts w:ascii="Courier New" w:hAnsi="Courier New"/>
                <w:color w:val="000000"/>
                <w:sz w:val="16"/>
              </w:rPr>
              <w:t xml:space="preserve">        if (Boolean.FALSE.equals(s.getWriteOnly())) s.setWriteOnly(null);</w:t>
            </w:r>
            <w:r>
              <w:rPr>
                <w:rFonts w:ascii="Courier New" w:hAnsi="Courier New"/>
                <w:color w:val="000000"/>
                <w:sz w:val="16"/>
              </w:rPr>
              <w:br w:type="textWrapping"/>
            </w:r>
            <w:r>
              <w:rPr>
                <w:rFonts w:ascii="Courier New" w:hAnsi="Courier New"/>
                <w:color w:val="000000"/>
                <w:sz w:val="16"/>
              </w:rPr>
              <w:t xml:space="preserve">        if (Boolean.FALSE.equals(s.getDeprecated())) s.setDeprecated(null);</w:t>
            </w:r>
            <w:r>
              <w:rPr>
                <w:rFonts w:ascii="Courier New" w:hAnsi="Courier New"/>
                <w:color w:val="000000"/>
                <w:sz w:val="16"/>
              </w:rPr>
              <w:br w:type="textWrapping"/>
            </w:r>
            <w:r>
              <w:rPr>
                <w:rFonts w:ascii="Courier New" w:hAnsi="Courier New"/>
                <w:color w:val="000000"/>
                <w:sz w:val="16"/>
              </w:rPr>
              <w:t xml:space="preserve">        if (s.getExamples() != null) {</w:t>
            </w:r>
            <w:r>
              <w:rPr>
                <w:rFonts w:ascii="Courier New" w:hAnsi="Courier New"/>
                <w:color w:val="000000"/>
                <w:sz w:val="16"/>
              </w:rPr>
              <w:br w:type="textWrapping"/>
            </w:r>
            <w:r>
              <w:rPr>
                <w:rFonts w:ascii="Courier New" w:hAnsi="Courier New"/>
                <w:color w:val="000000"/>
                <w:sz w:val="16"/>
              </w:rPr>
              <w:t xml:space="preserve">            var limpios = new java.util.ArrayList&lt;Object&gt;(s.getExamples());</w:t>
            </w:r>
            <w:r>
              <w:rPr>
                <w:rFonts w:ascii="Courier New" w:hAnsi="Courier New"/>
                <w:color w:val="000000"/>
                <w:sz w:val="16"/>
              </w:rPr>
              <w:br w:type="textWrapping"/>
            </w:r>
            <w:r>
              <w:rPr>
                <w:rFonts w:ascii="Courier New" w:hAnsi="Courier New"/>
                <w:color w:val="000000"/>
                <w:sz w:val="16"/>
              </w:rPr>
              <w:t xml:space="preserve">            limpios.removeIf(e -&gt; e == null || "".equals(e));</w:t>
            </w:r>
            <w:r>
              <w:rPr>
                <w:rFonts w:ascii="Courier New" w:hAnsi="Courier New"/>
                <w:color w:val="000000"/>
                <w:sz w:val="16"/>
              </w:rPr>
              <w:br w:type="textWrapping"/>
            </w:r>
            <w:r>
              <w:rPr>
                <w:rFonts w:ascii="Courier New" w:hAnsi="Courier New"/>
                <w:color w:val="000000"/>
                <w:sz w:val="16"/>
              </w:rPr>
              <w:t xml:space="preserve">            s.setExamples(limpios.isEmpty() ? null : limpios);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boolean isZero(Integer n) { return n != null &amp;&amp; n == 0;}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C258D8D">
      <w:pPr>
        <w:spacing w:before="0" w:after="0" w:line="240" w:lineRule="auto"/>
        <w:rPr>
          <w:del w:id="424" w:author="marpa" w:date="2026-10-25T13:45:44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06BFA370">
      <w:pPr>
        <w:pStyle w:val="4"/>
      </w:pPr>
      <w:bookmarkStart w:id="73" w:name="_Toc24567"/>
    </w:p>
    <w:p w14:paraId="75BCCD9D">
      <w:pPr>
        <w:pStyle w:val="4"/>
        <w:rPr>
          <w:rFonts w:hint="default"/>
          <w:lang w:val="es-EC"/>
        </w:rPr>
      </w:pPr>
      <w:bookmarkStart w:id="74" w:name="_Toc15529"/>
      <w:r>
        <w:t xml:space="preserve">CREACIÓN DE </w:t>
      </w:r>
      <w:bookmarkEnd w:id="73"/>
      <w:r>
        <w:rPr>
          <w:rFonts w:hint="default"/>
          <w:lang w:val="es-EC"/>
        </w:rPr>
        <w:t>MODELOS Y EXCEPCIONES</w:t>
      </w:r>
      <w:bookmarkEnd w:id="74"/>
    </w:p>
    <w:p w14:paraId="6728E8EF">
      <w:pPr>
        <w:spacing w:before="240" w:after="240"/>
        <w:rPr>
          <w:rFonts w:hint="default"/>
          <w:lang w:val="es-EC"/>
        </w:rPr>
      </w:pPr>
      <w:r>
        <w:t>En esta sección se implementa</w:t>
      </w:r>
      <w:r>
        <w:rPr>
          <w:rFonts w:hint="default"/>
          <w:lang w:val="es-EC"/>
        </w:rPr>
        <w:t>n los modelos que forman la base para implementar la lógica de la aplicación. En el paquete modelos, se crean las clases para definir las equivalencias de las unidades de conversión y sus categorías, junto con la estructura para las peticiones y respuestas del servidor para las operaciones de inicio de sesión, de conversión y también el formato para las respuestas de error.</w:t>
      </w:r>
    </w:p>
    <w:p w14:paraId="277CFE0E">
      <w:pPr>
        <w:spacing w:before="240" w:after="240"/>
        <w:rPr>
          <w:del w:id="425" w:author="marpa" w:date="2026-10-25T14:07:16Z"/>
        </w:rPr>
      </w:pPr>
      <w:del w:id="426" w:author="marpa" w:date="2026-10-25T14:07:16Z">
        <w:r>
          <w:rPr>
            <w:b/>
            <w:bCs/>
          </w:rPr>
          <w:delText>Servicio de Seguridad:</w:delText>
        </w:r>
      </w:del>
      <w:del w:id="427" w:author="marpa" w:date="2026-10-25T14:07:16Z">
        <w:r>
          <w:rPr/>
          <w:delText xml:space="preserve"> Encargado de la validación de credenciales "hardcoded" y la generación/verificación de tokens de sesión para proteger los puntos de entrada del servidor.</w:delText>
        </w:r>
      </w:del>
    </w:p>
    <w:p w14:paraId="012B21C7">
      <w:pPr>
        <w:spacing w:before="240" w:after="240"/>
        <w:rPr>
          <w:del w:id="428" w:author="marpa" w:date="2026-10-25T14:07:16Z"/>
        </w:rPr>
      </w:pPr>
      <w:del w:id="429" w:author="marpa" w:date="2026-10-25T14:07:16Z">
        <w:r>
          <w:rPr>
            <w:b/>
            <w:bCs/>
          </w:rPr>
          <w:delText>Servicio de Conversiones:</w:delText>
        </w:r>
      </w:del>
      <w:del w:id="430" w:author="marpa" w:date="2026-10-25T14:07:16Z">
        <w:r>
          <w:rPr/>
          <w:delText xml:space="preserve"> Contiene los algoritmos y factores de conversión para las magnitudes de longitud, masa y temperatura. Está diseñado para ser escalable, permitiendo añadir nuevas unidades sin afectar la estructura principal.</w:delText>
        </w:r>
      </w:del>
    </w:p>
    <w:p w14:paraId="6EBB75BB">
      <w:pPr>
        <w:keepNext/>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bookmarkStart w:id="75" w:name="_wwo2lfpw13yx" w:colFirst="0" w:colLast="0"/>
      <w:bookmarkEnd w:id="75"/>
      <w:r>
        <w:drawing>
          <wp:inline distT="0" distB="0" distL="114300" distR="114300">
            <wp:extent cx="1610995" cy="1403985"/>
            <wp:effectExtent l="0" t="0" r="1905" b="5715"/>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
                    <pic:cNvPicPr>
                      <a:picLocks noChangeAspect="1"/>
                    </pic:cNvPicPr>
                  </pic:nvPicPr>
                  <pic:blipFill>
                    <a:blip r:embed="rId36"/>
                    <a:stretch>
                      <a:fillRect/>
                    </a:stretch>
                  </pic:blipFill>
                  <pic:spPr>
                    <a:xfrm>
                      <a:off x="0" y="0"/>
                      <a:ext cx="1610995" cy="1403985"/>
                    </a:xfrm>
                    <a:prstGeom prst="rect">
                      <a:avLst/>
                    </a:prstGeom>
                    <a:noFill/>
                    <a:ln>
                      <a:noFill/>
                    </a:ln>
                  </pic:spPr>
                </pic:pic>
              </a:graphicData>
            </a:graphic>
          </wp:inline>
        </w:drawing>
      </w:r>
      <w:del w:id="431" w:author="marpa" w:date="2026-10-25T14:07:19Z">
        <w:r>
          <w:rPr>
            <w:i/>
            <w:iCs/>
            <w:color w:val="1F497D"/>
            <w:sz w:val="18"/>
            <w:szCs w:val="18"/>
          </w:rPr>
          <w:drawing>
            <wp:inline distT="114300" distB="114300" distL="114300" distR="114300">
              <wp:extent cx="2209800" cy="695325"/>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42" name="image34.png"/>
                      <pic:cNvPicPr preferRelativeResize="0"/>
                    </pic:nvPicPr>
                    <pic:blipFill>
                      <a:blip r:embed="rId37"/>
                      <a:srcRect/>
                      <a:stretch>
                        <a:fillRect/>
                      </a:stretch>
                    </pic:blipFill>
                    <pic:spPr>
                      <a:xfrm>
                        <a:off x="0" y="0"/>
                        <a:ext cx="2209800" cy="695325"/>
                      </a:xfrm>
                      <a:prstGeom prst="rect">
                        <a:avLst/>
                      </a:prstGeom>
                    </pic:spPr>
                  </pic:pic>
                </a:graphicData>
              </a:graphic>
            </wp:inline>
          </w:drawing>
        </w:r>
      </w:del>
    </w:p>
    <w:p w14:paraId="28A067BE">
      <w:pPr>
        <w:pStyle w:val="5"/>
        <w:rPr>
          <w:rFonts w:hint="default"/>
          <w:lang w:val="es-EC"/>
        </w:rPr>
      </w:pPr>
      <w:bookmarkStart w:id="76" w:name="_Toc4001"/>
      <w:bookmarkStart w:id="77" w:name="_Toc31453"/>
      <w:r>
        <w:t xml:space="preserve">Figura </w:t>
      </w:r>
      <w:ins w:id="433" w:author="marpa" w:date="2026-10-25T14:24:39Z">
        <w:r>
          <w:rPr>
            <w:rFonts w:hint="default"/>
            <w:lang w:val="es-EC"/>
          </w:rPr>
          <w:t>20</w:t>
        </w:r>
      </w:ins>
      <w:del w:id="434" w:author="marpa" w:date="2026-10-25T14:24:38Z">
        <w:r>
          <w:rPr/>
          <w:delText>17</w:delText>
        </w:r>
      </w:del>
      <w:r>
        <w:t xml:space="preserve">. Estructura de paquetes - </w:t>
      </w:r>
      <w:bookmarkEnd w:id="76"/>
      <w:r>
        <w:rPr>
          <w:rFonts w:hint="default"/>
          <w:lang w:val="es-EC"/>
        </w:rPr>
        <w:t>modelos</w:t>
      </w:r>
      <w:bookmarkEnd w:id="77"/>
    </w:p>
    <w:p w14:paraId="67AD53F5">
      <w:pPr>
        <w:rPr>
          <w:rFonts w:hint="default"/>
          <w:lang w:val="es-EC"/>
        </w:rPr>
      </w:pPr>
    </w:p>
    <w:p w14:paraId="171A47D6">
      <w:pPr>
        <w:pStyle w:val="6"/>
        <w:bidi w:val="0"/>
        <w:rPr>
          <w:rFonts w:hint="default"/>
          <w:lang w:val="es-EC"/>
        </w:rPr>
      </w:pPr>
      <w:r>
        <w:t xml:space="preserve">Tabla </w:t>
      </w:r>
      <w:r>
        <w:rPr>
          <w:rFonts w:hint="default"/>
          <w:lang w:val="es-EC"/>
        </w:rPr>
        <w:t>3</w:t>
      </w:r>
      <w:r>
        <w:t>. Clase RespuestaConversion</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41D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1C8B542">
            <w:pPr>
              <w:spacing w:after="0" w:line="240" w:lineRule="auto"/>
            </w:pPr>
            <w:r>
              <w:rPr>
                <w:rFonts w:ascii="Courier New" w:hAnsi="Courier New"/>
                <w:color w:val="000000"/>
                <w:sz w:val="16"/>
              </w:rPr>
              <w:t>package ec.edu.monster.model;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java.io.Serializable;</w:t>
            </w:r>
            <w:r>
              <w:rPr>
                <w:rFonts w:ascii="Courier New" w:hAnsi="Courier New"/>
                <w:color w:val="000000"/>
                <w:sz w:val="16"/>
              </w:rPr>
              <w:br w:type="textWrapping"/>
            </w:r>
            <w:r>
              <w:rPr>
                <w:rFonts w:ascii="Courier New" w:hAnsi="Courier New"/>
                <w:color w:val="000000"/>
                <w:sz w:val="16"/>
              </w:rPr>
              <w:t>import org.eclipse.microprofile.openapi.annotations.enums.SchemaType;</w:t>
            </w:r>
            <w:r>
              <w:rPr>
                <w:rFonts w:ascii="Courier New" w:hAnsi="Courier New"/>
                <w:color w:val="000000"/>
                <w:sz w:val="16"/>
              </w:rPr>
              <w:br w:type="textWrapping"/>
            </w:r>
            <w:r>
              <w:rPr>
                <w:rFonts w:ascii="Courier New" w:hAnsi="Courier New"/>
                <w:color w:val="000000"/>
                <w:sz w:val="16"/>
              </w:rPr>
              <w:t>import org.eclipse.microprofile.openapi.annotations.media.Schema;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@Schema(description = "Objeto devuelto tras una conversión de unidades exitosa")</w:t>
            </w:r>
            <w:r>
              <w:rPr>
                <w:rFonts w:ascii="Courier New" w:hAnsi="Courier New"/>
                <w:color w:val="000000"/>
                <w:sz w:val="16"/>
              </w:rPr>
              <w:br w:type="textWrapping"/>
            </w:r>
            <w:r>
              <w:rPr>
                <w:rFonts w:ascii="Courier New" w:hAnsi="Courier New"/>
                <w:color w:val="000000"/>
                <w:sz w:val="16"/>
              </w:rPr>
              <w:t>public class RespuestaConversion implements Serializable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@Schema(description = "Valor original en la unidad de origen", type = SchemaType.NUMBER, example = "12.5")</w:t>
            </w:r>
            <w:r>
              <w:rPr>
                <w:rFonts w:ascii="Courier New" w:hAnsi="Courier New"/>
                <w:color w:val="000000"/>
                <w:sz w:val="16"/>
              </w:rPr>
              <w:br w:type="textWrapping"/>
            </w:r>
            <w:r>
              <w:rPr>
                <w:rFonts w:ascii="Courier New" w:hAnsi="Courier New"/>
                <w:color w:val="000000"/>
                <w:sz w:val="16"/>
              </w:rPr>
              <w:t xml:space="preserve">    private Double valorOriginal;</w:t>
            </w:r>
            <w:r>
              <w:rPr>
                <w:rFonts w:ascii="Courier New" w:hAnsi="Courier New"/>
                <w:color w:val="000000"/>
                <w:sz w:val="16"/>
              </w:rPr>
              <w:br w:type="textWrapping"/>
            </w:r>
            <w:r>
              <w:rPr>
                <w:rFonts w:ascii="Courier New" w:hAnsi="Courier New"/>
                <w:color w:val="000000"/>
                <w:sz w:val="16"/>
              </w:rPr>
              <w:t xml:space="preserve">    @Schema(description = "Valor convertido en la unidad de destino", type = SchemaType.NUMBER, example = "13.67")</w:t>
            </w:r>
            <w:r>
              <w:rPr>
                <w:rFonts w:ascii="Courier New" w:hAnsi="Courier New"/>
                <w:color w:val="000000"/>
                <w:sz w:val="16"/>
              </w:rPr>
              <w:br w:type="textWrapping"/>
            </w:r>
            <w:r>
              <w:rPr>
                <w:rFonts w:ascii="Courier New" w:hAnsi="Courier New"/>
                <w:color w:val="000000"/>
                <w:sz w:val="16"/>
              </w:rPr>
              <w:t xml:space="preserve">    private Double valorConvertido;</w:t>
            </w:r>
            <w:r>
              <w:rPr>
                <w:rFonts w:ascii="Courier New" w:hAnsi="Courier New"/>
                <w:color w:val="000000"/>
                <w:sz w:val="16"/>
              </w:rPr>
              <w:br w:type="textWrapping"/>
            </w:r>
            <w:r>
              <w:rPr>
                <w:rFonts w:ascii="Courier New" w:hAnsi="Courier New"/>
                <w:color w:val="000000"/>
                <w:sz w:val="16"/>
              </w:rPr>
              <w:t xml:space="preserve">    @Schema(description = "Unidad usada para el valor original", type = SchemaType.STRING, example = "METRO")</w:t>
            </w:r>
            <w:r>
              <w:rPr>
                <w:rFonts w:ascii="Courier New" w:hAnsi="Courier New"/>
                <w:color w:val="000000"/>
                <w:sz w:val="16"/>
              </w:rPr>
              <w:br w:type="textWrapping"/>
            </w:r>
            <w:r>
              <w:rPr>
                <w:rFonts w:ascii="Courier New" w:hAnsi="Courier New"/>
                <w:color w:val="000000"/>
                <w:sz w:val="16"/>
              </w:rPr>
              <w:t xml:space="preserve">    private String unidadOrigen;</w:t>
            </w:r>
            <w:r>
              <w:rPr>
                <w:rFonts w:ascii="Courier New" w:hAnsi="Courier New"/>
                <w:color w:val="000000"/>
                <w:sz w:val="16"/>
              </w:rPr>
              <w:br w:type="textWrapping"/>
            </w:r>
            <w:r>
              <w:rPr>
                <w:rFonts w:ascii="Courier New" w:hAnsi="Courier New"/>
                <w:color w:val="000000"/>
                <w:sz w:val="16"/>
              </w:rPr>
              <w:t xml:space="preserve">    @Schema(description = "Unidad a la que se convirtió el valor", type = SchemaType.STRING, example = "YARDA")</w:t>
            </w:r>
            <w:r>
              <w:rPr>
                <w:rFonts w:ascii="Courier New" w:hAnsi="Courier New"/>
                <w:color w:val="000000"/>
                <w:sz w:val="16"/>
              </w:rPr>
              <w:br w:type="textWrapping"/>
            </w:r>
            <w:r>
              <w:rPr>
                <w:rFonts w:ascii="Courier New" w:hAnsi="Courier New"/>
                <w:color w:val="000000"/>
                <w:sz w:val="16"/>
              </w:rPr>
              <w:t xml:space="preserve">    private String unidadDestino;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RespuestaConversion()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RespuestaConversion(Double valorOriginal, Double valorConvertido, String unidadOrigen, String unidadDestino) {</w:t>
            </w:r>
            <w:r>
              <w:rPr>
                <w:rFonts w:ascii="Courier New" w:hAnsi="Courier New"/>
                <w:color w:val="000000"/>
                <w:sz w:val="16"/>
              </w:rPr>
              <w:br w:type="textWrapping"/>
            </w:r>
            <w:r>
              <w:rPr>
                <w:rFonts w:ascii="Courier New" w:hAnsi="Courier New"/>
                <w:color w:val="000000"/>
                <w:sz w:val="16"/>
              </w:rPr>
              <w:t xml:space="preserve">        this.valorOriginal = valorOriginal;</w:t>
            </w:r>
            <w:r>
              <w:rPr>
                <w:rFonts w:ascii="Courier New" w:hAnsi="Courier New"/>
                <w:color w:val="000000"/>
                <w:sz w:val="16"/>
              </w:rPr>
              <w:br w:type="textWrapping"/>
            </w:r>
            <w:r>
              <w:rPr>
                <w:rFonts w:ascii="Courier New" w:hAnsi="Courier New"/>
                <w:color w:val="000000"/>
                <w:sz w:val="16"/>
              </w:rPr>
              <w:t xml:space="preserve">        this.valorConvertido = valorConvertido;</w:t>
            </w:r>
            <w:r>
              <w:rPr>
                <w:rFonts w:ascii="Courier New" w:hAnsi="Courier New"/>
                <w:color w:val="000000"/>
                <w:sz w:val="16"/>
              </w:rPr>
              <w:br w:type="textWrapping"/>
            </w:r>
            <w:r>
              <w:rPr>
                <w:rFonts w:ascii="Courier New" w:hAnsi="Courier New"/>
                <w:color w:val="000000"/>
                <w:sz w:val="16"/>
              </w:rPr>
              <w:t xml:space="preserve">        this.unidadOrigen = unidadOrigen;</w:t>
            </w:r>
            <w:r>
              <w:rPr>
                <w:rFonts w:ascii="Courier New" w:hAnsi="Courier New"/>
                <w:color w:val="000000"/>
                <w:sz w:val="16"/>
              </w:rPr>
              <w:br w:type="textWrapping"/>
            </w:r>
            <w:r>
              <w:rPr>
                <w:rFonts w:ascii="Courier New" w:hAnsi="Courier New"/>
                <w:color w:val="000000"/>
                <w:sz w:val="16"/>
              </w:rPr>
              <w:t xml:space="preserve">        this.unidadDestino = 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getValorOriginal() {</w:t>
            </w:r>
            <w:r>
              <w:rPr>
                <w:rFonts w:ascii="Courier New" w:hAnsi="Courier New"/>
                <w:color w:val="000000"/>
                <w:sz w:val="16"/>
              </w:rPr>
              <w:br w:type="textWrapping"/>
            </w:r>
            <w:r>
              <w:rPr>
                <w:rFonts w:ascii="Courier New" w:hAnsi="Courier New"/>
                <w:color w:val="000000"/>
                <w:sz w:val="16"/>
              </w:rPr>
              <w:t xml:space="preserve">        return valorOriginal;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setValorOriginal(Double valorOriginal) {</w:t>
            </w:r>
            <w:r>
              <w:rPr>
                <w:rFonts w:ascii="Courier New" w:hAnsi="Courier New"/>
                <w:color w:val="000000"/>
                <w:sz w:val="16"/>
              </w:rPr>
              <w:br w:type="textWrapping"/>
            </w:r>
            <w:r>
              <w:rPr>
                <w:rFonts w:ascii="Courier New" w:hAnsi="Courier New"/>
                <w:color w:val="000000"/>
                <w:sz w:val="16"/>
              </w:rPr>
              <w:t xml:space="preserve">        this.valorOriginal = valorOriginal;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getValorConvertido() {</w:t>
            </w:r>
            <w:r>
              <w:rPr>
                <w:rFonts w:ascii="Courier New" w:hAnsi="Courier New"/>
                <w:color w:val="000000"/>
                <w:sz w:val="16"/>
              </w:rPr>
              <w:br w:type="textWrapping"/>
            </w:r>
            <w:r>
              <w:rPr>
                <w:rFonts w:ascii="Courier New" w:hAnsi="Courier New"/>
                <w:color w:val="000000"/>
                <w:sz w:val="16"/>
              </w:rPr>
              <w:t xml:space="preserve">        return valorConvertido;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setValorConvertido(Double valorConvertido) {</w:t>
            </w:r>
            <w:r>
              <w:rPr>
                <w:rFonts w:ascii="Courier New" w:hAnsi="Courier New"/>
                <w:color w:val="000000"/>
                <w:sz w:val="16"/>
              </w:rPr>
              <w:br w:type="textWrapping"/>
            </w:r>
            <w:r>
              <w:rPr>
                <w:rFonts w:ascii="Courier New" w:hAnsi="Courier New"/>
                <w:color w:val="000000"/>
                <w:sz w:val="16"/>
              </w:rPr>
              <w:t xml:space="preserve">        this.valorConvertido = valorConvertido;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getUnidadOrigen() {</w:t>
            </w:r>
            <w:r>
              <w:rPr>
                <w:rFonts w:ascii="Courier New" w:hAnsi="Courier New"/>
                <w:color w:val="000000"/>
                <w:sz w:val="16"/>
              </w:rPr>
              <w:br w:type="textWrapping"/>
            </w:r>
            <w:r>
              <w:rPr>
                <w:rFonts w:ascii="Courier New" w:hAnsi="Courier New"/>
                <w:color w:val="000000"/>
                <w:sz w:val="16"/>
              </w:rPr>
              <w:t xml:space="preserve">        return 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setUnidadOrigen(String unidadOrigen) {</w:t>
            </w:r>
            <w:r>
              <w:rPr>
                <w:rFonts w:ascii="Courier New" w:hAnsi="Courier New"/>
                <w:color w:val="000000"/>
                <w:sz w:val="16"/>
              </w:rPr>
              <w:br w:type="textWrapping"/>
            </w:r>
            <w:r>
              <w:rPr>
                <w:rFonts w:ascii="Courier New" w:hAnsi="Courier New"/>
                <w:color w:val="000000"/>
                <w:sz w:val="16"/>
              </w:rPr>
              <w:t xml:space="preserve">        this.unidadOrigen = 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getUnidadDestino() {</w:t>
            </w:r>
            <w:r>
              <w:rPr>
                <w:rFonts w:ascii="Courier New" w:hAnsi="Courier New"/>
                <w:color w:val="000000"/>
                <w:sz w:val="16"/>
              </w:rPr>
              <w:br w:type="textWrapping"/>
            </w:r>
            <w:r>
              <w:rPr>
                <w:rFonts w:ascii="Courier New" w:hAnsi="Courier New"/>
                <w:color w:val="000000"/>
                <w:sz w:val="16"/>
              </w:rPr>
              <w:t xml:space="preserve">        return 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setUnidadDestino(String unidadDestino) {</w:t>
            </w:r>
            <w:r>
              <w:rPr>
                <w:rFonts w:ascii="Courier New" w:hAnsi="Courier New"/>
                <w:color w:val="000000"/>
                <w:sz w:val="16"/>
              </w:rPr>
              <w:br w:type="textWrapping"/>
            </w:r>
            <w:r>
              <w:rPr>
                <w:rFonts w:ascii="Courier New" w:hAnsi="Courier New"/>
                <w:color w:val="000000"/>
                <w:sz w:val="16"/>
              </w:rPr>
              <w:t xml:space="preserve">        this.unidadDestino = 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53FE32B2">
      <w:pPr>
        <w:pStyle w:val="6"/>
        <w:bidi w:val="0"/>
        <w:rPr>
          <w:rFonts w:hint="default"/>
          <w:lang w:val="es-EC"/>
        </w:rPr>
      </w:pPr>
      <w:r>
        <w:t xml:space="preserve">Tabla </w:t>
      </w:r>
      <w:r>
        <w:rPr>
          <w:rFonts w:hint="default"/>
          <w:lang w:val="es-EC"/>
        </w:rPr>
        <w:t>4</w:t>
      </w:r>
      <w:r>
        <w:t>. Clase RespuestaError</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26E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ADA3DE0">
            <w:pPr>
              <w:spacing w:after="0" w:line="240" w:lineRule="auto"/>
            </w:pPr>
            <w:r>
              <w:rPr>
                <w:rFonts w:ascii="Courier New" w:hAnsi="Courier New"/>
                <w:color w:val="000000"/>
                <w:sz w:val="16"/>
              </w:rPr>
              <w:t>package ec.edu.monster.model;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java.io.Serializable;</w:t>
            </w:r>
            <w:r>
              <w:rPr>
                <w:rFonts w:ascii="Courier New" w:hAnsi="Courier New"/>
                <w:color w:val="000000"/>
                <w:sz w:val="16"/>
              </w:rPr>
              <w:br w:type="textWrapping"/>
            </w:r>
            <w:r>
              <w:rPr>
                <w:rFonts w:ascii="Courier New" w:hAnsi="Courier New"/>
                <w:color w:val="000000"/>
                <w:sz w:val="16"/>
              </w:rPr>
              <w:t>import java.time.LocalDateTime;</w:t>
            </w:r>
            <w:r>
              <w:rPr>
                <w:rFonts w:ascii="Courier New" w:hAnsi="Courier New"/>
                <w:color w:val="000000"/>
                <w:sz w:val="16"/>
              </w:rPr>
              <w:br w:type="textWrapping"/>
            </w:r>
            <w:r>
              <w:rPr>
                <w:rFonts w:ascii="Courier New" w:hAnsi="Courier New"/>
                <w:color w:val="000000"/>
                <w:sz w:val="16"/>
              </w:rPr>
              <w:t>import org.eclipse.microprofile.openapi.annotations.enums.SchemaType;</w:t>
            </w:r>
            <w:r>
              <w:rPr>
                <w:rFonts w:ascii="Courier New" w:hAnsi="Courier New"/>
                <w:color w:val="000000"/>
                <w:sz w:val="16"/>
              </w:rPr>
              <w:br w:type="textWrapping"/>
            </w:r>
            <w:r>
              <w:rPr>
                <w:rFonts w:ascii="Courier New" w:hAnsi="Courier New"/>
                <w:color w:val="000000"/>
                <w:sz w:val="16"/>
              </w:rPr>
              <w:t>import org.eclipse.microprofile.openapi.annotations.media.Schema;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@Schema(description = "Estructura devuelta cuando ocurre un error en la solicitud")</w:t>
            </w:r>
            <w:r>
              <w:rPr>
                <w:rFonts w:ascii="Courier New" w:hAnsi="Courier New"/>
                <w:color w:val="000000"/>
                <w:sz w:val="16"/>
              </w:rPr>
              <w:br w:type="textWrapping"/>
            </w:r>
            <w:r>
              <w:rPr>
                <w:rFonts w:ascii="Courier New" w:hAnsi="Courier New"/>
                <w:color w:val="000000"/>
                <w:sz w:val="16"/>
              </w:rPr>
              <w:t>public class RespuestaError implements Serializable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@Schema(description = "Código HTTP del error", type = SchemaType.INTEGER, example = "400")</w:t>
            </w:r>
            <w:r>
              <w:rPr>
                <w:rFonts w:ascii="Courier New" w:hAnsi="Courier New"/>
                <w:color w:val="000000"/>
                <w:sz w:val="16"/>
              </w:rPr>
              <w:br w:type="textWrapping"/>
            </w:r>
            <w:r>
              <w:rPr>
                <w:rFonts w:ascii="Courier New" w:hAnsi="Courier New"/>
                <w:color w:val="000000"/>
                <w:sz w:val="16"/>
              </w:rPr>
              <w:t xml:space="preserve">    private int codigo;</w:t>
            </w:r>
            <w:r>
              <w:rPr>
                <w:rFonts w:ascii="Courier New" w:hAnsi="Courier New"/>
                <w:color w:val="000000"/>
                <w:sz w:val="16"/>
              </w:rPr>
              <w:br w:type="textWrapping"/>
            </w:r>
            <w:r>
              <w:rPr>
                <w:rFonts w:ascii="Courier New" w:hAnsi="Courier New"/>
                <w:color w:val="000000"/>
                <w:sz w:val="16"/>
              </w:rPr>
              <w:t xml:space="preserve">    @Schema(description = "Descripción breve del error", type = SchemaType.STRING, example = "Longitud Inválida")</w:t>
            </w:r>
            <w:r>
              <w:rPr>
                <w:rFonts w:ascii="Courier New" w:hAnsi="Courier New"/>
                <w:color w:val="000000"/>
                <w:sz w:val="16"/>
              </w:rPr>
              <w:br w:type="textWrapping"/>
            </w:r>
            <w:r>
              <w:rPr>
                <w:rFonts w:ascii="Courier New" w:hAnsi="Courier New"/>
                <w:color w:val="000000"/>
                <w:sz w:val="16"/>
              </w:rPr>
              <w:t xml:space="preserve">    private String mensaje;</w:t>
            </w:r>
            <w:r>
              <w:rPr>
                <w:rFonts w:ascii="Courier New" w:hAnsi="Courier New"/>
                <w:color w:val="000000"/>
                <w:sz w:val="16"/>
              </w:rPr>
              <w:br w:type="textWrapping"/>
            </w:r>
            <w:r>
              <w:rPr>
                <w:rFonts w:ascii="Courier New" w:hAnsi="Courier New"/>
                <w:color w:val="000000"/>
                <w:sz w:val="16"/>
              </w:rPr>
              <w:t xml:space="preserve">    @Schema(description = "Detalle de la causa del error", type = SchemaType.STRING, example = "No se permite ingresar valores negativos")</w:t>
            </w:r>
            <w:r>
              <w:rPr>
                <w:rFonts w:ascii="Courier New" w:hAnsi="Courier New"/>
                <w:color w:val="000000"/>
                <w:sz w:val="16"/>
              </w:rPr>
              <w:br w:type="textWrapping"/>
            </w:r>
            <w:r>
              <w:rPr>
                <w:rFonts w:ascii="Courier New" w:hAnsi="Courier New"/>
                <w:color w:val="000000"/>
                <w:sz w:val="16"/>
              </w:rPr>
              <w:t xml:space="preserve">    private String detalles;</w:t>
            </w:r>
            <w:r>
              <w:rPr>
                <w:rFonts w:ascii="Courier New" w:hAnsi="Courier New"/>
                <w:color w:val="000000"/>
                <w:sz w:val="16"/>
              </w:rPr>
              <w:br w:type="textWrapping"/>
            </w:r>
            <w:r>
              <w:rPr>
                <w:rFonts w:ascii="Courier New" w:hAnsi="Courier New"/>
                <w:color w:val="000000"/>
                <w:sz w:val="16"/>
              </w:rPr>
              <w:t xml:space="preserve">    @Schema(description = "Fecha y hora en que se generó el error", type = SchemaType.STRING, format = "date-time", example = "2026-10-18T19:22:42")</w:t>
            </w:r>
            <w:r>
              <w:rPr>
                <w:rFonts w:ascii="Courier New" w:hAnsi="Courier New"/>
                <w:color w:val="000000"/>
                <w:sz w:val="16"/>
              </w:rPr>
              <w:br w:type="textWrapping"/>
            </w:r>
            <w:r>
              <w:rPr>
                <w:rFonts w:ascii="Courier New" w:hAnsi="Courier New"/>
                <w:color w:val="000000"/>
                <w:sz w:val="16"/>
              </w:rPr>
              <w:t xml:space="preserve">    private LocalDateTime fechaHora;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RespuestaError() {</w:t>
            </w:r>
            <w:r>
              <w:rPr>
                <w:rFonts w:ascii="Courier New" w:hAnsi="Courier New"/>
                <w:color w:val="000000"/>
                <w:sz w:val="16"/>
              </w:rPr>
              <w:br w:type="textWrapping"/>
            </w:r>
            <w:r>
              <w:rPr>
                <w:rFonts w:ascii="Courier New" w:hAnsi="Courier New"/>
                <w:color w:val="000000"/>
                <w:sz w:val="16"/>
              </w:rPr>
              <w:t xml:space="preserve">        this.fechaHora = LocalDateTime.now();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RespuestaError(int codigo, String mensaje, String detalles) {</w:t>
            </w:r>
            <w:r>
              <w:rPr>
                <w:rFonts w:ascii="Courier New" w:hAnsi="Courier New"/>
                <w:color w:val="000000"/>
                <w:sz w:val="16"/>
              </w:rPr>
              <w:br w:type="textWrapping"/>
            </w:r>
            <w:r>
              <w:rPr>
                <w:rFonts w:ascii="Courier New" w:hAnsi="Courier New"/>
                <w:color w:val="000000"/>
                <w:sz w:val="16"/>
              </w:rPr>
              <w:t xml:space="preserve">        this();</w:t>
            </w:r>
            <w:r>
              <w:rPr>
                <w:rFonts w:ascii="Courier New" w:hAnsi="Courier New"/>
                <w:color w:val="000000"/>
                <w:sz w:val="16"/>
              </w:rPr>
              <w:br w:type="textWrapping"/>
            </w:r>
            <w:r>
              <w:rPr>
                <w:rFonts w:ascii="Courier New" w:hAnsi="Courier New"/>
                <w:color w:val="000000"/>
                <w:sz w:val="16"/>
              </w:rPr>
              <w:t xml:space="preserve">        this.codigo = codigo;</w:t>
            </w:r>
            <w:r>
              <w:rPr>
                <w:rFonts w:ascii="Courier New" w:hAnsi="Courier New"/>
                <w:color w:val="000000"/>
                <w:sz w:val="16"/>
              </w:rPr>
              <w:br w:type="textWrapping"/>
            </w:r>
            <w:r>
              <w:rPr>
                <w:rFonts w:ascii="Courier New" w:hAnsi="Courier New"/>
                <w:color w:val="000000"/>
                <w:sz w:val="16"/>
              </w:rPr>
              <w:t xml:space="preserve">        this.mensaje = mensaje;</w:t>
            </w:r>
            <w:r>
              <w:rPr>
                <w:rFonts w:ascii="Courier New" w:hAnsi="Courier New"/>
                <w:color w:val="000000"/>
                <w:sz w:val="16"/>
              </w:rPr>
              <w:br w:type="textWrapping"/>
            </w:r>
            <w:r>
              <w:rPr>
                <w:rFonts w:ascii="Courier New" w:hAnsi="Courier New"/>
                <w:color w:val="000000"/>
                <w:sz w:val="16"/>
              </w:rPr>
              <w:t xml:space="preserve">        this.detalles = detalles;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int getCodigo() {</w:t>
            </w:r>
            <w:r>
              <w:rPr>
                <w:rFonts w:ascii="Courier New" w:hAnsi="Courier New"/>
                <w:color w:val="000000"/>
                <w:sz w:val="16"/>
              </w:rPr>
              <w:br w:type="textWrapping"/>
            </w:r>
            <w:r>
              <w:rPr>
                <w:rFonts w:ascii="Courier New" w:hAnsi="Courier New"/>
                <w:color w:val="000000"/>
                <w:sz w:val="16"/>
              </w:rPr>
              <w:t xml:space="preserve">        return codigo;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setCodigo(int codigo) {</w:t>
            </w:r>
            <w:r>
              <w:rPr>
                <w:rFonts w:ascii="Courier New" w:hAnsi="Courier New"/>
                <w:color w:val="000000"/>
                <w:sz w:val="16"/>
              </w:rPr>
              <w:br w:type="textWrapping"/>
            </w:r>
            <w:r>
              <w:rPr>
                <w:rFonts w:ascii="Courier New" w:hAnsi="Courier New"/>
                <w:color w:val="000000"/>
                <w:sz w:val="16"/>
              </w:rPr>
              <w:t xml:space="preserve">        this.codigo = codigo;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getMensaje() {</w:t>
            </w:r>
            <w:r>
              <w:rPr>
                <w:rFonts w:ascii="Courier New" w:hAnsi="Courier New"/>
                <w:color w:val="000000"/>
                <w:sz w:val="16"/>
              </w:rPr>
              <w:br w:type="textWrapping"/>
            </w:r>
            <w:r>
              <w:rPr>
                <w:rFonts w:ascii="Courier New" w:hAnsi="Courier New"/>
                <w:color w:val="000000"/>
                <w:sz w:val="16"/>
              </w:rPr>
              <w:t xml:space="preserve">        return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setMensaje(String mensaje) {</w:t>
            </w:r>
            <w:r>
              <w:rPr>
                <w:rFonts w:ascii="Courier New" w:hAnsi="Courier New"/>
                <w:color w:val="000000"/>
                <w:sz w:val="16"/>
              </w:rPr>
              <w:br w:type="textWrapping"/>
            </w:r>
            <w:r>
              <w:rPr>
                <w:rFonts w:ascii="Courier New" w:hAnsi="Courier New"/>
                <w:color w:val="000000"/>
                <w:sz w:val="16"/>
              </w:rPr>
              <w:t xml:space="preserve">        this.mensaje =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getDetalles() {</w:t>
            </w:r>
            <w:r>
              <w:rPr>
                <w:rFonts w:ascii="Courier New" w:hAnsi="Courier New"/>
                <w:color w:val="000000"/>
                <w:sz w:val="16"/>
              </w:rPr>
              <w:br w:type="textWrapping"/>
            </w:r>
            <w:r>
              <w:rPr>
                <w:rFonts w:ascii="Courier New" w:hAnsi="Courier New"/>
                <w:color w:val="000000"/>
                <w:sz w:val="16"/>
              </w:rPr>
              <w:t xml:space="preserve">        return detalles;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setDetalles(String detalles) {</w:t>
            </w:r>
            <w:r>
              <w:rPr>
                <w:rFonts w:ascii="Courier New" w:hAnsi="Courier New"/>
                <w:color w:val="000000"/>
                <w:sz w:val="16"/>
              </w:rPr>
              <w:br w:type="textWrapping"/>
            </w:r>
            <w:r>
              <w:rPr>
                <w:rFonts w:ascii="Courier New" w:hAnsi="Courier New"/>
                <w:color w:val="000000"/>
                <w:sz w:val="16"/>
              </w:rPr>
              <w:t xml:space="preserve">        this.detalles = detalles;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LocalDateTime getFechaHora() {</w:t>
            </w:r>
            <w:r>
              <w:rPr>
                <w:rFonts w:ascii="Courier New" w:hAnsi="Courier New"/>
                <w:color w:val="000000"/>
                <w:sz w:val="16"/>
              </w:rPr>
              <w:br w:type="textWrapping"/>
            </w:r>
            <w:r>
              <w:rPr>
                <w:rFonts w:ascii="Courier New" w:hAnsi="Courier New"/>
                <w:color w:val="000000"/>
                <w:sz w:val="16"/>
              </w:rPr>
              <w:t xml:space="preserve">        return fechaHora;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setFechaHora(LocalDateTime fechaHora) {</w:t>
            </w:r>
            <w:r>
              <w:rPr>
                <w:rFonts w:ascii="Courier New" w:hAnsi="Courier New"/>
                <w:color w:val="000000"/>
                <w:sz w:val="16"/>
              </w:rPr>
              <w:br w:type="textWrapping"/>
            </w:r>
            <w:r>
              <w:rPr>
                <w:rFonts w:ascii="Courier New" w:hAnsi="Courier New"/>
                <w:color w:val="000000"/>
                <w:sz w:val="16"/>
              </w:rPr>
              <w:t xml:space="preserve">        this.fechaHora = fechaHora;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283ED4A7">
      <w:pPr>
        <w:pStyle w:val="6"/>
        <w:bidi w:val="0"/>
        <w:rPr>
          <w:rFonts w:hint="default"/>
          <w:lang w:val="es-EC"/>
        </w:rPr>
      </w:pPr>
      <w:r>
        <w:t xml:space="preserve">Tabla </w:t>
      </w:r>
      <w:r>
        <w:rPr>
          <w:rFonts w:hint="default"/>
          <w:lang w:val="es-EC"/>
        </w:rPr>
        <w:t>5</w:t>
      </w:r>
      <w:r>
        <w:t>. Clase RespuestaLogin</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1C21E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5EB8CB45">
            <w:pPr>
              <w:spacing w:after="0" w:line="240" w:lineRule="auto"/>
            </w:pPr>
            <w:r>
              <w:rPr>
                <w:rFonts w:ascii="Courier New" w:hAnsi="Courier New"/>
                <w:color w:val="000000"/>
                <w:sz w:val="16"/>
              </w:rPr>
              <w:t>package ec.edu.monster.model;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java.io.Serializable;</w:t>
            </w:r>
            <w:r>
              <w:rPr>
                <w:rFonts w:ascii="Courier New" w:hAnsi="Courier New"/>
                <w:color w:val="000000"/>
                <w:sz w:val="16"/>
              </w:rPr>
              <w:br w:type="textWrapping"/>
            </w:r>
            <w:r>
              <w:rPr>
                <w:rFonts w:ascii="Courier New" w:hAnsi="Courier New"/>
                <w:color w:val="000000"/>
                <w:sz w:val="16"/>
              </w:rPr>
              <w:t>import org.eclipse.microprofile.openapi.annotations.enums.SchemaType;</w:t>
            </w:r>
            <w:r>
              <w:rPr>
                <w:rFonts w:ascii="Courier New" w:hAnsi="Courier New"/>
                <w:color w:val="000000"/>
                <w:sz w:val="16"/>
              </w:rPr>
              <w:br w:type="textWrapping"/>
            </w:r>
            <w:r>
              <w:rPr>
                <w:rFonts w:ascii="Courier New" w:hAnsi="Courier New"/>
                <w:color w:val="000000"/>
                <w:sz w:val="16"/>
              </w:rPr>
              <w:t>import org.eclipse.microprofile.openapi.annotations.media.Schema;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@Schema(description = "Objeto devuelto tras login exitoso")</w:t>
            </w:r>
            <w:r>
              <w:rPr>
                <w:rFonts w:ascii="Courier New" w:hAnsi="Courier New"/>
                <w:color w:val="000000"/>
                <w:sz w:val="16"/>
              </w:rPr>
              <w:br w:type="textWrapping"/>
            </w:r>
            <w:r>
              <w:rPr>
                <w:rFonts w:ascii="Courier New" w:hAnsi="Courier New"/>
                <w:color w:val="000000"/>
                <w:sz w:val="16"/>
              </w:rPr>
              <w:t>public class RespuestaLogin implements Serializable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@Schema(description = "Token de sesión UUID", type = SchemaType.STRING,</w:t>
            </w:r>
            <w:r>
              <w:rPr>
                <w:rFonts w:ascii="Courier New" w:hAnsi="Courier New"/>
                <w:color w:val="000000"/>
                <w:sz w:val="16"/>
              </w:rPr>
              <w:br w:type="textWrapping"/>
            </w:r>
            <w:r>
              <w:rPr>
                <w:rFonts w:ascii="Courier New" w:hAnsi="Courier New"/>
                <w:color w:val="000000"/>
                <w:sz w:val="16"/>
              </w:rPr>
              <w:t xml:space="preserve">            example = "eyJhbGciOiJIUzUxMiJ9.eyJzdWIiOiJNT05TVEVSIiwiaWF0IjoxNzkyMzYzOTQ3LCJleHAiOjE3OTIzNjc1NDd9.XDEFozqTZdyNDYXHbU3wF7KxHW2JjF33oKtd9DksvvDMThwI6FClKCQPhVh9QWOPADeL779DBbDkbVM8MYP7rw"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String 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@Schema(description = "Duración del token en segundos", type = SchemaType.INTEGER, example = "3600")</w:t>
            </w:r>
            <w:r>
              <w:rPr>
                <w:rFonts w:ascii="Courier New" w:hAnsi="Courier New"/>
                <w:color w:val="000000"/>
                <w:sz w:val="16"/>
              </w:rPr>
              <w:br w:type="textWrapping"/>
            </w:r>
            <w:r>
              <w:rPr>
                <w:rFonts w:ascii="Courier New" w:hAnsi="Courier New"/>
                <w:color w:val="000000"/>
                <w:sz w:val="16"/>
              </w:rPr>
              <w:t xml:space="preserve">    private long expiraEn;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RespuestaLogin()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RespuestaLogin(String token, long expiraEn) {</w:t>
            </w:r>
            <w:r>
              <w:rPr>
                <w:rFonts w:ascii="Courier New" w:hAnsi="Courier New"/>
                <w:color w:val="000000"/>
                <w:sz w:val="16"/>
              </w:rPr>
              <w:br w:type="textWrapping"/>
            </w:r>
            <w:r>
              <w:rPr>
                <w:rFonts w:ascii="Courier New" w:hAnsi="Courier New"/>
                <w:color w:val="000000"/>
                <w:sz w:val="16"/>
              </w:rPr>
              <w:t xml:space="preserve">        this.token = token;</w:t>
            </w:r>
            <w:r>
              <w:rPr>
                <w:rFonts w:ascii="Courier New" w:hAnsi="Courier New"/>
                <w:color w:val="000000"/>
                <w:sz w:val="16"/>
              </w:rPr>
              <w:br w:type="textWrapping"/>
            </w:r>
            <w:r>
              <w:rPr>
                <w:rFonts w:ascii="Courier New" w:hAnsi="Courier New"/>
                <w:color w:val="000000"/>
                <w:sz w:val="16"/>
              </w:rPr>
              <w:t xml:space="preserve">        this.expiraEn = expiraEn;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getToken() {</w:t>
            </w:r>
            <w:r>
              <w:rPr>
                <w:rFonts w:ascii="Courier New" w:hAnsi="Courier New"/>
                <w:color w:val="000000"/>
                <w:sz w:val="16"/>
              </w:rPr>
              <w:br w:type="textWrapping"/>
            </w:r>
            <w:r>
              <w:rPr>
                <w:rFonts w:ascii="Courier New" w:hAnsi="Courier New"/>
                <w:color w:val="000000"/>
                <w:sz w:val="16"/>
              </w:rPr>
              <w:t xml:space="preserve">        return 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setToken(String token) {</w:t>
            </w:r>
            <w:r>
              <w:rPr>
                <w:rFonts w:ascii="Courier New" w:hAnsi="Courier New"/>
                <w:color w:val="000000"/>
                <w:sz w:val="16"/>
              </w:rPr>
              <w:br w:type="textWrapping"/>
            </w:r>
            <w:r>
              <w:rPr>
                <w:rFonts w:ascii="Courier New" w:hAnsi="Courier New"/>
                <w:color w:val="000000"/>
                <w:sz w:val="16"/>
              </w:rPr>
              <w:t xml:space="preserve">        this.token = 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long getExpiraEn() {</w:t>
            </w:r>
            <w:r>
              <w:rPr>
                <w:rFonts w:ascii="Courier New" w:hAnsi="Courier New"/>
                <w:color w:val="000000"/>
                <w:sz w:val="16"/>
              </w:rPr>
              <w:br w:type="textWrapping"/>
            </w:r>
            <w:r>
              <w:rPr>
                <w:rFonts w:ascii="Courier New" w:hAnsi="Courier New"/>
                <w:color w:val="000000"/>
                <w:sz w:val="16"/>
              </w:rPr>
              <w:t xml:space="preserve">        return expiraEn;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setExpiraEn(long expiraEn) {</w:t>
            </w:r>
            <w:r>
              <w:rPr>
                <w:rFonts w:ascii="Courier New" w:hAnsi="Courier New"/>
                <w:color w:val="000000"/>
                <w:sz w:val="16"/>
              </w:rPr>
              <w:br w:type="textWrapping"/>
            </w:r>
            <w:r>
              <w:rPr>
                <w:rFonts w:ascii="Courier New" w:hAnsi="Courier New"/>
                <w:color w:val="000000"/>
                <w:sz w:val="16"/>
              </w:rPr>
              <w:t xml:space="preserve">        this.expiraEn = expiraEn;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7D0804D4">
      <w:pPr>
        <w:pStyle w:val="6"/>
        <w:bidi w:val="0"/>
        <w:rPr>
          <w:rFonts w:hint="default"/>
          <w:lang w:val="es-EC"/>
        </w:rPr>
      </w:pPr>
      <w:r>
        <w:t xml:space="preserve">Tabla </w:t>
      </w:r>
      <w:r>
        <w:rPr>
          <w:rFonts w:hint="default"/>
          <w:lang w:val="es-EC"/>
        </w:rPr>
        <w:t>6</w:t>
      </w:r>
      <w:r>
        <w:t>. Clase SolicitudConversion</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CB1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61C346E">
            <w:pPr>
              <w:spacing w:after="0" w:line="240" w:lineRule="auto"/>
            </w:pPr>
            <w:r>
              <w:rPr>
                <w:rFonts w:ascii="Courier New" w:hAnsi="Courier New"/>
                <w:color w:val="000000"/>
                <w:sz w:val="16"/>
              </w:rPr>
              <w:t>package ec.edu.monster.model;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jakarta.validation.constraints.NotNull;</w:t>
            </w:r>
            <w:r>
              <w:rPr>
                <w:rFonts w:ascii="Courier New" w:hAnsi="Courier New"/>
                <w:color w:val="000000"/>
                <w:sz w:val="16"/>
              </w:rPr>
              <w:br w:type="textWrapping"/>
            </w:r>
            <w:r>
              <w:rPr>
                <w:rFonts w:ascii="Courier New" w:hAnsi="Courier New"/>
                <w:color w:val="000000"/>
                <w:sz w:val="16"/>
              </w:rPr>
              <w:t>import java.io.Serializable;</w:t>
            </w:r>
            <w:r>
              <w:rPr>
                <w:rFonts w:ascii="Courier New" w:hAnsi="Courier New"/>
                <w:color w:val="000000"/>
                <w:sz w:val="16"/>
              </w:rPr>
              <w:br w:type="textWrapping"/>
            </w:r>
            <w:r>
              <w:rPr>
                <w:rFonts w:ascii="Courier New" w:hAnsi="Courier New"/>
                <w:color w:val="000000"/>
                <w:sz w:val="16"/>
              </w:rPr>
              <w:t>import org.eclipse.microprofile.openapi.annotations.enums.SchemaType;</w:t>
            </w:r>
            <w:r>
              <w:rPr>
                <w:rFonts w:ascii="Courier New" w:hAnsi="Courier New"/>
                <w:color w:val="000000"/>
                <w:sz w:val="16"/>
              </w:rPr>
              <w:br w:type="textWrapping"/>
            </w:r>
            <w:r>
              <w:rPr>
                <w:rFonts w:ascii="Courier New" w:hAnsi="Courier New"/>
                <w:color w:val="000000"/>
                <w:sz w:val="16"/>
              </w:rPr>
              <w:t>import org.eclipse.microprofile.openapi.annotations.media.Schema;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class SolicitudConversion implements Serializable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@Schema(description = "Valor numérico en la unidad de origen.", type = SchemaType.NUMBER, example = "12.5", required = true)</w:t>
            </w:r>
            <w:r>
              <w:rPr>
                <w:rFonts w:ascii="Courier New" w:hAnsi="Courier New"/>
                <w:color w:val="000000"/>
                <w:sz w:val="16"/>
              </w:rPr>
              <w:br w:type="textWrapping"/>
            </w:r>
            <w:r>
              <w:rPr>
                <w:rFonts w:ascii="Courier New" w:hAnsi="Courier New"/>
                <w:color w:val="000000"/>
                <w:sz w:val="16"/>
              </w:rPr>
              <w:t xml:space="preserve">    @NotNull(message = "El valor es requerido")</w:t>
            </w:r>
            <w:r>
              <w:rPr>
                <w:rFonts w:ascii="Courier New" w:hAnsi="Courier New"/>
                <w:color w:val="000000"/>
                <w:sz w:val="16"/>
              </w:rPr>
              <w:br w:type="textWrapping"/>
            </w:r>
            <w:r>
              <w:rPr>
                <w:rFonts w:ascii="Courier New" w:hAnsi="Courier New"/>
                <w:color w:val="000000"/>
                <w:sz w:val="16"/>
              </w:rPr>
              <w:t xml:space="preserve">    private Double valor;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@Schema(description = "Unidad de origen.", type = SchemaType.STRING, example = "METRO" , required = true)</w:t>
            </w:r>
            <w:r>
              <w:rPr>
                <w:rFonts w:ascii="Courier New" w:hAnsi="Courier New"/>
                <w:color w:val="000000"/>
                <w:sz w:val="16"/>
              </w:rPr>
              <w:br w:type="textWrapping"/>
            </w:r>
            <w:r>
              <w:rPr>
                <w:rFonts w:ascii="Courier New" w:hAnsi="Courier New"/>
                <w:color w:val="000000"/>
                <w:sz w:val="16"/>
              </w:rPr>
              <w:t xml:space="preserve">    @NotNull(message = "La unidad de origen es requerida")</w:t>
            </w:r>
            <w:r>
              <w:rPr>
                <w:rFonts w:ascii="Courier New" w:hAnsi="Courier New"/>
                <w:color w:val="000000"/>
                <w:sz w:val="16"/>
              </w:rPr>
              <w:br w:type="textWrapping"/>
            </w:r>
            <w:r>
              <w:rPr>
                <w:rFonts w:ascii="Courier New" w:hAnsi="Courier New"/>
                <w:color w:val="000000"/>
                <w:sz w:val="16"/>
              </w:rPr>
              <w:t xml:space="preserve">    private String unidadOrigen;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@Schema(description = "Unidad de destino.", type = SchemaType.STRING, example = "YARDA" , required = true)</w:t>
            </w:r>
            <w:r>
              <w:rPr>
                <w:rFonts w:ascii="Courier New" w:hAnsi="Courier New"/>
                <w:color w:val="000000"/>
                <w:sz w:val="16"/>
              </w:rPr>
              <w:br w:type="textWrapping"/>
            </w:r>
            <w:r>
              <w:rPr>
                <w:rFonts w:ascii="Courier New" w:hAnsi="Courier New"/>
                <w:color w:val="000000"/>
                <w:sz w:val="16"/>
              </w:rPr>
              <w:t xml:space="preserve">    @NotNull(message = "La unidad de destino es requerida")</w:t>
            </w:r>
            <w:r>
              <w:rPr>
                <w:rFonts w:ascii="Courier New" w:hAnsi="Courier New"/>
                <w:color w:val="000000"/>
                <w:sz w:val="16"/>
              </w:rPr>
              <w:br w:type="textWrapping"/>
            </w:r>
            <w:r>
              <w:rPr>
                <w:rFonts w:ascii="Courier New" w:hAnsi="Courier New"/>
                <w:color w:val="000000"/>
                <w:sz w:val="16"/>
              </w:rPr>
              <w:t xml:space="preserve">    private String unidadDestino;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SolicitudConversion()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SolicitudConversion(Double valor, String unidadOrigen, String unidadDestino) {</w:t>
            </w:r>
            <w:r>
              <w:rPr>
                <w:rFonts w:ascii="Courier New" w:hAnsi="Courier New"/>
                <w:color w:val="000000"/>
                <w:sz w:val="16"/>
              </w:rPr>
              <w:br w:type="textWrapping"/>
            </w:r>
            <w:r>
              <w:rPr>
                <w:rFonts w:ascii="Courier New" w:hAnsi="Courier New"/>
                <w:color w:val="000000"/>
                <w:sz w:val="16"/>
              </w:rPr>
              <w:t xml:space="preserve">        this.valor = valor;</w:t>
            </w:r>
            <w:r>
              <w:rPr>
                <w:rFonts w:ascii="Courier New" w:hAnsi="Courier New"/>
                <w:color w:val="000000"/>
                <w:sz w:val="16"/>
              </w:rPr>
              <w:br w:type="textWrapping"/>
            </w:r>
            <w:r>
              <w:rPr>
                <w:rFonts w:ascii="Courier New" w:hAnsi="Courier New"/>
                <w:color w:val="000000"/>
                <w:sz w:val="16"/>
              </w:rPr>
              <w:t xml:space="preserve">        this.unidadOrigen = unidadOrigen;</w:t>
            </w:r>
            <w:r>
              <w:rPr>
                <w:rFonts w:ascii="Courier New" w:hAnsi="Courier New"/>
                <w:color w:val="000000"/>
                <w:sz w:val="16"/>
              </w:rPr>
              <w:br w:type="textWrapping"/>
            </w:r>
            <w:r>
              <w:rPr>
                <w:rFonts w:ascii="Courier New" w:hAnsi="Courier New"/>
                <w:color w:val="000000"/>
                <w:sz w:val="16"/>
              </w:rPr>
              <w:t xml:space="preserve">        this.unidadDestino = 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getValor() {</w:t>
            </w:r>
            <w:r>
              <w:rPr>
                <w:rFonts w:ascii="Courier New" w:hAnsi="Courier New"/>
                <w:color w:val="000000"/>
                <w:sz w:val="16"/>
              </w:rPr>
              <w:br w:type="textWrapping"/>
            </w:r>
            <w:r>
              <w:rPr>
                <w:rFonts w:ascii="Courier New" w:hAnsi="Courier New"/>
                <w:color w:val="000000"/>
                <w:sz w:val="16"/>
              </w:rPr>
              <w:t xml:space="preserve">        return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setValor(Double valor) {</w:t>
            </w:r>
            <w:r>
              <w:rPr>
                <w:rFonts w:ascii="Courier New" w:hAnsi="Courier New"/>
                <w:color w:val="000000"/>
                <w:sz w:val="16"/>
              </w:rPr>
              <w:br w:type="textWrapping"/>
            </w:r>
            <w:r>
              <w:rPr>
                <w:rFonts w:ascii="Courier New" w:hAnsi="Courier New"/>
                <w:color w:val="000000"/>
                <w:sz w:val="16"/>
              </w:rPr>
              <w:t xml:space="preserve">        this.valor =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getUnidadOrigen() {</w:t>
            </w:r>
            <w:r>
              <w:rPr>
                <w:rFonts w:ascii="Courier New" w:hAnsi="Courier New"/>
                <w:color w:val="000000"/>
                <w:sz w:val="16"/>
              </w:rPr>
              <w:br w:type="textWrapping"/>
            </w:r>
            <w:r>
              <w:rPr>
                <w:rFonts w:ascii="Courier New" w:hAnsi="Courier New"/>
                <w:color w:val="000000"/>
                <w:sz w:val="16"/>
              </w:rPr>
              <w:t xml:space="preserve">        return 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setUnidadOrigen(String unidadOrigen) {</w:t>
            </w:r>
            <w:r>
              <w:rPr>
                <w:rFonts w:ascii="Courier New" w:hAnsi="Courier New"/>
                <w:color w:val="000000"/>
                <w:sz w:val="16"/>
              </w:rPr>
              <w:br w:type="textWrapping"/>
            </w:r>
            <w:r>
              <w:rPr>
                <w:rFonts w:ascii="Courier New" w:hAnsi="Courier New"/>
                <w:color w:val="000000"/>
                <w:sz w:val="16"/>
              </w:rPr>
              <w:t xml:space="preserve">        this.unidadOrigen = 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getUnidadDestino() {</w:t>
            </w:r>
            <w:r>
              <w:rPr>
                <w:rFonts w:ascii="Courier New" w:hAnsi="Courier New"/>
                <w:color w:val="000000"/>
                <w:sz w:val="16"/>
              </w:rPr>
              <w:br w:type="textWrapping"/>
            </w:r>
            <w:r>
              <w:rPr>
                <w:rFonts w:ascii="Courier New" w:hAnsi="Courier New"/>
                <w:color w:val="000000"/>
                <w:sz w:val="16"/>
              </w:rPr>
              <w:t xml:space="preserve">        return 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setUnidadDestino(String unidadDestino) {</w:t>
            </w:r>
            <w:r>
              <w:rPr>
                <w:rFonts w:ascii="Courier New" w:hAnsi="Courier New"/>
                <w:color w:val="000000"/>
                <w:sz w:val="16"/>
              </w:rPr>
              <w:br w:type="textWrapping"/>
            </w:r>
            <w:r>
              <w:rPr>
                <w:rFonts w:ascii="Courier New" w:hAnsi="Courier New"/>
                <w:color w:val="000000"/>
                <w:sz w:val="16"/>
              </w:rPr>
              <w:t xml:space="preserve">        this.unidadDestino = 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5B89E87E">
      <w:pPr>
        <w:pStyle w:val="6"/>
        <w:bidi w:val="0"/>
        <w:rPr>
          <w:rFonts w:hint="default"/>
          <w:lang w:val="es-EC"/>
        </w:rPr>
      </w:pPr>
      <w:r>
        <w:t xml:space="preserve">Tabla </w:t>
      </w:r>
      <w:r>
        <w:rPr>
          <w:rFonts w:hint="default"/>
          <w:lang w:val="es-EC"/>
        </w:rPr>
        <w:t>7</w:t>
      </w:r>
      <w:r>
        <w:t>. Clase SolicitudLogin</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A6E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6FDE9CF">
            <w:pPr>
              <w:spacing w:after="0" w:line="240" w:lineRule="auto"/>
            </w:pPr>
            <w:r>
              <w:rPr>
                <w:rFonts w:ascii="Courier New" w:hAnsi="Courier New"/>
                <w:color w:val="000000"/>
                <w:sz w:val="16"/>
              </w:rPr>
              <w:t>package ec.edu.monster.model;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jakarta.validation.constraints.NotBlank;</w:t>
            </w:r>
            <w:r>
              <w:rPr>
                <w:rFonts w:ascii="Courier New" w:hAnsi="Courier New"/>
                <w:color w:val="000000"/>
                <w:sz w:val="16"/>
              </w:rPr>
              <w:br w:type="textWrapping"/>
            </w:r>
            <w:r>
              <w:rPr>
                <w:rFonts w:ascii="Courier New" w:hAnsi="Courier New"/>
                <w:color w:val="000000"/>
                <w:sz w:val="16"/>
              </w:rPr>
              <w:t>import java.io.Serializable;</w:t>
            </w:r>
            <w:r>
              <w:rPr>
                <w:rFonts w:ascii="Courier New" w:hAnsi="Courier New"/>
                <w:color w:val="000000"/>
                <w:sz w:val="16"/>
              </w:rPr>
              <w:br w:type="textWrapping"/>
            </w:r>
            <w:r>
              <w:rPr>
                <w:rFonts w:ascii="Courier New" w:hAnsi="Courier New"/>
                <w:color w:val="000000"/>
                <w:sz w:val="16"/>
              </w:rPr>
              <w:t>import org.eclipse.microprofile.openapi.annotations.media.Schema;</w:t>
            </w:r>
            <w:r>
              <w:rPr>
                <w:rFonts w:ascii="Courier New" w:hAnsi="Courier New"/>
                <w:color w:val="000000"/>
                <w:sz w:val="16"/>
              </w:rPr>
              <w:br w:type="textWrapping"/>
            </w:r>
            <w:r>
              <w:rPr>
                <w:rFonts w:ascii="Courier New" w:hAnsi="Courier New"/>
                <w:color w:val="000000"/>
                <w:sz w:val="16"/>
              </w:rPr>
              <w:t>import org.eclipse.microprofile.openapi.annotations.media.SchemaProperty;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@Schema(description = "Objeto que contiene credenciales de inicio de sesión")</w:t>
            </w:r>
            <w:r>
              <w:rPr>
                <w:rFonts w:ascii="Courier New" w:hAnsi="Courier New"/>
                <w:color w:val="000000"/>
                <w:sz w:val="16"/>
              </w:rPr>
              <w:br w:type="textWrapping"/>
            </w:r>
            <w:r>
              <w:rPr>
                <w:rFonts w:ascii="Courier New" w:hAnsi="Courier New"/>
                <w:color w:val="000000"/>
                <w:sz w:val="16"/>
              </w:rPr>
              <w:t>public class SolicitudLogin implements Serializable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@Schema(description = "Nombre de usuario", example ="MONSTER")</w:t>
            </w:r>
            <w:r>
              <w:rPr>
                <w:rFonts w:ascii="Courier New" w:hAnsi="Courier New"/>
                <w:color w:val="000000"/>
                <w:sz w:val="16"/>
              </w:rPr>
              <w:br w:type="textWrapping"/>
            </w:r>
            <w:r>
              <w:rPr>
                <w:rFonts w:ascii="Courier New" w:hAnsi="Courier New"/>
                <w:color w:val="000000"/>
                <w:sz w:val="16"/>
              </w:rPr>
              <w:t xml:space="preserve">    @NotBlank(message = "El usuario es requerido")</w:t>
            </w:r>
            <w:r>
              <w:rPr>
                <w:rFonts w:ascii="Courier New" w:hAnsi="Courier New"/>
                <w:color w:val="000000"/>
                <w:sz w:val="16"/>
              </w:rPr>
              <w:br w:type="textWrapping"/>
            </w:r>
            <w:r>
              <w:rPr>
                <w:rFonts w:ascii="Courier New" w:hAnsi="Courier New"/>
                <w:color w:val="000000"/>
                <w:sz w:val="16"/>
              </w:rPr>
              <w:t xml:space="preserve">    private String usuario;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@Schema(description = "Nombre de usuario", example ="MONSTER9")</w:t>
            </w:r>
            <w:r>
              <w:rPr>
                <w:rFonts w:ascii="Courier New" w:hAnsi="Courier New"/>
                <w:color w:val="000000"/>
                <w:sz w:val="16"/>
              </w:rPr>
              <w:br w:type="textWrapping"/>
            </w:r>
            <w:r>
              <w:rPr>
                <w:rFonts w:ascii="Courier New" w:hAnsi="Courier New"/>
                <w:color w:val="000000"/>
                <w:sz w:val="16"/>
              </w:rPr>
              <w:t xml:space="preserve">    @NotBlank(message = "La contraseña es requerida")</w:t>
            </w:r>
            <w:r>
              <w:rPr>
                <w:rFonts w:ascii="Courier New" w:hAnsi="Courier New"/>
                <w:color w:val="000000"/>
                <w:sz w:val="16"/>
              </w:rPr>
              <w:br w:type="textWrapping"/>
            </w:r>
            <w:r>
              <w:rPr>
                <w:rFonts w:ascii="Courier New" w:hAnsi="Courier New"/>
                <w:color w:val="000000"/>
                <w:sz w:val="16"/>
              </w:rPr>
              <w:t xml:space="preserve">    private String contrasena;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SolicitudLogin()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SolicitudLogin(String usuario, String contrasena) {</w:t>
            </w:r>
            <w:r>
              <w:rPr>
                <w:rFonts w:ascii="Courier New" w:hAnsi="Courier New"/>
                <w:color w:val="000000"/>
                <w:sz w:val="16"/>
              </w:rPr>
              <w:br w:type="textWrapping"/>
            </w:r>
            <w:r>
              <w:rPr>
                <w:rFonts w:ascii="Courier New" w:hAnsi="Courier New"/>
                <w:color w:val="000000"/>
                <w:sz w:val="16"/>
              </w:rPr>
              <w:t xml:space="preserve">        this.usuario = usuario;</w:t>
            </w:r>
            <w:r>
              <w:rPr>
                <w:rFonts w:ascii="Courier New" w:hAnsi="Courier New"/>
                <w:color w:val="000000"/>
                <w:sz w:val="16"/>
              </w:rPr>
              <w:br w:type="textWrapping"/>
            </w:r>
            <w:r>
              <w:rPr>
                <w:rFonts w:ascii="Courier New" w:hAnsi="Courier New"/>
                <w:color w:val="000000"/>
                <w:sz w:val="16"/>
              </w:rPr>
              <w:t xml:space="preserve">        this.contrasena = 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getUsuario() {</w:t>
            </w:r>
            <w:r>
              <w:rPr>
                <w:rFonts w:ascii="Courier New" w:hAnsi="Courier New"/>
                <w:color w:val="000000"/>
                <w:sz w:val="16"/>
              </w:rPr>
              <w:br w:type="textWrapping"/>
            </w:r>
            <w:r>
              <w:rPr>
                <w:rFonts w:ascii="Courier New" w:hAnsi="Courier New"/>
                <w:color w:val="000000"/>
                <w:sz w:val="16"/>
              </w:rPr>
              <w:t xml:space="preserve">        return usuario;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setUsuario(String usuario) {</w:t>
            </w:r>
            <w:r>
              <w:rPr>
                <w:rFonts w:ascii="Courier New" w:hAnsi="Courier New"/>
                <w:color w:val="000000"/>
                <w:sz w:val="16"/>
              </w:rPr>
              <w:br w:type="textWrapping"/>
            </w:r>
            <w:r>
              <w:rPr>
                <w:rFonts w:ascii="Courier New" w:hAnsi="Courier New"/>
                <w:color w:val="000000"/>
                <w:sz w:val="16"/>
              </w:rPr>
              <w:t xml:space="preserve">        this.usuario = usuario;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getContrasena() {</w:t>
            </w:r>
            <w:r>
              <w:rPr>
                <w:rFonts w:ascii="Courier New" w:hAnsi="Courier New"/>
                <w:color w:val="000000"/>
                <w:sz w:val="16"/>
              </w:rPr>
              <w:br w:type="textWrapping"/>
            </w:r>
            <w:r>
              <w:rPr>
                <w:rFonts w:ascii="Courier New" w:hAnsi="Courier New"/>
                <w:color w:val="000000"/>
                <w:sz w:val="16"/>
              </w:rPr>
              <w:t xml:space="preserve">        return 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setContrasena(String contrasena) {</w:t>
            </w:r>
            <w:r>
              <w:rPr>
                <w:rFonts w:ascii="Courier New" w:hAnsi="Courier New"/>
                <w:color w:val="000000"/>
                <w:sz w:val="16"/>
              </w:rPr>
              <w:br w:type="textWrapping"/>
            </w:r>
            <w:r>
              <w:rPr>
                <w:rFonts w:ascii="Courier New" w:hAnsi="Courier New"/>
                <w:color w:val="000000"/>
                <w:sz w:val="16"/>
              </w:rPr>
              <w:t xml:space="preserve">        this.contrasena = 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3B41FF04">
      <w:pPr>
        <w:pStyle w:val="6"/>
        <w:bidi w:val="0"/>
        <w:rPr>
          <w:rFonts w:hint="default"/>
          <w:lang w:val="es-EC"/>
        </w:rPr>
      </w:pPr>
      <w:r>
        <w:t xml:space="preserve">Tabla </w:t>
      </w:r>
      <w:r>
        <w:rPr>
          <w:rFonts w:hint="default"/>
          <w:lang w:val="es-EC"/>
        </w:rPr>
        <w:t>8</w:t>
      </w:r>
      <w:r>
        <w:t>. Clase UnidadLongitud</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CE3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E3F864E">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nbfs://nbhost/SystemFileSystem/Templates/Classes/Enum.java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ec.edu.monster.model;</w:t>
            </w:r>
            <w:r>
              <w:rPr>
                <w:rFonts w:ascii="Courier New" w:hAnsi="Courier New"/>
                <w:color w:val="000000"/>
                <w:sz w:val="16"/>
              </w:rPr>
              <w:br w:type="textWrapping"/>
            </w:r>
            <w:r>
              <w:rPr>
                <w:rFonts w:ascii="Courier New" w:hAnsi="Courier New"/>
                <w:color w:val="000000"/>
                <w:sz w:val="16"/>
              </w:rPr>
              <w:t>import ec.edu.monster.exception.ExcepcionLongitudInvalida;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enum UnidadLongitud {</w:t>
            </w:r>
            <w:r>
              <w:rPr>
                <w:rFonts w:ascii="Courier New" w:hAnsi="Courier New"/>
                <w:color w:val="000000"/>
                <w:sz w:val="16"/>
              </w:rPr>
              <w:br w:type="textWrapping"/>
            </w:r>
            <w:r>
              <w:rPr>
                <w:rFonts w:ascii="Courier New" w:hAnsi="Courier New"/>
                <w:color w:val="000000"/>
                <w:sz w:val="16"/>
              </w:rPr>
              <w:t xml:space="preserve">    PIE(30.48),</w:t>
            </w:r>
            <w:r>
              <w:rPr>
                <w:rFonts w:ascii="Courier New" w:hAnsi="Courier New"/>
                <w:color w:val="000000"/>
                <w:sz w:val="16"/>
              </w:rPr>
              <w:br w:type="textWrapping"/>
            </w:r>
            <w:r>
              <w:rPr>
                <w:rFonts w:ascii="Courier New" w:hAnsi="Courier New"/>
                <w:color w:val="000000"/>
                <w:sz w:val="16"/>
              </w:rPr>
              <w:t xml:space="preserve">    CENTIMETRO(1.0),</w:t>
            </w:r>
            <w:r>
              <w:rPr>
                <w:rFonts w:ascii="Courier New" w:hAnsi="Courier New"/>
                <w:color w:val="000000"/>
                <w:sz w:val="16"/>
              </w:rPr>
              <w:br w:type="textWrapping"/>
            </w:r>
            <w:r>
              <w:rPr>
                <w:rFonts w:ascii="Courier New" w:hAnsi="Courier New"/>
                <w:color w:val="000000"/>
                <w:sz w:val="16"/>
              </w:rPr>
              <w:t xml:space="preserve">    METRO(100.0),</w:t>
            </w:r>
            <w:r>
              <w:rPr>
                <w:rFonts w:ascii="Courier New" w:hAnsi="Courier New"/>
                <w:color w:val="000000"/>
                <w:sz w:val="16"/>
              </w:rPr>
              <w:br w:type="textWrapping"/>
            </w:r>
            <w:r>
              <w:rPr>
                <w:rFonts w:ascii="Courier New" w:hAnsi="Courier New"/>
                <w:color w:val="000000"/>
                <w:sz w:val="16"/>
              </w:rPr>
              <w:t xml:space="preserve">    MILLA(160934.4),</w:t>
            </w:r>
            <w:r>
              <w:rPr>
                <w:rFonts w:ascii="Courier New" w:hAnsi="Courier New"/>
                <w:color w:val="000000"/>
                <w:sz w:val="16"/>
              </w:rPr>
              <w:br w:type="textWrapping"/>
            </w:r>
            <w:r>
              <w:rPr>
                <w:rFonts w:ascii="Courier New" w:hAnsi="Courier New"/>
                <w:color w:val="000000"/>
                <w:sz w:val="16"/>
              </w:rPr>
              <w:t xml:space="preserve">    YARDA(91.44);</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double factor;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UnidadLongitud(double factor){</w:t>
            </w:r>
            <w:r>
              <w:rPr>
                <w:rFonts w:ascii="Courier New" w:hAnsi="Courier New"/>
                <w:color w:val="000000"/>
                <w:sz w:val="16"/>
              </w:rPr>
              <w:br w:type="textWrapping"/>
            </w:r>
            <w:r>
              <w:rPr>
                <w:rFonts w:ascii="Courier New" w:hAnsi="Courier New"/>
                <w:color w:val="000000"/>
                <w:sz w:val="16"/>
              </w:rPr>
              <w:t xml:space="preserve">        this.factor = factor;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getFactor() {</w:t>
            </w:r>
            <w:r>
              <w:rPr>
                <w:rFonts w:ascii="Courier New" w:hAnsi="Courier New"/>
                <w:color w:val="000000"/>
                <w:sz w:val="16"/>
              </w:rPr>
              <w:br w:type="textWrapping"/>
            </w:r>
            <w:r>
              <w:rPr>
                <w:rFonts w:ascii="Courier New" w:hAnsi="Courier New"/>
                <w:color w:val="000000"/>
                <w:sz w:val="16"/>
              </w:rPr>
              <w:t xml:space="preserve">        return factor;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static UnidadLongitud desdeString(String stringUnidad){</w:t>
            </w:r>
            <w:r>
              <w:rPr>
                <w:rFonts w:ascii="Courier New" w:hAnsi="Courier New"/>
                <w:color w:val="000000"/>
                <w:sz w:val="16"/>
              </w:rPr>
              <w:br w:type="textWrapping"/>
            </w:r>
            <w:r>
              <w:rPr>
                <w:rFonts w:ascii="Courier New" w:hAnsi="Courier New"/>
                <w:color w:val="000000"/>
                <w:sz w:val="16"/>
              </w:rPr>
              <w:t xml:space="preserve">        if(stringUnidad == null) throw new ExcepcionLongitudInvalida("Debe enviarse una unidad de entrada y una de salida.");</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return UnidadLongitud.valueOf(stringUnidad.toUpperCase());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(IllegalArgumentException e) {</w:t>
            </w:r>
            <w:r>
              <w:rPr>
                <w:rFonts w:ascii="Courier New" w:hAnsi="Courier New"/>
                <w:color w:val="000000"/>
                <w:sz w:val="16"/>
              </w:rPr>
              <w:br w:type="textWrapping"/>
            </w:r>
            <w:r>
              <w:rPr>
                <w:rFonts w:ascii="Courier New" w:hAnsi="Courier New"/>
                <w:color w:val="000000"/>
                <w:sz w:val="16"/>
              </w:rPr>
              <w:t xml:space="preserve">            throw new ExcepcionLongitudInvalida(</w:t>
            </w:r>
            <w:r>
              <w:rPr>
                <w:rFonts w:ascii="Courier New" w:hAnsi="Courier New"/>
                <w:color w:val="000000"/>
                <w:sz w:val="16"/>
              </w:rPr>
              <w:br w:type="textWrapping"/>
            </w:r>
            <w:r>
              <w:rPr>
                <w:rFonts w:ascii="Courier New" w:hAnsi="Courier New"/>
                <w:color w:val="000000"/>
                <w:sz w:val="16"/>
              </w:rPr>
              <w:t xml:space="preserve">                String.format("Unidad de longitud inválida: %s. Válidas: METRO, PIE, CENTIMETRO, YARDA, MILLA", stringUnidad)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F752F69">
      <w:pPr>
        <w:pStyle w:val="6"/>
        <w:bidi w:val="0"/>
        <w:rPr>
          <w:rFonts w:hint="default"/>
          <w:lang w:val="es-EC"/>
        </w:rPr>
      </w:pPr>
      <w:r>
        <w:t xml:space="preserve">Tabla </w:t>
      </w:r>
      <w:r>
        <w:rPr>
          <w:rFonts w:hint="default"/>
          <w:lang w:val="es-EC"/>
        </w:rPr>
        <w:t>9</w:t>
      </w:r>
      <w:r>
        <w:t>. Clase UnidadMasa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CCA5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9A8B902">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nbfs://nbhost/SystemFileSystem/Templates/Classes/Enum.java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ec.edu.monster.model;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ec.edu.monster.exception.ExcepcionMasaInvalida;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enum UnidadMasa {</w:t>
            </w:r>
            <w:r>
              <w:rPr>
                <w:rFonts w:ascii="Courier New" w:hAnsi="Courier New"/>
                <w:color w:val="000000"/>
                <w:sz w:val="16"/>
              </w:rPr>
              <w:br w:type="textWrapping"/>
            </w:r>
            <w:r>
              <w:rPr>
                <w:rFonts w:ascii="Courier New" w:hAnsi="Courier New"/>
                <w:color w:val="000000"/>
                <w:sz w:val="16"/>
              </w:rPr>
              <w:t xml:space="preserve">    MILIGRAMO(0.001),</w:t>
            </w:r>
            <w:r>
              <w:rPr>
                <w:rFonts w:ascii="Courier New" w:hAnsi="Courier New"/>
                <w:color w:val="000000"/>
                <w:sz w:val="16"/>
              </w:rPr>
              <w:br w:type="textWrapping"/>
            </w:r>
            <w:r>
              <w:rPr>
                <w:rFonts w:ascii="Courier New" w:hAnsi="Courier New"/>
                <w:color w:val="000000"/>
                <w:sz w:val="16"/>
              </w:rPr>
              <w:t xml:space="preserve">    GRAMO(1.0),</w:t>
            </w:r>
            <w:r>
              <w:rPr>
                <w:rFonts w:ascii="Courier New" w:hAnsi="Courier New"/>
                <w:color w:val="000000"/>
                <w:sz w:val="16"/>
              </w:rPr>
              <w:br w:type="textWrapping"/>
            </w:r>
            <w:r>
              <w:rPr>
                <w:rFonts w:ascii="Courier New" w:hAnsi="Courier New"/>
                <w:color w:val="000000"/>
                <w:sz w:val="16"/>
              </w:rPr>
              <w:t xml:space="preserve">    KILOGRAMO(1000.0),</w:t>
            </w:r>
            <w:r>
              <w:rPr>
                <w:rFonts w:ascii="Courier New" w:hAnsi="Courier New"/>
                <w:color w:val="000000"/>
                <w:sz w:val="16"/>
              </w:rPr>
              <w:br w:type="textWrapping"/>
            </w:r>
            <w:r>
              <w:rPr>
                <w:rFonts w:ascii="Courier New" w:hAnsi="Courier New"/>
                <w:color w:val="000000"/>
                <w:sz w:val="16"/>
              </w:rPr>
              <w:t xml:space="preserve">    TONELADA(1_000_000.0),</w:t>
            </w:r>
            <w:r>
              <w:rPr>
                <w:rFonts w:ascii="Courier New" w:hAnsi="Courier New"/>
                <w:color w:val="000000"/>
                <w:sz w:val="16"/>
              </w:rPr>
              <w:br w:type="textWrapping"/>
            </w:r>
            <w:r>
              <w:rPr>
                <w:rFonts w:ascii="Courier New" w:hAnsi="Courier New"/>
                <w:color w:val="000000"/>
                <w:sz w:val="16"/>
              </w:rPr>
              <w:t xml:space="preserve">    ONZA(28.3495);</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double factor;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UnidadMasa(double factor){</w:t>
            </w:r>
            <w:r>
              <w:rPr>
                <w:rFonts w:ascii="Courier New" w:hAnsi="Courier New"/>
                <w:color w:val="000000"/>
                <w:sz w:val="16"/>
              </w:rPr>
              <w:br w:type="textWrapping"/>
            </w:r>
            <w:r>
              <w:rPr>
                <w:rFonts w:ascii="Courier New" w:hAnsi="Courier New"/>
                <w:color w:val="000000"/>
                <w:sz w:val="16"/>
              </w:rPr>
              <w:t xml:space="preserve">        this.factor = factor;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getFactor() {</w:t>
            </w:r>
            <w:r>
              <w:rPr>
                <w:rFonts w:ascii="Courier New" w:hAnsi="Courier New"/>
                <w:color w:val="000000"/>
                <w:sz w:val="16"/>
              </w:rPr>
              <w:br w:type="textWrapping"/>
            </w:r>
            <w:r>
              <w:rPr>
                <w:rFonts w:ascii="Courier New" w:hAnsi="Courier New"/>
                <w:color w:val="000000"/>
                <w:sz w:val="16"/>
              </w:rPr>
              <w:t xml:space="preserve">        return factor;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static UnidadMasa desdeString(String stringUnidad){</w:t>
            </w:r>
            <w:r>
              <w:rPr>
                <w:rFonts w:ascii="Courier New" w:hAnsi="Courier New"/>
                <w:color w:val="000000"/>
                <w:sz w:val="16"/>
              </w:rPr>
              <w:br w:type="textWrapping"/>
            </w:r>
            <w:r>
              <w:rPr>
                <w:rFonts w:ascii="Courier New" w:hAnsi="Courier New"/>
                <w:color w:val="000000"/>
                <w:sz w:val="16"/>
              </w:rPr>
              <w:t xml:space="preserve">        if(stringUnidad == null) throw new ExcepcionMasaInvalida("Debe enviarse una unidad de entrada y una de salida.");</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return UnidadMasa.valueOf(stringUnidad.toUpperCase());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(IllegalArgumentException e) {</w:t>
            </w:r>
            <w:r>
              <w:rPr>
                <w:rFonts w:ascii="Courier New" w:hAnsi="Courier New"/>
                <w:color w:val="000000"/>
                <w:sz w:val="16"/>
              </w:rPr>
              <w:br w:type="textWrapping"/>
            </w:r>
            <w:r>
              <w:rPr>
                <w:rFonts w:ascii="Courier New" w:hAnsi="Courier New"/>
                <w:color w:val="000000"/>
                <w:sz w:val="16"/>
              </w:rPr>
              <w:t xml:space="preserve">            throw new ExcepcionMasaInvalida(</w:t>
            </w:r>
            <w:r>
              <w:rPr>
                <w:rFonts w:ascii="Courier New" w:hAnsi="Courier New"/>
                <w:color w:val="000000"/>
                <w:sz w:val="16"/>
              </w:rPr>
              <w:br w:type="textWrapping"/>
            </w:r>
            <w:r>
              <w:rPr>
                <w:rFonts w:ascii="Courier New" w:hAnsi="Courier New"/>
                <w:color w:val="000000"/>
                <w:sz w:val="16"/>
              </w:rPr>
              <w:t xml:space="preserve">                String.format("Unidad de masa inválida: %s. Válidas: MILIGRAMO, GRAMO, KILOGRAMO, TONELADA, ONZA", stringUnidad)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DE44627">
      <w:pPr>
        <w:pStyle w:val="6"/>
        <w:bidi w:val="0"/>
        <w:rPr>
          <w:rFonts w:hint="default"/>
          <w:lang w:val="es-EC"/>
        </w:rPr>
      </w:pPr>
      <w:r>
        <w:t xml:space="preserve">Tabla </w:t>
      </w:r>
      <w:r>
        <w:rPr>
          <w:rFonts w:hint="default"/>
          <w:lang w:val="es-EC"/>
        </w:rPr>
        <w:t>10</w:t>
      </w:r>
      <w:r>
        <w:t>. Clase UnidadTemperatura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6C8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EF3B36F">
            <w:pPr>
              <w:spacing w:after="0" w:line="240" w:lineRule="auto"/>
            </w:pPr>
            <w:r>
              <w:rPr>
                <w:rFonts w:ascii="Courier New" w:hAnsi="Courier New"/>
                <w:color w:val="000000"/>
                <w:sz w:val="16"/>
              </w:rPr>
              <w:t>package ec.edu.monster.model;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ec.edu.monster.exception.ExcepcionTemperaturaInvalida;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enum UnidadTemperatura {</w:t>
            </w:r>
            <w:r>
              <w:rPr>
                <w:rFonts w:ascii="Courier New" w:hAnsi="Courier New"/>
                <w:color w:val="000000"/>
                <w:sz w:val="16"/>
              </w:rPr>
              <w:br w:type="textWrapping"/>
            </w:r>
            <w:r>
              <w:rPr>
                <w:rFonts w:ascii="Courier New" w:hAnsi="Courier New"/>
                <w:color w:val="000000"/>
                <w:sz w:val="16"/>
              </w:rPr>
              <w:t xml:space="preserve">    CELSIUS(-273.15, 100.00),</w:t>
            </w:r>
            <w:r>
              <w:rPr>
                <w:rFonts w:ascii="Courier New" w:hAnsi="Courier New"/>
                <w:color w:val="000000"/>
                <w:sz w:val="16"/>
              </w:rPr>
              <w:br w:type="textWrapping"/>
            </w:r>
            <w:r>
              <w:rPr>
                <w:rFonts w:ascii="Courier New" w:hAnsi="Courier New"/>
                <w:color w:val="000000"/>
                <w:sz w:val="16"/>
              </w:rPr>
              <w:t xml:space="preserve">    FAHRENHEIT(-459.67, 212.00),</w:t>
            </w:r>
            <w:r>
              <w:rPr>
                <w:rFonts w:ascii="Courier New" w:hAnsi="Courier New"/>
                <w:color w:val="000000"/>
                <w:sz w:val="16"/>
              </w:rPr>
              <w:br w:type="textWrapping"/>
            </w:r>
            <w:r>
              <w:rPr>
                <w:rFonts w:ascii="Courier New" w:hAnsi="Courier New"/>
                <w:color w:val="000000"/>
                <w:sz w:val="16"/>
              </w:rPr>
              <w:t xml:space="preserve">    KELVIN(0.00, 373.15),</w:t>
            </w:r>
            <w:r>
              <w:rPr>
                <w:rFonts w:ascii="Courier New" w:hAnsi="Courier New"/>
                <w:color w:val="000000"/>
                <w:sz w:val="16"/>
              </w:rPr>
              <w:br w:type="textWrapping"/>
            </w:r>
            <w:r>
              <w:rPr>
                <w:rFonts w:ascii="Courier New" w:hAnsi="Courier New"/>
                <w:color w:val="000000"/>
                <w:sz w:val="16"/>
              </w:rPr>
              <w:t xml:space="preserve">    RANKINE(0.00, 671.67);</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final double minimo;</w:t>
            </w:r>
            <w:r>
              <w:rPr>
                <w:rFonts w:ascii="Courier New" w:hAnsi="Courier New"/>
                <w:color w:val="000000"/>
                <w:sz w:val="16"/>
              </w:rPr>
              <w:br w:type="textWrapping"/>
            </w:r>
            <w:r>
              <w:rPr>
                <w:rFonts w:ascii="Courier New" w:hAnsi="Courier New"/>
                <w:color w:val="000000"/>
                <w:sz w:val="16"/>
              </w:rPr>
              <w:t xml:space="preserve">    private final double maximo;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UnidadTemperatura(double minimo, double maximo) {</w:t>
            </w:r>
            <w:r>
              <w:rPr>
                <w:rFonts w:ascii="Courier New" w:hAnsi="Courier New"/>
                <w:color w:val="000000"/>
                <w:sz w:val="16"/>
              </w:rPr>
              <w:br w:type="textWrapping"/>
            </w:r>
            <w:r>
              <w:rPr>
                <w:rFonts w:ascii="Courier New" w:hAnsi="Courier New"/>
                <w:color w:val="000000"/>
                <w:sz w:val="16"/>
              </w:rPr>
              <w:t xml:space="preserve">        this.minimo = minimo;</w:t>
            </w:r>
            <w:r>
              <w:rPr>
                <w:rFonts w:ascii="Courier New" w:hAnsi="Courier New"/>
                <w:color w:val="000000"/>
                <w:sz w:val="16"/>
              </w:rPr>
              <w:br w:type="textWrapping"/>
            </w:r>
            <w:r>
              <w:rPr>
                <w:rFonts w:ascii="Courier New" w:hAnsi="Courier New"/>
                <w:color w:val="000000"/>
                <w:sz w:val="16"/>
              </w:rPr>
              <w:t xml:space="preserve">        this.maximo = maximo;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getMinimo() {</w:t>
            </w:r>
            <w:r>
              <w:rPr>
                <w:rFonts w:ascii="Courier New" w:hAnsi="Courier New"/>
                <w:color w:val="000000"/>
                <w:sz w:val="16"/>
              </w:rPr>
              <w:br w:type="textWrapping"/>
            </w:r>
            <w:r>
              <w:rPr>
                <w:rFonts w:ascii="Courier New" w:hAnsi="Courier New"/>
                <w:color w:val="000000"/>
                <w:sz w:val="16"/>
              </w:rPr>
              <w:t xml:space="preserve">        return minimo;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getMaximo() {</w:t>
            </w:r>
            <w:r>
              <w:rPr>
                <w:rFonts w:ascii="Courier New" w:hAnsi="Courier New"/>
                <w:color w:val="000000"/>
                <w:sz w:val="16"/>
              </w:rPr>
              <w:br w:type="textWrapping"/>
            </w:r>
            <w:r>
              <w:rPr>
                <w:rFonts w:ascii="Courier New" w:hAnsi="Courier New"/>
                <w:color w:val="000000"/>
                <w:sz w:val="16"/>
              </w:rPr>
              <w:t xml:space="preserve">        return maximo;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validar(double valor) {</w:t>
            </w:r>
            <w:r>
              <w:rPr>
                <w:rFonts w:ascii="Courier New" w:hAnsi="Courier New"/>
                <w:color w:val="000000"/>
                <w:sz w:val="16"/>
              </w:rPr>
              <w:br w:type="textWrapping"/>
            </w:r>
            <w:r>
              <w:rPr>
                <w:rFonts w:ascii="Courier New" w:hAnsi="Courier New"/>
                <w:color w:val="000000"/>
                <w:sz w:val="16"/>
              </w:rPr>
              <w:t xml:space="preserve">        if (valor &lt; minimo || valor &gt; maximo) {</w:t>
            </w:r>
            <w:r>
              <w:rPr>
                <w:rFonts w:ascii="Courier New" w:hAnsi="Courier New"/>
                <w:color w:val="000000"/>
                <w:sz w:val="16"/>
              </w:rPr>
              <w:br w:type="textWrapping"/>
            </w:r>
            <w:r>
              <w:rPr>
                <w:rFonts w:ascii="Courier New" w:hAnsi="Courier New"/>
                <w:color w:val="000000"/>
                <w:sz w:val="16"/>
              </w:rPr>
              <w:t xml:space="preserve">            throw new ExcepcionTemperaturaInvalida(</w:t>
            </w:r>
            <w:r>
              <w:rPr>
                <w:rFonts w:ascii="Courier New" w:hAnsi="Courier New"/>
                <w:color w:val="000000"/>
                <w:sz w:val="16"/>
              </w:rPr>
              <w:br w:type="textWrapping"/>
            </w:r>
            <w:r>
              <w:rPr>
                <w:rFonts w:ascii="Courier New" w:hAnsi="Courier New"/>
                <w:color w:val="000000"/>
                <w:sz w:val="16"/>
              </w:rPr>
              <w:t xml:space="preserve">                String.format("Temperatura fuera de rango para %s: valor %.2f no está entre %.2f y %.2f",</w:t>
            </w:r>
            <w:r>
              <w:rPr>
                <w:rFonts w:ascii="Courier New" w:hAnsi="Courier New"/>
                <w:color w:val="000000"/>
                <w:sz w:val="16"/>
              </w:rPr>
              <w:br w:type="textWrapping"/>
            </w:r>
            <w:r>
              <w:rPr>
                <w:rFonts w:ascii="Courier New" w:hAnsi="Courier New"/>
                <w:color w:val="000000"/>
                <w:sz w:val="16"/>
              </w:rPr>
              <w:t xml:space="preserve">                    this.name(), valor, minimo, maximo)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UnidadTemperatura desdeString(String unidad) {</w:t>
            </w:r>
            <w:r>
              <w:rPr>
                <w:rFonts w:ascii="Courier New" w:hAnsi="Courier New"/>
                <w:color w:val="000000"/>
                <w:sz w:val="16"/>
              </w:rPr>
              <w:br w:type="textWrapping"/>
            </w:r>
            <w:r>
              <w:rPr>
                <w:rFonts w:ascii="Courier New" w:hAnsi="Courier New"/>
                <w:color w:val="000000"/>
                <w:sz w:val="16"/>
              </w:rPr>
              <w:t xml:space="preserve">        if (unidad == null) {</w:t>
            </w:r>
            <w:r>
              <w:rPr>
                <w:rFonts w:ascii="Courier New" w:hAnsi="Courier New"/>
                <w:color w:val="000000"/>
                <w:sz w:val="16"/>
              </w:rPr>
              <w:br w:type="textWrapping"/>
            </w:r>
            <w:r>
              <w:rPr>
                <w:rFonts w:ascii="Courier New" w:hAnsi="Courier New"/>
                <w:color w:val="000000"/>
                <w:sz w:val="16"/>
              </w:rPr>
              <w:t xml:space="preserve">            throw new ExcepcionTemperaturaInvalida("Unidad de temperatura no puede ser nula");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return UnidadTemperatura.valueOf(unidad.toUpperCase());</w:t>
            </w:r>
            <w:r>
              <w:rPr>
                <w:rFonts w:ascii="Courier New" w:hAnsi="Courier New"/>
                <w:color w:val="000000"/>
                <w:sz w:val="16"/>
              </w:rPr>
              <w:br w:type="textWrapping"/>
            </w:r>
            <w:r>
              <w:rPr>
                <w:rFonts w:ascii="Courier New" w:hAnsi="Courier New"/>
                <w:color w:val="000000"/>
                <w:sz w:val="16"/>
              </w:rPr>
              <w:t xml:space="preserve">        } catch (IllegalArgumentException e) {</w:t>
            </w:r>
            <w:r>
              <w:rPr>
                <w:rFonts w:ascii="Courier New" w:hAnsi="Courier New"/>
                <w:color w:val="000000"/>
                <w:sz w:val="16"/>
              </w:rPr>
              <w:br w:type="textWrapping"/>
            </w:r>
            <w:r>
              <w:rPr>
                <w:rFonts w:ascii="Courier New" w:hAnsi="Courier New"/>
                <w:color w:val="000000"/>
                <w:sz w:val="16"/>
              </w:rPr>
              <w:t xml:space="preserve">            throw new ExcepcionTemperaturaInvalida(</w:t>
            </w:r>
            <w:r>
              <w:rPr>
                <w:rFonts w:ascii="Courier New" w:hAnsi="Courier New"/>
                <w:color w:val="000000"/>
                <w:sz w:val="16"/>
              </w:rPr>
              <w:br w:type="textWrapping"/>
            </w:r>
            <w:r>
              <w:rPr>
                <w:rFonts w:ascii="Courier New" w:hAnsi="Courier New"/>
                <w:color w:val="000000"/>
                <w:sz w:val="16"/>
              </w:rPr>
              <w:t xml:space="preserve">                String.format("Unidad de temperatura inválida: %s. Válidas: CELSIUS, FAHRENHEIT, KELVIN, RANKINE", unidad)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7BC27F71">
      <w:pPr>
        <w:rPr>
          <w:rFonts w:hint="default"/>
          <w:lang w:val="es-EC"/>
        </w:rPr>
      </w:pPr>
      <w:r>
        <w:rPr>
          <w:rFonts w:hint="default"/>
          <w:lang w:val="es-EC"/>
        </w:rPr>
        <w:t>Además de la clase básica para RespuestaExcepción, en el paquete exepciones se crea un conjunto de clases de exepciones personalizadas para cada operacion de conversión y para la operación de autenticación. De igual manera, en el paquete mappers, se crean clases que permiten tomar las excepciones comunes que retorna el servidor por defecto y retornar las exepciones personalizadas,. Para que el servidor las reconozca se usa la anotación @Provider.</w:t>
      </w:r>
    </w:p>
    <w:p w14:paraId="3716334D">
      <w:pPr>
        <w:keepNext w:val="0"/>
        <w:keepLines w:val="0"/>
        <w:pageBreakBefore w:val="0"/>
        <w:widowControl/>
        <w:numPr>
          <w:ilvl w:val="0"/>
          <w:numId w:val="2"/>
        </w:numPr>
        <w:kinsoku/>
        <w:wordWrap/>
        <w:overflowPunct/>
        <w:topLinePunct w:val="0"/>
        <w:autoSpaceDE/>
        <w:autoSpaceDN/>
        <w:bidi w:val="0"/>
        <w:adjustRightInd/>
        <w:snapToGrid/>
        <w:spacing w:after="120" w:line="240" w:lineRule="auto"/>
        <w:ind w:left="418" w:leftChars="0" w:hanging="418" w:firstLineChars="0"/>
        <w:textAlignment w:val="auto"/>
        <w:rPr>
          <w:rFonts w:hint="default"/>
          <w:lang w:val="es-EC"/>
        </w:rPr>
      </w:pPr>
      <w:r>
        <w:rPr>
          <w:rFonts w:hint="default"/>
          <w:lang w:val="es-EC"/>
        </w:rPr>
        <w:t>Excepción de Autenticación: Retorna el mensaje y el código de error 401 (No autorizado)</w:t>
      </w:r>
    </w:p>
    <w:p w14:paraId="234DBF29">
      <w:pPr>
        <w:keepNext w:val="0"/>
        <w:keepLines w:val="0"/>
        <w:pageBreakBefore w:val="0"/>
        <w:widowControl/>
        <w:numPr>
          <w:ilvl w:val="0"/>
          <w:numId w:val="2"/>
        </w:numPr>
        <w:kinsoku/>
        <w:wordWrap/>
        <w:overflowPunct/>
        <w:topLinePunct w:val="0"/>
        <w:autoSpaceDE/>
        <w:autoSpaceDN/>
        <w:bidi w:val="0"/>
        <w:adjustRightInd/>
        <w:snapToGrid/>
        <w:spacing w:after="120" w:line="240" w:lineRule="auto"/>
        <w:ind w:left="418" w:leftChars="0" w:hanging="418" w:firstLineChars="0"/>
        <w:textAlignment w:val="auto"/>
        <w:rPr>
          <w:rFonts w:hint="default"/>
          <w:lang w:val="es-EC"/>
        </w:rPr>
      </w:pPr>
      <w:r>
        <w:rPr>
          <w:rFonts w:hint="default"/>
          <w:lang w:val="es-EC"/>
        </w:rPr>
        <w:t>Excepciones de conversión: Retornan el mensaje y el código de error 400 (Entrada inválida)</w:t>
      </w:r>
    </w:p>
    <w:p w14:paraId="3696BD18">
      <w:pPr>
        <w:spacing w:before="240" w:after="240"/>
        <w:rPr>
          <w:del w:id="435" w:author="marpa" w:date="2026-10-25T14:07:16Z"/>
        </w:rPr>
      </w:pPr>
      <w:del w:id="436" w:author="marpa" w:date="2026-10-25T14:07:16Z">
        <w:r>
          <w:rPr>
            <w:b/>
            <w:bCs/>
          </w:rPr>
          <w:delText>Servicio de Seguridad:</w:delText>
        </w:r>
      </w:del>
      <w:del w:id="437" w:author="marpa" w:date="2026-10-25T14:07:16Z">
        <w:r>
          <w:rPr/>
          <w:delText xml:space="preserve"> Encargado de la validación de credenciales "hardcoded" y la generación/verificación de tokens de sesión para proteger los puntos de entrada del servidor.</w:delText>
        </w:r>
      </w:del>
    </w:p>
    <w:p w14:paraId="55373155">
      <w:pPr>
        <w:spacing w:before="240" w:after="240"/>
        <w:rPr>
          <w:del w:id="438" w:author="marpa" w:date="2026-10-25T14:07:16Z"/>
        </w:rPr>
      </w:pPr>
      <w:del w:id="439" w:author="marpa" w:date="2026-10-25T14:07:16Z">
        <w:r>
          <w:rPr>
            <w:b/>
            <w:bCs/>
          </w:rPr>
          <w:delText>Servicio de Conversiones:</w:delText>
        </w:r>
      </w:del>
      <w:del w:id="440" w:author="marpa" w:date="2026-10-25T14:07:16Z">
        <w:r>
          <w:rPr/>
          <w:delText xml:space="preserve"> Contiene los algoritmos y factores de conversión para las magnitudes de longitud, masa y temperatura. Está diseñado para ser escalable, permitiendo añadir nuevas unidades sin afectar la estructura principal.</w:delText>
        </w:r>
      </w:del>
    </w:p>
    <w:p w14:paraId="590CD55C">
      <w:pPr>
        <w:keepNext/>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r>
        <w:drawing>
          <wp:inline distT="0" distB="0" distL="114300" distR="114300">
            <wp:extent cx="1610995" cy="1403985"/>
            <wp:effectExtent l="0" t="0" r="1905" b="5715"/>
            <wp:docPr id="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
                    <pic:cNvPicPr>
                      <a:picLocks noChangeAspect="1"/>
                    </pic:cNvPicPr>
                  </pic:nvPicPr>
                  <pic:blipFill>
                    <a:blip r:embed="rId36"/>
                    <a:stretch>
                      <a:fillRect/>
                    </a:stretch>
                  </pic:blipFill>
                  <pic:spPr>
                    <a:xfrm>
                      <a:off x="0" y="0"/>
                      <a:ext cx="1610995" cy="1403985"/>
                    </a:xfrm>
                    <a:prstGeom prst="rect">
                      <a:avLst/>
                    </a:prstGeom>
                    <a:noFill/>
                    <a:ln>
                      <a:noFill/>
                    </a:ln>
                  </pic:spPr>
                </pic:pic>
              </a:graphicData>
            </a:graphic>
          </wp:inline>
        </w:drawing>
      </w:r>
      <w:del w:id="441" w:author="marpa" w:date="2026-10-25T14:07:19Z">
        <w:r>
          <w:rPr>
            <w:i/>
            <w:iCs/>
            <w:color w:val="1F497D"/>
            <w:sz w:val="18"/>
            <w:szCs w:val="18"/>
          </w:rPr>
          <w:drawing>
            <wp:inline distT="114300" distB="114300" distL="114300" distR="114300">
              <wp:extent cx="2209800" cy="695325"/>
              <wp:effectExtent l="0" t="0" r="0" b="3175"/>
              <wp:docPr id="83" name="image34.png"/>
              <wp:cNvGraphicFramePr/>
              <a:graphic xmlns:a="http://schemas.openxmlformats.org/drawingml/2006/main">
                <a:graphicData uri="http://schemas.openxmlformats.org/drawingml/2006/picture">
                  <pic:pic xmlns:pic="http://schemas.openxmlformats.org/drawingml/2006/picture">
                    <pic:nvPicPr>
                      <pic:cNvPr id="83" name="image34.png"/>
                      <pic:cNvPicPr preferRelativeResize="0"/>
                    </pic:nvPicPr>
                    <pic:blipFill>
                      <a:blip r:embed="rId37"/>
                      <a:srcRect/>
                      <a:stretch>
                        <a:fillRect/>
                      </a:stretch>
                    </pic:blipFill>
                    <pic:spPr>
                      <a:xfrm>
                        <a:off x="0" y="0"/>
                        <a:ext cx="2209800" cy="695325"/>
                      </a:xfrm>
                      <a:prstGeom prst="rect">
                        <a:avLst/>
                      </a:prstGeom>
                    </pic:spPr>
                  </pic:pic>
                </a:graphicData>
              </a:graphic>
            </wp:inline>
          </w:drawing>
        </w:r>
      </w:del>
    </w:p>
    <w:p w14:paraId="663D0B66">
      <w:pPr>
        <w:pStyle w:val="5"/>
        <w:rPr>
          <w:rFonts w:hint="default"/>
          <w:lang w:val="es-EC"/>
        </w:rPr>
      </w:pPr>
      <w:bookmarkStart w:id="78" w:name="_Toc25595"/>
      <w:r>
        <w:t xml:space="preserve">Figura </w:t>
      </w:r>
      <w:ins w:id="443" w:author="marpa" w:date="2026-10-25T14:24:39Z">
        <w:r>
          <w:rPr>
            <w:rFonts w:hint="default"/>
            <w:lang w:val="es-EC"/>
          </w:rPr>
          <w:t>2</w:t>
        </w:r>
      </w:ins>
      <w:r>
        <w:rPr>
          <w:rFonts w:hint="default"/>
          <w:lang w:val="es-EC"/>
        </w:rPr>
        <w:t>1</w:t>
      </w:r>
      <w:del w:id="444" w:author="marpa" w:date="2026-10-25T14:24:38Z">
        <w:r>
          <w:rPr/>
          <w:delText>17</w:delText>
        </w:r>
      </w:del>
      <w:r>
        <w:t xml:space="preserve">. Estructura de paquetes - </w:t>
      </w:r>
      <w:r>
        <w:rPr>
          <w:rFonts w:hint="default"/>
          <w:lang w:val="es-EC"/>
        </w:rPr>
        <w:t>exepciones y mappers</w:t>
      </w:r>
      <w:bookmarkEnd w:id="78"/>
    </w:p>
    <w:p w14:paraId="45959D6A">
      <w:pPr>
        <w:spacing w:after="120"/>
        <w:rPr>
          <w:i/>
          <w:color w:val="1F497D"/>
          <w:sz w:val="20"/>
        </w:rPr>
      </w:pPr>
    </w:p>
    <w:p w14:paraId="042F270E">
      <w:pPr>
        <w:pStyle w:val="6"/>
        <w:bidi w:val="0"/>
        <w:rPr>
          <w:rFonts w:hint="default"/>
          <w:lang w:val="es-EC"/>
        </w:rPr>
      </w:pPr>
      <w:r>
        <w:t xml:space="preserve">Tabla </w:t>
      </w:r>
      <w:r>
        <w:rPr>
          <w:rFonts w:hint="default"/>
          <w:lang w:val="es-EC"/>
        </w:rPr>
        <w:t>11</w:t>
      </w:r>
      <w:r>
        <w:t>. Clase ExcepcionAutenticacion</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2F7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C495392">
            <w:pPr>
              <w:spacing w:after="0" w:line="240" w:lineRule="auto"/>
            </w:pPr>
            <w:r>
              <w:rPr>
                <w:rFonts w:ascii="Courier New" w:hAnsi="Courier New"/>
                <w:color w:val="000000"/>
                <w:sz w:val="16"/>
              </w:rPr>
              <w:t>package ec.edu.monster.exception;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class ExcepcionAutenticacion extends RuntimeException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ExcepcionAutenticacion(String mensaje) {</w:t>
            </w:r>
            <w:r>
              <w:rPr>
                <w:rFonts w:ascii="Courier New" w:hAnsi="Courier New"/>
                <w:color w:val="000000"/>
                <w:sz w:val="16"/>
              </w:rPr>
              <w:br w:type="textWrapping"/>
            </w:r>
            <w:r>
              <w:rPr>
                <w:rFonts w:ascii="Courier New" w:hAnsi="Courier New"/>
                <w:color w:val="000000"/>
                <w:sz w:val="16"/>
              </w:rPr>
              <w:t xml:space="preserve">        super(mensaje);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ExcepcionAutenticacion(String mensaje, Throwable causa) {</w:t>
            </w:r>
            <w:r>
              <w:rPr>
                <w:rFonts w:ascii="Courier New" w:hAnsi="Courier New"/>
                <w:color w:val="000000"/>
                <w:sz w:val="16"/>
              </w:rPr>
              <w:br w:type="textWrapping"/>
            </w:r>
            <w:r>
              <w:rPr>
                <w:rFonts w:ascii="Courier New" w:hAnsi="Courier New"/>
                <w:color w:val="000000"/>
                <w:sz w:val="16"/>
              </w:rPr>
              <w:t xml:space="preserve">        super(mensaje, causa);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5CC07EC4">
      <w:pPr>
        <w:pStyle w:val="6"/>
        <w:bidi w:val="0"/>
        <w:rPr>
          <w:rFonts w:hint="default"/>
          <w:lang w:val="es-EC"/>
        </w:rPr>
      </w:pPr>
      <w:r>
        <w:t xml:space="preserve">Tabla </w:t>
      </w:r>
      <w:r>
        <w:rPr>
          <w:rFonts w:hint="default"/>
          <w:lang w:val="es-EC"/>
        </w:rPr>
        <w:t>12</w:t>
      </w:r>
      <w:r>
        <w:t>. Clase ExcepcionLongitudInvalida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15D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5BB34EB9">
            <w:pPr>
              <w:spacing w:after="0" w:line="240" w:lineRule="auto"/>
            </w:pPr>
            <w:r>
              <w:rPr>
                <w:rFonts w:ascii="Courier New" w:hAnsi="Courier New"/>
                <w:color w:val="000000"/>
                <w:sz w:val="16"/>
              </w:rPr>
              <w:t>package ec.edu.monster.exception;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class ExcepcionLongitudInvalida extends IllegalArgumentException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ExcepcionLongitudInvalida(String mensaje) {</w:t>
            </w:r>
            <w:r>
              <w:rPr>
                <w:rFonts w:ascii="Courier New" w:hAnsi="Courier New"/>
                <w:color w:val="000000"/>
                <w:sz w:val="16"/>
              </w:rPr>
              <w:br w:type="textWrapping"/>
            </w:r>
            <w:r>
              <w:rPr>
                <w:rFonts w:ascii="Courier New" w:hAnsi="Courier New"/>
                <w:color w:val="000000"/>
                <w:sz w:val="16"/>
              </w:rPr>
              <w:t xml:space="preserve">        super(mensaje);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ExcepcionLongitudInvalida(String mensaje, Throwable causa) {</w:t>
            </w:r>
            <w:r>
              <w:rPr>
                <w:rFonts w:ascii="Courier New" w:hAnsi="Courier New"/>
                <w:color w:val="000000"/>
                <w:sz w:val="16"/>
              </w:rPr>
              <w:br w:type="textWrapping"/>
            </w:r>
            <w:r>
              <w:rPr>
                <w:rFonts w:ascii="Courier New" w:hAnsi="Courier New"/>
                <w:color w:val="000000"/>
                <w:sz w:val="16"/>
              </w:rPr>
              <w:t xml:space="preserve">        super(mensaje, causa);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0C497B5C">
      <w:pPr>
        <w:pStyle w:val="6"/>
        <w:bidi w:val="0"/>
        <w:rPr>
          <w:rFonts w:hint="default"/>
          <w:lang w:val="es-EC"/>
        </w:rPr>
      </w:pPr>
      <w:r>
        <w:t xml:space="preserve">Tabla </w:t>
      </w:r>
      <w:r>
        <w:rPr>
          <w:rFonts w:hint="default"/>
          <w:lang w:val="es-EC"/>
        </w:rPr>
        <w:t>13</w:t>
      </w:r>
      <w:r>
        <w:t>. Clase ExcepcionMasaInvalida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BFC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F0065C3">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ec.edu.monster.exception;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ExcepcionMasaInvalida extends IllegalArgumentException{</w:t>
            </w:r>
            <w:r>
              <w:rPr>
                <w:rFonts w:ascii="Courier New" w:hAnsi="Courier New"/>
                <w:color w:val="000000"/>
                <w:sz w:val="16"/>
              </w:rPr>
              <w:br w:type="textWrapping"/>
            </w:r>
            <w:r>
              <w:rPr>
                <w:rFonts w:ascii="Courier New" w:hAnsi="Courier New"/>
                <w:color w:val="000000"/>
                <w:sz w:val="16"/>
              </w:rPr>
              <w:t xml:space="preserve">    public ExcepcionMasaInvalida(String mensaje) {</w:t>
            </w:r>
            <w:r>
              <w:rPr>
                <w:rFonts w:ascii="Courier New" w:hAnsi="Courier New"/>
                <w:color w:val="000000"/>
                <w:sz w:val="16"/>
              </w:rPr>
              <w:br w:type="textWrapping"/>
            </w:r>
            <w:r>
              <w:rPr>
                <w:rFonts w:ascii="Courier New" w:hAnsi="Courier New"/>
                <w:color w:val="000000"/>
                <w:sz w:val="16"/>
              </w:rPr>
              <w:t xml:space="preserve">        super(mensaje);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ExcepcionMasaInvalida(String mensaje, Throwable causa) {</w:t>
            </w:r>
            <w:r>
              <w:rPr>
                <w:rFonts w:ascii="Courier New" w:hAnsi="Courier New"/>
                <w:color w:val="000000"/>
                <w:sz w:val="16"/>
              </w:rPr>
              <w:br w:type="textWrapping"/>
            </w:r>
            <w:r>
              <w:rPr>
                <w:rFonts w:ascii="Courier New" w:hAnsi="Courier New"/>
                <w:color w:val="000000"/>
                <w:sz w:val="16"/>
              </w:rPr>
              <w:t xml:space="preserve">        super(mensaje, causa);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3DD0C01"/>
    <w:p w14:paraId="2BEFDF33">
      <w:pPr>
        <w:pStyle w:val="6"/>
        <w:bidi w:val="0"/>
        <w:rPr>
          <w:rFonts w:hint="default"/>
          <w:lang w:val="es-EC"/>
        </w:rPr>
      </w:pPr>
      <w:r>
        <w:t>Tabla 1</w:t>
      </w:r>
      <w:r>
        <w:rPr>
          <w:rFonts w:hint="default"/>
          <w:lang w:val="es-EC"/>
        </w:rPr>
        <w:t>4</w:t>
      </w:r>
      <w:r>
        <w:t>. Clase ExcepcionTemperaturaInvalida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E5F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08B922D">
            <w:pPr>
              <w:spacing w:after="0" w:line="240" w:lineRule="auto"/>
            </w:pPr>
            <w:r>
              <w:rPr>
                <w:rFonts w:ascii="Courier New" w:hAnsi="Courier New"/>
                <w:color w:val="000000"/>
                <w:sz w:val="16"/>
              </w:rPr>
              <w:t>package ec.edu.monster.exception;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class ExcepcionTemperaturaInvalida extends IllegalArgumentException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ExcepcionTemperaturaInvalida(String mensaje) {</w:t>
            </w:r>
            <w:r>
              <w:rPr>
                <w:rFonts w:ascii="Courier New" w:hAnsi="Courier New"/>
                <w:color w:val="000000"/>
                <w:sz w:val="16"/>
              </w:rPr>
              <w:br w:type="textWrapping"/>
            </w:r>
            <w:r>
              <w:rPr>
                <w:rFonts w:ascii="Courier New" w:hAnsi="Courier New"/>
                <w:color w:val="000000"/>
                <w:sz w:val="16"/>
              </w:rPr>
              <w:t xml:space="preserve">        super(mensaje);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ExcepcionTemperaturaInvalida(String mensaje, Throwable causa) {</w:t>
            </w:r>
            <w:r>
              <w:rPr>
                <w:rFonts w:ascii="Courier New" w:hAnsi="Courier New"/>
                <w:color w:val="000000"/>
                <w:sz w:val="16"/>
              </w:rPr>
              <w:br w:type="textWrapping"/>
            </w:r>
            <w:r>
              <w:rPr>
                <w:rFonts w:ascii="Courier New" w:hAnsi="Courier New"/>
                <w:color w:val="000000"/>
                <w:sz w:val="16"/>
              </w:rPr>
              <w:t xml:space="preserve">        super(mensaje, causa);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22692B98">
      <w:pPr>
        <w:pStyle w:val="6"/>
        <w:bidi w:val="0"/>
        <w:rPr>
          <w:rFonts w:hint="default"/>
          <w:lang w:val="es-EC"/>
        </w:rPr>
      </w:pPr>
      <w:r>
        <w:t>Tabla 1</w:t>
      </w:r>
      <w:r>
        <w:rPr>
          <w:rFonts w:hint="default"/>
          <w:lang w:val="es-EC"/>
        </w:rPr>
        <w:t>5</w:t>
      </w:r>
      <w:r>
        <w:t>. Clase MapperExcepcionAutenticacion</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5DB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shd w:val="clear" w:color="auto" w:fill="D9D9D9"/>
          </w:tcPr>
          <w:p w14:paraId="4829D332">
            <w:pPr>
              <w:spacing w:after="0" w:line="240" w:lineRule="auto"/>
            </w:pPr>
            <w:r>
              <w:rPr>
                <w:rFonts w:ascii="Courier New" w:hAnsi="Courier New"/>
                <w:color w:val="000000"/>
                <w:sz w:val="16"/>
              </w:rPr>
              <w:t>package ec.edu.monster.mapper;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ec.edu.monster.exception.ExcepcionAutenticacion;</w:t>
            </w:r>
            <w:r>
              <w:rPr>
                <w:rFonts w:ascii="Courier New" w:hAnsi="Courier New"/>
                <w:color w:val="000000"/>
                <w:sz w:val="16"/>
              </w:rPr>
              <w:br w:type="textWrapping"/>
            </w:r>
            <w:r>
              <w:rPr>
                <w:rFonts w:ascii="Courier New" w:hAnsi="Courier New"/>
                <w:color w:val="000000"/>
                <w:sz w:val="16"/>
              </w:rPr>
              <w:t>import ec.edu.monster.model.RespuestaError;</w:t>
            </w:r>
            <w:r>
              <w:rPr>
                <w:rFonts w:ascii="Courier New" w:hAnsi="Courier New"/>
                <w:color w:val="000000"/>
                <w:sz w:val="16"/>
              </w:rPr>
              <w:br w:type="textWrapping"/>
            </w:r>
            <w:r>
              <w:rPr>
                <w:rFonts w:ascii="Courier New" w:hAnsi="Courier New"/>
                <w:color w:val="000000"/>
                <w:sz w:val="16"/>
              </w:rPr>
              <w:t>import jakarta.ws.rs.core.Response;</w:t>
            </w:r>
            <w:r>
              <w:rPr>
                <w:rFonts w:ascii="Courier New" w:hAnsi="Courier New"/>
                <w:color w:val="000000"/>
                <w:sz w:val="16"/>
              </w:rPr>
              <w:br w:type="textWrapping"/>
            </w:r>
            <w:r>
              <w:rPr>
                <w:rFonts w:ascii="Courier New" w:hAnsi="Courier New"/>
                <w:color w:val="000000"/>
                <w:sz w:val="16"/>
              </w:rPr>
              <w:t>import jakarta.ws.rs.ext.ExceptionMapper;</w:t>
            </w:r>
            <w:r>
              <w:rPr>
                <w:rFonts w:ascii="Courier New" w:hAnsi="Courier New"/>
                <w:color w:val="000000"/>
                <w:sz w:val="16"/>
              </w:rPr>
              <w:br w:type="textWrapping"/>
            </w:r>
            <w:r>
              <w:rPr>
                <w:rFonts w:ascii="Courier New" w:hAnsi="Courier New"/>
                <w:color w:val="000000"/>
                <w:sz w:val="16"/>
              </w:rPr>
              <w:t>import jakarta.ws.rs.ext.Provider;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@Provider</w:t>
            </w:r>
            <w:r>
              <w:rPr>
                <w:rFonts w:ascii="Courier New" w:hAnsi="Courier New"/>
                <w:color w:val="000000"/>
                <w:sz w:val="16"/>
              </w:rPr>
              <w:br w:type="textWrapping"/>
            </w:r>
            <w:r>
              <w:rPr>
                <w:rFonts w:ascii="Courier New" w:hAnsi="Courier New"/>
                <w:color w:val="000000"/>
                <w:sz w:val="16"/>
              </w:rPr>
              <w:t>public class MapperExcepcionAutenticacion implements ExceptionMapper&lt;ExcepcionAutenticacion&gt;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public Response toResponse(ExcepcionAutenticacion excepcion) {</w:t>
            </w:r>
            <w:r>
              <w:rPr>
                <w:rFonts w:ascii="Courier New" w:hAnsi="Courier New"/>
                <w:color w:val="000000"/>
                <w:sz w:val="16"/>
              </w:rPr>
              <w:br w:type="textWrapping"/>
            </w:r>
            <w:r>
              <w:rPr>
                <w:rFonts w:ascii="Courier New" w:hAnsi="Courier New"/>
                <w:color w:val="000000"/>
                <w:sz w:val="16"/>
              </w:rPr>
              <w:t xml:space="preserve">        RespuestaError error = new RespuestaError(</w:t>
            </w:r>
            <w:r>
              <w:rPr>
                <w:rFonts w:ascii="Courier New" w:hAnsi="Courier New"/>
                <w:color w:val="000000"/>
                <w:sz w:val="16"/>
              </w:rPr>
              <w:br w:type="textWrapping"/>
            </w:r>
            <w:r>
              <w:rPr>
                <w:rFonts w:ascii="Courier New" w:hAnsi="Courier New"/>
                <w:color w:val="000000"/>
                <w:sz w:val="16"/>
              </w:rPr>
              <w:t xml:space="preserve">            Response.Status.UNAUTHORIZED.getStatusCode(),</w:t>
            </w:r>
            <w:r>
              <w:rPr>
                <w:rFonts w:ascii="Courier New" w:hAnsi="Courier New"/>
                <w:color w:val="000000"/>
                <w:sz w:val="16"/>
              </w:rPr>
              <w:br w:type="textWrapping"/>
            </w:r>
            <w:r>
              <w:rPr>
                <w:rFonts w:ascii="Courier New" w:hAnsi="Courier New"/>
                <w:color w:val="000000"/>
                <w:sz w:val="16"/>
              </w:rPr>
              <w:t xml:space="preserve">            "Error de Autenticación",</w:t>
            </w:r>
            <w:r>
              <w:rPr>
                <w:rFonts w:ascii="Courier New" w:hAnsi="Courier New"/>
                <w:color w:val="000000"/>
                <w:sz w:val="16"/>
              </w:rPr>
              <w:br w:type="textWrapping"/>
            </w:r>
            <w:r>
              <w:rPr>
                <w:rFonts w:ascii="Courier New" w:hAnsi="Courier New"/>
                <w:color w:val="000000"/>
                <w:sz w:val="16"/>
              </w:rPr>
              <w:t xml:space="preserve">            excepcion.getMessage()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Response.status(Response.Status.UNAUTHORIZED).entity(error).build();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20789ABA">
      <w:pPr>
        <w:pStyle w:val="6"/>
        <w:bidi w:val="0"/>
        <w:rPr>
          <w:rFonts w:hint="default"/>
          <w:lang w:val="es-EC"/>
        </w:rPr>
      </w:pPr>
      <w:r>
        <w:t>Tabla 1</w:t>
      </w:r>
      <w:r>
        <w:rPr>
          <w:rFonts w:hint="default"/>
          <w:lang w:val="es-EC"/>
        </w:rPr>
        <w:t>6</w:t>
      </w:r>
      <w:r>
        <w:t>. Clase MapperExcepcionLongitudInvalida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EA3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D94F243">
            <w:pPr>
              <w:spacing w:after="0" w:line="240" w:lineRule="auto"/>
            </w:pPr>
            <w:r>
              <w:rPr>
                <w:rFonts w:ascii="Courier New" w:hAnsi="Courier New"/>
                <w:color w:val="000000"/>
                <w:sz w:val="16"/>
              </w:rPr>
              <w:t>package ec.edu.monster.mapper;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ec.edu.monster.exception.ExcepcionLongitudInvalida;</w:t>
            </w:r>
            <w:r>
              <w:rPr>
                <w:rFonts w:ascii="Courier New" w:hAnsi="Courier New"/>
                <w:color w:val="000000"/>
                <w:sz w:val="16"/>
              </w:rPr>
              <w:br w:type="textWrapping"/>
            </w:r>
            <w:r>
              <w:rPr>
                <w:rFonts w:ascii="Courier New" w:hAnsi="Courier New"/>
                <w:color w:val="000000"/>
                <w:sz w:val="16"/>
              </w:rPr>
              <w:t>import ec.edu.monster.model.RespuestaError;</w:t>
            </w:r>
            <w:r>
              <w:rPr>
                <w:rFonts w:ascii="Courier New" w:hAnsi="Courier New"/>
                <w:color w:val="000000"/>
                <w:sz w:val="16"/>
              </w:rPr>
              <w:br w:type="textWrapping"/>
            </w:r>
            <w:r>
              <w:rPr>
                <w:rFonts w:ascii="Courier New" w:hAnsi="Courier New"/>
                <w:color w:val="000000"/>
                <w:sz w:val="16"/>
              </w:rPr>
              <w:t>import jakarta.ws.rs.core.Response;</w:t>
            </w:r>
            <w:r>
              <w:rPr>
                <w:rFonts w:ascii="Courier New" w:hAnsi="Courier New"/>
                <w:color w:val="000000"/>
                <w:sz w:val="16"/>
              </w:rPr>
              <w:br w:type="textWrapping"/>
            </w:r>
            <w:r>
              <w:rPr>
                <w:rFonts w:ascii="Courier New" w:hAnsi="Courier New"/>
                <w:color w:val="000000"/>
                <w:sz w:val="16"/>
              </w:rPr>
              <w:t>import jakarta.ws.rs.ext.ExceptionMapper;</w:t>
            </w:r>
            <w:r>
              <w:rPr>
                <w:rFonts w:ascii="Courier New" w:hAnsi="Courier New"/>
                <w:color w:val="000000"/>
                <w:sz w:val="16"/>
              </w:rPr>
              <w:br w:type="textWrapping"/>
            </w:r>
            <w:r>
              <w:rPr>
                <w:rFonts w:ascii="Courier New" w:hAnsi="Courier New"/>
                <w:color w:val="000000"/>
                <w:sz w:val="16"/>
              </w:rPr>
              <w:t>import jakarta.ws.rs.ext.Provider;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@Provider</w:t>
            </w:r>
            <w:r>
              <w:rPr>
                <w:rFonts w:ascii="Courier New" w:hAnsi="Courier New"/>
                <w:color w:val="000000"/>
                <w:sz w:val="16"/>
              </w:rPr>
              <w:br w:type="textWrapping"/>
            </w:r>
            <w:r>
              <w:rPr>
                <w:rFonts w:ascii="Courier New" w:hAnsi="Courier New"/>
                <w:color w:val="000000"/>
                <w:sz w:val="16"/>
              </w:rPr>
              <w:t>public class MapperExcepcionLongitudInvalida implements ExceptionMapper&lt;ExcepcionLongitudInvalida&gt;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public Response toResponse(ExcepcionLongitudInvalida excepcion) {</w:t>
            </w:r>
            <w:r>
              <w:rPr>
                <w:rFonts w:ascii="Courier New" w:hAnsi="Courier New"/>
                <w:color w:val="000000"/>
                <w:sz w:val="16"/>
              </w:rPr>
              <w:br w:type="textWrapping"/>
            </w:r>
            <w:r>
              <w:rPr>
                <w:rFonts w:ascii="Courier New" w:hAnsi="Courier New"/>
                <w:color w:val="000000"/>
                <w:sz w:val="16"/>
              </w:rPr>
              <w:t xml:space="preserve">        RespuestaError error = new RespuestaError(</w:t>
            </w:r>
            <w:r>
              <w:rPr>
                <w:rFonts w:ascii="Courier New" w:hAnsi="Courier New"/>
                <w:color w:val="000000"/>
                <w:sz w:val="16"/>
              </w:rPr>
              <w:br w:type="textWrapping"/>
            </w:r>
            <w:r>
              <w:rPr>
                <w:rFonts w:ascii="Courier New" w:hAnsi="Courier New"/>
                <w:color w:val="000000"/>
                <w:sz w:val="16"/>
              </w:rPr>
              <w:t xml:space="preserve">            Response.Status.BAD_REQUEST.getStatusCode(),</w:t>
            </w:r>
            <w:r>
              <w:rPr>
                <w:rFonts w:ascii="Courier New" w:hAnsi="Courier New"/>
                <w:color w:val="000000"/>
                <w:sz w:val="16"/>
              </w:rPr>
              <w:br w:type="textWrapping"/>
            </w:r>
            <w:r>
              <w:rPr>
                <w:rFonts w:ascii="Courier New" w:hAnsi="Courier New"/>
                <w:color w:val="000000"/>
                <w:sz w:val="16"/>
              </w:rPr>
              <w:t xml:space="preserve">            "Longitud Inválida",</w:t>
            </w:r>
            <w:r>
              <w:rPr>
                <w:rFonts w:ascii="Courier New" w:hAnsi="Courier New"/>
                <w:color w:val="000000"/>
                <w:sz w:val="16"/>
              </w:rPr>
              <w:br w:type="textWrapping"/>
            </w:r>
            <w:r>
              <w:rPr>
                <w:rFonts w:ascii="Courier New" w:hAnsi="Courier New"/>
                <w:color w:val="000000"/>
                <w:sz w:val="16"/>
              </w:rPr>
              <w:t xml:space="preserve">            excepcion.getMessage()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Response.status(Response.Status.BAD_REQUEST).entity(error).build();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634E4D85">
      <w:pPr>
        <w:pStyle w:val="6"/>
        <w:bidi w:val="0"/>
        <w:rPr>
          <w:rFonts w:hint="default"/>
          <w:lang w:val="es-EC"/>
        </w:rPr>
      </w:pPr>
      <w:r>
        <w:t>Tabla 1</w:t>
      </w:r>
      <w:r>
        <w:rPr>
          <w:rFonts w:hint="default"/>
          <w:lang w:val="es-EC"/>
        </w:rPr>
        <w:t>8</w:t>
      </w:r>
      <w:r>
        <w:t>. Clase MapperExcepcionMasaInvalida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BBC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127F53E">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ec.edu.monster.mapper;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ec.edu.monster.exception.ExcepcionMasaInvalida;</w:t>
            </w:r>
            <w:r>
              <w:rPr>
                <w:rFonts w:ascii="Courier New" w:hAnsi="Courier New"/>
                <w:color w:val="000000"/>
                <w:sz w:val="16"/>
              </w:rPr>
              <w:br w:type="textWrapping"/>
            </w:r>
            <w:r>
              <w:rPr>
                <w:rFonts w:ascii="Courier New" w:hAnsi="Courier New"/>
                <w:color w:val="000000"/>
                <w:sz w:val="16"/>
              </w:rPr>
              <w:t>import ec.edu.monster.model.RespuestaError;</w:t>
            </w:r>
            <w:r>
              <w:rPr>
                <w:rFonts w:ascii="Courier New" w:hAnsi="Courier New"/>
                <w:color w:val="000000"/>
                <w:sz w:val="16"/>
              </w:rPr>
              <w:br w:type="textWrapping"/>
            </w:r>
            <w:r>
              <w:rPr>
                <w:rFonts w:ascii="Courier New" w:hAnsi="Courier New"/>
                <w:color w:val="000000"/>
                <w:sz w:val="16"/>
              </w:rPr>
              <w:t>import jakarta.ws.rs.core.Response;</w:t>
            </w:r>
            <w:r>
              <w:rPr>
                <w:rFonts w:ascii="Courier New" w:hAnsi="Courier New"/>
                <w:color w:val="000000"/>
                <w:sz w:val="16"/>
              </w:rPr>
              <w:br w:type="textWrapping"/>
            </w:r>
            <w:r>
              <w:rPr>
                <w:rFonts w:ascii="Courier New" w:hAnsi="Courier New"/>
                <w:color w:val="000000"/>
                <w:sz w:val="16"/>
              </w:rPr>
              <w:t>import jakarta.ws.rs.ext.ExceptionMapper;</w:t>
            </w:r>
            <w:r>
              <w:rPr>
                <w:rFonts w:ascii="Courier New" w:hAnsi="Courier New"/>
                <w:color w:val="000000"/>
                <w:sz w:val="16"/>
              </w:rPr>
              <w:br w:type="textWrapping"/>
            </w:r>
            <w:r>
              <w:rPr>
                <w:rFonts w:ascii="Courier New" w:hAnsi="Courier New"/>
                <w:color w:val="000000"/>
                <w:sz w:val="16"/>
              </w:rPr>
              <w:t>import jakarta.ws.rs.ext.Provider;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@Provider</w:t>
            </w:r>
            <w:r>
              <w:rPr>
                <w:rFonts w:ascii="Courier New" w:hAnsi="Courier New"/>
                <w:color w:val="000000"/>
                <w:sz w:val="16"/>
              </w:rPr>
              <w:br w:type="textWrapping"/>
            </w:r>
            <w:r>
              <w:rPr>
                <w:rFonts w:ascii="Courier New" w:hAnsi="Courier New"/>
                <w:color w:val="000000"/>
                <w:sz w:val="16"/>
              </w:rPr>
              <w:t>public class MapperExcepcionMasaInvalida implements ExceptionMapper&lt;ExcepcionMasaInvalida&gt;{</w:t>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public Response toResponse(ExcepcionMasaInvalida excepcion) {</w:t>
            </w:r>
            <w:r>
              <w:rPr>
                <w:rFonts w:ascii="Courier New" w:hAnsi="Courier New"/>
                <w:color w:val="000000"/>
                <w:sz w:val="16"/>
              </w:rPr>
              <w:br w:type="textWrapping"/>
            </w:r>
            <w:r>
              <w:rPr>
                <w:rFonts w:ascii="Courier New" w:hAnsi="Courier New"/>
                <w:color w:val="000000"/>
                <w:sz w:val="16"/>
              </w:rPr>
              <w:t xml:space="preserve">        RespuestaError error = new RespuestaError(</w:t>
            </w:r>
            <w:r>
              <w:rPr>
                <w:rFonts w:ascii="Courier New" w:hAnsi="Courier New"/>
                <w:color w:val="000000"/>
                <w:sz w:val="16"/>
              </w:rPr>
              <w:br w:type="textWrapping"/>
            </w:r>
            <w:r>
              <w:rPr>
                <w:rFonts w:ascii="Courier New" w:hAnsi="Courier New"/>
                <w:color w:val="000000"/>
                <w:sz w:val="16"/>
              </w:rPr>
              <w:t xml:space="preserve">            Response.Status.BAD_REQUEST.getStatusCode(),</w:t>
            </w:r>
            <w:r>
              <w:rPr>
                <w:rFonts w:ascii="Courier New" w:hAnsi="Courier New"/>
                <w:color w:val="000000"/>
                <w:sz w:val="16"/>
              </w:rPr>
              <w:br w:type="textWrapping"/>
            </w:r>
            <w:r>
              <w:rPr>
                <w:rFonts w:ascii="Courier New" w:hAnsi="Courier New"/>
                <w:color w:val="000000"/>
                <w:sz w:val="16"/>
              </w:rPr>
              <w:t xml:space="preserve">            "Masa Inválida",</w:t>
            </w:r>
            <w:r>
              <w:rPr>
                <w:rFonts w:ascii="Courier New" w:hAnsi="Courier New"/>
                <w:color w:val="000000"/>
                <w:sz w:val="16"/>
              </w:rPr>
              <w:br w:type="textWrapping"/>
            </w:r>
            <w:r>
              <w:rPr>
                <w:rFonts w:ascii="Courier New" w:hAnsi="Courier New"/>
                <w:color w:val="000000"/>
                <w:sz w:val="16"/>
              </w:rPr>
              <w:t xml:space="preserve">            excepcion.getMessage()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Response.status(Response.Status.BAD_REQUEST).entity(error).build();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091666A">
      <w:pPr>
        <w:pStyle w:val="6"/>
        <w:bidi w:val="0"/>
        <w:rPr>
          <w:rFonts w:hint="default"/>
          <w:lang w:val="es-EC"/>
        </w:rPr>
      </w:pPr>
      <w:r>
        <w:t>Tabla 1</w:t>
      </w:r>
      <w:r>
        <w:rPr>
          <w:rFonts w:hint="default"/>
          <w:lang w:val="es-EC"/>
        </w:rPr>
        <w:t>9</w:t>
      </w:r>
      <w:r>
        <w:t>. Clase MapperExcepcionTemperaturaInvalida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E20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6E4449A">
            <w:pPr>
              <w:spacing w:after="0" w:line="240" w:lineRule="auto"/>
            </w:pPr>
            <w:r>
              <w:rPr>
                <w:rFonts w:ascii="Courier New" w:hAnsi="Courier New"/>
                <w:color w:val="000000"/>
                <w:sz w:val="16"/>
              </w:rPr>
              <w:t>package ec.edu.monster.mapper;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ec.edu.monster.exception.ExcepcionTemperaturaInvalida;</w:t>
            </w:r>
            <w:r>
              <w:rPr>
                <w:rFonts w:ascii="Courier New" w:hAnsi="Courier New"/>
                <w:color w:val="000000"/>
                <w:sz w:val="16"/>
              </w:rPr>
              <w:br w:type="textWrapping"/>
            </w:r>
            <w:r>
              <w:rPr>
                <w:rFonts w:ascii="Courier New" w:hAnsi="Courier New"/>
                <w:color w:val="000000"/>
                <w:sz w:val="16"/>
              </w:rPr>
              <w:t>import ec.edu.monster.model.RespuestaError;</w:t>
            </w:r>
            <w:r>
              <w:rPr>
                <w:rFonts w:ascii="Courier New" w:hAnsi="Courier New"/>
                <w:color w:val="000000"/>
                <w:sz w:val="16"/>
              </w:rPr>
              <w:br w:type="textWrapping"/>
            </w:r>
            <w:r>
              <w:rPr>
                <w:rFonts w:ascii="Courier New" w:hAnsi="Courier New"/>
                <w:color w:val="000000"/>
                <w:sz w:val="16"/>
              </w:rPr>
              <w:t>import jakarta.ws.rs.core.Response;</w:t>
            </w:r>
            <w:r>
              <w:rPr>
                <w:rFonts w:ascii="Courier New" w:hAnsi="Courier New"/>
                <w:color w:val="000000"/>
                <w:sz w:val="16"/>
              </w:rPr>
              <w:br w:type="textWrapping"/>
            </w:r>
            <w:r>
              <w:rPr>
                <w:rFonts w:ascii="Courier New" w:hAnsi="Courier New"/>
                <w:color w:val="000000"/>
                <w:sz w:val="16"/>
              </w:rPr>
              <w:t>import jakarta.ws.rs.ext.ExceptionMapper;</w:t>
            </w:r>
            <w:r>
              <w:rPr>
                <w:rFonts w:ascii="Courier New" w:hAnsi="Courier New"/>
                <w:color w:val="000000"/>
                <w:sz w:val="16"/>
              </w:rPr>
              <w:br w:type="textWrapping"/>
            </w:r>
            <w:r>
              <w:rPr>
                <w:rFonts w:ascii="Courier New" w:hAnsi="Courier New"/>
                <w:color w:val="000000"/>
                <w:sz w:val="16"/>
              </w:rPr>
              <w:t>import jakarta.ws.rs.ext.Provider;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@Provider</w:t>
            </w:r>
            <w:r>
              <w:rPr>
                <w:rFonts w:ascii="Courier New" w:hAnsi="Courier New"/>
                <w:color w:val="000000"/>
                <w:sz w:val="16"/>
              </w:rPr>
              <w:br w:type="textWrapping"/>
            </w:r>
            <w:r>
              <w:rPr>
                <w:rFonts w:ascii="Courier New" w:hAnsi="Courier New"/>
                <w:color w:val="000000"/>
                <w:sz w:val="16"/>
              </w:rPr>
              <w:t>public class MapperExcepcionTemperaturaInvalida implements ExceptionMapper&lt;ExcepcionTemperaturaInvalida&gt;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public Response toResponse(ExcepcionTemperaturaInvalida excepcion) {</w:t>
            </w:r>
            <w:r>
              <w:rPr>
                <w:rFonts w:ascii="Courier New" w:hAnsi="Courier New"/>
                <w:color w:val="000000"/>
                <w:sz w:val="16"/>
              </w:rPr>
              <w:br w:type="textWrapping"/>
            </w:r>
            <w:r>
              <w:rPr>
                <w:rFonts w:ascii="Courier New" w:hAnsi="Courier New"/>
                <w:color w:val="000000"/>
                <w:sz w:val="16"/>
              </w:rPr>
              <w:t xml:space="preserve">        RespuestaError error = new RespuestaError(</w:t>
            </w:r>
            <w:r>
              <w:rPr>
                <w:rFonts w:ascii="Courier New" w:hAnsi="Courier New"/>
                <w:color w:val="000000"/>
                <w:sz w:val="16"/>
              </w:rPr>
              <w:br w:type="textWrapping"/>
            </w:r>
            <w:r>
              <w:rPr>
                <w:rFonts w:ascii="Courier New" w:hAnsi="Courier New"/>
                <w:color w:val="000000"/>
                <w:sz w:val="16"/>
              </w:rPr>
              <w:t xml:space="preserve">            Response.Status.BAD_REQUEST.getStatusCode(),</w:t>
            </w:r>
            <w:r>
              <w:rPr>
                <w:rFonts w:ascii="Courier New" w:hAnsi="Courier New"/>
                <w:color w:val="000000"/>
                <w:sz w:val="16"/>
              </w:rPr>
              <w:br w:type="textWrapping"/>
            </w:r>
            <w:r>
              <w:rPr>
                <w:rFonts w:ascii="Courier New" w:hAnsi="Courier New"/>
                <w:color w:val="000000"/>
                <w:sz w:val="16"/>
              </w:rPr>
              <w:t xml:space="preserve">            "Temperatura Inválida",</w:t>
            </w:r>
            <w:r>
              <w:rPr>
                <w:rFonts w:ascii="Courier New" w:hAnsi="Courier New"/>
                <w:color w:val="000000"/>
                <w:sz w:val="16"/>
              </w:rPr>
              <w:br w:type="textWrapping"/>
            </w:r>
            <w:r>
              <w:rPr>
                <w:rFonts w:ascii="Courier New" w:hAnsi="Courier New"/>
                <w:color w:val="000000"/>
                <w:sz w:val="16"/>
              </w:rPr>
              <w:t xml:space="preserve">            excepcion.getMessage()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Response.status(Response.Status.BAD_REQUEST).entity(error).build();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790EC8C9">
      <w:p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5C3E4863">
      <w:pPr>
        <w:pStyle w:val="3"/>
        <w:rPr>
          <w:ins w:id="445" w:author="marpa" w:date="2026-10-25T14:09:12Z"/>
          <w:rFonts w:hint="default"/>
          <w:lang w:val="es-EC"/>
        </w:rPr>
      </w:pPr>
      <w:ins w:id="446" w:author="marpa" w:date="2026-10-25T14:09:07Z">
        <w:bookmarkStart w:id="79" w:name="_Toc232"/>
        <w:bookmarkStart w:id="80" w:name="_Toc18275"/>
        <w:r>
          <w:rPr>
            <w:rFonts w:hint="default"/>
            <w:lang w:val="es-EC"/>
          </w:rPr>
          <w:t>C</w:t>
        </w:r>
        <w:bookmarkEnd w:id="79"/>
      </w:ins>
      <w:r>
        <w:rPr>
          <w:rFonts w:hint="default"/>
          <w:lang w:val="es-EC"/>
        </w:rPr>
        <w:t>REACION DE SERVICIOS Y CLASES DE SEGURIDAD</w:t>
      </w:r>
      <w:bookmarkEnd w:id="80"/>
    </w:p>
    <w:p w14:paraId="76154CCD">
      <w:pPr>
        <w:rPr>
          <w:rFonts w:hint="default"/>
          <w:lang w:val="es-EC"/>
        </w:rPr>
      </w:pPr>
      <w:r>
        <w:rPr>
          <w:rFonts w:hint="default"/>
          <w:lang w:val="es-EC"/>
        </w:rPr>
        <w:t>En el paquete servicios, se creaun servicio por operación de conversión y uno para manejar la autenticación. Cada servicio maneja la lógica de su respectiva operación, recibiendo las solicitudes y retornando la correspondiente respuesta.</w:t>
      </w:r>
    </w:p>
    <w:p w14:paraId="2EA5A3F6">
      <w:pPr>
        <w:keepNext/>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r>
        <w:drawing>
          <wp:inline distT="0" distB="0" distL="114300" distR="114300">
            <wp:extent cx="1951355" cy="837565"/>
            <wp:effectExtent l="0" t="0" r="4445" b="635"/>
            <wp:docPr id="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
                    <pic:cNvPicPr>
                      <a:picLocks noChangeAspect="1"/>
                    </pic:cNvPicPr>
                  </pic:nvPicPr>
                  <pic:blipFill>
                    <a:blip r:embed="rId38"/>
                    <a:stretch>
                      <a:fillRect/>
                    </a:stretch>
                  </pic:blipFill>
                  <pic:spPr>
                    <a:xfrm>
                      <a:off x="0" y="0"/>
                      <a:ext cx="1951355" cy="837565"/>
                    </a:xfrm>
                    <a:prstGeom prst="rect">
                      <a:avLst/>
                    </a:prstGeom>
                    <a:noFill/>
                    <a:ln>
                      <a:noFill/>
                    </a:ln>
                  </pic:spPr>
                </pic:pic>
              </a:graphicData>
            </a:graphic>
          </wp:inline>
        </w:drawing>
      </w:r>
      <w:del w:id="447" w:author="marpa" w:date="2026-10-25T14:07:19Z">
        <w:r>
          <w:rPr>
            <w:i/>
            <w:iCs/>
            <w:color w:val="1F497D"/>
            <w:sz w:val="18"/>
            <w:szCs w:val="18"/>
          </w:rPr>
          <w:drawing>
            <wp:inline distT="114300" distB="114300" distL="114300" distR="114300">
              <wp:extent cx="2209800" cy="695325"/>
              <wp:effectExtent l="0" t="0" r="0" b="3175"/>
              <wp:docPr id="90" name="image34.png"/>
              <wp:cNvGraphicFramePr/>
              <a:graphic xmlns:a="http://schemas.openxmlformats.org/drawingml/2006/main">
                <a:graphicData uri="http://schemas.openxmlformats.org/drawingml/2006/picture">
                  <pic:pic xmlns:pic="http://schemas.openxmlformats.org/drawingml/2006/picture">
                    <pic:nvPicPr>
                      <pic:cNvPr id="90" name="image34.png"/>
                      <pic:cNvPicPr preferRelativeResize="0"/>
                    </pic:nvPicPr>
                    <pic:blipFill>
                      <a:blip r:embed="rId37"/>
                      <a:srcRect/>
                      <a:stretch>
                        <a:fillRect/>
                      </a:stretch>
                    </pic:blipFill>
                    <pic:spPr>
                      <a:xfrm>
                        <a:off x="0" y="0"/>
                        <a:ext cx="2209800" cy="695325"/>
                      </a:xfrm>
                      <a:prstGeom prst="rect">
                        <a:avLst/>
                      </a:prstGeom>
                    </pic:spPr>
                  </pic:pic>
                </a:graphicData>
              </a:graphic>
            </wp:inline>
          </w:drawing>
        </w:r>
      </w:del>
    </w:p>
    <w:p w14:paraId="086B44CF">
      <w:pPr>
        <w:pStyle w:val="5"/>
        <w:rPr>
          <w:rFonts w:hint="default"/>
          <w:lang w:val="es-EC"/>
        </w:rPr>
      </w:pPr>
      <w:bookmarkStart w:id="81" w:name="_Toc25363"/>
      <w:r>
        <w:t xml:space="preserve">Figura </w:t>
      </w:r>
      <w:ins w:id="449" w:author="marpa" w:date="2026-10-25T14:24:39Z">
        <w:r>
          <w:rPr>
            <w:rFonts w:hint="default"/>
            <w:lang w:val="es-EC"/>
          </w:rPr>
          <w:t>2</w:t>
        </w:r>
      </w:ins>
      <w:r>
        <w:rPr>
          <w:rFonts w:hint="default"/>
          <w:lang w:val="es-EC"/>
        </w:rPr>
        <w:t>2</w:t>
      </w:r>
      <w:del w:id="450" w:author="marpa" w:date="2026-10-25T14:24:38Z">
        <w:r>
          <w:rPr/>
          <w:delText>17</w:delText>
        </w:r>
      </w:del>
      <w:r>
        <w:t xml:space="preserve">. Estructura de paquetes - </w:t>
      </w:r>
      <w:r>
        <w:rPr>
          <w:rFonts w:hint="default"/>
          <w:lang w:val="es-EC"/>
        </w:rPr>
        <w:t>servicios</w:t>
      </w:r>
      <w:bookmarkEnd w:id="81"/>
    </w:p>
    <w:p w14:paraId="7AF49747">
      <w:pPr>
        <w:pStyle w:val="6"/>
        <w:bidi w:val="0"/>
      </w:pPr>
      <w:r>
        <w:t xml:space="preserve">Tabla </w:t>
      </w:r>
      <w:r>
        <w:rPr>
          <w:rFonts w:hint="default"/>
          <w:lang w:val="es-EC"/>
        </w:rPr>
        <w:t>20</w:t>
      </w:r>
      <w:r>
        <w:t>. Clase ServicioAutenticacion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2BA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7A50AEE">
            <w:pPr>
              <w:spacing w:after="0" w:line="240" w:lineRule="auto"/>
            </w:pPr>
            <w:r>
              <w:rPr>
                <w:rFonts w:ascii="Courier New" w:hAnsi="Courier New"/>
                <w:color w:val="000000"/>
                <w:sz w:val="16"/>
              </w:rPr>
              <w:t>package ec.edu.monster.service;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ec.edu.monster.exception.ExcepcionAutenticacion;</w:t>
            </w:r>
            <w:r>
              <w:rPr>
                <w:rFonts w:ascii="Courier New" w:hAnsi="Courier New"/>
                <w:color w:val="000000"/>
                <w:sz w:val="16"/>
              </w:rPr>
              <w:br w:type="textWrapping"/>
            </w:r>
            <w:r>
              <w:rPr>
                <w:rFonts w:ascii="Courier New" w:hAnsi="Courier New"/>
                <w:color w:val="000000"/>
                <w:sz w:val="16"/>
              </w:rPr>
              <w:t>import ec.edu.monster.model.RespuestaLogin;</w:t>
            </w:r>
            <w:r>
              <w:rPr>
                <w:rFonts w:ascii="Courier New" w:hAnsi="Courier New"/>
                <w:color w:val="000000"/>
                <w:sz w:val="16"/>
              </w:rPr>
              <w:br w:type="textWrapping"/>
            </w:r>
            <w:r>
              <w:rPr>
                <w:rFonts w:ascii="Courier New" w:hAnsi="Courier New"/>
                <w:color w:val="000000"/>
                <w:sz w:val="16"/>
              </w:rPr>
              <w:t>import ec.edu.monster.model.SolicitudLogin;</w:t>
            </w:r>
            <w:r>
              <w:rPr>
                <w:rFonts w:ascii="Courier New" w:hAnsi="Courier New"/>
                <w:color w:val="000000"/>
                <w:sz w:val="16"/>
              </w:rPr>
              <w:br w:type="textWrapping"/>
            </w:r>
            <w:r>
              <w:rPr>
                <w:rFonts w:ascii="Courier New" w:hAnsi="Courier New"/>
                <w:color w:val="000000"/>
                <w:sz w:val="16"/>
              </w:rPr>
              <w:t>import ec.edu.monster.security.ProveedorTokenJwt;</w:t>
            </w:r>
            <w:r>
              <w:rPr>
                <w:rFonts w:ascii="Courier New" w:hAnsi="Courier New"/>
                <w:color w:val="000000"/>
                <w:sz w:val="16"/>
              </w:rPr>
              <w:br w:type="textWrapping"/>
            </w:r>
            <w:r>
              <w:rPr>
                <w:rFonts w:ascii="Courier New" w:hAnsi="Courier New"/>
                <w:color w:val="000000"/>
                <w:sz w:val="16"/>
              </w:rPr>
              <w:t>import jakarta.enterprise.context.ApplicationScoped;</w:t>
            </w:r>
            <w:r>
              <w:rPr>
                <w:rFonts w:ascii="Courier New" w:hAnsi="Courier New"/>
                <w:color w:val="000000"/>
                <w:sz w:val="16"/>
              </w:rPr>
              <w:br w:type="textWrapping"/>
            </w:r>
            <w:r>
              <w:rPr>
                <w:rFonts w:ascii="Courier New" w:hAnsi="Courier New"/>
                <w:color w:val="000000"/>
                <w:sz w:val="16"/>
              </w:rPr>
              <w:t>import jakarta.inject.Inject;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@ApplicationScoped</w:t>
            </w:r>
            <w:r>
              <w:rPr>
                <w:rFonts w:ascii="Courier New" w:hAnsi="Courier New"/>
                <w:color w:val="000000"/>
                <w:sz w:val="16"/>
              </w:rPr>
              <w:br w:type="textWrapping"/>
            </w:r>
            <w:r>
              <w:rPr>
                <w:rFonts w:ascii="Courier New" w:hAnsi="Courier New"/>
                <w:color w:val="000000"/>
                <w:sz w:val="16"/>
              </w:rPr>
              <w:t>public class ServicioAutenticacion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final String USUARIO_VALIDO = "MONSTER";</w:t>
            </w:r>
            <w:r>
              <w:rPr>
                <w:rFonts w:ascii="Courier New" w:hAnsi="Courier New"/>
                <w:color w:val="000000"/>
                <w:sz w:val="16"/>
              </w:rPr>
              <w:br w:type="textWrapping"/>
            </w:r>
            <w:r>
              <w:rPr>
                <w:rFonts w:ascii="Courier New" w:hAnsi="Courier New"/>
                <w:color w:val="000000"/>
                <w:sz w:val="16"/>
              </w:rPr>
              <w:t xml:space="preserve">    private static final String CONTRASENA_VALIDA = "MONSTER9";</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@Inject</w:t>
            </w:r>
            <w:r>
              <w:rPr>
                <w:rFonts w:ascii="Courier New" w:hAnsi="Courier New"/>
                <w:color w:val="000000"/>
                <w:sz w:val="16"/>
              </w:rPr>
              <w:br w:type="textWrapping"/>
            </w:r>
            <w:r>
              <w:rPr>
                <w:rFonts w:ascii="Courier New" w:hAnsi="Courier New"/>
                <w:color w:val="000000"/>
                <w:sz w:val="16"/>
              </w:rPr>
              <w:t xml:space="preserve">    private ProveedorTokenJwt proveedorTokenJwt;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ServicioAutenticacion()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RespuestaLogin iniciarSesion(SolicitudLogin solicitud) {</w:t>
            </w:r>
            <w:r>
              <w:rPr>
                <w:rFonts w:ascii="Courier New" w:hAnsi="Courier New"/>
                <w:color w:val="000000"/>
                <w:sz w:val="16"/>
              </w:rPr>
              <w:br w:type="textWrapping"/>
            </w:r>
            <w:r>
              <w:rPr>
                <w:rFonts w:ascii="Courier New" w:hAnsi="Courier New"/>
                <w:color w:val="000000"/>
                <w:sz w:val="16"/>
              </w:rPr>
              <w:t xml:space="preserve">        if (!USUARIO_VALIDO.equals(solicitud.getUsuario()) || !CONTRASENA_VALIDA.equals(solicitud.getContrasena())) {</w:t>
            </w:r>
            <w:r>
              <w:rPr>
                <w:rFonts w:ascii="Courier New" w:hAnsi="Courier New"/>
                <w:color w:val="000000"/>
                <w:sz w:val="16"/>
              </w:rPr>
              <w:br w:type="textWrapping"/>
            </w:r>
            <w:r>
              <w:rPr>
                <w:rFonts w:ascii="Courier New" w:hAnsi="Courier New"/>
                <w:color w:val="000000"/>
                <w:sz w:val="16"/>
              </w:rPr>
              <w:t xml:space="preserve">            throw new ExcepcionAutenticacion("Credenciales inválidas");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token = proveedorTokenJwt.generarToken(solicitud.getUsuario());</w:t>
            </w:r>
            <w:r>
              <w:rPr>
                <w:rFonts w:ascii="Courier New" w:hAnsi="Courier New"/>
                <w:color w:val="000000"/>
                <w:sz w:val="16"/>
              </w:rPr>
              <w:br w:type="textWrapping"/>
            </w:r>
            <w:r>
              <w:rPr>
                <w:rFonts w:ascii="Courier New" w:hAnsi="Courier New"/>
                <w:color w:val="000000"/>
                <w:sz w:val="16"/>
              </w:rPr>
              <w:t xml:space="preserve">        long expiraEn = proveedorTokenJwt.obtenerTiempoExpiracion();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RespuestaLogin(token, expiraEn);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validarToken(String token) {</w:t>
            </w:r>
            <w:r>
              <w:rPr>
                <w:rFonts w:ascii="Courier New" w:hAnsi="Courier New"/>
                <w:color w:val="000000"/>
                <w:sz w:val="16"/>
              </w:rPr>
              <w:br w:type="textWrapping"/>
            </w:r>
            <w:r>
              <w:rPr>
                <w:rFonts w:ascii="Courier New" w:hAnsi="Courier New"/>
                <w:color w:val="000000"/>
                <w:sz w:val="16"/>
              </w:rPr>
              <w:t xml:space="preserve">        if (!proveedorTokenJwt.validarToken(token)) {</w:t>
            </w:r>
            <w:r>
              <w:rPr>
                <w:rFonts w:ascii="Courier New" w:hAnsi="Courier New"/>
                <w:color w:val="000000"/>
                <w:sz w:val="16"/>
              </w:rPr>
              <w:br w:type="textWrapping"/>
            </w:r>
            <w:r>
              <w:rPr>
                <w:rFonts w:ascii="Courier New" w:hAnsi="Courier New"/>
                <w:color w:val="000000"/>
                <w:sz w:val="16"/>
              </w:rPr>
              <w:t xml:space="preserve">            throw new ExcepcionAutenticacion("Token inválido o expirado");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0B23C198">
      <w:pPr>
        <w:pStyle w:val="6"/>
        <w:bidi w:val="0"/>
      </w:pPr>
      <w:r>
        <w:t xml:space="preserve">Tabla </w:t>
      </w:r>
      <w:r>
        <w:rPr>
          <w:rFonts w:hint="default"/>
          <w:lang w:val="es-EC"/>
        </w:rPr>
        <w:t>21</w:t>
      </w:r>
      <w:r>
        <w:t>. Clase ServicioLongitud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D89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0B740F6">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ec.edu.monster.service;</w:t>
            </w:r>
            <w:r>
              <w:rPr>
                <w:rFonts w:ascii="Courier New" w:hAnsi="Courier New"/>
                <w:color w:val="000000"/>
                <w:sz w:val="16"/>
              </w:rPr>
              <w:br w:type="textWrapping"/>
            </w:r>
            <w:r>
              <w:rPr>
                <w:rFonts w:ascii="Courier New" w:hAnsi="Courier New"/>
                <w:color w:val="000000"/>
                <w:sz w:val="16"/>
              </w:rPr>
              <w:t>import ec.edu.monster.exception.ExcepcionLongitudInvalida;</w:t>
            </w:r>
            <w:r>
              <w:rPr>
                <w:rFonts w:ascii="Courier New" w:hAnsi="Courier New"/>
                <w:color w:val="000000"/>
                <w:sz w:val="16"/>
              </w:rPr>
              <w:br w:type="textWrapping"/>
            </w:r>
            <w:r>
              <w:rPr>
                <w:rFonts w:ascii="Courier New" w:hAnsi="Courier New"/>
                <w:color w:val="000000"/>
                <w:sz w:val="16"/>
              </w:rPr>
              <w:t>import ec.edu.monster.model.RespuestaConversion;</w:t>
            </w:r>
            <w:r>
              <w:rPr>
                <w:rFonts w:ascii="Courier New" w:hAnsi="Courier New"/>
                <w:color w:val="000000"/>
                <w:sz w:val="16"/>
              </w:rPr>
              <w:br w:type="textWrapping"/>
            </w:r>
            <w:r>
              <w:rPr>
                <w:rFonts w:ascii="Courier New" w:hAnsi="Courier New"/>
                <w:color w:val="000000"/>
                <w:sz w:val="16"/>
              </w:rPr>
              <w:t>import ec.edu.monster.model.SolicitudConversion;</w:t>
            </w:r>
            <w:r>
              <w:rPr>
                <w:rFonts w:ascii="Courier New" w:hAnsi="Courier New"/>
                <w:color w:val="000000"/>
                <w:sz w:val="16"/>
              </w:rPr>
              <w:br w:type="textWrapping"/>
            </w:r>
            <w:r>
              <w:rPr>
                <w:rFonts w:ascii="Courier New" w:hAnsi="Courier New"/>
                <w:color w:val="000000"/>
                <w:sz w:val="16"/>
              </w:rPr>
              <w:t>import java.util.Map;</w:t>
            </w:r>
            <w:r>
              <w:rPr>
                <w:rFonts w:ascii="Courier New" w:hAnsi="Courier New"/>
                <w:color w:val="000000"/>
                <w:sz w:val="16"/>
              </w:rPr>
              <w:br w:type="textWrapping"/>
            </w:r>
            <w:r>
              <w:rPr>
                <w:rFonts w:ascii="Courier New" w:hAnsi="Courier New"/>
                <w:color w:val="000000"/>
                <w:sz w:val="16"/>
              </w:rPr>
              <w:t>import ec.edu.monster.model.UnidadLongitud;</w:t>
            </w:r>
            <w:r>
              <w:rPr>
                <w:rFonts w:ascii="Courier New" w:hAnsi="Courier New"/>
                <w:color w:val="000000"/>
                <w:sz w:val="16"/>
              </w:rPr>
              <w:br w:type="textWrapping"/>
            </w:r>
            <w:r>
              <w:rPr>
                <w:rFonts w:ascii="Courier New" w:hAnsi="Courier New"/>
                <w:color w:val="000000"/>
                <w:sz w:val="16"/>
              </w:rPr>
              <w:t>import jakarta.enterprise.context.ApplicationScoped;</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@ApplicationScoped</w:t>
            </w:r>
            <w:r>
              <w:rPr>
                <w:rFonts w:ascii="Courier New" w:hAnsi="Courier New"/>
                <w:color w:val="000000"/>
                <w:sz w:val="16"/>
              </w:rPr>
              <w:br w:type="textWrapping"/>
            </w:r>
            <w:r>
              <w:rPr>
                <w:rFonts w:ascii="Courier New" w:hAnsi="Courier New"/>
                <w:color w:val="000000"/>
                <w:sz w:val="16"/>
              </w:rPr>
              <w:t>public class ServicioLongitud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RespuestaConversion convertir(SolicitudConversion solicitud) {</w:t>
            </w:r>
            <w:r>
              <w:rPr>
                <w:rFonts w:ascii="Courier New" w:hAnsi="Courier New"/>
                <w:color w:val="000000"/>
                <w:sz w:val="16"/>
              </w:rPr>
              <w:br w:type="textWrapping"/>
            </w:r>
            <w:r>
              <w:rPr>
                <w:rFonts w:ascii="Courier New" w:hAnsi="Courier New"/>
                <w:color w:val="000000"/>
                <w:sz w:val="16"/>
              </w:rPr>
              <w:t xml:space="preserve">        UnidadLongitud unidadOrigen = UnidadLongitud.desdeString(solicitud.getUnidadOrigen());</w:t>
            </w:r>
            <w:r>
              <w:rPr>
                <w:rFonts w:ascii="Courier New" w:hAnsi="Courier New"/>
                <w:color w:val="000000"/>
                <w:sz w:val="16"/>
              </w:rPr>
              <w:br w:type="textWrapping"/>
            </w:r>
            <w:r>
              <w:rPr>
                <w:rFonts w:ascii="Courier New" w:hAnsi="Courier New"/>
                <w:color w:val="000000"/>
                <w:sz w:val="16"/>
              </w:rPr>
              <w:t xml:space="preserve">        UnidadLongitud unidadDestino = UnidadLongitud.desdeString(solicitud.getUnidadDestino());</w:t>
            </w:r>
            <w:r>
              <w:rPr>
                <w:rFonts w:ascii="Courier New" w:hAnsi="Courier New"/>
                <w:color w:val="000000"/>
                <w:sz w:val="16"/>
              </w:rPr>
              <w:br w:type="textWrapping"/>
            </w:r>
            <w:r>
              <w:rPr>
                <w:rFonts w:ascii="Courier New" w:hAnsi="Courier New"/>
                <w:color w:val="000000"/>
                <w:sz w:val="16"/>
              </w:rPr>
              <w:t xml:space="preserve">        double valor = solicitud.getValor();</w:t>
            </w:r>
            <w:r>
              <w:rPr>
                <w:rFonts w:ascii="Courier New" w:hAnsi="Courier New"/>
                <w:color w:val="000000"/>
                <w:sz w:val="16"/>
              </w:rPr>
              <w:br w:type="textWrapping"/>
            </w:r>
            <w:r>
              <w:rPr>
                <w:rFonts w:ascii="Courier New" w:hAnsi="Courier New"/>
                <w:color w:val="000000"/>
                <w:sz w:val="16"/>
              </w:rPr>
              <w:t xml:space="preserve">        if (!Double.isFinite(valor) || valor&lt;0)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throw new ExcepcionLongitudInvalida("No se permite ingresar valores negativos");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double valorConvertido = calcularConversion(valor, unidadOrigen, unidadDestino);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RespuestaConversion(valor, valorConvertido, unidadOrigen.name(), unidadDestino.name());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double calcularConversion(double valor, UnidadLongitud unidadOrigen, UnidadLongitud unidadFinal)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double valorABase = valor * unidadOrigen.getFactor();</w:t>
            </w:r>
            <w:r>
              <w:rPr>
                <w:rFonts w:ascii="Courier New" w:hAnsi="Courier New"/>
                <w:color w:val="000000"/>
                <w:sz w:val="16"/>
              </w:rPr>
              <w:br w:type="textWrapping"/>
            </w:r>
            <w:r>
              <w:rPr>
                <w:rFonts w:ascii="Courier New" w:hAnsi="Courier New"/>
                <w:color w:val="000000"/>
                <w:sz w:val="16"/>
              </w:rPr>
              <w:t xml:space="preserve">        double valorDesdeBase = valorABase / unidadFinal.getFactor();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valorDesdeBase;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0E1DCBE">
      <w:pPr>
        <w:pStyle w:val="6"/>
        <w:bidi w:val="0"/>
      </w:pPr>
      <w:r>
        <w:t>Tabla 2</w:t>
      </w:r>
      <w:r>
        <w:rPr>
          <w:rFonts w:hint="default"/>
          <w:lang w:val="es-EC"/>
        </w:rPr>
        <w:t>2</w:t>
      </w:r>
      <w:r>
        <w:t>. Clase ServicioMasa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5F2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C4BD160">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ec.edu.monster.service;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ec.edu.monster.exception.ExcepcionMasaInvalida;</w:t>
            </w:r>
            <w:r>
              <w:rPr>
                <w:rFonts w:ascii="Courier New" w:hAnsi="Courier New"/>
                <w:color w:val="000000"/>
                <w:sz w:val="16"/>
              </w:rPr>
              <w:br w:type="textWrapping"/>
            </w:r>
            <w:r>
              <w:rPr>
                <w:rFonts w:ascii="Courier New" w:hAnsi="Courier New"/>
                <w:color w:val="000000"/>
                <w:sz w:val="16"/>
              </w:rPr>
              <w:t>import ec.edu.monster.model.RespuestaConversion;</w:t>
            </w:r>
            <w:r>
              <w:rPr>
                <w:rFonts w:ascii="Courier New" w:hAnsi="Courier New"/>
                <w:color w:val="000000"/>
                <w:sz w:val="16"/>
              </w:rPr>
              <w:br w:type="textWrapping"/>
            </w:r>
            <w:r>
              <w:rPr>
                <w:rFonts w:ascii="Courier New" w:hAnsi="Courier New"/>
                <w:color w:val="000000"/>
                <w:sz w:val="16"/>
              </w:rPr>
              <w:t>import ec.edu.monster.model.SolicitudConversion;</w:t>
            </w:r>
            <w:r>
              <w:rPr>
                <w:rFonts w:ascii="Courier New" w:hAnsi="Courier New"/>
                <w:color w:val="000000"/>
                <w:sz w:val="16"/>
              </w:rPr>
              <w:br w:type="textWrapping"/>
            </w:r>
            <w:r>
              <w:rPr>
                <w:rFonts w:ascii="Courier New" w:hAnsi="Courier New"/>
                <w:color w:val="000000"/>
                <w:sz w:val="16"/>
              </w:rPr>
              <w:t>import ec.edu.monster.model.UnidadMasa;</w:t>
            </w:r>
            <w:r>
              <w:rPr>
                <w:rFonts w:ascii="Courier New" w:hAnsi="Courier New"/>
                <w:color w:val="000000"/>
                <w:sz w:val="16"/>
              </w:rPr>
              <w:br w:type="textWrapping"/>
            </w:r>
            <w:r>
              <w:rPr>
                <w:rFonts w:ascii="Courier New" w:hAnsi="Courier New"/>
                <w:color w:val="000000"/>
                <w:sz w:val="16"/>
              </w:rPr>
              <w:t>import jakarta.enterprise.context.ApplicationScoped;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@ApplicationScoped</w:t>
            </w:r>
            <w:r>
              <w:rPr>
                <w:rFonts w:ascii="Courier New" w:hAnsi="Courier New"/>
                <w:color w:val="000000"/>
                <w:sz w:val="16"/>
              </w:rPr>
              <w:br w:type="textWrapping"/>
            </w:r>
            <w:r>
              <w:rPr>
                <w:rFonts w:ascii="Courier New" w:hAnsi="Courier New"/>
                <w:color w:val="000000"/>
                <w:sz w:val="16"/>
              </w:rPr>
              <w:t>public class ServicioMasa {</w:t>
            </w:r>
            <w:r>
              <w:rPr>
                <w:rFonts w:ascii="Courier New" w:hAnsi="Courier New"/>
                <w:color w:val="000000"/>
                <w:sz w:val="16"/>
              </w:rPr>
              <w:br w:type="textWrapping"/>
            </w:r>
            <w:r>
              <w:rPr>
                <w:rFonts w:ascii="Courier New" w:hAnsi="Courier New"/>
                <w:color w:val="000000"/>
                <w:sz w:val="16"/>
              </w:rPr>
              <w:t xml:space="preserve">    public RespuestaConversion convertir(SolicitudConversion solicitud) {</w:t>
            </w:r>
            <w:r>
              <w:rPr>
                <w:rFonts w:ascii="Courier New" w:hAnsi="Courier New"/>
                <w:color w:val="000000"/>
                <w:sz w:val="16"/>
              </w:rPr>
              <w:br w:type="textWrapping"/>
            </w:r>
            <w:r>
              <w:rPr>
                <w:rFonts w:ascii="Courier New" w:hAnsi="Courier New"/>
                <w:color w:val="000000"/>
                <w:sz w:val="16"/>
              </w:rPr>
              <w:t xml:space="preserve">        UnidadMasa unidadOrigen = UnidadMasa.desdeString(solicitud.getUnidadOrigen());</w:t>
            </w:r>
            <w:r>
              <w:rPr>
                <w:rFonts w:ascii="Courier New" w:hAnsi="Courier New"/>
                <w:color w:val="000000"/>
                <w:sz w:val="16"/>
              </w:rPr>
              <w:br w:type="textWrapping"/>
            </w:r>
            <w:r>
              <w:rPr>
                <w:rFonts w:ascii="Courier New" w:hAnsi="Courier New"/>
                <w:color w:val="000000"/>
                <w:sz w:val="16"/>
              </w:rPr>
              <w:t xml:space="preserve">        UnidadMasa unidadDestino = UnidadMasa.desdeString(solicitud.getUnidadDestino());</w:t>
            </w:r>
            <w:r>
              <w:rPr>
                <w:rFonts w:ascii="Courier New" w:hAnsi="Courier New"/>
                <w:color w:val="000000"/>
                <w:sz w:val="16"/>
              </w:rPr>
              <w:br w:type="textWrapping"/>
            </w:r>
            <w:r>
              <w:rPr>
                <w:rFonts w:ascii="Courier New" w:hAnsi="Courier New"/>
                <w:color w:val="000000"/>
                <w:sz w:val="16"/>
              </w:rPr>
              <w:t xml:space="preserve">        double valor = solicitud.getValor();</w:t>
            </w:r>
            <w:r>
              <w:rPr>
                <w:rFonts w:ascii="Courier New" w:hAnsi="Courier New"/>
                <w:color w:val="000000"/>
                <w:sz w:val="16"/>
              </w:rPr>
              <w:br w:type="textWrapping"/>
            </w:r>
            <w:r>
              <w:rPr>
                <w:rFonts w:ascii="Courier New" w:hAnsi="Courier New"/>
                <w:color w:val="000000"/>
                <w:sz w:val="16"/>
              </w:rPr>
              <w:t xml:space="preserve">        if (!Double.isFinite(valor) || valor&lt;0)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throw new ExcepcionMasaInvalida("No se permite ingresar valores negativos");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double valorConvertido = calcularConversion(valor, unidadOrigen, unidadDestino);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RespuestaConversion(valor, valorConvertido, unidadOrigen.name(), unidadDestino.name());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double calcularConversion(double valor, UnidadMasa unidadOrigen, UnidadMasa unidadFinal)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double valorABase = valor * unidadOrigen.getFactor();</w:t>
            </w:r>
            <w:r>
              <w:rPr>
                <w:rFonts w:ascii="Courier New" w:hAnsi="Courier New"/>
                <w:color w:val="000000"/>
                <w:sz w:val="16"/>
              </w:rPr>
              <w:br w:type="textWrapping"/>
            </w:r>
            <w:r>
              <w:rPr>
                <w:rFonts w:ascii="Courier New" w:hAnsi="Courier New"/>
                <w:color w:val="000000"/>
                <w:sz w:val="16"/>
              </w:rPr>
              <w:t xml:space="preserve">        double valorDesdeBase = valorABase / unidadFinal.getFactor();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valorDesdeBase;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746DB48A">
      <w:pPr>
        <w:pStyle w:val="6"/>
        <w:bidi w:val="0"/>
      </w:pPr>
      <w:r>
        <w:rPr>
          <w:rFonts w:hint="default"/>
          <w:lang w:val="es-EC"/>
        </w:rPr>
        <w:t>T</w:t>
      </w:r>
      <w:r>
        <w:t>abla 2</w:t>
      </w:r>
      <w:r>
        <w:rPr>
          <w:rFonts w:hint="default"/>
          <w:lang w:val="es-EC"/>
        </w:rPr>
        <w:t>3</w:t>
      </w:r>
      <w:r>
        <w:t>. Clase ServicioTemperatura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BEFA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51B83E5">
            <w:pPr>
              <w:spacing w:after="0" w:line="240" w:lineRule="auto"/>
            </w:pPr>
            <w:r>
              <w:rPr>
                <w:rFonts w:ascii="Courier New" w:hAnsi="Courier New"/>
                <w:color w:val="000000"/>
                <w:sz w:val="16"/>
              </w:rPr>
              <w:t>package ec.edu.monster.service;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ec.edu.monster.exception.ExcepcionTemperaturaInvalida;</w:t>
            </w:r>
            <w:r>
              <w:rPr>
                <w:rFonts w:ascii="Courier New" w:hAnsi="Courier New"/>
                <w:color w:val="000000"/>
                <w:sz w:val="16"/>
              </w:rPr>
              <w:br w:type="textWrapping"/>
            </w:r>
            <w:r>
              <w:rPr>
                <w:rFonts w:ascii="Courier New" w:hAnsi="Courier New"/>
                <w:color w:val="000000"/>
                <w:sz w:val="16"/>
              </w:rPr>
              <w:t>import ec.edu.monster.model.RespuestaConversion;</w:t>
            </w:r>
            <w:r>
              <w:rPr>
                <w:rFonts w:ascii="Courier New" w:hAnsi="Courier New"/>
                <w:color w:val="000000"/>
                <w:sz w:val="16"/>
              </w:rPr>
              <w:br w:type="textWrapping"/>
            </w:r>
            <w:r>
              <w:rPr>
                <w:rFonts w:ascii="Courier New" w:hAnsi="Courier New"/>
                <w:color w:val="000000"/>
                <w:sz w:val="16"/>
              </w:rPr>
              <w:t>import ec.edu.monster.model.SolicitudConversion;</w:t>
            </w:r>
            <w:r>
              <w:rPr>
                <w:rFonts w:ascii="Courier New" w:hAnsi="Courier New"/>
                <w:color w:val="000000"/>
                <w:sz w:val="16"/>
              </w:rPr>
              <w:br w:type="textWrapping"/>
            </w:r>
            <w:r>
              <w:rPr>
                <w:rFonts w:ascii="Courier New" w:hAnsi="Courier New"/>
                <w:color w:val="000000"/>
                <w:sz w:val="16"/>
              </w:rPr>
              <w:t>import ec.edu.monster.model.UnidadTemperatura;</w:t>
            </w:r>
            <w:r>
              <w:rPr>
                <w:rFonts w:ascii="Courier New" w:hAnsi="Courier New"/>
                <w:color w:val="000000"/>
                <w:sz w:val="16"/>
              </w:rPr>
              <w:br w:type="textWrapping"/>
            </w:r>
            <w:r>
              <w:rPr>
                <w:rFonts w:ascii="Courier New" w:hAnsi="Courier New"/>
                <w:color w:val="000000"/>
                <w:sz w:val="16"/>
              </w:rPr>
              <w:t>import jakarta.enterprise.context.ApplicationScoped;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@ApplicationScoped</w:t>
            </w:r>
            <w:r>
              <w:rPr>
                <w:rFonts w:ascii="Courier New" w:hAnsi="Courier New"/>
                <w:color w:val="000000"/>
                <w:sz w:val="16"/>
              </w:rPr>
              <w:br w:type="textWrapping"/>
            </w:r>
            <w:r>
              <w:rPr>
                <w:rFonts w:ascii="Courier New" w:hAnsi="Courier New"/>
                <w:color w:val="000000"/>
                <w:sz w:val="16"/>
              </w:rPr>
              <w:t>public class ServicioTemperatura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ServicioTemperatura()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RespuestaConversion convertir(SolicitudConversion solicitud) {</w:t>
            </w:r>
            <w:r>
              <w:rPr>
                <w:rFonts w:ascii="Courier New" w:hAnsi="Courier New"/>
                <w:color w:val="000000"/>
                <w:sz w:val="16"/>
              </w:rPr>
              <w:br w:type="textWrapping"/>
            </w:r>
            <w:r>
              <w:rPr>
                <w:rFonts w:ascii="Courier New" w:hAnsi="Courier New"/>
                <w:color w:val="000000"/>
                <w:sz w:val="16"/>
              </w:rPr>
              <w:t xml:space="preserve">        UnidadTemperatura unidadOrigen = UnidadTemperatura.desdeString(solicitud.getUnidadOrigen());</w:t>
            </w:r>
            <w:r>
              <w:rPr>
                <w:rFonts w:ascii="Courier New" w:hAnsi="Courier New"/>
                <w:color w:val="000000"/>
                <w:sz w:val="16"/>
              </w:rPr>
              <w:br w:type="textWrapping"/>
            </w:r>
            <w:r>
              <w:rPr>
                <w:rFonts w:ascii="Courier New" w:hAnsi="Courier New"/>
                <w:color w:val="000000"/>
                <w:sz w:val="16"/>
              </w:rPr>
              <w:t xml:space="preserve">        UnidadTemperatura unidadDestino = UnidadTemperatura.desdeString(solicitud.getUnidadDestino());</w:t>
            </w:r>
            <w:r>
              <w:rPr>
                <w:rFonts w:ascii="Courier New" w:hAnsi="Courier New"/>
                <w:color w:val="000000"/>
                <w:sz w:val="16"/>
              </w:rPr>
              <w:br w:type="textWrapping"/>
            </w:r>
            <w:r>
              <w:rPr>
                <w:rFonts w:ascii="Courier New" w:hAnsi="Courier New"/>
                <w:color w:val="000000"/>
                <w:sz w:val="16"/>
              </w:rPr>
              <w:t xml:space="preserve">        double valor = solicitud.getValor();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unidadOrigen.validar(valor);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double valorEnKelvin = aKelvin(valor, unidadOrigen);</w:t>
            </w:r>
            <w:r>
              <w:rPr>
                <w:rFonts w:ascii="Courier New" w:hAnsi="Courier New"/>
                <w:color w:val="000000"/>
                <w:sz w:val="16"/>
              </w:rPr>
              <w:br w:type="textWrapping"/>
            </w:r>
            <w:r>
              <w:rPr>
                <w:rFonts w:ascii="Courier New" w:hAnsi="Courier New"/>
                <w:color w:val="000000"/>
                <w:sz w:val="16"/>
              </w:rPr>
              <w:t xml:space="preserve">        double valorConvertido = desdeKelvin(valorEnKelvin, unidadDestino);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RespuestaConversion(valor, valorConvertido, unidadOrigen.name(), unidadDestino.name());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double aKelvin(double valor, UnidadTemperatura unidad) {</w:t>
            </w:r>
            <w:r>
              <w:rPr>
                <w:rFonts w:ascii="Courier New" w:hAnsi="Courier New"/>
                <w:color w:val="000000"/>
                <w:sz w:val="16"/>
              </w:rPr>
              <w:br w:type="textWrapping"/>
            </w:r>
            <w:r>
              <w:rPr>
                <w:rFonts w:ascii="Courier New" w:hAnsi="Courier New"/>
                <w:color w:val="000000"/>
                <w:sz w:val="16"/>
              </w:rPr>
              <w:t xml:space="preserve">        return switch (unidad) {</w:t>
            </w:r>
            <w:r>
              <w:rPr>
                <w:rFonts w:ascii="Courier New" w:hAnsi="Courier New"/>
                <w:color w:val="000000"/>
                <w:sz w:val="16"/>
              </w:rPr>
              <w:br w:type="textWrapping"/>
            </w:r>
            <w:r>
              <w:rPr>
                <w:rFonts w:ascii="Courier New" w:hAnsi="Courier New"/>
                <w:color w:val="000000"/>
                <w:sz w:val="16"/>
              </w:rPr>
              <w:t xml:space="preserve">            case CELSIUS -&gt; valor + 273.15;</w:t>
            </w:r>
            <w:r>
              <w:rPr>
                <w:rFonts w:ascii="Courier New" w:hAnsi="Courier New"/>
                <w:color w:val="000000"/>
                <w:sz w:val="16"/>
              </w:rPr>
              <w:br w:type="textWrapping"/>
            </w:r>
            <w:r>
              <w:rPr>
                <w:rFonts w:ascii="Courier New" w:hAnsi="Courier New"/>
                <w:color w:val="000000"/>
                <w:sz w:val="16"/>
              </w:rPr>
              <w:t xml:space="preserve">            case FAHRENHEIT -&gt; (valor + 459.67) * 5.0 / 9.0;</w:t>
            </w:r>
            <w:r>
              <w:rPr>
                <w:rFonts w:ascii="Courier New" w:hAnsi="Courier New"/>
                <w:color w:val="000000"/>
                <w:sz w:val="16"/>
              </w:rPr>
              <w:br w:type="textWrapping"/>
            </w:r>
            <w:r>
              <w:rPr>
                <w:rFonts w:ascii="Courier New" w:hAnsi="Courier New"/>
                <w:color w:val="000000"/>
                <w:sz w:val="16"/>
              </w:rPr>
              <w:t xml:space="preserve">            case KELVIN -&gt; valor;</w:t>
            </w:r>
            <w:r>
              <w:rPr>
                <w:rFonts w:ascii="Courier New" w:hAnsi="Courier New"/>
                <w:color w:val="000000"/>
                <w:sz w:val="16"/>
              </w:rPr>
              <w:br w:type="textWrapping"/>
            </w:r>
            <w:r>
              <w:rPr>
                <w:rFonts w:ascii="Courier New" w:hAnsi="Courier New"/>
                <w:color w:val="000000"/>
                <w:sz w:val="16"/>
              </w:rPr>
              <w:t xml:space="preserve">            case RANKINE -&gt; valor * 5.0 / 9.0;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double desdeKelvin(double kelvin, UnidadTemperatura unidad) {</w:t>
            </w:r>
            <w:r>
              <w:rPr>
                <w:rFonts w:ascii="Courier New" w:hAnsi="Courier New"/>
                <w:color w:val="000000"/>
                <w:sz w:val="16"/>
              </w:rPr>
              <w:br w:type="textWrapping"/>
            </w:r>
            <w:r>
              <w:rPr>
                <w:rFonts w:ascii="Courier New" w:hAnsi="Courier New"/>
                <w:color w:val="000000"/>
                <w:sz w:val="16"/>
              </w:rPr>
              <w:t xml:space="preserve">        return switch (unidad) {</w:t>
            </w:r>
            <w:r>
              <w:rPr>
                <w:rFonts w:ascii="Courier New" w:hAnsi="Courier New"/>
                <w:color w:val="000000"/>
                <w:sz w:val="16"/>
              </w:rPr>
              <w:br w:type="textWrapping"/>
            </w:r>
            <w:r>
              <w:rPr>
                <w:rFonts w:ascii="Courier New" w:hAnsi="Courier New"/>
                <w:color w:val="000000"/>
                <w:sz w:val="16"/>
              </w:rPr>
              <w:t xml:space="preserve">            case CELSIUS -&gt; kelvin - 273.15;</w:t>
            </w:r>
            <w:r>
              <w:rPr>
                <w:rFonts w:ascii="Courier New" w:hAnsi="Courier New"/>
                <w:color w:val="000000"/>
                <w:sz w:val="16"/>
              </w:rPr>
              <w:br w:type="textWrapping"/>
            </w:r>
            <w:r>
              <w:rPr>
                <w:rFonts w:ascii="Courier New" w:hAnsi="Courier New"/>
                <w:color w:val="000000"/>
                <w:sz w:val="16"/>
              </w:rPr>
              <w:t xml:space="preserve">            case FAHRENHEIT -&gt; kelvin * 9.0 / 5.0 - 459.67;</w:t>
            </w:r>
            <w:r>
              <w:rPr>
                <w:rFonts w:ascii="Courier New" w:hAnsi="Courier New"/>
                <w:color w:val="000000"/>
                <w:sz w:val="16"/>
              </w:rPr>
              <w:br w:type="textWrapping"/>
            </w:r>
            <w:r>
              <w:rPr>
                <w:rFonts w:ascii="Courier New" w:hAnsi="Courier New"/>
                <w:color w:val="000000"/>
                <w:sz w:val="16"/>
              </w:rPr>
              <w:t xml:space="preserve">            case KELVIN -&gt; kelvin;</w:t>
            </w:r>
            <w:r>
              <w:rPr>
                <w:rFonts w:ascii="Courier New" w:hAnsi="Courier New"/>
                <w:color w:val="000000"/>
                <w:sz w:val="16"/>
              </w:rPr>
              <w:br w:type="textWrapping"/>
            </w:r>
            <w:r>
              <w:rPr>
                <w:rFonts w:ascii="Courier New" w:hAnsi="Courier New"/>
                <w:color w:val="000000"/>
                <w:sz w:val="16"/>
              </w:rPr>
              <w:t xml:space="preserve">            case RANKINE -&gt; kelvin * 9.0 / 5.0;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455A27F4">
      <w:pPr>
        <w:rPr>
          <w:rFonts w:hint="default"/>
          <w:lang w:val="es-EC"/>
        </w:rPr>
      </w:pPr>
    </w:p>
    <w:p w14:paraId="61DB7CB5">
      <w:pPr>
        <w:rPr>
          <w:rFonts w:hint="default"/>
          <w:lang w:val="es-EC"/>
        </w:rPr>
      </w:pPr>
      <w:r>
        <w:rPr>
          <w:rFonts w:hint="default"/>
          <w:lang w:val="es-EC"/>
        </w:rPr>
        <w:t xml:space="preserve">En el paquete seguridad se crean clases para complementar el funcionamiento del servicio web. </w:t>
      </w:r>
      <w:r>
        <w:rPr>
          <w:rFonts w:hint="default"/>
          <w:b/>
          <w:bCs/>
          <w:lang w:val="es-EC"/>
        </w:rPr>
        <w:t xml:space="preserve">FiltroAutenticaciónJwt </w:t>
      </w:r>
      <w:r>
        <w:rPr>
          <w:rFonts w:hint="default"/>
          <w:lang w:val="es-EC"/>
        </w:rPr>
        <w:t xml:space="preserve">se conecta directamente al servicio web mediante la anotación @Injectable y aplica la validación del token UUID de sesión. </w:t>
      </w:r>
      <w:r>
        <w:rPr>
          <w:rFonts w:hint="default"/>
          <w:b/>
          <w:bCs/>
          <w:lang w:val="es-EC"/>
        </w:rPr>
        <w:t xml:space="preserve">ProovedorTokenJwt </w:t>
      </w:r>
      <w:r>
        <w:rPr>
          <w:rFonts w:hint="default"/>
          <w:lang w:val="es-EC"/>
        </w:rPr>
        <w:t>maneja la lógica de creación, emisión, validación y destrucción de los tokens de sesión.</w:t>
      </w:r>
    </w:p>
    <w:p w14:paraId="10BE8D24">
      <w:pPr>
        <w:keepNext/>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r>
        <w:drawing>
          <wp:inline distT="0" distB="0" distL="114300" distR="114300">
            <wp:extent cx="1696085" cy="454025"/>
            <wp:effectExtent l="0" t="0" r="5715" b="3175"/>
            <wp:docPr id="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8"/>
                    <pic:cNvPicPr>
                      <a:picLocks noChangeAspect="1"/>
                    </pic:cNvPicPr>
                  </pic:nvPicPr>
                  <pic:blipFill>
                    <a:blip r:embed="rId39"/>
                    <a:stretch>
                      <a:fillRect/>
                    </a:stretch>
                  </pic:blipFill>
                  <pic:spPr>
                    <a:xfrm>
                      <a:off x="0" y="0"/>
                      <a:ext cx="1696085" cy="454025"/>
                    </a:xfrm>
                    <a:prstGeom prst="rect">
                      <a:avLst/>
                    </a:prstGeom>
                    <a:noFill/>
                    <a:ln>
                      <a:noFill/>
                    </a:ln>
                  </pic:spPr>
                </pic:pic>
              </a:graphicData>
            </a:graphic>
          </wp:inline>
        </w:drawing>
      </w:r>
      <w:del w:id="451" w:author="marpa" w:date="2026-10-25T14:07:19Z">
        <w:r>
          <w:rPr>
            <w:i/>
            <w:iCs/>
            <w:color w:val="1F497D"/>
            <w:sz w:val="18"/>
            <w:szCs w:val="18"/>
          </w:rPr>
          <w:drawing>
            <wp:inline distT="114300" distB="114300" distL="114300" distR="114300">
              <wp:extent cx="2209800" cy="695325"/>
              <wp:effectExtent l="0" t="0" r="0" b="3175"/>
              <wp:docPr id="92" name="image34.png"/>
              <wp:cNvGraphicFramePr/>
              <a:graphic xmlns:a="http://schemas.openxmlformats.org/drawingml/2006/main">
                <a:graphicData uri="http://schemas.openxmlformats.org/drawingml/2006/picture">
                  <pic:pic xmlns:pic="http://schemas.openxmlformats.org/drawingml/2006/picture">
                    <pic:nvPicPr>
                      <pic:cNvPr id="92" name="image34.png"/>
                      <pic:cNvPicPr preferRelativeResize="0"/>
                    </pic:nvPicPr>
                    <pic:blipFill>
                      <a:blip r:embed="rId37"/>
                      <a:srcRect/>
                      <a:stretch>
                        <a:fillRect/>
                      </a:stretch>
                    </pic:blipFill>
                    <pic:spPr>
                      <a:xfrm>
                        <a:off x="0" y="0"/>
                        <a:ext cx="2209800" cy="695325"/>
                      </a:xfrm>
                      <a:prstGeom prst="rect">
                        <a:avLst/>
                      </a:prstGeom>
                    </pic:spPr>
                  </pic:pic>
                </a:graphicData>
              </a:graphic>
            </wp:inline>
          </w:drawing>
        </w:r>
      </w:del>
    </w:p>
    <w:p w14:paraId="2C738E78">
      <w:pPr>
        <w:pStyle w:val="5"/>
        <w:rPr>
          <w:ins w:id="453" w:author="marpa" w:date="2026-10-25T14:11:07Z"/>
          <w:rFonts w:hint="default"/>
          <w:lang w:val="es-EC"/>
        </w:rPr>
      </w:pPr>
      <w:bookmarkStart w:id="82" w:name="_Toc6075"/>
      <w:r>
        <w:t xml:space="preserve">Figura </w:t>
      </w:r>
      <w:ins w:id="454" w:author="marpa" w:date="2026-10-25T14:24:39Z">
        <w:r>
          <w:rPr>
            <w:rFonts w:hint="default"/>
            <w:lang w:val="es-EC"/>
          </w:rPr>
          <w:t>2</w:t>
        </w:r>
      </w:ins>
      <w:r>
        <w:rPr>
          <w:rFonts w:hint="default"/>
          <w:lang w:val="es-EC"/>
        </w:rPr>
        <w:t>3</w:t>
      </w:r>
      <w:del w:id="455" w:author="marpa" w:date="2026-10-25T14:24:38Z">
        <w:r>
          <w:rPr/>
          <w:delText>17</w:delText>
        </w:r>
      </w:del>
      <w:r>
        <w:t xml:space="preserve">. Estructura de paquetes - </w:t>
      </w:r>
      <w:r>
        <w:rPr>
          <w:rFonts w:hint="default"/>
          <w:lang w:val="es-EC"/>
        </w:rPr>
        <w:t>seguridad</w:t>
      </w:r>
      <w:bookmarkEnd w:id="82"/>
    </w:p>
    <w:p w14:paraId="61CB75C3">
      <w:pPr>
        <w:pStyle w:val="6"/>
        <w:bidi w:val="0"/>
      </w:pPr>
      <w:r>
        <w:t>Tabla 2</w:t>
      </w:r>
      <w:r>
        <w:rPr>
          <w:rFonts w:hint="default"/>
          <w:lang w:val="es-EC"/>
        </w:rPr>
        <w:t>4</w:t>
      </w:r>
      <w:r>
        <w:t>. Clase FiltroAutenticacionJwt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741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D953BA5">
            <w:pPr>
              <w:spacing w:after="0" w:line="240" w:lineRule="auto"/>
            </w:pPr>
            <w:r>
              <w:rPr>
                <w:rFonts w:ascii="Courier New" w:hAnsi="Courier New"/>
                <w:color w:val="000000"/>
                <w:sz w:val="16"/>
              </w:rPr>
              <w:t>package ec.edu.monster.security;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ec.edu.monster.model.RespuestaError;</w:t>
            </w:r>
            <w:r>
              <w:rPr>
                <w:rFonts w:ascii="Courier New" w:hAnsi="Courier New"/>
                <w:color w:val="000000"/>
                <w:sz w:val="16"/>
              </w:rPr>
              <w:br w:type="textWrapping"/>
            </w:r>
            <w:r>
              <w:rPr>
                <w:rFonts w:ascii="Courier New" w:hAnsi="Courier New"/>
                <w:color w:val="000000"/>
                <w:sz w:val="16"/>
              </w:rPr>
              <w:t>import jakarta.inject.Inject;</w:t>
            </w:r>
            <w:r>
              <w:rPr>
                <w:rFonts w:ascii="Courier New" w:hAnsi="Courier New"/>
                <w:color w:val="000000"/>
                <w:sz w:val="16"/>
              </w:rPr>
              <w:br w:type="textWrapping"/>
            </w:r>
            <w:r>
              <w:rPr>
                <w:rFonts w:ascii="Courier New" w:hAnsi="Courier New"/>
                <w:color w:val="000000"/>
                <w:sz w:val="16"/>
              </w:rPr>
              <w:t>import jakarta.ws.rs.container.ContainerRequestContext;</w:t>
            </w:r>
            <w:r>
              <w:rPr>
                <w:rFonts w:ascii="Courier New" w:hAnsi="Courier New"/>
                <w:color w:val="000000"/>
                <w:sz w:val="16"/>
              </w:rPr>
              <w:br w:type="textWrapping"/>
            </w:r>
            <w:r>
              <w:rPr>
                <w:rFonts w:ascii="Courier New" w:hAnsi="Courier New"/>
                <w:color w:val="000000"/>
                <w:sz w:val="16"/>
              </w:rPr>
              <w:t>import jakarta.ws.rs.container.ContainerRequestFilter;</w:t>
            </w:r>
            <w:r>
              <w:rPr>
                <w:rFonts w:ascii="Courier New" w:hAnsi="Courier New"/>
                <w:color w:val="000000"/>
                <w:sz w:val="16"/>
              </w:rPr>
              <w:br w:type="textWrapping"/>
            </w:r>
            <w:r>
              <w:rPr>
                <w:rFonts w:ascii="Courier New" w:hAnsi="Courier New"/>
                <w:color w:val="000000"/>
                <w:sz w:val="16"/>
              </w:rPr>
              <w:t>import jakarta.ws.rs.core.Response;</w:t>
            </w:r>
            <w:r>
              <w:rPr>
                <w:rFonts w:ascii="Courier New" w:hAnsi="Courier New"/>
                <w:color w:val="000000"/>
                <w:sz w:val="16"/>
              </w:rPr>
              <w:br w:type="textWrapping"/>
            </w:r>
            <w:r>
              <w:rPr>
                <w:rFonts w:ascii="Courier New" w:hAnsi="Courier New"/>
                <w:color w:val="000000"/>
                <w:sz w:val="16"/>
              </w:rPr>
              <w:t>import jakarta.ws.rs.ext.Provider;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java.io.IOException;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@Provider</w:t>
            </w:r>
            <w:r>
              <w:rPr>
                <w:rFonts w:ascii="Courier New" w:hAnsi="Courier New"/>
                <w:color w:val="000000"/>
                <w:sz w:val="16"/>
              </w:rPr>
              <w:br w:type="textWrapping"/>
            </w:r>
            <w:r>
              <w:rPr>
                <w:rFonts w:ascii="Courier New" w:hAnsi="Courier New"/>
                <w:color w:val="000000"/>
                <w:sz w:val="16"/>
              </w:rPr>
              <w:t>public class FiltroAutenticacionJwt implements ContainerRequestFilter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final String ENCABEZADO_AUTH = "Authorization";</w:t>
            </w:r>
            <w:r>
              <w:rPr>
                <w:rFonts w:ascii="Courier New" w:hAnsi="Courier New"/>
                <w:color w:val="000000"/>
                <w:sz w:val="16"/>
              </w:rPr>
              <w:br w:type="textWrapping"/>
            </w:r>
            <w:r>
              <w:rPr>
                <w:rFonts w:ascii="Courier New" w:hAnsi="Courier New"/>
                <w:color w:val="000000"/>
                <w:sz w:val="16"/>
              </w:rPr>
              <w:t xml:space="preserve">    private static final String PREFIJO_BEARER = "Bearer ";</w:t>
            </w:r>
            <w:r>
              <w:rPr>
                <w:rFonts w:ascii="Courier New" w:hAnsi="Courier New"/>
                <w:color w:val="000000"/>
                <w:sz w:val="16"/>
              </w:rPr>
              <w:br w:type="textWrapping"/>
            </w:r>
            <w:r>
              <w:rPr>
                <w:rFonts w:ascii="Courier New" w:hAnsi="Courier New"/>
                <w:color w:val="000000"/>
                <w:sz w:val="16"/>
              </w:rPr>
              <w:t xml:space="preserve">    private static final String[] RUTAS_PROTEGIDAS = {"conversion"};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@Inject</w:t>
            </w:r>
            <w:r>
              <w:rPr>
                <w:rFonts w:ascii="Courier New" w:hAnsi="Courier New"/>
                <w:color w:val="000000"/>
                <w:sz w:val="16"/>
              </w:rPr>
              <w:br w:type="textWrapping"/>
            </w:r>
            <w:r>
              <w:rPr>
                <w:rFonts w:ascii="Courier New" w:hAnsi="Courier New"/>
                <w:color w:val="000000"/>
                <w:sz w:val="16"/>
              </w:rPr>
              <w:t xml:space="preserve">    ProveedorTokenJwt proveedorTokenJwt;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public void filter(ContainerRequestContext requestContext) throws IOException {</w:t>
            </w:r>
            <w:r>
              <w:rPr>
                <w:rFonts w:ascii="Courier New" w:hAnsi="Courier New"/>
                <w:color w:val="000000"/>
                <w:sz w:val="16"/>
              </w:rPr>
              <w:br w:type="textWrapping"/>
            </w:r>
            <w:r>
              <w:rPr>
                <w:rFonts w:ascii="Courier New" w:hAnsi="Courier New"/>
                <w:color w:val="000000"/>
                <w:sz w:val="16"/>
              </w:rPr>
              <w:t xml:space="preserve">        String ruta = requestContext.getUriInfo().getPath();</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(!esRutaProtegida(ruta))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authHeader = requestContext.getHeaderString(ENCABEZADO_AUTH);</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(authHeader == null || !authHeader.startsWith(PREFIJO_BEARER)) {</w:t>
            </w:r>
            <w:r>
              <w:rPr>
                <w:rFonts w:ascii="Courier New" w:hAnsi="Courier New"/>
                <w:color w:val="000000"/>
                <w:sz w:val="16"/>
              </w:rPr>
              <w:br w:type="textWrapping"/>
            </w:r>
            <w:r>
              <w:rPr>
                <w:rFonts w:ascii="Courier New" w:hAnsi="Courier New"/>
                <w:color w:val="000000"/>
                <w:sz w:val="16"/>
              </w:rPr>
              <w:t xml:space="preserve">            abortarConError(requestContext, Response.Status.UNAUTHORIZED, "Encabezado Authorization faltante o inválido");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token = authHeader.substring(PREFIJO_BEARER.length()).trim();</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(!proveedorTokenJwt.validarToken(token)) {</w:t>
            </w:r>
            <w:r>
              <w:rPr>
                <w:rFonts w:ascii="Courier New" w:hAnsi="Courier New"/>
                <w:color w:val="000000"/>
                <w:sz w:val="16"/>
              </w:rPr>
              <w:br w:type="textWrapping"/>
            </w:r>
            <w:r>
              <w:rPr>
                <w:rFonts w:ascii="Courier New" w:hAnsi="Courier New"/>
                <w:color w:val="000000"/>
                <w:sz w:val="16"/>
              </w:rPr>
              <w:t xml:space="preserve">            abortarConError(requestContext, Response.Status.UNAUTHORIZED, "Token inválido o expirado");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boolean esRutaProtegida(String ruta) {</w:t>
            </w:r>
            <w:r>
              <w:rPr>
                <w:rFonts w:ascii="Courier New" w:hAnsi="Courier New"/>
                <w:color w:val="000000"/>
                <w:sz w:val="16"/>
              </w:rPr>
              <w:br w:type="textWrapping"/>
            </w:r>
            <w:r>
              <w:rPr>
                <w:rFonts w:ascii="Courier New" w:hAnsi="Courier New"/>
                <w:color w:val="000000"/>
                <w:sz w:val="16"/>
              </w:rPr>
              <w:t xml:space="preserve">        for (String rutaProtegida : RUTAS_PROTEGIDAS) {</w:t>
            </w:r>
            <w:r>
              <w:rPr>
                <w:rFonts w:ascii="Courier New" w:hAnsi="Courier New"/>
                <w:color w:val="000000"/>
                <w:sz w:val="16"/>
              </w:rPr>
              <w:br w:type="textWrapping"/>
            </w:r>
            <w:r>
              <w:rPr>
                <w:rFonts w:ascii="Courier New" w:hAnsi="Courier New"/>
                <w:color w:val="000000"/>
                <w:sz w:val="16"/>
              </w:rPr>
              <w:t xml:space="preserve">            if (ruta.startsWith(rutaProtegida)) {</w:t>
            </w:r>
            <w:r>
              <w:rPr>
                <w:rFonts w:ascii="Courier New" w:hAnsi="Courier New"/>
                <w:color w:val="000000"/>
                <w:sz w:val="16"/>
              </w:rPr>
              <w:br w:type="textWrapping"/>
            </w:r>
            <w:r>
              <w:rPr>
                <w:rFonts w:ascii="Courier New" w:hAnsi="Courier New"/>
                <w:color w:val="000000"/>
                <w:sz w:val="16"/>
              </w:rPr>
              <w:t xml:space="preserve">                return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void abortarConError(ContainerRequestContext requestContext, Response.Status estado, String mensaje) {</w:t>
            </w:r>
            <w:r>
              <w:rPr>
                <w:rFonts w:ascii="Courier New" w:hAnsi="Courier New"/>
                <w:color w:val="000000"/>
                <w:sz w:val="16"/>
              </w:rPr>
              <w:br w:type="textWrapping"/>
            </w:r>
            <w:r>
              <w:rPr>
                <w:rFonts w:ascii="Courier New" w:hAnsi="Courier New"/>
                <w:color w:val="000000"/>
                <w:sz w:val="16"/>
              </w:rPr>
              <w:t xml:space="preserve">        RespuestaError error = new RespuestaError(estado.getStatusCode(), estado.getReasonPhrase(), mensaje);</w:t>
            </w:r>
            <w:r>
              <w:rPr>
                <w:rFonts w:ascii="Courier New" w:hAnsi="Courier New"/>
                <w:color w:val="000000"/>
                <w:sz w:val="16"/>
              </w:rPr>
              <w:br w:type="textWrapping"/>
            </w:r>
            <w:r>
              <w:rPr>
                <w:rFonts w:ascii="Courier New" w:hAnsi="Courier New"/>
                <w:color w:val="000000"/>
                <w:sz w:val="16"/>
              </w:rPr>
              <w:t xml:space="preserve">        requestContext.abortWith(Response.status(estado).entity(error).build());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6F8EF3D0">
      <w:pPr>
        <w:pStyle w:val="6"/>
        <w:bidi w:val="0"/>
      </w:pPr>
      <w:r>
        <w:t>Tabla 2</w:t>
      </w:r>
      <w:r>
        <w:rPr>
          <w:rFonts w:hint="default"/>
          <w:lang w:val="es-EC"/>
        </w:rPr>
        <w:t>5</w:t>
      </w:r>
      <w:r>
        <w:t>. Clase ProveedorTokenJwt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3FC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shd w:val="clear" w:color="auto" w:fill="D9D9D9"/>
          </w:tcPr>
          <w:p w14:paraId="5A922D69">
            <w:pPr>
              <w:spacing w:after="0" w:line="240" w:lineRule="auto"/>
            </w:pPr>
            <w:r>
              <w:rPr>
                <w:rFonts w:ascii="Courier New" w:hAnsi="Courier New"/>
                <w:color w:val="000000"/>
                <w:sz w:val="16"/>
              </w:rPr>
              <w:t>package ec.edu.monster.security;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io.jsonwebtoken.Claims;</w:t>
            </w:r>
            <w:r>
              <w:rPr>
                <w:rFonts w:ascii="Courier New" w:hAnsi="Courier New"/>
                <w:color w:val="000000"/>
                <w:sz w:val="16"/>
              </w:rPr>
              <w:br w:type="textWrapping"/>
            </w:r>
            <w:r>
              <w:rPr>
                <w:rFonts w:ascii="Courier New" w:hAnsi="Courier New"/>
                <w:color w:val="000000"/>
                <w:sz w:val="16"/>
              </w:rPr>
              <w:t>import io.jsonwebtoken.Jwts;</w:t>
            </w:r>
            <w:r>
              <w:rPr>
                <w:rFonts w:ascii="Courier New" w:hAnsi="Courier New"/>
                <w:color w:val="000000"/>
                <w:sz w:val="16"/>
              </w:rPr>
              <w:br w:type="textWrapping"/>
            </w:r>
            <w:r>
              <w:rPr>
                <w:rFonts w:ascii="Courier New" w:hAnsi="Courier New"/>
                <w:color w:val="000000"/>
                <w:sz w:val="16"/>
              </w:rPr>
              <w:t>import io.jsonwebtoken.security.Keys;</w:t>
            </w:r>
            <w:r>
              <w:rPr>
                <w:rFonts w:ascii="Courier New" w:hAnsi="Courier New"/>
                <w:color w:val="000000"/>
                <w:sz w:val="16"/>
              </w:rPr>
              <w:br w:type="textWrapping"/>
            </w:r>
            <w:r>
              <w:rPr>
                <w:rFonts w:ascii="Courier New" w:hAnsi="Courier New"/>
                <w:color w:val="000000"/>
                <w:sz w:val="16"/>
              </w:rPr>
              <w:t>import jakarta.annotation.PostConstruct;</w:t>
            </w:r>
            <w:r>
              <w:rPr>
                <w:rFonts w:ascii="Courier New" w:hAnsi="Courier New"/>
                <w:color w:val="000000"/>
                <w:sz w:val="16"/>
              </w:rPr>
              <w:br w:type="textWrapping"/>
            </w:r>
            <w:r>
              <w:rPr>
                <w:rFonts w:ascii="Courier New" w:hAnsi="Courier New"/>
                <w:color w:val="000000"/>
                <w:sz w:val="16"/>
              </w:rPr>
              <w:t>import jakarta.enterprise.context.ApplicationScoped;</w:t>
            </w:r>
            <w:r>
              <w:rPr>
                <w:rFonts w:ascii="Courier New" w:hAnsi="Courier New"/>
                <w:color w:val="000000"/>
                <w:sz w:val="16"/>
              </w:rPr>
              <w:br w:type="textWrapping"/>
            </w:r>
            <w:r>
              <w:rPr>
                <w:rFonts w:ascii="Courier New" w:hAnsi="Courier New"/>
                <w:color w:val="000000"/>
                <w:sz w:val="16"/>
              </w:rPr>
              <w:t>import jakarta.inject.Inject;</w:t>
            </w:r>
            <w:r>
              <w:rPr>
                <w:rFonts w:ascii="Courier New" w:hAnsi="Courier New"/>
                <w:color w:val="000000"/>
                <w:sz w:val="16"/>
              </w:rPr>
              <w:br w:type="textWrapping"/>
            </w:r>
            <w:r>
              <w:rPr>
                <w:rFonts w:ascii="Courier New" w:hAnsi="Courier New"/>
                <w:color w:val="000000"/>
                <w:sz w:val="16"/>
              </w:rPr>
              <w:t>import org.eclipse.microprofile.config.inject.ConfigProperty;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javax.crypto.SecretKey;</w:t>
            </w:r>
            <w:r>
              <w:rPr>
                <w:rFonts w:ascii="Courier New" w:hAnsi="Courier New"/>
                <w:color w:val="000000"/>
                <w:sz w:val="16"/>
              </w:rPr>
              <w:br w:type="textWrapping"/>
            </w:r>
            <w:r>
              <w:rPr>
                <w:rFonts w:ascii="Courier New" w:hAnsi="Courier New"/>
                <w:color w:val="000000"/>
                <w:sz w:val="16"/>
              </w:rPr>
              <w:t>import java.nio.charset.StandardCharsets;</w:t>
            </w:r>
            <w:r>
              <w:rPr>
                <w:rFonts w:ascii="Courier New" w:hAnsi="Courier New"/>
                <w:color w:val="000000"/>
                <w:sz w:val="16"/>
              </w:rPr>
              <w:br w:type="textWrapping"/>
            </w:r>
            <w:r>
              <w:rPr>
                <w:rFonts w:ascii="Courier New" w:hAnsi="Courier New"/>
                <w:color w:val="000000"/>
                <w:sz w:val="16"/>
              </w:rPr>
              <w:t>import java.util.Date;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@ApplicationScoped</w:t>
            </w:r>
            <w:r>
              <w:rPr>
                <w:rFonts w:ascii="Courier New" w:hAnsi="Courier New"/>
                <w:color w:val="000000"/>
                <w:sz w:val="16"/>
              </w:rPr>
              <w:br w:type="textWrapping"/>
            </w:r>
            <w:r>
              <w:rPr>
                <w:rFonts w:ascii="Courier New" w:hAnsi="Courier New"/>
                <w:color w:val="000000"/>
                <w:sz w:val="16"/>
              </w:rPr>
              <w:t>public class ProveedorTokenJwt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@Inject</w:t>
            </w:r>
            <w:r>
              <w:rPr>
                <w:rFonts w:ascii="Courier New" w:hAnsi="Courier New"/>
                <w:color w:val="000000"/>
                <w:sz w:val="16"/>
              </w:rPr>
              <w:br w:type="textWrapping"/>
            </w:r>
            <w:r>
              <w:rPr>
                <w:rFonts w:ascii="Courier New" w:hAnsi="Courier New"/>
                <w:color w:val="000000"/>
                <w:sz w:val="16"/>
              </w:rPr>
              <w:t xml:space="preserve">    @ConfigProperty(name = "jwt_secret", defaultValue = "dev-secret-key-for-monster-application-change-in-production")</w:t>
            </w:r>
            <w:r>
              <w:rPr>
                <w:rFonts w:ascii="Courier New" w:hAnsi="Courier New"/>
                <w:color w:val="000000"/>
                <w:sz w:val="16"/>
              </w:rPr>
              <w:br w:type="textWrapping"/>
            </w:r>
            <w:r>
              <w:rPr>
                <w:rFonts w:ascii="Courier New" w:hAnsi="Courier New"/>
                <w:color w:val="000000"/>
                <w:sz w:val="16"/>
              </w:rPr>
              <w:t xml:space="preserve">    private String secreto;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@Inject</w:t>
            </w:r>
            <w:r>
              <w:rPr>
                <w:rFonts w:ascii="Courier New" w:hAnsi="Courier New"/>
                <w:color w:val="000000"/>
                <w:sz w:val="16"/>
              </w:rPr>
              <w:br w:type="textWrapping"/>
            </w:r>
            <w:r>
              <w:rPr>
                <w:rFonts w:ascii="Courier New" w:hAnsi="Courier New"/>
                <w:color w:val="000000"/>
                <w:sz w:val="16"/>
              </w:rPr>
              <w:t xml:space="preserve">    @ConfigProperty(name = "jwt_expiration", defaultValue = "3600000")</w:t>
            </w:r>
            <w:r>
              <w:rPr>
                <w:rFonts w:ascii="Courier New" w:hAnsi="Courier New"/>
                <w:color w:val="000000"/>
                <w:sz w:val="16"/>
              </w:rPr>
              <w:br w:type="textWrapping"/>
            </w:r>
            <w:r>
              <w:rPr>
                <w:rFonts w:ascii="Courier New" w:hAnsi="Courier New"/>
                <w:color w:val="000000"/>
                <w:sz w:val="16"/>
              </w:rPr>
              <w:t xml:space="preserve">    private long expiracionMs;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SecretKey claveSecreta;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ProveedorTokenJwt()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@PostConstruct</w:t>
            </w:r>
            <w:r>
              <w:rPr>
                <w:rFonts w:ascii="Courier New" w:hAnsi="Courier New"/>
                <w:color w:val="000000"/>
                <w:sz w:val="16"/>
              </w:rPr>
              <w:br w:type="textWrapping"/>
            </w:r>
            <w:r>
              <w:rPr>
                <w:rFonts w:ascii="Courier New" w:hAnsi="Courier New"/>
                <w:color w:val="000000"/>
                <w:sz w:val="16"/>
              </w:rPr>
              <w:t xml:space="preserve">    protected void inicializar() {</w:t>
            </w:r>
            <w:r>
              <w:rPr>
                <w:rFonts w:ascii="Courier New" w:hAnsi="Courier New"/>
                <w:color w:val="000000"/>
                <w:sz w:val="16"/>
              </w:rPr>
              <w:br w:type="textWrapping"/>
            </w:r>
            <w:r>
              <w:rPr>
                <w:rFonts w:ascii="Courier New" w:hAnsi="Courier New"/>
                <w:color w:val="000000"/>
                <w:sz w:val="16"/>
              </w:rPr>
              <w:t xml:space="preserve">        this.claveSecreta = Keys.hmacShaKeyFor(secreto.getBytes(StandardCharsets.UTF_8));</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generarToken(String usuario) {</w:t>
            </w:r>
            <w:r>
              <w:rPr>
                <w:rFonts w:ascii="Courier New" w:hAnsi="Courier New"/>
                <w:color w:val="000000"/>
                <w:sz w:val="16"/>
              </w:rPr>
              <w:br w:type="textWrapping"/>
            </w:r>
            <w:r>
              <w:rPr>
                <w:rFonts w:ascii="Courier New" w:hAnsi="Courier New"/>
                <w:color w:val="000000"/>
                <w:sz w:val="16"/>
              </w:rPr>
              <w:t xml:space="preserve">        Date ahora = new Date();</w:t>
            </w:r>
            <w:r>
              <w:rPr>
                <w:rFonts w:ascii="Courier New" w:hAnsi="Courier New"/>
                <w:color w:val="000000"/>
                <w:sz w:val="16"/>
              </w:rPr>
              <w:br w:type="textWrapping"/>
            </w:r>
            <w:r>
              <w:rPr>
                <w:rFonts w:ascii="Courier New" w:hAnsi="Courier New"/>
                <w:color w:val="000000"/>
                <w:sz w:val="16"/>
              </w:rPr>
              <w:t xml:space="preserve">        Date expiracion = new Date(ahora.getTime() + expiracionMs);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Jwts.builder()</w:t>
            </w:r>
            <w:r>
              <w:rPr>
                <w:rFonts w:ascii="Courier New" w:hAnsi="Courier New"/>
                <w:color w:val="000000"/>
                <w:sz w:val="16"/>
              </w:rPr>
              <w:br w:type="textWrapping"/>
            </w:r>
            <w:r>
              <w:rPr>
                <w:rFonts w:ascii="Courier New" w:hAnsi="Courier New"/>
                <w:color w:val="000000"/>
                <w:sz w:val="16"/>
              </w:rPr>
              <w:t xml:space="preserve">                .subject(usuario)</w:t>
            </w:r>
            <w:r>
              <w:rPr>
                <w:rFonts w:ascii="Courier New" w:hAnsi="Courier New"/>
                <w:color w:val="000000"/>
                <w:sz w:val="16"/>
              </w:rPr>
              <w:br w:type="textWrapping"/>
            </w:r>
            <w:r>
              <w:rPr>
                <w:rFonts w:ascii="Courier New" w:hAnsi="Courier New"/>
                <w:color w:val="000000"/>
                <w:sz w:val="16"/>
              </w:rPr>
              <w:t xml:space="preserve">                .issuedAt(ahora)</w:t>
            </w:r>
            <w:r>
              <w:rPr>
                <w:rFonts w:ascii="Courier New" w:hAnsi="Courier New"/>
                <w:color w:val="000000"/>
                <w:sz w:val="16"/>
              </w:rPr>
              <w:br w:type="textWrapping"/>
            </w:r>
            <w:r>
              <w:rPr>
                <w:rFonts w:ascii="Courier New" w:hAnsi="Courier New"/>
                <w:color w:val="000000"/>
                <w:sz w:val="16"/>
              </w:rPr>
              <w:t xml:space="preserve">                .expiration(expiracion)</w:t>
            </w:r>
            <w:r>
              <w:rPr>
                <w:rFonts w:ascii="Courier New" w:hAnsi="Courier New"/>
                <w:color w:val="000000"/>
                <w:sz w:val="16"/>
              </w:rPr>
              <w:br w:type="textWrapping"/>
            </w:r>
            <w:r>
              <w:rPr>
                <w:rFonts w:ascii="Courier New" w:hAnsi="Courier New"/>
                <w:color w:val="000000"/>
                <w:sz w:val="16"/>
              </w:rPr>
              <w:t xml:space="preserve">                .signWith(claveSecreta)</w:t>
            </w:r>
            <w:r>
              <w:rPr>
                <w:rFonts w:ascii="Courier New" w:hAnsi="Courier New"/>
                <w:color w:val="000000"/>
                <w:sz w:val="16"/>
              </w:rPr>
              <w:br w:type="textWrapping"/>
            </w:r>
            <w:r>
              <w:rPr>
                <w:rFonts w:ascii="Courier New" w:hAnsi="Courier New"/>
                <w:color w:val="000000"/>
                <w:sz w:val="16"/>
              </w:rPr>
              <w:t xml:space="preserve">                .compact();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boolean validarToken(String token)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Jwts.parser()</w:t>
            </w:r>
            <w:r>
              <w:rPr>
                <w:rFonts w:ascii="Courier New" w:hAnsi="Courier New"/>
                <w:color w:val="000000"/>
                <w:sz w:val="16"/>
              </w:rPr>
              <w:br w:type="textWrapping"/>
            </w:r>
            <w:r>
              <w:rPr>
                <w:rFonts w:ascii="Courier New" w:hAnsi="Courier New"/>
                <w:color w:val="000000"/>
                <w:sz w:val="16"/>
              </w:rPr>
              <w:t xml:space="preserve">                    .verifyWith(claveSecreta)</w:t>
            </w:r>
            <w:r>
              <w:rPr>
                <w:rFonts w:ascii="Courier New" w:hAnsi="Courier New"/>
                <w:color w:val="000000"/>
                <w:sz w:val="16"/>
              </w:rPr>
              <w:br w:type="textWrapping"/>
            </w:r>
            <w:r>
              <w:rPr>
                <w:rFonts w:ascii="Courier New" w:hAnsi="Courier New"/>
                <w:color w:val="000000"/>
                <w:sz w:val="16"/>
              </w:rPr>
              <w:t xml:space="preserve">                    .build()</w:t>
            </w:r>
            <w:r>
              <w:rPr>
                <w:rFonts w:ascii="Courier New" w:hAnsi="Courier New"/>
                <w:color w:val="000000"/>
                <w:sz w:val="16"/>
              </w:rPr>
              <w:br w:type="textWrapping"/>
            </w:r>
            <w:r>
              <w:rPr>
                <w:rFonts w:ascii="Courier New" w:hAnsi="Courier New"/>
                <w:color w:val="000000"/>
                <w:sz w:val="16"/>
              </w:rPr>
              <w:t xml:space="preserve">                    .parseSignedClaims(token);</w:t>
            </w:r>
            <w:r>
              <w:rPr>
                <w:rFonts w:ascii="Courier New" w:hAnsi="Courier New"/>
                <w:color w:val="000000"/>
                <w:sz w:val="16"/>
              </w:rPr>
              <w:br w:type="textWrapping"/>
            </w:r>
            <w:r>
              <w:rPr>
                <w:rFonts w:ascii="Courier New" w:hAnsi="Courier New"/>
                <w:color w:val="000000"/>
                <w:sz w:val="16"/>
              </w:rPr>
              <w:t xml:space="preserve">            return true;</w:t>
            </w:r>
            <w:r>
              <w:rPr>
                <w:rFonts w:ascii="Courier New" w:hAnsi="Courier New"/>
                <w:color w:val="000000"/>
                <w:sz w:val="16"/>
              </w:rPr>
              <w:br w:type="textWrapping"/>
            </w:r>
            <w:r>
              <w:rPr>
                <w:rFonts w:ascii="Courier New" w:hAnsi="Courier New"/>
                <w:color w:val="000000"/>
                <w:sz w:val="16"/>
              </w:rPr>
              <w:t xml:space="preserve">        } catch (Exception e)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obtenerUsuario(String token) {</w:t>
            </w:r>
            <w:r>
              <w:rPr>
                <w:rFonts w:ascii="Courier New" w:hAnsi="Courier New"/>
                <w:color w:val="000000"/>
                <w:sz w:val="16"/>
              </w:rPr>
              <w:br w:type="textWrapping"/>
            </w:r>
            <w:r>
              <w:rPr>
                <w:rFonts w:ascii="Courier New" w:hAnsi="Courier New"/>
                <w:color w:val="000000"/>
                <w:sz w:val="16"/>
              </w:rPr>
              <w:t xml:space="preserve">        Claims claims = Jwts.parser()</w:t>
            </w:r>
            <w:r>
              <w:rPr>
                <w:rFonts w:ascii="Courier New" w:hAnsi="Courier New"/>
                <w:color w:val="000000"/>
                <w:sz w:val="16"/>
              </w:rPr>
              <w:br w:type="textWrapping"/>
            </w:r>
            <w:r>
              <w:rPr>
                <w:rFonts w:ascii="Courier New" w:hAnsi="Courier New"/>
                <w:color w:val="000000"/>
                <w:sz w:val="16"/>
              </w:rPr>
              <w:t xml:space="preserve">                .verifyWith(claveSecreta)</w:t>
            </w:r>
            <w:r>
              <w:rPr>
                <w:rFonts w:ascii="Courier New" w:hAnsi="Courier New"/>
                <w:color w:val="000000"/>
                <w:sz w:val="16"/>
              </w:rPr>
              <w:br w:type="textWrapping"/>
            </w:r>
            <w:r>
              <w:rPr>
                <w:rFonts w:ascii="Courier New" w:hAnsi="Courier New"/>
                <w:color w:val="000000"/>
                <w:sz w:val="16"/>
              </w:rPr>
              <w:t xml:space="preserve">                .build()</w:t>
            </w:r>
            <w:r>
              <w:rPr>
                <w:rFonts w:ascii="Courier New" w:hAnsi="Courier New"/>
                <w:color w:val="000000"/>
                <w:sz w:val="16"/>
              </w:rPr>
              <w:br w:type="textWrapping"/>
            </w:r>
            <w:r>
              <w:rPr>
                <w:rFonts w:ascii="Courier New" w:hAnsi="Courier New"/>
                <w:color w:val="000000"/>
                <w:sz w:val="16"/>
              </w:rPr>
              <w:t xml:space="preserve">                .parseSignedClaims(token)</w:t>
            </w:r>
            <w:r>
              <w:rPr>
                <w:rFonts w:ascii="Courier New" w:hAnsi="Courier New"/>
                <w:color w:val="000000"/>
                <w:sz w:val="16"/>
              </w:rPr>
              <w:br w:type="textWrapping"/>
            </w:r>
            <w:r>
              <w:rPr>
                <w:rFonts w:ascii="Courier New" w:hAnsi="Courier New"/>
                <w:color w:val="000000"/>
                <w:sz w:val="16"/>
              </w:rPr>
              <w:t xml:space="preserve">                .getPayload();</w:t>
            </w:r>
            <w:r>
              <w:rPr>
                <w:rFonts w:ascii="Courier New" w:hAnsi="Courier New"/>
                <w:color w:val="000000"/>
                <w:sz w:val="16"/>
              </w:rPr>
              <w:br w:type="textWrapping"/>
            </w:r>
            <w:r>
              <w:rPr>
                <w:rFonts w:ascii="Courier New" w:hAnsi="Courier New"/>
                <w:color w:val="000000"/>
                <w:sz w:val="16"/>
              </w:rPr>
              <w:t xml:space="preserve">        return claims.getSubject();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long obtenerTiempoExpiracion() {</w:t>
            </w:r>
            <w:r>
              <w:rPr>
                <w:rFonts w:ascii="Courier New" w:hAnsi="Courier New"/>
                <w:color w:val="000000"/>
                <w:sz w:val="16"/>
              </w:rPr>
              <w:br w:type="textWrapping"/>
            </w:r>
            <w:r>
              <w:rPr>
                <w:rFonts w:ascii="Courier New" w:hAnsi="Courier New"/>
                <w:color w:val="000000"/>
                <w:sz w:val="16"/>
              </w:rPr>
              <w:t xml:space="preserve">        return expiracionMs / 1000;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4DB94BF3">
      <w:pPr>
        <w:rPr>
          <w:ins w:id="456" w:author="marpa" w:date="2026-10-25T14:19:59Z"/>
          <w:rFonts w:hint="default"/>
          <w:lang w:val="es-EC"/>
        </w:rPr>
      </w:pPr>
    </w:p>
    <w:p w14:paraId="01096898">
      <w:pPr>
        <w:pStyle w:val="3"/>
        <w:rPr>
          <w:rFonts w:hint="default"/>
          <w:lang w:val="es-EC"/>
        </w:rPr>
      </w:pPr>
      <w:bookmarkStart w:id="83" w:name="_Toc13605"/>
    </w:p>
    <w:p w14:paraId="44F3C7B4">
      <w:pPr>
        <w:pStyle w:val="3"/>
        <w:rPr>
          <w:rFonts w:hint="default"/>
          <w:lang w:val="es-EC"/>
        </w:rPr>
      </w:pPr>
      <w:bookmarkStart w:id="84" w:name="_Toc5704"/>
      <w:r>
        <w:rPr>
          <w:rFonts w:hint="default"/>
          <w:lang w:val="es-EC"/>
        </w:rPr>
        <w:t>CREACIÓN DE CONTROLADORES CON ENDPOINTS</w:t>
      </w:r>
      <w:bookmarkEnd w:id="84"/>
    </w:p>
    <w:p w14:paraId="67E5B206">
      <w:pPr>
        <w:spacing w:before="0" w:after="0" w:line="240" w:lineRule="auto"/>
      </w:pPr>
    </w:p>
    <w:p w14:paraId="1B4E29E9">
      <w:pPr>
        <w:spacing w:before="0" w:after="0" w:line="240" w:lineRule="auto"/>
        <w:rPr>
          <w:rFonts w:hint="default"/>
          <w:lang w:val="es-EC"/>
        </w:rPr>
      </w:pPr>
      <w:r>
        <w:rPr>
          <w:rFonts w:hint="default"/>
          <w:lang w:val="es-EC"/>
        </w:rPr>
        <w:t xml:space="preserve">Finalmente, en la carpeta controladores, se crean las clases que exponen los endpoints específicos, estas clases reciben las peticiones, las envían a los servicios para procesarlas y envían las respuestas al cliente que realizó la petición. En estas clases también se utilizaron las anotaciones OpenApi para describir los endpoints y permitir la creación de la especificación del servicio. </w:t>
      </w:r>
    </w:p>
    <w:p w14:paraId="6C0E7703">
      <w:pPr>
        <w:spacing w:before="0" w:after="0" w:line="240" w:lineRule="auto"/>
        <w:rPr>
          <w:rFonts w:hint="default"/>
          <w:lang w:val="es-EC"/>
        </w:rPr>
      </w:pPr>
      <w:r>
        <w:rPr>
          <w:rFonts w:hint="default"/>
          <w:lang w:val="es-EC"/>
        </w:rPr>
        <w:t>Los endpoints creados son:</w:t>
      </w:r>
    </w:p>
    <w:p w14:paraId="09F89C32">
      <w:pPr>
        <w:spacing w:before="0" w:after="0" w:line="240" w:lineRule="auto"/>
        <w:rPr>
          <w:rFonts w:hint="default"/>
          <w:lang w:val="es-EC"/>
        </w:rPr>
      </w:pPr>
    </w:p>
    <w:p w14:paraId="019C1EBD">
      <w:pPr>
        <w:numPr>
          <w:ilvl w:val="0"/>
          <w:numId w:val="2"/>
        </w:numPr>
        <w:spacing w:before="0" w:after="0" w:line="240" w:lineRule="auto"/>
        <w:ind w:left="420" w:leftChars="0" w:hanging="420" w:firstLineChars="0"/>
        <w:rPr>
          <w:rFonts w:hint="default"/>
          <w:lang w:val="es-EC"/>
        </w:rPr>
      </w:pPr>
      <w:r>
        <w:rPr>
          <w:rFonts w:hint="default"/>
          <w:lang w:val="es-EC"/>
        </w:rPr>
        <w:t>/api/autenticacion/iniciar-sesion - Endpoint de login</w:t>
      </w:r>
    </w:p>
    <w:p w14:paraId="0E3CFFC1">
      <w:pPr>
        <w:numPr>
          <w:ilvl w:val="0"/>
          <w:numId w:val="2"/>
        </w:numPr>
        <w:spacing w:before="0" w:after="0" w:line="240" w:lineRule="auto"/>
        <w:ind w:left="420" w:leftChars="0" w:hanging="420" w:firstLineChars="0"/>
        <w:rPr>
          <w:rFonts w:hint="default"/>
          <w:lang w:val="es-EC"/>
        </w:rPr>
      </w:pPr>
      <w:r>
        <w:rPr>
          <w:rFonts w:hint="default"/>
          <w:lang w:val="es-EC"/>
        </w:rPr>
        <w:t>/api/conversion/longitud - Endpoint de conversion de longitud</w:t>
      </w:r>
    </w:p>
    <w:p w14:paraId="11FE7A68">
      <w:pPr>
        <w:numPr>
          <w:ilvl w:val="0"/>
          <w:numId w:val="2"/>
        </w:numPr>
        <w:spacing w:before="0" w:after="0" w:line="240" w:lineRule="auto"/>
        <w:ind w:left="420" w:leftChars="0" w:hanging="420" w:firstLineChars="0"/>
        <w:rPr>
          <w:rFonts w:hint="default"/>
          <w:lang w:val="es-EC"/>
        </w:rPr>
      </w:pPr>
      <w:r>
        <w:rPr>
          <w:rFonts w:hint="default"/>
          <w:lang w:val="es-EC"/>
        </w:rPr>
        <w:t>/api/conversion/masa- Endpoint de conversion de masa</w:t>
      </w:r>
    </w:p>
    <w:p w14:paraId="7459888C">
      <w:pPr>
        <w:numPr>
          <w:ilvl w:val="0"/>
          <w:numId w:val="2"/>
        </w:numPr>
        <w:spacing w:before="0" w:after="0" w:line="240" w:lineRule="auto"/>
        <w:ind w:left="420" w:leftChars="0" w:hanging="420" w:firstLineChars="0"/>
        <w:rPr>
          <w:rFonts w:hint="default"/>
          <w:lang w:val="es-EC"/>
        </w:rPr>
      </w:pPr>
      <w:r>
        <w:rPr>
          <w:rFonts w:hint="default"/>
          <w:lang w:val="es-EC"/>
        </w:rPr>
        <w:t>/api/conversion/temperatura- Endpoint de conversion de temperatura</w:t>
      </w:r>
    </w:p>
    <w:p w14:paraId="43B2E0DC">
      <w:pPr>
        <w:numPr>
          <w:ilvl w:val="0"/>
          <w:numId w:val="0"/>
        </w:numPr>
        <w:spacing w:before="0" w:after="0" w:line="240" w:lineRule="auto"/>
        <w:ind w:leftChars="0"/>
        <w:rPr>
          <w:rFonts w:hint="default"/>
          <w:lang w:val="es-EC"/>
        </w:rPr>
      </w:pPr>
    </w:p>
    <w:p w14:paraId="1522C3F8">
      <w:pPr>
        <w:spacing w:before="0" w:after="0" w:line="240" w:lineRule="auto"/>
        <w:rPr>
          <w:rFonts w:hint="default"/>
          <w:lang w:val="es-EC"/>
        </w:rPr>
      </w:pPr>
    </w:p>
    <w:p w14:paraId="15F49B4F">
      <w:pPr>
        <w:keepNext/>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r>
        <w:drawing>
          <wp:inline distT="0" distB="0" distL="114300" distR="114300">
            <wp:extent cx="1757680" cy="727075"/>
            <wp:effectExtent l="0" t="0" r="7620" b="9525"/>
            <wp:docPr id="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9"/>
                    <pic:cNvPicPr>
                      <a:picLocks noChangeAspect="1"/>
                    </pic:cNvPicPr>
                  </pic:nvPicPr>
                  <pic:blipFill>
                    <a:blip r:embed="rId40"/>
                    <a:stretch>
                      <a:fillRect/>
                    </a:stretch>
                  </pic:blipFill>
                  <pic:spPr>
                    <a:xfrm>
                      <a:off x="0" y="0"/>
                      <a:ext cx="1757680" cy="727075"/>
                    </a:xfrm>
                    <a:prstGeom prst="rect">
                      <a:avLst/>
                    </a:prstGeom>
                    <a:noFill/>
                    <a:ln>
                      <a:noFill/>
                    </a:ln>
                  </pic:spPr>
                </pic:pic>
              </a:graphicData>
            </a:graphic>
          </wp:inline>
        </w:drawing>
      </w:r>
      <w:del w:id="457" w:author="marpa" w:date="2026-10-25T14:07:19Z">
        <w:r>
          <w:rPr>
            <w:i/>
            <w:iCs/>
            <w:color w:val="1F497D"/>
            <w:sz w:val="18"/>
            <w:szCs w:val="18"/>
          </w:rPr>
          <w:drawing>
            <wp:inline distT="114300" distB="114300" distL="114300" distR="114300">
              <wp:extent cx="2209800" cy="695325"/>
              <wp:effectExtent l="0" t="0" r="0" b="3175"/>
              <wp:docPr id="106" name="image34.png"/>
              <wp:cNvGraphicFramePr/>
              <a:graphic xmlns:a="http://schemas.openxmlformats.org/drawingml/2006/main">
                <a:graphicData uri="http://schemas.openxmlformats.org/drawingml/2006/picture">
                  <pic:pic xmlns:pic="http://schemas.openxmlformats.org/drawingml/2006/picture">
                    <pic:nvPicPr>
                      <pic:cNvPr id="106" name="image34.png"/>
                      <pic:cNvPicPr preferRelativeResize="0"/>
                    </pic:nvPicPr>
                    <pic:blipFill>
                      <a:blip r:embed="rId37"/>
                      <a:srcRect/>
                      <a:stretch>
                        <a:fillRect/>
                      </a:stretch>
                    </pic:blipFill>
                    <pic:spPr>
                      <a:xfrm>
                        <a:off x="0" y="0"/>
                        <a:ext cx="2209800" cy="695325"/>
                      </a:xfrm>
                      <a:prstGeom prst="rect">
                        <a:avLst/>
                      </a:prstGeom>
                    </pic:spPr>
                  </pic:pic>
                </a:graphicData>
              </a:graphic>
            </wp:inline>
          </w:drawing>
        </w:r>
      </w:del>
    </w:p>
    <w:p w14:paraId="1DC043FD">
      <w:pPr>
        <w:pStyle w:val="5"/>
        <w:rPr>
          <w:rFonts w:hint="default"/>
          <w:lang w:val="es-EC"/>
        </w:rPr>
      </w:pPr>
      <w:bookmarkStart w:id="85" w:name="_Toc27141"/>
      <w:r>
        <w:t xml:space="preserve">Figura </w:t>
      </w:r>
      <w:ins w:id="459" w:author="marpa" w:date="2026-10-25T14:24:39Z">
        <w:r>
          <w:rPr>
            <w:rFonts w:hint="default"/>
            <w:lang w:val="es-EC"/>
          </w:rPr>
          <w:t>2</w:t>
        </w:r>
      </w:ins>
      <w:r>
        <w:rPr>
          <w:rFonts w:hint="default"/>
          <w:lang w:val="es-EC"/>
        </w:rPr>
        <w:t>4</w:t>
      </w:r>
      <w:del w:id="460" w:author="marpa" w:date="2026-10-25T14:24:38Z">
        <w:r>
          <w:rPr/>
          <w:delText>17</w:delText>
        </w:r>
      </w:del>
      <w:r>
        <w:t xml:space="preserve">. Estructura de paquetes - </w:t>
      </w:r>
      <w:r>
        <w:rPr>
          <w:rFonts w:hint="default"/>
          <w:lang w:val="es-EC"/>
        </w:rPr>
        <w:t>controladores</w:t>
      </w:r>
      <w:bookmarkEnd w:id="85"/>
    </w:p>
    <w:p w14:paraId="48EC7338">
      <w:pPr>
        <w:pStyle w:val="6"/>
        <w:bidi w:val="0"/>
        <w:rPr>
          <w:rFonts w:hint="default"/>
          <w:lang w:val="es-EC"/>
        </w:rPr>
      </w:pPr>
      <w:r>
        <w:t xml:space="preserve">Tabla </w:t>
      </w:r>
      <w:r>
        <w:rPr>
          <w:rFonts w:hint="default"/>
          <w:lang w:val="es-EC"/>
        </w:rPr>
        <w:t>26</w:t>
      </w:r>
      <w:r>
        <w:t>. Clase ControladorLongitud</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A6F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9228DBF">
            <w:pPr>
              <w:spacing w:after="0" w:line="240" w:lineRule="auto"/>
            </w:pPr>
            <w:r>
              <w:rPr>
                <w:rFonts w:ascii="Courier New" w:hAnsi="Courier New"/>
                <w:color w:val="000000"/>
                <w:sz w:val="16"/>
              </w:rPr>
              <w:t>package ec.edu.monster.controller;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ec.edu.monster.model.RespuestaConversion;</w:t>
            </w:r>
            <w:r>
              <w:rPr>
                <w:rFonts w:ascii="Courier New" w:hAnsi="Courier New"/>
                <w:color w:val="000000"/>
                <w:sz w:val="16"/>
              </w:rPr>
              <w:br w:type="textWrapping"/>
            </w:r>
            <w:r>
              <w:rPr>
                <w:rFonts w:ascii="Courier New" w:hAnsi="Courier New"/>
                <w:color w:val="000000"/>
                <w:sz w:val="16"/>
              </w:rPr>
              <w:t>import ec.edu.monster.model.RespuestaError;</w:t>
            </w:r>
            <w:r>
              <w:rPr>
                <w:rFonts w:ascii="Courier New" w:hAnsi="Courier New"/>
                <w:color w:val="000000"/>
                <w:sz w:val="16"/>
              </w:rPr>
              <w:br w:type="textWrapping"/>
            </w:r>
            <w:r>
              <w:rPr>
                <w:rFonts w:ascii="Courier New" w:hAnsi="Courier New"/>
                <w:color w:val="000000"/>
                <w:sz w:val="16"/>
              </w:rPr>
              <w:t>import ec.edu.monster.model.SolicitudConversion;</w:t>
            </w:r>
            <w:r>
              <w:rPr>
                <w:rFonts w:ascii="Courier New" w:hAnsi="Courier New"/>
                <w:color w:val="000000"/>
                <w:sz w:val="16"/>
              </w:rPr>
              <w:br w:type="textWrapping"/>
            </w:r>
            <w:r>
              <w:rPr>
                <w:rFonts w:ascii="Courier New" w:hAnsi="Courier New"/>
                <w:color w:val="000000"/>
                <w:sz w:val="16"/>
              </w:rPr>
              <w:t>import ec.edu.monster.service.ServicioLongitud;</w:t>
            </w:r>
            <w:r>
              <w:rPr>
                <w:rFonts w:ascii="Courier New" w:hAnsi="Courier New"/>
                <w:color w:val="000000"/>
                <w:sz w:val="16"/>
              </w:rPr>
              <w:br w:type="textWrapping"/>
            </w:r>
            <w:r>
              <w:rPr>
                <w:rFonts w:ascii="Courier New" w:hAnsi="Courier New"/>
                <w:color w:val="000000"/>
                <w:sz w:val="16"/>
              </w:rPr>
              <w:t>import jakarta.inject.Inject;</w:t>
            </w:r>
            <w:r>
              <w:rPr>
                <w:rFonts w:ascii="Courier New" w:hAnsi="Courier New"/>
                <w:color w:val="000000"/>
                <w:sz w:val="16"/>
              </w:rPr>
              <w:br w:type="textWrapping"/>
            </w:r>
            <w:r>
              <w:rPr>
                <w:rFonts w:ascii="Courier New" w:hAnsi="Courier New"/>
                <w:color w:val="000000"/>
                <w:sz w:val="16"/>
              </w:rPr>
              <w:t>import jakarta.validation.Valid;</w:t>
            </w:r>
            <w:r>
              <w:rPr>
                <w:rFonts w:ascii="Courier New" w:hAnsi="Courier New"/>
                <w:color w:val="000000"/>
                <w:sz w:val="16"/>
              </w:rPr>
              <w:br w:type="textWrapping"/>
            </w:r>
            <w:r>
              <w:rPr>
                <w:rFonts w:ascii="Courier New" w:hAnsi="Courier New"/>
                <w:color w:val="000000"/>
                <w:sz w:val="16"/>
              </w:rPr>
              <w:t>import jakarta.ws.rs.Consumes;</w:t>
            </w:r>
            <w:r>
              <w:rPr>
                <w:rFonts w:ascii="Courier New" w:hAnsi="Courier New"/>
                <w:color w:val="000000"/>
                <w:sz w:val="16"/>
              </w:rPr>
              <w:br w:type="textWrapping"/>
            </w:r>
            <w:r>
              <w:rPr>
                <w:rFonts w:ascii="Courier New" w:hAnsi="Courier New"/>
                <w:color w:val="000000"/>
                <w:sz w:val="16"/>
              </w:rPr>
              <w:t>import jakarta.ws.rs.POST;</w:t>
            </w:r>
            <w:r>
              <w:rPr>
                <w:rFonts w:ascii="Courier New" w:hAnsi="Courier New"/>
                <w:color w:val="000000"/>
                <w:sz w:val="16"/>
              </w:rPr>
              <w:br w:type="textWrapping"/>
            </w:r>
            <w:r>
              <w:rPr>
                <w:rFonts w:ascii="Courier New" w:hAnsi="Courier New"/>
                <w:color w:val="000000"/>
                <w:sz w:val="16"/>
              </w:rPr>
              <w:t>import jakarta.ws.rs.Path;</w:t>
            </w:r>
            <w:r>
              <w:rPr>
                <w:rFonts w:ascii="Courier New" w:hAnsi="Courier New"/>
                <w:color w:val="000000"/>
                <w:sz w:val="16"/>
              </w:rPr>
              <w:br w:type="textWrapping"/>
            </w:r>
            <w:r>
              <w:rPr>
                <w:rFonts w:ascii="Courier New" w:hAnsi="Courier New"/>
                <w:color w:val="000000"/>
                <w:sz w:val="16"/>
              </w:rPr>
              <w:t>import jakarta.ws.rs.Produces;</w:t>
            </w:r>
            <w:r>
              <w:rPr>
                <w:rFonts w:ascii="Courier New" w:hAnsi="Courier New"/>
                <w:color w:val="000000"/>
                <w:sz w:val="16"/>
              </w:rPr>
              <w:br w:type="textWrapping"/>
            </w:r>
            <w:r>
              <w:rPr>
                <w:rFonts w:ascii="Courier New" w:hAnsi="Courier New"/>
                <w:color w:val="000000"/>
                <w:sz w:val="16"/>
              </w:rPr>
              <w:t>import jakarta.ws.rs.core.MediaType;</w:t>
            </w:r>
            <w:r>
              <w:rPr>
                <w:rFonts w:ascii="Courier New" w:hAnsi="Courier New"/>
                <w:color w:val="000000"/>
                <w:sz w:val="16"/>
              </w:rPr>
              <w:br w:type="textWrapping"/>
            </w:r>
            <w:r>
              <w:rPr>
                <w:rFonts w:ascii="Courier New" w:hAnsi="Courier New"/>
                <w:color w:val="000000"/>
                <w:sz w:val="16"/>
              </w:rPr>
              <w:t>import jakarta.ws.rs.core.Response;</w:t>
            </w:r>
            <w:r>
              <w:rPr>
                <w:rFonts w:ascii="Courier New" w:hAnsi="Courier New"/>
                <w:color w:val="000000"/>
                <w:sz w:val="16"/>
              </w:rPr>
              <w:br w:type="textWrapping"/>
            </w:r>
            <w:r>
              <w:rPr>
                <w:rFonts w:ascii="Courier New" w:hAnsi="Courier New"/>
                <w:color w:val="000000"/>
                <w:sz w:val="16"/>
              </w:rPr>
              <w:t>import org.eclipse.microprofile.openapi.annotations.Operation;</w:t>
            </w:r>
            <w:r>
              <w:rPr>
                <w:rFonts w:ascii="Courier New" w:hAnsi="Courier New"/>
                <w:color w:val="000000"/>
                <w:sz w:val="16"/>
              </w:rPr>
              <w:br w:type="textWrapping"/>
            </w:r>
            <w:r>
              <w:rPr>
                <w:rFonts w:ascii="Courier New" w:hAnsi="Courier New"/>
                <w:color w:val="000000"/>
                <w:sz w:val="16"/>
              </w:rPr>
              <w:t>import org.eclipse.microprofile.openapi.annotations.parameters.RequestBody;</w:t>
            </w:r>
            <w:r>
              <w:rPr>
                <w:rFonts w:ascii="Courier New" w:hAnsi="Courier New"/>
                <w:color w:val="000000"/>
                <w:sz w:val="16"/>
              </w:rPr>
              <w:br w:type="textWrapping"/>
            </w:r>
            <w:r>
              <w:rPr>
                <w:rFonts w:ascii="Courier New" w:hAnsi="Courier New"/>
                <w:color w:val="000000"/>
                <w:sz w:val="16"/>
              </w:rPr>
              <w:t>import org.eclipse.microprofile.openapi.annotations.responses.APIResponse;</w:t>
            </w:r>
            <w:r>
              <w:rPr>
                <w:rFonts w:ascii="Courier New" w:hAnsi="Courier New"/>
                <w:color w:val="000000"/>
                <w:sz w:val="16"/>
              </w:rPr>
              <w:br w:type="textWrapping"/>
            </w:r>
            <w:r>
              <w:rPr>
                <w:rFonts w:ascii="Courier New" w:hAnsi="Courier New"/>
                <w:color w:val="000000"/>
                <w:sz w:val="16"/>
              </w:rPr>
              <w:t>import org.eclipse.microprofile.openapi.annotations.responses.APIResponses;</w:t>
            </w:r>
            <w:r>
              <w:rPr>
                <w:rFonts w:ascii="Courier New" w:hAnsi="Courier New"/>
                <w:color w:val="000000"/>
                <w:sz w:val="16"/>
              </w:rPr>
              <w:br w:type="textWrapping"/>
            </w:r>
            <w:r>
              <w:rPr>
                <w:rFonts w:ascii="Courier New" w:hAnsi="Courier New"/>
                <w:color w:val="000000"/>
                <w:sz w:val="16"/>
              </w:rPr>
              <w:t>import org.eclipse.microprofile.openapi.annotations.media.Content;</w:t>
            </w:r>
            <w:r>
              <w:rPr>
                <w:rFonts w:ascii="Courier New" w:hAnsi="Courier New"/>
                <w:color w:val="000000"/>
                <w:sz w:val="16"/>
              </w:rPr>
              <w:br w:type="textWrapping"/>
            </w:r>
            <w:r>
              <w:rPr>
                <w:rFonts w:ascii="Courier New" w:hAnsi="Courier New"/>
                <w:color w:val="000000"/>
                <w:sz w:val="16"/>
              </w:rPr>
              <w:t>import org.eclipse.microprofile.openapi.annotations.media.Schema;</w:t>
            </w:r>
            <w:r>
              <w:rPr>
                <w:rFonts w:ascii="Courier New" w:hAnsi="Courier New"/>
                <w:color w:val="000000"/>
                <w:sz w:val="16"/>
              </w:rPr>
              <w:br w:type="textWrapping"/>
            </w:r>
            <w:r>
              <w:rPr>
                <w:rFonts w:ascii="Courier New" w:hAnsi="Courier New"/>
                <w:color w:val="000000"/>
                <w:sz w:val="16"/>
              </w:rPr>
              <w:t>import org.eclipse.microprofile.openapi.annotations.security.SecurityRequirement;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@Path("/conversion/longitud")</w:t>
            </w:r>
            <w:r>
              <w:rPr>
                <w:rFonts w:ascii="Courier New" w:hAnsi="Courier New"/>
                <w:color w:val="000000"/>
                <w:sz w:val="16"/>
              </w:rPr>
              <w:br w:type="textWrapping"/>
            </w:r>
            <w:r>
              <w:rPr>
                <w:rFonts w:ascii="Courier New" w:hAnsi="Courier New"/>
                <w:color w:val="000000"/>
                <w:sz w:val="16"/>
              </w:rPr>
              <w:t>@Produces(MediaType.APPLICATION_JSON)</w:t>
            </w:r>
            <w:r>
              <w:rPr>
                <w:rFonts w:ascii="Courier New" w:hAnsi="Courier New"/>
                <w:color w:val="000000"/>
                <w:sz w:val="16"/>
              </w:rPr>
              <w:br w:type="textWrapping"/>
            </w:r>
            <w:r>
              <w:rPr>
                <w:rFonts w:ascii="Courier New" w:hAnsi="Courier New"/>
                <w:color w:val="000000"/>
                <w:sz w:val="16"/>
              </w:rPr>
              <w:t>@Consumes(MediaType.APPLICATION_JSON)</w:t>
            </w:r>
            <w:r>
              <w:rPr>
                <w:rFonts w:ascii="Courier New" w:hAnsi="Courier New"/>
                <w:color w:val="000000"/>
                <w:sz w:val="16"/>
              </w:rPr>
              <w:br w:type="textWrapping"/>
            </w:r>
            <w:r>
              <w:rPr>
                <w:rFonts w:ascii="Courier New" w:hAnsi="Courier New"/>
                <w:color w:val="000000"/>
                <w:sz w:val="16"/>
              </w:rPr>
              <w:t>public class ControladorLongitud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final ServicioLongitud servicioLongitud;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@Inject</w:t>
            </w:r>
            <w:r>
              <w:rPr>
                <w:rFonts w:ascii="Courier New" w:hAnsi="Courier New"/>
                <w:color w:val="000000"/>
                <w:sz w:val="16"/>
              </w:rPr>
              <w:br w:type="textWrapping"/>
            </w:r>
            <w:r>
              <w:rPr>
                <w:rFonts w:ascii="Courier New" w:hAnsi="Courier New"/>
                <w:color w:val="000000"/>
                <w:sz w:val="16"/>
              </w:rPr>
              <w:t xml:space="preserve">    public ControladorLongitud(ServicioLongitud servicioLongitud) {</w:t>
            </w:r>
            <w:r>
              <w:rPr>
                <w:rFonts w:ascii="Courier New" w:hAnsi="Courier New"/>
                <w:color w:val="000000"/>
                <w:sz w:val="16"/>
              </w:rPr>
              <w:br w:type="textWrapping"/>
            </w:r>
            <w:r>
              <w:rPr>
                <w:rFonts w:ascii="Courier New" w:hAnsi="Courier New"/>
                <w:color w:val="000000"/>
                <w:sz w:val="16"/>
              </w:rPr>
              <w:t xml:space="preserve">        this.servicioLongitud = servicioLongitud;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@POST</w:t>
            </w:r>
            <w:r>
              <w:rPr>
                <w:rFonts w:ascii="Courier New" w:hAnsi="Courier New"/>
                <w:color w:val="000000"/>
                <w:sz w:val="16"/>
              </w:rPr>
              <w:br w:type="textWrapping"/>
            </w:r>
            <w:r>
              <w:rPr>
                <w:rFonts w:ascii="Courier New" w:hAnsi="Courier New"/>
                <w:color w:val="000000"/>
                <w:sz w:val="16"/>
              </w:rPr>
              <w:t xml:space="preserve">    @SecurityRequirement(name = "bearerAuth")</w:t>
            </w:r>
            <w:r>
              <w:rPr>
                <w:rFonts w:ascii="Courier New" w:hAnsi="Courier New"/>
                <w:color w:val="000000"/>
                <w:sz w:val="16"/>
              </w:rPr>
              <w:br w:type="textWrapping"/>
            </w:r>
            <w:r>
              <w:rPr>
                <w:rFonts w:ascii="Courier New" w:hAnsi="Courier New"/>
                <w:color w:val="000000"/>
                <w:sz w:val="16"/>
              </w:rPr>
              <w:t xml:space="preserve">    @Operation(</w:t>
            </w:r>
            <w:r>
              <w:rPr>
                <w:rFonts w:ascii="Courier New" w:hAnsi="Courier New"/>
                <w:color w:val="000000"/>
                <w:sz w:val="16"/>
              </w:rPr>
              <w:br w:type="textWrapping"/>
            </w:r>
            <w:r>
              <w:rPr>
                <w:rFonts w:ascii="Courier New" w:hAnsi="Courier New"/>
                <w:color w:val="000000"/>
                <w:sz w:val="16"/>
              </w:rPr>
              <w:t xml:space="preserve">        operationId = "convertirLpngitud",</w:t>
            </w:r>
            <w:r>
              <w:rPr>
                <w:rFonts w:ascii="Courier New" w:hAnsi="Courier New"/>
                <w:color w:val="000000"/>
                <w:sz w:val="16"/>
              </w:rPr>
              <w:br w:type="textWrapping"/>
            </w:r>
            <w:r>
              <w:rPr>
                <w:rFonts w:ascii="Courier New" w:hAnsi="Courier New"/>
                <w:color w:val="000000"/>
                <w:sz w:val="16"/>
              </w:rPr>
              <w:t xml:space="preserve">        summary = "Convertir unidades de longitud",</w:t>
            </w:r>
            <w:r>
              <w:rPr>
                <w:rFonts w:ascii="Courier New" w:hAnsi="Courier New"/>
                <w:color w:val="000000"/>
                <w:sz w:val="16"/>
              </w:rPr>
              <w:br w:type="textWrapping"/>
            </w:r>
            <w:r>
              <w:rPr>
                <w:rFonts w:ascii="Courier New" w:hAnsi="Courier New"/>
                <w:color w:val="000000"/>
                <w:sz w:val="16"/>
              </w:rPr>
              <w:t xml:space="preserve">        description = "Convierte un valor de una unidad de longitud a otra."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@APIResponses({</w:t>
            </w:r>
            <w:r>
              <w:rPr>
                <w:rFonts w:ascii="Courier New" w:hAnsi="Courier New"/>
                <w:color w:val="000000"/>
                <w:sz w:val="16"/>
              </w:rPr>
              <w:br w:type="textWrapping"/>
            </w:r>
            <w:r>
              <w:rPr>
                <w:rFonts w:ascii="Courier New" w:hAnsi="Courier New"/>
                <w:color w:val="000000"/>
                <w:sz w:val="16"/>
              </w:rPr>
              <w:t xml:space="preserve">        @APIResponse(</w:t>
            </w:r>
            <w:r>
              <w:rPr>
                <w:rFonts w:ascii="Courier New" w:hAnsi="Courier New"/>
                <w:color w:val="000000"/>
                <w:sz w:val="16"/>
              </w:rPr>
              <w:br w:type="textWrapping"/>
            </w:r>
            <w:r>
              <w:rPr>
                <w:rFonts w:ascii="Courier New" w:hAnsi="Courier New"/>
                <w:color w:val="000000"/>
                <w:sz w:val="16"/>
              </w:rPr>
              <w:t xml:space="preserve">            responseCode = "200",</w:t>
            </w:r>
            <w:r>
              <w:rPr>
                <w:rFonts w:ascii="Courier New" w:hAnsi="Courier New"/>
                <w:color w:val="000000"/>
                <w:sz w:val="16"/>
              </w:rPr>
              <w:br w:type="textWrapping"/>
            </w:r>
            <w:r>
              <w:rPr>
                <w:rFonts w:ascii="Courier New" w:hAnsi="Courier New"/>
                <w:color w:val="000000"/>
                <w:sz w:val="16"/>
              </w:rPr>
              <w:t xml:space="preserve">            description = "Conversión realizada exitosamente",</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RespuestaConversion.class)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@APIResponse(</w:t>
            </w:r>
            <w:r>
              <w:rPr>
                <w:rFonts w:ascii="Courier New" w:hAnsi="Courier New"/>
                <w:color w:val="000000"/>
                <w:sz w:val="16"/>
              </w:rPr>
              <w:br w:type="textWrapping"/>
            </w:r>
            <w:r>
              <w:rPr>
                <w:rFonts w:ascii="Courier New" w:hAnsi="Courier New"/>
                <w:color w:val="000000"/>
                <w:sz w:val="16"/>
              </w:rPr>
              <w:t xml:space="preserve">            responseCode = "401",</w:t>
            </w:r>
            <w:r>
              <w:rPr>
                <w:rFonts w:ascii="Courier New" w:hAnsi="Courier New"/>
                <w:color w:val="000000"/>
                <w:sz w:val="16"/>
              </w:rPr>
              <w:br w:type="textWrapping"/>
            </w:r>
            <w:r>
              <w:rPr>
                <w:rFonts w:ascii="Courier New" w:hAnsi="Courier New"/>
                <w:color w:val="000000"/>
                <w:sz w:val="16"/>
              </w:rPr>
              <w:t xml:space="preserve">            description = "Token de autenticación ausente o inválido",</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RespuestaError.class)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@APIResponse(</w:t>
            </w:r>
            <w:r>
              <w:rPr>
                <w:rFonts w:ascii="Courier New" w:hAnsi="Courier New"/>
                <w:color w:val="000000"/>
                <w:sz w:val="16"/>
              </w:rPr>
              <w:br w:type="textWrapping"/>
            </w:r>
            <w:r>
              <w:rPr>
                <w:rFonts w:ascii="Courier New" w:hAnsi="Courier New"/>
                <w:color w:val="000000"/>
                <w:sz w:val="16"/>
              </w:rPr>
              <w:t xml:space="preserve">            responseCode = "400",</w:t>
            </w:r>
            <w:r>
              <w:rPr>
                <w:rFonts w:ascii="Courier New" w:hAnsi="Courier New"/>
                <w:color w:val="000000"/>
                <w:sz w:val="16"/>
              </w:rPr>
              <w:br w:type="textWrapping"/>
            </w:r>
            <w:r>
              <w:rPr>
                <w:rFonts w:ascii="Courier New" w:hAnsi="Courier New"/>
                <w:color w:val="000000"/>
                <w:sz w:val="16"/>
              </w:rPr>
              <w:t xml:space="preserve">            description = "Datos de entrada o unidad de longitud inválidos",</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RespuestaError.class)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Response convertir(@RequestBody(</w:t>
            </w:r>
            <w:r>
              <w:rPr>
                <w:rFonts w:ascii="Courier New" w:hAnsi="Courier New"/>
                <w:color w:val="000000"/>
                <w:sz w:val="16"/>
              </w:rPr>
              <w:br w:type="textWrapping"/>
            </w:r>
            <w:r>
              <w:rPr>
                <w:rFonts w:ascii="Courier New" w:hAnsi="Courier New"/>
                <w:color w:val="000000"/>
                <w:sz w:val="16"/>
              </w:rPr>
              <w:t xml:space="preserve">            description = "Datos para la conversión de longitud",</w:t>
            </w:r>
            <w:r>
              <w:rPr>
                <w:rFonts w:ascii="Courier New" w:hAnsi="Courier New"/>
                <w:color w:val="000000"/>
                <w:sz w:val="16"/>
              </w:rPr>
              <w:br w:type="textWrapping"/>
            </w:r>
            <w:r>
              <w:rPr>
                <w:rFonts w:ascii="Courier New" w:hAnsi="Courier New"/>
                <w:color w:val="000000"/>
                <w:sz w:val="16"/>
              </w:rPr>
              <w:t xml:space="preserve">            required = true,</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SolicitudConversion.class)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@Valid SolicitudConversion solicitud) {</w:t>
            </w:r>
            <w:r>
              <w:rPr>
                <w:rFonts w:ascii="Courier New" w:hAnsi="Courier New"/>
                <w:color w:val="000000"/>
                <w:sz w:val="16"/>
              </w:rPr>
              <w:br w:type="textWrapping"/>
            </w:r>
            <w:r>
              <w:rPr>
                <w:rFonts w:ascii="Courier New" w:hAnsi="Courier New"/>
                <w:color w:val="000000"/>
                <w:sz w:val="16"/>
              </w:rPr>
              <w:t xml:space="preserve">        RespuestaConversion respuesta = servicioLongitud.convertir(solicitud);</w:t>
            </w:r>
            <w:r>
              <w:rPr>
                <w:rFonts w:ascii="Courier New" w:hAnsi="Courier New"/>
                <w:color w:val="000000"/>
                <w:sz w:val="16"/>
              </w:rPr>
              <w:br w:type="textWrapping"/>
            </w:r>
            <w:r>
              <w:rPr>
                <w:rFonts w:ascii="Courier New" w:hAnsi="Courier New"/>
                <w:color w:val="000000"/>
                <w:sz w:val="16"/>
              </w:rPr>
              <w:t xml:space="preserve">        return Response.ok(respuesta).build();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38D957B9">
      <w:pPr>
        <w:pStyle w:val="6"/>
        <w:bidi w:val="0"/>
        <w:rPr>
          <w:rFonts w:hint="default"/>
          <w:lang w:val="es-EC"/>
        </w:rPr>
      </w:pPr>
      <w:r>
        <w:t xml:space="preserve">Tabla </w:t>
      </w:r>
      <w:r>
        <w:rPr>
          <w:rFonts w:hint="default"/>
          <w:lang w:val="es-EC"/>
        </w:rPr>
        <w:t>27</w:t>
      </w:r>
      <w:r>
        <w:t>. Clase ControladorMasa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C76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shd w:val="clear" w:color="auto" w:fill="D9D9D9"/>
          </w:tcPr>
          <w:p w14:paraId="241ACADC">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ec.edu.monster.controller;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ec.edu.monster.model.RespuestaConversion;</w:t>
            </w:r>
            <w:r>
              <w:rPr>
                <w:rFonts w:ascii="Courier New" w:hAnsi="Courier New"/>
                <w:color w:val="000000"/>
                <w:sz w:val="16"/>
              </w:rPr>
              <w:br w:type="textWrapping"/>
            </w:r>
            <w:r>
              <w:rPr>
                <w:rFonts w:ascii="Courier New" w:hAnsi="Courier New"/>
                <w:color w:val="000000"/>
                <w:sz w:val="16"/>
              </w:rPr>
              <w:t>import ec.edu.monster.model.RespuestaError;</w:t>
            </w:r>
            <w:r>
              <w:rPr>
                <w:rFonts w:ascii="Courier New" w:hAnsi="Courier New"/>
                <w:color w:val="000000"/>
                <w:sz w:val="16"/>
              </w:rPr>
              <w:br w:type="textWrapping"/>
            </w:r>
            <w:r>
              <w:rPr>
                <w:rFonts w:ascii="Courier New" w:hAnsi="Courier New"/>
                <w:color w:val="000000"/>
                <w:sz w:val="16"/>
              </w:rPr>
              <w:t>import ec.edu.monster.model.SolicitudConversion;</w:t>
            </w:r>
            <w:r>
              <w:rPr>
                <w:rFonts w:ascii="Courier New" w:hAnsi="Courier New"/>
                <w:color w:val="000000"/>
                <w:sz w:val="16"/>
              </w:rPr>
              <w:br w:type="textWrapping"/>
            </w:r>
            <w:r>
              <w:rPr>
                <w:rFonts w:ascii="Courier New" w:hAnsi="Courier New"/>
                <w:color w:val="000000"/>
                <w:sz w:val="16"/>
              </w:rPr>
              <w:t>import ec.edu.monster.service.ServicioMasa;</w:t>
            </w:r>
            <w:r>
              <w:rPr>
                <w:rFonts w:ascii="Courier New" w:hAnsi="Courier New"/>
                <w:color w:val="000000"/>
                <w:sz w:val="16"/>
              </w:rPr>
              <w:br w:type="textWrapping"/>
            </w:r>
            <w:r>
              <w:rPr>
                <w:rFonts w:ascii="Courier New" w:hAnsi="Courier New"/>
                <w:color w:val="000000"/>
                <w:sz w:val="16"/>
              </w:rPr>
              <w:t>import jakarta.inject.Inject;</w:t>
            </w:r>
            <w:r>
              <w:rPr>
                <w:rFonts w:ascii="Courier New" w:hAnsi="Courier New"/>
                <w:color w:val="000000"/>
                <w:sz w:val="16"/>
              </w:rPr>
              <w:br w:type="textWrapping"/>
            </w:r>
            <w:r>
              <w:rPr>
                <w:rFonts w:ascii="Courier New" w:hAnsi="Courier New"/>
                <w:color w:val="000000"/>
                <w:sz w:val="16"/>
              </w:rPr>
              <w:t>import jakarta.validation.Valid;</w:t>
            </w:r>
            <w:r>
              <w:rPr>
                <w:rFonts w:ascii="Courier New" w:hAnsi="Courier New"/>
                <w:color w:val="000000"/>
                <w:sz w:val="16"/>
              </w:rPr>
              <w:br w:type="textWrapping"/>
            </w:r>
            <w:r>
              <w:rPr>
                <w:rFonts w:ascii="Courier New" w:hAnsi="Courier New"/>
                <w:color w:val="000000"/>
                <w:sz w:val="16"/>
              </w:rPr>
              <w:t>import jakarta.ws.rs.Consumes;</w:t>
            </w:r>
            <w:r>
              <w:rPr>
                <w:rFonts w:ascii="Courier New" w:hAnsi="Courier New"/>
                <w:color w:val="000000"/>
                <w:sz w:val="16"/>
              </w:rPr>
              <w:br w:type="textWrapping"/>
            </w:r>
            <w:r>
              <w:rPr>
                <w:rFonts w:ascii="Courier New" w:hAnsi="Courier New"/>
                <w:color w:val="000000"/>
                <w:sz w:val="16"/>
              </w:rPr>
              <w:t>import jakarta.ws.rs.POST;</w:t>
            </w:r>
            <w:r>
              <w:rPr>
                <w:rFonts w:ascii="Courier New" w:hAnsi="Courier New"/>
                <w:color w:val="000000"/>
                <w:sz w:val="16"/>
              </w:rPr>
              <w:br w:type="textWrapping"/>
            </w:r>
            <w:r>
              <w:rPr>
                <w:rFonts w:ascii="Courier New" w:hAnsi="Courier New"/>
                <w:color w:val="000000"/>
                <w:sz w:val="16"/>
              </w:rPr>
              <w:t>import jakarta.ws.rs.Path;</w:t>
            </w:r>
            <w:r>
              <w:rPr>
                <w:rFonts w:ascii="Courier New" w:hAnsi="Courier New"/>
                <w:color w:val="000000"/>
                <w:sz w:val="16"/>
              </w:rPr>
              <w:br w:type="textWrapping"/>
            </w:r>
            <w:r>
              <w:rPr>
                <w:rFonts w:ascii="Courier New" w:hAnsi="Courier New"/>
                <w:color w:val="000000"/>
                <w:sz w:val="16"/>
              </w:rPr>
              <w:t>import jakarta.ws.rs.Produces;</w:t>
            </w:r>
            <w:r>
              <w:rPr>
                <w:rFonts w:ascii="Courier New" w:hAnsi="Courier New"/>
                <w:color w:val="000000"/>
                <w:sz w:val="16"/>
              </w:rPr>
              <w:br w:type="textWrapping"/>
            </w:r>
            <w:r>
              <w:rPr>
                <w:rFonts w:ascii="Courier New" w:hAnsi="Courier New"/>
                <w:color w:val="000000"/>
                <w:sz w:val="16"/>
              </w:rPr>
              <w:t>import jakarta.ws.rs.core.MediaType;</w:t>
            </w:r>
            <w:r>
              <w:rPr>
                <w:rFonts w:ascii="Courier New" w:hAnsi="Courier New"/>
                <w:color w:val="000000"/>
                <w:sz w:val="16"/>
              </w:rPr>
              <w:br w:type="textWrapping"/>
            </w:r>
            <w:r>
              <w:rPr>
                <w:rFonts w:ascii="Courier New" w:hAnsi="Courier New"/>
                <w:color w:val="000000"/>
                <w:sz w:val="16"/>
              </w:rPr>
              <w:t>import jakarta.ws.rs.core.Response;</w:t>
            </w:r>
            <w:r>
              <w:rPr>
                <w:rFonts w:ascii="Courier New" w:hAnsi="Courier New"/>
                <w:color w:val="000000"/>
                <w:sz w:val="16"/>
              </w:rPr>
              <w:br w:type="textWrapping"/>
            </w:r>
            <w:r>
              <w:rPr>
                <w:rFonts w:ascii="Courier New" w:hAnsi="Courier New"/>
                <w:color w:val="000000"/>
                <w:sz w:val="16"/>
              </w:rPr>
              <w:t>import org.eclipse.microprofile.openapi.annotations.Operation;</w:t>
            </w:r>
            <w:r>
              <w:rPr>
                <w:rFonts w:ascii="Courier New" w:hAnsi="Courier New"/>
                <w:color w:val="000000"/>
                <w:sz w:val="16"/>
              </w:rPr>
              <w:br w:type="textWrapping"/>
            </w:r>
            <w:r>
              <w:rPr>
                <w:rFonts w:ascii="Courier New" w:hAnsi="Courier New"/>
                <w:color w:val="000000"/>
                <w:sz w:val="16"/>
              </w:rPr>
              <w:t>import org.eclipse.microprofile.openapi.annotations.media.Content;</w:t>
            </w:r>
            <w:r>
              <w:rPr>
                <w:rFonts w:ascii="Courier New" w:hAnsi="Courier New"/>
                <w:color w:val="000000"/>
                <w:sz w:val="16"/>
              </w:rPr>
              <w:br w:type="textWrapping"/>
            </w:r>
            <w:r>
              <w:rPr>
                <w:rFonts w:ascii="Courier New" w:hAnsi="Courier New"/>
                <w:color w:val="000000"/>
                <w:sz w:val="16"/>
              </w:rPr>
              <w:t>import org.eclipse.microprofile.openapi.annotations.media.Schema;</w:t>
            </w:r>
            <w:r>
              <w:rPr>
                <w:rFonts w:ascii="Courier New" w:hAnsi="Courier New"/>
                <w:color w:val="000000"/>
                <w:sz w:val="16"/>
              </w:rPr>
              <w:br w:type="textWrapping"/>
            </w:r>
            <w:r>
              <w:rPr>
                <w:rFonts w:ascii="Courier New" w:hAnsi="Courier New"/>
                <w:color w:val="000000"/>
                <w:sz w:val="16"/>
              </w:rPr>
              <w:t>import org.eclipse.microprofile.openapi.annotations.parameters.RequestBody;</w:t>
            </w:r>
            <w:r>
              <w:rPr>
                <w:rFonts w:ascii="Courier New" w:hAnsi="Courier New"/>
                <w:color w:val="000000"/>
                <w:sz w:val="16"/>
              </w:rPr>
              <w:br w:type="textWrapping"/>
            </w:r>
            <w:r>
              <w:rPr>
                <w:rFonts w:ascii="Courier New" w:hAnsi="Courier New"/>
                <w:color w:val="000000"/>
                <w:sz w:val="16"/>
              </w:rPr>
              <w:t>import org.eclipse.microprofile.openapi.annotations.responses.APIResponse;</w:t>
            </w:r>
            <w:r>
              <w:rPr>
                <w:rFonts w:ascii="Courier New" w:hAnsi="Courier New"/>
                <w:color w:val="000000"/>
                <w:sz w:val="16"/>
              </w:rPr>
              <w:br w:type="textWrapping"/>
            </w:r>
            <w:r>
              <w:rPr>
                <w:rFonts w:ascii="Courier New" w:hAnsi="Courier New"/>
                <w:color w:val="000000"/>
                <w:sz w:val="16"/>
              </w:rPr>
              <w:t>import org.eclipse.microprofile.openapi.annotations.responses.APIResponses;</w:t>
            </w:r>
            <w:r>
              <w:rPr>
                <w:rFonts w:ascii="Courier New" w:hAnsi="Courier New"/>
                <w:color w:val="000000"/>
                <w:sz w:val="16"/>
              </w:rPr>
              <w:br w:type="textWrapping"/>
            </w:r>
            <w:r>
              <w:rPr>
                <w:rFonts w:ascii="Courier New" w:hAnsi="Courier New"/>
                <w:color w:val="000000"/>
                <w:sz w:val="16"/>
              </w:rPr>
              <w:t>import org.eclipse.microprofile.openapi.annotations.security.SecurityRequirement;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@Path("/conversion/masa")</w:t>
            </w:r>
            <w:r>
              <w:rPr>
                <w:rFonts w:ascii="Courier New" w:hAnsi="Courier New"/>
                <w:color w:val="000000"/>
                <w:sz w:val="16"/>
              </w:rPr>
              <w:br w:type="textWrapping"/>
            </w:r>
            <w:r>
              <w:rPr>
                <w:rFonts w:ascii="Courier New" w:hAnsi="Courier New"/>
                <w:color w:val="000000"/>
                <w:sz w:val="16"/>
              </w:rPr>
              <w:t>@Produces(MediaType.APPLICATION_JSON)</w:t>
            </w:r>
            <w:r>
              <w:rPr>
                <w:rFonts w:ascii="Courier New" w:hAnsi="Courier New"/>
                <w:color w:val="000000"/>
                <w:sz w:val="16"/>
              </w:rPr>
              <w:br w:type="textWrapping"/>
            </w:r>
            <w:r>
              <w:rPr>
                <w:rFonts w:ascii="Courier New" w:hAnsi="Courier New"/>
                <w:color w:val="000000"/>
                <w:sz w:val="16"/>
              </w:rPr>
              <w:t>@Consumes(MediaType.APPLICATION_JSON)</w:t>
            </w:r>
            <w:r>
              <w:rPr>
                <w:rFonts w:ascii="Courier New" w:hAnsi="Courier New"/>
                <w:color w:val="000000"/>
                <w:sz w:val="16"/>
              </w:rPr>
              <w:br w:type="textWrapping"/>
            </w:r>
            <w:r>
              <w:rPr>
                <w:rFonts w:ascii="Courier New" w:hAnsi="Courier New"/>
                <w:color w:val="000000"/>
                <w:sz w:val="16"/>
              </w:rPr>
              <w:t>public class ControladorMasa {</w:t>
            </w:r>
            <w:r>
              <w:rPr>
                <w:rFonts w:ascii="Courier New" w:hAnsi="Courier New"/>
                <w:color w:val="000000"/>
                <w:sz w:val="16"/>
              </w:rPr>
              <w:br w:type="textWrapping"/>
            </w:r>
            <w:r>
              <w:rPr>
                <w:rFonts w:ascii="Courier New" w:hAnsi="Courier New"/>
                <w:color w:val="000000"/>
                <w:sz w:val="16"/>
              </w:rPr>
              <w:t xml:space="preserve">    private final ServicioMasa servicioMasa;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@Inject</w:t>
            </w:r>
            <w:r>
              <w:rPr>
                <w:rFonts w:ascii="Courier New" w:hAnsi="Courier New"/>
                <w:color w:val="000000"/>
                <w:sz w:val="16"/>
              </w:rPr>
              <w:br w:type="textWrapping"/>
            </w:r>
            <w:r>
              <w:rPr>
                <w:rFonts w:ascii="Courier New" w:hAnsi="Courier New"/>
                <w:color w:val="000000"/>
                <w:sz w:val="16"/>
              </w:rPr>
              <w:t xml:space="preserve">    public ControladorMasa(ServicioMasa servicioMasa) {</w:t>
            </w:r>
            <w:r>
              <w:rPr>
                <w:rFonts w:ascii="Courier New" w:hAnsi="Courier New"/>
                <w:color w:val="000000"/>
                <w:sz w:val="16"/>
              </w:rPr>
              <w:br w:type="textWrapping"/>
            </w:r>
            <w:r>
              <w:rPr>
                <w:rFonts w:ascii="Courier New" w:hAnsi="Courier New"/>
                <w:color w:val="000000"/>
                <w:sz w:val="16"/>
              </w:rPr>
              <w:t xml:space="preserve">        this.servicioMasa = servicioMasa;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@POST</w:t>
            </w:r>
            <w:r>
              <w:rPr>
                <w:rFonts w:ascii="Courier New" w:hAnsi="Courier New"/>
                <w:color w:val="000000"/>
                <w:sz w:val="16"/>
              </w:rPr>
              <w:br w:type="textWrapping"/>
            </w:r>
            <w:r>
              <w:rPr>
                <w:rFonts w:ascii="Courier New" w:hAnsi="Courier New"/>
                <w:color w:val="000000"/>
                <w:sz w:val="16"/>
              </w:rPr>
              <w:t xml:space="preserve">    @SecurityRequirement(name = "bearerAuth")</w:t>
            </w:r>
            <w:r>
              <w:rPr>
                <w:rFonts w:ascii="Courier New" w:hAnsi="Courier New"/>
                <w:color w:val="000000"/>
                <w:sz w:val="16"/>
              </w:rPr>
              <w:br w:type="textWrapping"/>
            </w:r>
            <w:r>
              <w:rPr>
                <w:rFonts w:ascii="Courier New" w:hAnsi="Courier New"/>
                <w:color w:val="000000"/>
                <w:sz w:val="16"/>
              </w:rPr>
              <w:t xml:space="preserve">    @Operation(</w:t>
            </w:r>
            <w:r>
              <w:rPr>
                <w:rFonts w:ascii="Courier New" w:hAnsi="Courier New"/>
                <w:color w:val="000000"/>
                <w:sz w:val="16"/>
              </w:rPr>
              <w:br w:type="textWrapping"/>
            </w:r>
            <w:r>
              <w:rPr>
                <w:rFonts w:ascii="Courier New" w:hAnsi="Courier New"/>
                <w:color w:val="000000"/>
                <w:sz w:val="16"/>
              </w:rPr>
              <w:t xml:space="preserve">        operationId = "convertirMasa",</w:t>
            </w:r>
            <w:r>
              <w:rPr>
                <w:rFonts w:ascii="Courier New" w:hAnsi="Courier New"/>
                <w:color w:val="000000"/>
                <w:sz w:val="16"/>
              </w:rPr>
              <w:br w:type="textWrapping"/>
            </w:r>
            <w:r>
              <w:rPr>
                <w:rFonts w:ascii="Courier New" w:hAnsi="Courier New"/>
                <w:color w:val="000000"/>
                <w:sz w:val="16"/>
              </w:rPr>
              <w:t xml:space="preserve">        summary = "Convertir unidades de masa",</w:t>
            </w:r>
            <w:r>
              <w:rPr>
                <w:rFonts w:ascii="Courier New" w:hAnsi="Courier New"/>
                <w:color w:val="000000"/>
                <w:sz w:val="16"/>
              </w:rPr>
              <w:br w:type="textWrapping"/>
            </w:r>
            <w:r>
              <w:rPr>
                <w:rFonts w:ascii="Courier New" w:hAnsi="Courier New"/>
                <w:color w:val="000000"/>
                <w:sz w:val="16"/>
              </w:rPr>
              <w:t xml:space="preserve">        description = "Convierte un valor de una unidad de masa a otra."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@APIResponses({</w:t>
            </w:r>
            <w:r>
              <w:rPr>
                <w:rFonts w:ascii="Courier New" w:hAnsi="Courier New"/>
                <w:color w:val="000000"/>
                <w:sz w:val="16"/>
              </w:rPr>
              <w:br w:type="textWrapping"/>
            </w:r>
            <w:r>
              <w:rPr>
                <w:rFonts w:ascii="Courier New" w:hAnsi="Courier New"/>
                <w:color w:val="000000"/>
                <w:sz w:val="16"/>
              </w:rPr>
              <w:t xml:space="preserve">        @APIResponse(</w:t>
            </w:r>
            <w:r>
              <w:rPr>
                <w:rFonts w:ascii="Courier New" w:hAnsi="Courier New"/>
                <w:color w:val="000000"/>
                <w:sz w:val="16"/>
              </w:rPr>
              <w:br w:type="textWrapping"/>
            </w:r>
            <w:r>
              <w:rPr>
                <w:rFonts w:ascii="Courier New" w:hAnsi="Courier New"/>
                <w:color w:val="000000"/>
                <w:sz w:val="16"/>
              </w:rPr>
              <w:t xml:space="preserve">            responseCode = "200",</w:t>
            </w:r>
            <w:r>
              <w:rPr>
                <w:rFonts w:ascii="Courier New" w:hAnsi="Courier New"/>
                <w:color w:val="000000"/>
                <w:sz w:val="16"/>
              </w:rPr>
              <w:br w:type="textWrapping"/>
            </w:r>
            <w:r>
              <w:rPr>
                <w:rFonts w:ascii="Courier New" w:hAnsi="Courier New"/>
                <w:color w:val="000000"/>
                <w:sz w:val="16"/>
              </w:rPr>
              <w:t xml:space="preserve">            description = "Conversión realizada exitosamente",</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RespuestaConversion.class)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@APIResponse(</w:t>
            </w:r>
            <w:r>
              <w:rPr>
                <w:rFonts w:ascii="Courier New" w:hAnsi="Courier New"/>
                <w:color w:val="000000"/>
                <w:sz w:val="16"/>
              </w:rPr>
              <w:br w:type="textWrapping"/>
            </w:r>
            <w:r>
              <w:rPr>
                <w:rFonts w:ascii="Courier New" w:hAnsi="Courier New"/>
                <w:color w:val="000000"/>
                <w:sz w:val="16"/>
              </w:rPr>
              <w:t xml:space="preserve">            responseCode = "401",</w:t>
            </w:r>
            <w:r>
              <w:rPr>
                <w:rFonts w:ascii="Courier New" w:hAnsi="Courier New"/>
                <w:color w:val="000000"/>
                <w:sz w:val="16"/>
              </w:rPr>
              <w:br w:type="textWrapping"/>
            </w:r>
            <w:r>
              <w:rPr>
                <w:rFonts w:ascii="Courier New" w:hAnsi="Courier New"/>
                <w:color w:val="000000"/>
                <w:sz w:val="16"/>
              </w:rPr>
              <w:t xml:space="preserve">            description = "Token de autenticación ausente o inválido",</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RespuestaError.class)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@APIResponse(</w:t>
            </w:r>
            <w:r>
              <w:rPr>
                <w:rFonts w:ascii="Courier New" w:hAnsi="Courier New"/>
                <w:color w:val="000000"/>
                <w:sz w:val="16"/>
              </w:rPr>
              <w:br w:type="textWrapping"/>
            </w:r>
            <w:r>
              <w:rPr>
                <w:rFonts w:ascii="Courier New" w:hAnsi="Courier New"/>
                <w:color w:val="000000"/>
                <w:sz w:val="16"/>
              </w:rPr>
              <w:t xml:space="preserve">            responseCode = "400",</w:t>
            </w:r>
            <w:r>
              <w:rPr>
                <w:rFonts w:ascii="Courier New" w:hAnsi="Courier New"/>
                <w:color w:val="000000"/>
                <w:sz w:val="16"/>
              </w:rPr>
              <w:br w:type="textWrapping"/>
            </w:r>
            <w:r>
              <w:rPr>
                <w:rFonts w:ascii="Courier New" w:hAnsi="Courier New"/>
                <w:color w:val="000000"/>
                <w:sz w:val="16"/>
              </w:rPr>
              <w:t xml:space="preserve">            description = "Datos de entrada o unidad de masa inválidos",</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RespuestaError.class)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Response convertir(@RequestBody(</w:t>
            </w:r>
            <w:r>
              <w:rPr>
                <w:rFonts w:ascii="Courier New" w:hAnsi="Courier New"/>
                <w:color w:val="000000"/>
                <w:sz w:val="16"/>
              </w:rPr>
              <w:br w:type="textWrapping"/>
            </w:r>
            <w:r>
              <w:rPr>
                <w:rFonts w:ascii="Courier New" w:hAnsi="Courier New"/>
                <w:color w:val="000000"/>
                <w:sz w:val="16"/>
              </w:rPr>
              <w:t xml:space="preserve">            description = "Datos para la conversión de masa",</w:t>
            </w:r>
            <w:r>
              <w:rPr>
                <w:rFonts w:ascii="Courier New" w:hAnsi="Courier New"/>
                <w:color w:val="000000"/>
                <w:sz w:val="16"/>
              </w:rPr>
              <w:br w:type="textWrapping"/>
            </w:r>
            <w:r>
              <w:rPr>
                <w:rFonts w:ascii="Courier New" w:hAnsi="Courier New"/>
                <w:color w:val="000000"/>
                <w:sz w:val="16"/>
              </w:rPr>
              <w:t xml:space="preserve">            required = true,</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SolicitudConversion.class)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@Valid SolicitudConversion solicitud) {</w:t>
            </w:r>
            <w:r>
              <w:rPr>
                <w:rFonts w:ascii="Courier New" w:hAnsi="Courier New"/>
                <w:color w:val="000000"/>
                <w:sz w:val="16"/>
              </w:rPr>
              <w:br w:type="textWrapping"/>
            </w:r>
            <w:r>
              <w:rPr>
                <w:rFonts w:ascii="Courier New" w:hAnsi="Courier New"/>
                <w:color w:val="000000"/>
                <w:sz w:val="16"/>
              </w:rPr>
              <w:t xml:space="preserve">        RespuestaConversion respuesta = servicioMasa.convertir(solicitud);</w:t>
            </w:r>
            <w:r>
              <w:rPr>
                <w:rFonts w:ascii="Courier New" w:hAnsi="Courier New"/>
                <w:color w:val="000000"/>
                <w:sz w:val="16"/>
              </w:rPr>
              <w:br w:type="textWrapping"/>
            </w:r>
            <w:r>
              <w:rPr>
                <w:rFonts w:ascii="Courier New" w:hAnsi="Courier New"/>
                <w:color w:val="000000"/>
                <w:sz w:val="16"/>
              </w:rPr>
              <w:t xml:space="preserve">        return Response.ok(respuesta).build();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F186651">
      <w:pPr>
        <w:pStyle w:val="6"/>
        <w:bidi w:val="0"/>
        <w:rPr>
          <w:rFonts w:hint="default"/>
          <w:lang w:val="es-EC"/>
        </w:rPr>
      </w:pPr>
      <w:r>
        <w:t xml:space="preserve">Tabla </w:t>
      </w:r>
      <w:r>
        <w:rPr>
          <w:rFonts w:hint="default"/>
          <w:lang w:val="es-EC"/>
        </w:rPr>
        <w:t>28</w:t>
      </w:r>
      <w:r>
        <w:t>. Clase ControladorTemperatura</w:t>
      </w:r>
      <w:r>
        <w:rPr>
          <w:rFonts w:hint="default"/>
          <w:lang w:val="es-EC"/>
        </w:rPr>
        <w:t xml:space="preserve">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9E8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E9746B8">
            <w:pPr>
              <w:spacing w:after="0" w:line="240" w:lineRule="auto"/>
            </w:pPr>
            <w:r>
              <w:rPr>
                <w:rFonts w:ascii="Courier New" w:hAnsi="Courier New"/>
                <w:color w:val="000000"/>
                <w:sz w:val="16"/>
              </w:rPr>
              <w:t>package ec.edu.monster.controller;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ec.edu.monster.model.RespuestaConversion;</w:t>
            </w:r>
            <w:r>
              <w:rPr>
                <w:rFonts w:ascii="Courier New" w:hAnsi="Courier New"/>
                <w:color w:val="000000"/>
                <w:sz w:val="16"/>
              </w:rPr>
              <w:br w:type="textWrapping"/>
            </w:r>
            <w:r>
              <w:rPr>
                <w:rFonts w:ascii="Courier New" w:hAnsi="Courier New"/>
                <w:color w:val="000000"/>
                <w:sz w:val="16"/>
              </w:rPr>
              <w:t>import ec.edu.monster.model.RespuestaError;</w:t>
            </w:r>
            <w:r>
              <w:rPr>
                <w:rFonts w:ascii="Courier New" w:hAnsi="Courier New"/>
                <w:color w:val="000000"/>
                <w:sz w:val="16"/>
              </w:rPr>
              <w:br w:type="textWrapping"/>
            </w:r>
            <w:r>
              <w:rPr>
                <w:rFonts w:ascii="Courier New" w:hAnsi="Courier New"/>
                <w:color w:val="000000"/>
                <w:sz w:val="16"/>
              </w:rPr>
              <w:t>import ec.edu.monster.model.SolicitudConversion;</w:t>
            </w:r>
            <w:r>
              <w:rPr>
                <w:rFonts w:ascii="Courier New" w:hAnsi="Courier New"/>
                <w:color w:val="000000"/>
                <w:sz w:val="16"/>
              </w:rPr>
              <w:br w:type="textWrapping"/>
            </w:r>
            <w:r>
              <w:rPr>
                <w:rFonts w:ascii="Courier New" w:hAnsi="Courier New"/>
                <w:color w:val="000000"/>
                <w:sz w:val="16"/>
              </w:rPr>
              <w:t>import ec.edu.monster.service.ServicioTemperatura;</w:t>
            </w:r>
            <w:r>
              <w:rPr>
                <w:rFonts w:ascii="Courier New" w:hAnsi="Courier New"/>
                <w:color w:val="000000"/>
                <w:sz w:val="16"/>
              </w:rPr>
              <w:br w:type="textWrapping"/>
            </w:r>
            <w:r>
              <w:rPr>
                <w:rFonts w:ascii="Courier New" w:hAnsi="Courier New"/>
                <w:color w:val="000000"/>
                <w:sz w:val="16"/>
              </w:rPr>
              <w:t>import jakarta.inject.Inject;</w:t>
            </w:r>
            <w:r>
              <w:rPr>
                <w:rFonts w:ascii="Courier New" w:hAnsi="Courier New"/>
                <w:color w:val="000000"/>
                <w:sz w:val="16"/>
              </w:rPr>
              <w:br w:type="textWrapping"/>
            </w:r>
            <w:r>
              <w:rPr>
                <w:rFonts w:ascii="Courier New" w:hAnsi="Courier New"/>
                <w:color w:val="000000"/>
                <w:sz w:val="16"/>
              </w:rPr>
              <w:t>import jakarta.validation.Valid;</w:t>
            </w:r>
            <w:r>
              <w:rPr>
                <w:rFonts w:ascii="Courier New" w:hAnsi="Courier New"/>
                <w:color w:val="000000"/>
                <w:sz w:val="16"/>
              </w:rPr>
              <w:br w:type="textWrapping"/>
            </w:r>
            <w:r>
              <w:rPr>
                <w:rFonts w:ascii="Courier New" w:hAnsi="Courier New"/>
                <w:color w:val="000000"/>
                <w:sz w:val="16"/>
              </w:rPr>
              <w:t>import jakarta.ws.rs.Consumes;</w:t>
            </w:r>
            <w:r>
              <w:rPr>
                <w:rFonts w:ascii="Courier New" w:hAnsi="Courier New"/>
                <w:color w:val="000000"/>
                <w:sz w:val="16"/>
              </w:rPr>
              <w:br w:type="textWrapping"/>
            </w:r>
            <w:r>
              <w:rPr>
                <w:rFonts w:ascii="Courier New" w:hAnsi="Courier New"/>
                <w:color w:val="000000"/>
                <w:sz w:val="16"/>
              </w:rPr>
              <w:t>import jakarta.ws.rs.POST;</w:t>
            </w:r>
            <w:r>
              <w:rPr>
                <w:rFonts w:ascii="Courier New" w:hAnsi="Courier New"/>
                <w:color w:val="000000"/>
                <w:sz w:val="16"/>
              </w:rPr>
              <w:br w:type="textWrapping"/>
            </w:r>
            <w:r>
              <w:rPr>
                <w:rFonts w:ascii="Courier New" w:hAnsi="Courier New"/>
                <w:color w:val="000000"/>
                <w:sz w:val="16"/>
              </w:rPr>
              <w:t>import jakarta.ws.rs.Path;</w:t>
            </w:r>
            <w:r>
              <w:rPr>
                <w:rFonts w:ascii="Courier New" w:hAnsi="Courier New"/>
                <w:color w:val="000000"/>
                <w:sz w:val="16"/>
              </w:rPr>
              <w:br w:type="textWrapping"/>
            </w:r>
            <w:r>
              <w:rPr>
                <w:rFonts w:ascii="Courier New" w:hAnsi="Courier New"/>
                <w:color w:val="000000"/>
                <w:sz w:val="16"/>
              </w:rPr>
              <w:t>import jakarta.ws.rs.Produces;</w:t>
            </w:r>
            <w:r>
              <w:rPr>
                <w:rFonts w:ascii="Courier New" w:hAnsi="Courier New"/>
                <w:color w:val="000000"/>
                <w:sz w:val="16"/>
              </w:rPr>
              <w:br w:type="textWrapping"/>
            </w:r>
            <w:r>
              <w:rPr>
                <w:rFonts w:ascii="Courier New" w:hAnsi="Courier New"/>
                <w:color w:val="000000"/>
                <w:sz w:val="16"/>
              </w:rPr>
              <w:t>import jakarta.ws.rs.core.MediaType;</w:t>
            </w:r>
            <w:r>
              <w:rPr>
                <w:rFonts w:ascii="Courier New" w:hAnsi="Courier New"/>
                <w:color w:val="000000"/>
                <w:sz w:val="16"/>
              </w:rPr>
              <w:br w:type="textWrapping"/>
            </w:r>
            <w:r>
              <w:rPr>
                <w:rFonts w:ascii="Courier New" w:hAnsi="Courier New"/>
                <w:color w:val="000000"/>
                <w:sz w:val="16"/>
              </w:rPr>
              <w:t>import jakarta.ws.rs.core.Response;</w:t>
            </w:r>
            <w:r>
              <w:rPr>
                <w:rFonts w:ascii="Courier New" w:hAnsi="Courier New"/>
                <w:color w:val="000000"/>
                <w:sz w:val="16"/>
              </w:rPr>
              <w:br w:type="textWrapping"/>
            </w:r>
            <w:r>
              <w:rPr>
                <w:rFonts w:ascii="Courier New" w:hAnsi="Courier New"/>
                <w:color w:val="000000"/>
                <w:sz w:val="16"/>
              </w:rPr>
              <w:t>import org.eclipse.microprofile.openapi.annotations.Operation;</w:t>
            </w:r>
            <w:r>
              <w:rPr>
                <w:rFonts w:ascii="Courier New" w:hAnsi="Courier New"/>
                <w:color w:val="000000"/>
                <w:sz w:val="16"/>
              </w:rPr>
              <w:br w:type="textWrapping"/>
            </w:r>
            <w:r>
              <w:rPr>
                <w:rFonts w:ascii="Courier New" w:hAnsi="Courier New"/>
                <w:color w:val="000000"/>
                <w:sz w:val="16"/>
              </w:rPr>
              <w:t>import org.eclipse.microprofile.openapi.annotations.parameters.RequestBody;</w:t>
            </w:r>
            <w:r>
              <w:rPr>
                <w:rFonts w:ascii="Courier New" w:hAnsi="Courier New"/>
                <w:color w:val="000000"/>
                <w:sz w:val="16"/>
              </w:rPr>
              <w:br w:type="textWrapping"/>
            </w:r>
            <w:r>
              <w:rPr>
                <w:rFonts w:ascii="Courier New" w:hAnsi="Courier New"/>
                <w:color w:val="000000"/>
                <w:sz w:val="16"/>
              </w:rPr>
              <w:t>import org.eclipse.microprofile.openapi.annotations.responses.APIResponse;</w:t>
            </w:r>
            <w:r>
              <w:rPr>
                <w:rFonts w:ascii="Courier New" w:hAnsi="Courier New"/>
                <w:color w:val="000000"/>
                <w:sz w:val="16"/>
              </w:rPr>
              <w:br w:type="textWrapping"/>
            </w:r>
            <w:r>
              <w:rPr>
                <w:rFonts w:ascii="Courier New" w:hAnsi="Courier New"/>
                <w:color w:val="000000"/>
                <w:sz w:val="16"/>
              </w:rPr>
              <w:t>import org.eclipse.microprofile.openapi.annotations.responses.APIResponses;</w:t>
            </w:r>
            <w:r>
              <w:rPr>
                <w:rFonts w:ascii="Courier New" w:hAnsi="Courier New"/>
                <w:color w:val="000000"/>
                <w:sz w:val="16"/>
              </w:rPr>
              <w:br w:type="textWrapping"/>
            </w:r>
            <w:r>
              <w:rPr>
                <w:rFonts w:ascii="Courier New" w:hAnsi="Courier New"/>
                <w:color w:val="000000"/>
                <w:sz w:val="16"/>
              </w:rPr>
              <w:t>import org.eclipse.microprofile.openapi.annotations.media.Content;</w:t>
            </w:r>
            <w:r>
              <w:rPr>
                <w:rFonts w:ascii="Courier New" w:hAnsi="Courier New"/>
                <w:color w:val="000000"/>
                <w:sz w:val="16"/>
              </w:rPr>
              <w:br w:type="textWrapping"/>
            </w:r>
            <w:r>
              <w:rPr>
                <w:rFonts w:ascii="Courier New" w:hAnsi="Courier New"/>
                <w:color w:val="000000"/>
                <w:sz w:val="16"/>
              </w:rPr>
              <w:t>import org.eclipse.microprofile.openapi.annotations.media.Schema;</w:t>
            </w:r>
            <w:r>
              <w:rPr>
                <w:rFonts w:ascii="Courier New" w:hAnsi="Courier New"/>
                <w:color w:val="000000"/>
                <w:sz w:val="16"/>
              </w:rPr>
              <w:br w:type="textWrapping"/>
            </w:r>
            <w:r>
              <w:rPr>
                <w:rFonts w:ascii="Courier New" w:hAnsi="Courier New"/>
                <w:color w:val="000000"/>
                <w:sz w:val="16"/>
              </w:rPr>
              <w:t>import org.eclipse.microprofile.openapi.annotations.security.SecurityRequirement;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@Path("/conversion/temperatura")</w:t>
            </w:r>
            <w:r>
              <w:rPr>
                <w:rFonts w:ascii="Courier New" w:hAnsi="Courier New"/>
                <w:color w:val="000000"/>
                <w:sz w:val="16"/>
              </w:rPr>
              <w:br w:type="textWrapping"/>
            </w:r>
            <w:r>
              <w:rPr>
                <w:rFonts w:ascii="Courier New" w:hAnsi="Courier New"/>
                <w:color w:val="000000"/>
                <w:sz w:val="16"/>
              </w:rPr>
              <w:t>@Produces(MediaType.APPLICATION_JSON)</w:t>
            </w:r>
            <w:r>
              <w:rPr>
                <w:rFonts w:ascii="Courier New" w:hAnsi="Courier New"/>
                <w:color w:val="000000"/>
                <w:sz w:val="16"/>
              </w:rPr>
              <w:br w:type="textWrapping"/>
            </w:r>
            <w:r>
              <w:rPr>
                <w:rFonts w:ascii="Courier New" w:hAnsi="Courier New"/>
                <w:color w:val="000000"/>
                <w:sz w:val="16"/>
              </w:rPr>
              <w:t>@Consumes(MediaType.APPLICATION_JSON)</w:t>
            </w:r>
            <w:r>
              <w:rPr>
                <w:rFonts w:ascii="Courier New" w:hAnsi="Courier New"/>
                <w:color w:val="000000"/>
                <w:sz w:val="16"/>
              </w:rPr>
              <w:br w:type="textWrapping"/>
            </w:r>
            <w:r>
              <w:rPr>
                <w:rFonts w:ascii="Courier New" w:hAnsi="Courier New"/>
                <w:color w:val="000000"/>
                <w:sz w:val="16"/>
              </w:rPr>
              <w:t>public class ControladorTemperatura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final ServicioTemperatura servicioTemperatura;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@Inject</w:t>
            </w:r>
            <w:r>
              <w:rPr>
                <w:rFonts w:ascii="Courier New" w:hAnsi="Courier New"/>
                <w:color w:val="000000"/>
                <w:sz w:val="16"/>
              </w:rPr>
              <w:br w:type="textWrapping"/>
            </w:r>
            <w:r>
              <w:rPr>
                <w:rFonts w:ascii="Courier New" w:hAnsi="Courier New"/>
                <w:color w:val="000000"/>
                <w:sz w:val="16"/>
              </w:rPr>
              <w:t xml:space="preserve">    public ControladorTemperatura(ServicioTemperatura servicioTemperatura) {</w:t>
            </w:r>
            <w:r>
              <w:rPr>
                <w:rFonts w:ascii="Courier New" w:hAnsi="Courier New"/>
                <w:color w:val="000000"/>
                <w:sz w:val="16"/>
              </w:rPr>
              <w:br w:type="textWrapping"/>
            </w:r>
            <w:r>
              <w:rPr>
                <w:rFonts w:ascii="Courier New" w:hAnsi="Courier New"/>
                <w:color w:val="000000"/>
                <w:sz w:val="16"/>
              </w:rPr>
              <w:t xml:space="preserve">        this.servicioTemperatura = servicioTemperatura;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@POST</w:t>
            </w:r>
            <w:r>
              <w:rPr>
                <w:rFonts w:ascii="Courier New" w:hAnsi="Courier New"/>
                <w:color w:val="000000"/>
                <w:sz w:val="16"/>
              </w:rPr>
              <w:br w:type="textWrapping"/>
            </w:r>
            <w:r>
              <w:rPr>
                <w:rFonts w:ascii="Courier New" w:hAnsi="Courier New"/>
                <w:color w:val="000000"/>
                <w:sz w:val="16"/>
              </w:rPr>
              <w:t xml:space="preserve">    @SecurityRequirement(name = "bearerAuth")</w:t>
            </w:r>
            <w:r>
              <w:rPr>
                <w:rFonts w:ascii="Courier New" w:hAnsi="Courier New"/>
                <w:color w:val="000000"/>
                <w:sz w:val="16"/>
              </w:rPr>
              <w:br w:type="textWrapping"/>
            </w:r>
            <w:r>
              <w:rPr>
                <w:rFonts w:ascii="Courier New" w:hAnsi="Courier New"/>
                <w:color w:val="000000"/>
                <w:sz w:val="16"/>
              </w:rPr>
              <w:t xml:space="preserve">    @Operation(</w:t>
            </w:r>
            <w:r>
              <w:rPr>
                <w:rFonts w:ascii="Courier New" w:hAnsi="Courier New"/>
                <w:color w:val="000000"/>
                <w:sz w:val="16"/>
              </w:rPr>
              <w:br w:type="textWrapping"/>
            </w:r>
            <w:r>
              <w:rPr>
                <w:rFonts w:ascii="Courier New" w:hAnsi="Courier New"/>
                <w:color w:val="000000"/>
                <w:sz w:val="16"/>
              </w:rPr>
              <w:t xml:space="preserve">        operationId = "convertirTemperatura",</w:t>
            </w:r>
            <w:r>
              <w:rPr>
                <w:rFonts w:ascii="Courier New" w:hAnsi="Courier New"/>
                <w:color w:val="000000"/>
                <w:sz w:val="16"/>
              </w:rPr>
              <w:br w:type="textWrapping"/>
            </w:r>
            <w:r>
              <w:rPr>
                <w:rFonts w:ascii="Courier New" w:hAnsi="Courier New"/>
                <w:color w:val="000000"/>
                <w:sz w:val="16"/>
              </w:rPr>
              <w:t xml:space="preserve">        summary = "Convertir unidades de temperatura",</w:t>
            </w:r>
            <w:r>
              <w:rPr>
                <w:rFonts w:ascii="Courier New" w:hAnsi="Courier New"/>
                <w:color w:val="000000"/>
                <w:sz w:val="16"/>
              </w:rPr>
              <w:br w:type="textWrapping"/>
            </w:r>
            <w:r>
              <w:rPr>
                <w:rFonts w:ascii="Courier New" w:hAnsi="Courier New"/>
                <w:color w:val="000000"/>
                <w:sz w:val="16"/>
              </w:rPr>
              <w:t xml:space="preserve">        description = "Convierte un valor de una unidad de temperatura a otra."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@APIResponses({</w:t>
            </w:r>
            <w:r>
              <w:rPr>
                <w:rFonts w:ascii="Courier New" w:hAnsi="Courier New"/>
                <w:color w:val="000000"/>
                <w:sz w:val="16"/>
              </w:rPr>
              <w:br w:type="textWrapping"/>
            </w:r>
            <w:r>
              <w:rPr>
                <w:rFonts w:ascii="Courier New" w:hAnsi="Courier New"/>
                <w:color w:val="000000"/>
                <w:sz w:val="16"/>
              </w:rPr>
              <w:t xml:space="preserve">        @APIResponse(</w:t>
            </w:r>
            <w:r>
              <w:rPr>
                <w:rFonts w:ascii="Courier New" w:hAnsi="Courier New"/>
                <w:color w:val="000000"/>
                <w:sz w:val="16"/>
              </w:rPr>
              <w:br w:type="textWrapping"/>
            </w:r>
            <w:r>
              <w:rPr>
                <w:rFonts w:ascii="Courier New" w:hAnsi="Courier New"/>
                <w:color w:val="000000"/>
                <w:sz w:val="16"/>
              </w:rPr>
              <w:t xml:space="preserve">            responseCode = "200",</w:t>
            </w:r>
            <w:r>
              <w:rPr>
                <w:rFonts w:ascii="Courier New" w:hAnsi="Courier New"/>
                <w:color w:val="000000"/>
                <w:sz w:val="16"/>
              </w:rPr>
              <w:br w:type="textWrapping"/>
            </w:r>
            <w:r>
              <w:rPr>
                <w:rFonts w:ascii="Courier New" w:hAnsi="Courier New"/>
                <w:color w:val="000000"/>
                <w:sz w:val="16"/>
              </w:rPr>
              <w:t xml:space="preserve">            description = "Conversión realizada exitosamente",</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RespuestaConversion.class)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@APIResponse(</w:t>
            </w:r>
            <w:r>
              <w:rPr>
                <w:rFonts w:ascii="Courier New" w:hAnsi="Courier New"/>
                <w:color w:val="000000"/>
                <w:sz w:val="16"/>
              </w:rPr>
              <w:br w:type="textWrapping"/>
            </w:r>
            <w:r>
              <w:rPr>
                <w:rFonts w:ascii="Courier New" w:hAnsi="Courier New"/>
                <w:color w:val="000000"/>
                <w:sz w:val="16"/>
              </w:rPr>
              <w:t xml:space="preserve">            responseCode = "401",</w:t>
            </w:r>
            <w:r>
              <w:rPr>
                <w:rFonts w:ascii="Courier New" w:hAnsi="Courier New"/>
                <w:color w:val="000000"/>
                <w:sz w:val="16"/>
              </w:rPr>
              <w:br w:type="textWrapping"/>
            </w:r>
            <w:r>
              <w:rPr>
                <w:rFonts w:ascii="Courier New" w:hAnsi="Courier New"/>
                <w:color w:val="000000"/>
                <w:sz w:val="16"/>
              </w:rPr>
              <w:t xml:space="preserve">            description = "Token de autenticación ausente o inválido",</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RespuestaError.class)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@APIResponse(</w:t>
            </w:r>
            <w:r>
              <w:rPr>
                <w:rFonts w:ascii="Courier New" w:hAnsi="Courier New"/>
                <w:color w:val="000000"/>
                <w:sz w:val="16"/>
              </w:rPr>
              <w:br w:type="textWrapping"/>
            </w:r>
            <w:r>
              <w:rPr>
                <w:rFonts w:ascii="Courier New" w:hAnsi="Courier New"/>
                <w:color w:val="000000"/>
                <w:sz w:val="16"/>
              </w:rPr>
              <w:t xml:space="preserve">            responseCode = "400",</w:t>
            </w:r>
            <w:r>
              <w:rPr>
                <w:rFonts w:ascii="Courier New" w:hAnsi="Courier New"/>
                <w:color w:val="000000"/>
                <w:sz w:val="16"/>
              </w:rPr>
              <w:br w:type="textWrapping"/>
            </w:r>
            <w:r>
              <w:rPr>
                <w:rFonts w:ascii="Courier New" w:hAnsi="Courier New"/>
                <w:color w:val="000000"/>
                <w:sz w:val="16"/>
              </w:rPr>
              <w:t xml:space="preserve">            description = "Datos de entrada o unidad de temperatura inválidos",</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RespuestaError.class)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Response convertir(@RequestBody(</w:t>
            </w:r>
            <w:r>
              <w:rPr>
                <w:rFonts w:ascii="Courier New" w:hAnsi="Courier New"/>
                <w:color w:val="000000"/>
                <w:sz w:val="16"/>
              </w:rPr>
              <w:br w:type="textWrapping"/>
            </w:r>
            <w:r>
              <w:rPr>
                <w:rFonts w:ascii="Courier New" w:hAnsi="Courier New"/>
                <w:color w:val="000000"/>
                <w:sz w:val="16"/>
              </w:rPr>
              <w:t xml:space="preserve">            description = "Datos para la conversión de temperatura",</w:t>
            </w:r>
            <w:r>
              <w:rPr>
                <w:rFonts w:ascii="Courier New" w:hAnsi="Courier New"/>
                <w:color w:val="000000"/>
                <w:sz w:val="16"/>
              </w:rPr>
              <w:br w:type="textWrapping"/>
            </w:r>
            <w:r>
              <w:rPr>
                <w:rFonts w:ascii="Courier New" w:hAnsi="Courier New"/>
                <w:color w:val="000000"/>
                <w:sz w:val="16"/>
              </w:rPr>
              <w:t xml:space="preserve">            required = true,</w:t>
            </w:r>
            <w:r>
              <w:rPr>
                <w:rFonts w:ascii="Courier New" w:hAnsi="Courier New"/>
                <w:color w:val="000000"/>
                <w:sz w:val="16"/>
              </w:rPr>
              <w:br w:type="textWrapping"/>
            </w:r>
            <w:r>
              <w:rPr>
                <w:rFonts w:ascii="Courier New" w:hAnsi="Courier New"/>
                <w:color w:val="000000"/>
                <w:sz w:val="16"/>
              </w:rPr>
              <w:t xml:space="preserve">            content = @Content(mediaType = MediaType.APPLICATION_JSON,</w:t>
            </w:r>
            <w:r>
              <w:rPr>
                <w:rFonts w:ascii="Courier New" w:hAnsi="Courier New"/>
                <w:color w:val="000000"/>
                <w:sz w:val="16"/>
              </w:rPr>
              <w:br w:type="textWrapping"/>
            </w:r>
            <w:r>
              <w:rPr>
                <w:rFonts w:ascii="Courier New" w:hAnsi="Courier New"/>
                <w:color w:val="000000"/>
                <w:sz w:val="16"/>
              </w:rPr>
              <w:t xml:space="preserve">                    schema = @Schema(implementation = SolicitudConversion.class)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@Valid SolicitudConversion solicitud) {</w:t>
            </w:r>
            <w:r>
              <w:rPr>
                <w:rFonts w:ascii="Courier New" w:hAnsi="Courier New"/>
                <w:color w:val="000000"/>
                <w:sz w:val="16"/>
              </w:rPr>
              <w:br w:type="textWrapping"/>
            </w:r>
            <w:r>
              <w:rPr>
                <w:rFonts w:ascii="Courier New" w:hAnsi="Courier New"/>
                <w:color w:val="000000"/>
                <w:sz w:val="16"/>
              </w:rPr>
              <w:t xml:space="preserve">        RespuestaConversion respuesta = servicioTemperatura.convertir(solicitud);</w:t>
            </w:r>
            <w:r>
              <w:rPr>
                <w:rFonts w:ascii="Courier New" w:hAnsi="Courier New"/>
                <w:color w:val="000000"/>
                <w:sz w:val="16"/>
              </w:rPr>
              <w:br w:type="textWrapping"/>
            </w:r>
            <w:r>
              <w:rPr>
                <w:rFonts w:ascii="Courier New" w:hAnsi="Courier New"/>
                <w:color w:val="000000"/>
                <w:sz w:val="16"/>
              </w:rPr>
              <w:t xml:space="preserve">        return Response.ok(respuesta).build();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5547383D">
      <w:pPr>
        <w:pStyle w:val="3"/>
      </w:pPr>
      <w:bookmarkStart w:id="86" w:name="_Toc20950"/>
      <w:r>
        <w:t>PRUEBAS DE LOS SERVICIOS</w:t>
      </w:r>
      <w:bookmarkEnd w:id="83"/>
      <w:bookmarkEnd w:id="86"/>
    </w:p>
    <w:p w14:paraId="06A0CB35">
      <w:pPr>
        <w:spacing w:before="0" w:after="0" w:line="240" w:lineRule="auto"/>
        <w:rPr>
          <w:rFonts w:hint="default"/>
          <w:lang w:val="es-EC"/>
        </w:rPr>
      </w:pPr>
      <w:r>
        <w:t xml:space="preserve">Al trabajar con </w:t>
      </w:r>
      <w:r>
        <w:rPr>
          <w:rFonts w:hint="default"/>
          <w:lang w:val="es-EC"/>
        </w:rPr>
        <w:t>el patrón arquitectónico RESTFUL, se usa la especificación OpenAPI para describir los endpoints y operaciones disponibles en el servicio web. En el caso del servidor que emplea la especificacion JAX-RS para crear el servicio web RESTFUL, la especificación se genera por defecto en la URL “WS_CONV_REST_JAVA/openapi”, en el mismo puerto del servicio web dentro del servidor Payara.</w:t>
      </w:r>
    </w:p>
    <w:p w14:paraId="128E1C78">
      <w:pPr>
        <w:spacing w:before="0" w:after="0" w:line="240" w:lineRule="auto"/>
        <w:rPr>
          <w:rFonts w:hint="default"/>
          <w:lang w:val="es-EC"/>
        </w:rPr>
      </w:pPr>
    </w:p>
    <w:p w14:paraId="14C6AC0B">
      <w:pPr>
        <w:spacing w:before="0" w:after="0" w:line="240" w:lineRule="auto"/>
        <w:rPr>
          <w:rFonts w:hint="default"/>
          <w:lang w:val="es-EC"/>
        </w:rPr>
      </w:pPr>
      <w:r>
        <w:rPr>
          <w:rFonts w:hint="default"/>
          <w:lang w:val="es-EC"/>
        </w:rPr>
        <w:t>Por defecto la especificación se genera en formato YAML, pero puede pasarse a formato JSON al agregar la terminación “?format=JSON” al final de la URL. A diferencia de otras tecnologías como el propio framework “SpringBoot” de Java, no posee su propio cliente gráfico para mostrar la especificación OpenAPI de manera interactiva con Swagger. Por esta razón,se creó una página web estática con HTML que consume el css de Swagger y la especificación OpenAPI ya creada para crear la interfaz de prueba.</w:t>
      </w:r>
    </w:p>
    <w:p w14:paraId="22738950">
      <w:pPr>
        <w:spacing w:before="0" w:after="0" w:line="240" w:lineRule="auto"/>
        <w:rPr>
          <w:rFonts w:hint="default"/>
          <w:lang w:val="es-EC"/>
        </w:rPr>
      </w:pPr>
    </w:p>
    <w:p w14:paraId="6FFFDD7E">
      <w:pPr>
        <w:pStyle w:val="6"/>
        <w:bidi w:val="0"/>
        <w:rPr>
          <w:rFonts w:hint="default"/>
          <w:lang w:val="es-EC"/>
        </w:rPr>
      </w:pPr>
      <w:r>
        <w:t>Tabla 2</w:t>
      </w:r>
      <w:r>
        <w:rPr>
          <w:rFonts w:hint="default"/>
          <w:lang w:val="es-EC"/>
        </w:rPr>
        <w:t>4</w:t>
      </w:r>
      <w:r>
        <w:t xml:space="preserve">. </w:t>
      </w:r>
      <w:r>
        <w:rPr>
          <w:rFonts w:hint="default"/>
          <w:lang w:val="es-EC"/>
        </w:rPr>
        <w:t>Archivo docs.html - Servidor RESTFUL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138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9758028">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&lt;!DOCTYPE html&gt;</w:t>
            </w:r>
          </w:p>
          <w:p w14:paraId="2E858F17">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&lt;!--</w:t>
            </w:r>
          </w:p>
          <w:p w14:paraId="31CBD63D">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Click nbfs://nbhost/SystemFileSystem/Templates/Licenses/license-default.txt to change this license</w:t>
            </w:r>
          </w:p>
          <w:p w14:paraId="67BF69B6">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Click nbfs://nbhost/SystemFileSystem/Templates/JSP_Servlet/Html.html to edit this template</w:t>
            </w:r>
          </w:p>
          <w:p w14:paraId="01E22DAD">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--&gt;</w:t>
            </w:r>
          </w:p>
          <w:p w14:paraId="5132C60D">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&lt;!DOCTYPE html&gt;</w:t>
            </w:r>
          </w:p>
          <w:p w14:paraId="32B36E8A">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&lt;html lang="es"&gt;</w:t>
            </w:r>
          </w:p>
          <w:p w14:paraId="7B1C2815">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&lt;head&gt;</w:t>
            </w:r>
          </w:p>
          <w:p w14:paraId="5756559F">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&lt;meta charset="UTF-8"&gt;</w:t>
            </w:r>
          </w:p>
          <w:p w14:paraId="2E0A86CF">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&lt;title&gt;Documentación de la API&lt;/title&gt;</w:t>
            </w:r>
          </w:p>
          <w:p w14:paraId="4E980098">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&lt;link rel="stylesheet" href="https://unpkg.com/swagger-ui-dist@5/swagger-ui.css"&gt;</w:t>
            </w:r>
          </w:p>
          <w:p w14:paraId="5FDE1F0C">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&lt;/head&gt;</w:t>
            </w:r>
          </w:p>
          <w:p w14:paraId="7B1182D6">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&lt;body&gt;</w:t>
            </w:r>
          </w:p>
          <w:p w14:paraId="7D5D1B00">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&lt;div id="swagger-ui"&gt;&lt;/div&gt;</w:t>
            </w:r>
          </w:p>
          <w:p w14:paraId="2B969EA1">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&lt;script src="https://unpkg.com/swagger-ui-dist@5/swagger-ui-bundle.js"&gt;&lt;/script&gt;</w:t>
            </w:r>
          </w:p>
          <w:p w14:paraId="5DB98C4D">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&lt;script&gt;</w:t>
            </w:r>
          </w:p>
          <w:p w14:paraId="7085964B">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window.onload = () =&gt; {</w:t>
            </w:r>
          </w:p>
          <w:p w14:paraId="01DAEE79">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SwaggerUIBundle({</w:t>
            </w:r>
          </w:p>
          <w:p w14:paraId="3259295C">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url: "/openapi",</w:t>
            </w:r>
          </w:p>
          <w:p w14:paraId="69E31B9D">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dom_id: "#swagger-ui"</w:t>
            </w:r>
          </w:p>
          <w:p w14:paraId="642833A0">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w:t>
            </w:r>
          </w:p>
          <w:p w14:paraId="71153889">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w:t>
            </w:r>
          </w:p>
          <w:p w14:paraId="6C8CC106">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 xml:space="preserve">    &lt;/script&gt;</w:t>
            </w:r>
          </w:p>
          <w:p w14:paraId="42FCD299">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Courier New" w:hAnsi="Courier New"/>
                <w:color w:val="000000"/>
                <w:sz w:val="16"/>
                <w:lang w:val="es-EC"/>
              </w:rPr>
            </w:pPr>
            <w:r>
              <w:rPr>
                <w:rFonts w:hint="default" w:ascii="Courier New" w:hAnsi="Courier New"/>
                <w:color w:val="000000"/>
                <w:sz w:val="16"/>
                <w:lang w:val="es-EC"/>
              </w:rPr>
              <w:t>&lt;/body&gt;</w:t>
            </w:r>
          </w:p>
          <w:p w14:paraId="22C694F8">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lang w:val="es-EC"/>
              </w:rPr>
            </w:pPr>
            <w:r>
              <w:rPr>
                <w:rFonts w:hint="default" w:ascii="Courier New" w:hAnsi="Courier New"/>
                <w:color w:val="000000"/>
                <w:sz w:val="16"/>
                <w:lang w:val="es-EC"/>
              </w:rPr>
              <w:t>&lt;/html&gt;</w:t>
            </w:r>
          </w:p>
        </w:tc>
      </w:tr>
    </w:tbl>
    <w:p w14:paraId="15F11F4B">
      <w:pPr>
        <w:spacing w:before="0" w:after="0" w:line="240" w:lineRule="auto"/>
        <w:rPr>
          <w:rFonts w:hint="default"/>
          <w:lang w:val="es-EC"/>
        </w:rPr>
      </w:pPr>
    </w:p>
    <w:p w14:paraId="15BF64E5">
      <w:pPr>
        <w:spacing w:before="0" w:after="0" w:line="240" w:lineRule="auto"/>
        <w:rPr>
          <w:rFonts w:hint="default"/>
          <w:lang w:val="es-EC"/>
        </w:rPr>
      </w:pPr>
    </w:p>
    <w:p w14:paraId="61A06BE5">
      <w:pPr>
        <w:jc w:val="center"/>
        <w:pPrChange w:id="461" w:author="marpa" w:date="2026-10-25T14:36:49Z">
          <w:pPr/>
        </w:pPrChange>
      </w:pPr>
      <w:r>
        <w:drawing>
          <wp:inline distT="0" distB="0" distL="114300" distR="114300">
            <wp:extent cx="5114290" cy="3046095"/>
            <wp:effectExtent l="0" t="0" r="3810" b="1905"/>
            <wp:docPr id="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
                    <pic:cNvPicPr>
                      <a:picLocks noChangeAspect="1"/>
                    </pic:cNvPicPr>
                  </pic:nvPicPr>
                  <pic:blipFill>
                    <a:blip r:embed="rId41"/>
                    <a:stretch>
                      <a:fillRect/>
                    </a:stretch>
                  </pic:blipFill>
                  <pic:spPr>
                    <a:xfrm>
                      <a:off x="0" y="0"/>
                      <a:ext cx="5114290" cy="3046095"/>
                    </a:xfrm>
                    <a:prstGeom prst="rect">
                      <a:avLst/>
                    </a:prstGeom>
                    <a:noFill/>
                    <a:ln>
                      <a:noFill/>
                    </a:ln>
                  </pic:spPr>
                </pic:pic>
              </a:graphicData>
            </a:graphic>
          </wp:inline>
        </w:drawing>
      </w:r>
      <w:del w:id="462" w:author="marpa" w:date="2026-10-25T14:35:35Z">
        <w:r>
          <w:rPr/>
          <w:drawing>
            <wp:inline distT="114300" distB="114300" distL="114300" distR="114300">
              <wp:extent cx="4544060" cy="1578610"/>
              <wp:effectExtent l="0" t="0" r="0" b="0"/>
              <wp:docPr id="63" name="image10.png"/>
              <wp:cNvGraphicFramePr/>
              <a:graphic xmlns:a="http://schemas.openxmlformats.org/drawingml/2006/main">
                <a:graphicData uri="http://schemas.openxmlformats.org/drawingml/2006/picture">
                  <pic:pic xmlns:pic="http://schemas.openxmlformats.org/drawingml/2006/picture">
                    <pic:nvPicPr>
                      <pic:cNvPr id="63" name="image10.png"/>
                      <pic:cNvPicPr preferRelativeResize="0"/>
                    </pic:nvPicPr>
                    <pic:blipFill>
                      <a:blip r:embed="rId42"/>
                      <a:srcRect/>
                      <a:stretch>
                        <a:fillRect/>
                      </a:stretch>
                    </pic:blipFill>
                    <pic:spPr>
                      <a:xfrm>
                        <a:off x="0" y="0"/>
                        <a:ext cx="4544378" cy="1578911"/>
                      </a:xfrm>
                      <a:prstGeom prst="rect">
                        <a:avLst/>
                      </a:prstGeom>
                    </pic:spPr>
                  </pic:pic>
                </a:graphicData>
              </a:graphic>
            </wp:inline>
          </w:drawing>
        </w:r>
      </w:del>
    </w:p>
    <w:p w14:paraId="62582082">
      <w:pPr>
        <w:pStyle w:val="5"/>
        <w:jc w:val="center"/>
        <w:rPr>
          <w:rFonts w:hint="default"/>
          <w:lang w:val="es-EC"/>
        </w:rPr>
      </w:pPr>
      <w:bookmarkStart w:id="87" w:name="_Toc16298"/>
      <w:bookmarkStart w:id="88" w:name="_Toc15801"/>
      <w:r>
        <w:t xml:space="preserve">Figura </w:t>
      </w:r>
      <w:ins w:id="464" w:author="marpa" w:date="2026-10-25T14:35:49Z">
        <w:r>
          <w:rPr>
            <w:rFonts w:hint="default"/>
            <w:lang w:val="es-EC"/>
          </w:rPr>
          <w:t>2</w:t>
        </w:r>
      </w:ins>
      <w:r>
        <w:rPr>
          <w:rFonts w:hint="default"/>
          <w:lang w:val="es-EC"/>
        </w:rPr>
        <w:t>5</w:t>
      </w:r>
      <w:del w:id="465" w:author="marpa" w:date="2026-10-25T14:35:48Z">
        <w:r>
          <w:rPr/>
          <w:delText>18</w:delText>
        </w:r>
      </w:del>
      <w:r>
        <w:t xml:space="preserve">. </w:t>
      </w:r>
      <w:bookmarkEnd w:id="87"/>
      <w:r>
        <w:rPr>
          <w:rFonts w:hint="default"/>
          <w:lang w:val="es-EC"/>
        </w:rPr>
        <w:t>Página web de OpenAPI alojada en el servidor</w:t>
      </w:r>
      <w:bookmarkEnd w:id="88"/>
    </w:p>
    <w:p w14:paraId="3961F606">
      <w:pPr>
        <w:rPr>
          <w:rFonts w:hint="default"/>
          <w:lang w:val="es-EC"/>
        </w:rPr>
      </w:pPr>
    </w:p>
    <w:p w14:paraId="69E3FFC7">
      <w:pPr>
        <w:spacing w:line="240" w:lineRule="auto"/>
        <w:jc w:val="center"/>
        <w:rPr>
          <w:i/>
          <w:iCs/>
          <w:color w:val="1F497D"/>
          <w:sz w:val="18"/>
          <w:szCs w:val="18"/>
        </w:rPr>
      </w:pPr>
      <w:bookmarkStart w:id="89" w:name="_za6mirwyhgzz" w:colFirst="0" w:colLast="0"/>
      <w:bookmarkEnd w:id="89"/>
      <w:r>
        <w:drawing>
          <wp:inline distT="0" distB="0" distL="114300" distR="114300">
            <wp:extent cx="5392420" cy="3087370"/>
            <wp:effectExtent l="0" t="0" r="5080" b="11430"/>
            <wp:docPr id="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1"/>
                    <pic:cNvPicPr>
                      <a:picLocks noChangeAspect="1"/>
                    </pic:cNvPicPr>
                  </pic:nvPicPr>
                  <pic:blipFill>
                    <a:blip r:embed="rId43"/>
                    <a:stretch>
                      <a:fillRect/>
                    </a:stretch>
                  </pic:blipFill>
                  <pic:spPr>
                    <a:xfrm>
                      <a:off x="0" y="0"/>
                      <a:ext cx="5392420" cy="3087370"/>
                    </a:xfrm>
                    <a:prstGeom prst="rect">
                      <a:avLst/>
                    </a:prstGeom>
                    <a:noFill/>
                    <a:ln>
                      <a:noFill/>
                    </a:ln>
                  </pic:spPr>
                </pic:pic>
              </a:graphicData>
            </a:graphic>
          </wp:inline>
        </w:drawing>
      </w:r>
      <w:del w:id="466" w:author="marpa" w:date="2026-10-25T14:39:54Z">
        <w:r>
          <w:rPr>
            <w:i/>
            <w:iCs/>
            <w:color w:val="1F497D"/>
            <w:sz w:val="18"/>
            <w:szCs w:val="18"/>
          </w:rPr>
          <w:drawing>
            <wp:inline distT="114300" distB="114300" distL="114300" distR="114300">
              <wp:extent cx="2849245" cy="2075815"/>
              <wp:effectExtent l="0" t="0" r="0" b="0"/>
              <wp:docPr id="64" name="image19.png"/>
              <wp:cNvGraphicFramePr/>
              <a:graphic xmlns:a="http://schemas.openxmlformats.org/drawingml/2006/main">
                <a:graphicData uri="http://schemas.openxmlformats.org/drawingml/2006/picture">
                  <pic:pic xmlns:pic="http://schemas.openxmlformats.org/drawingml/2006/picture">
                    <pic:nvPicPr>
                      <pic:cNvPr id="64" name="image19.png"/>
                      <pic:cNvPicPr preferRelativeResize="0"/>
                    </pic:nvPicPr>
                    <pic:blipFill>
                      <a:blip r:embed="rId44"/>
                      <a:srcRect/>
                      <a:stretch>
                        <a:fillRect/>
                      </a:stretch>
                    </pic:blipFill>
                    <pic:spPr>
                      <a:xfrm>
                        <a:off x="0" y="0"/>
                        <a:ext cx="2849400" cy="2075897"/>
                      </a:xfrm>
                      <a:prstGeom prst="rect">
                        <a:avLst/>
                      </a:prstGeom>
                    </pic:spPr>
                  </pic:pic>
                </a:graphicData>
              </a:graphic>
            </wp:inline>
          </w:drawing>
        </w:r>
      </w:del>
    </w:p>
    <w:p w14:paraId="0BC1AA97">
      <w:pPr>
        <w:pStyle w:val="5"/>
        <w:rPr>
          <w:i/>
          <w:iCs/>
          <w:color w:val="1F497D"/>
          <w:sz w:val="18"/>
          <w:szCs w:val="18"/>
        </w:rPr>
      </w:pPr>
      <w:bookmarkStart w:id="90" w:name="_Toc21534"/>
      <w:bookmarkStart w:id="91" w:name="_Toc27322"/>
      <w:r>
        <w:t xml:space="preserve">Figura </w:t>
      </w:r>
      <w:ins w:id="468" w:author="marpa" w:date="2026-10-25T14:37:01Z">
        <w:r>
          <w:rPr>
            <w:rFonts w:hint="default"/>
            <w:lang w:val="es-EC"/>
          </w:rPr>
          <w:t>2</w:t>
        </w:r>
      </w:ins>
      <w:r>
        <w:rPr>
          <w:rFonts w:hint="default"/>
          <w:lang w:val="es-EC"/>
        </w:rPr>
        <w:t>6</w:t>
      </w:r>
      <w:del w:id="469" w:author="marpa" w:date="2026-10-25T14:37:00Z">
        <w:r>
          <w:rPr/>
          <w:delText>19</w:delText>
        </w:r>
      </w:del>
      <w:r>
        <w:t xml:space="preserve">. </w:t>
      </w:r>
      <w:del w:id="470" w:author="marpa" w:date="2026-10-25T14:39:47Z">
        <w:r>
          <w:rPr>
            <w:rFonts w:hint="default"/>
            <w:lang w:val="en-US"/>
          </w:rPr>
          <w:delText>Prueba 1: Login.</w:delText>
        </w:r>
      </w:del>
      <w:r>
        <w:rPr>
          <w:rFonts w:hint="default"/>
          <w:lang w:val="es-EC"/>
        </w:rPr>
        <w:t xml:space="preserve">Especificacion OpenAPI en YAML </w:t>
      </w:r>
      <w:ins w:id="471" w:author="marpa" w:date="2026-10-25T14:39:49Z">
        <w:r>
          <w:rPr>
            <w:rFonts w:hint="default"/>
            <w:lang w:val="es-EC"/>
          </w:rPr>
          <w:t>d</w:t>
        </w:r>
      </w:ins>
      <w:ins w:id="472" w:author="marpa" w:date="2026-10-25T14:39:50Z">
        <w:r>
          <w:rPr>
            <w:rFonts w:hint="default"/>
            <w:lang w:val="es-EC"/>
          </w:rPr>
          <w:t>el servi</w:t>
        </w:r>
      </w:ins>
      <w:ins w:id="473" w:author="marpa" w:date="2026-10-25T14:39:51Z">
        <w:r>
          <w:rPr>
            <w:rFonts w:hint="default"/>
            <w:lang w:val="es-EC"/>
          </w:rPr>
          <w:t>cio web</w:t>
        </w:r>
        <w:bookmarkEnd w:id="90"/>
      </w:ins>
      <w:del w:id="474" w:author="marpa" w:date="2026-10-25T14:40:11Z">
        <w:bookmarkStart w:id="92" w:name="_dwwvpfsulqez" w:colFirst="0" w:colLast="0"/>
        <w:bookmarkEnd w:id="92"/>
        <w:r>
          <w:rPr>
            <w:i/>
            <w:iCs/>
            <w:color w:val="1F497D"/>
            <w:sz w:val="18"/>
            <w:szCs w:val="18"/>
          </w:rPr>
          <w:drawing>
            <wp:inline distT="114300" distB="114300" distL="114300" distR="114300">
              <wp:extent cx="2868295" cy="237744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36" name="image25.png"/>
                      <pic:cNvPicPr preferRelativeResize="0"/>
                    </pic:nvPicPr>
                    <pic:blipFill>
                      <a:blip r:embed="rId45"/>
                      <a:srcRect/>
                      <a:stretch>
                        <a:fillRect/>
                      </a:stretch>
                    </pic:blipFill>
                    <pic:spPr>
                      <a:xfrm>
                        <a:off x="0" y="0"/>
                        <a:ext cx="2868450" cy="2377683"/>
                      </a:xfrm>
                      <a:prstGeom prst="rect">
                        <a:avLst/>
                      </a:prstGeom>
                    </pic:spPr>
                  </pic:pic>
                </a:graphicData>
              </a:graphic>
            </wp:inline>
          </w:drawing>
        </w:r>
        <w:bookmarkEnd w:id="91"/>
      </w:del>
    </w:p>
    <w:p w14:paraId="41818658">
      <w:pPr>
        <w:spacing w:line="240" w:lineRule="auto"/>
        <w:jc w:val="center"/>
        <w:rPr>
          <w:i/>
          <w:iCs/>
          <w:color w:val="1F497D"/>
          <w:sz w:val="18"/>
          <w:szCs w:val="18"/>
        </w:rPr>
      </w:pPr>
      <w:bookmarkStart w:id="93" w:name="_x916l42kj9uv" w:colFirst="0" w:colLast="0"/>
      <w:bookmarkEnd w:id="93"/>
      <w:r>
        <w:drawing>
          <wp:inline distT="0" distB="0" distL="114300" distR="114300">
            <wp:extent cx="4573905" cy="2494915"/>
            <wp:effectExtent l="0" t="0" r="10795" b="6985"/>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46"/>
                    <a:stretch>
                      <a:fillRect/>
                    </a:stretch>
                  </pic:blipFill>
                  <pic:spPr>
                    <a:xfrm>
                      <a:off x="0" y="0"/>
                      <a:ext cx="4573905" cy="2494915"/>
                    </a:xfrm>
                    <a:prstGeom prst="rect">
                      <a:avLst/>
                    </a:prstGeom>
                    <a:noFill/>
                    <a:ln>
                      <a:noFill/>
                    </a:ln>
                  </pic:spPr>
                </pic:pic>
              </a:graphicData>
            </a:graphic>
          </wp:inline>
        </w:drawing>
      </w:r>
      <w:del w:id="476" w:author="marpa" w:date="2026-10-25T14:42:27Z">
        <w:r>
          <w:rPr>
            <w:i/>
            <w:iCs/>
            <w:color w:val="1F497D"/>
            <w:sz w:val="18"/>
            <w:szCs w:val="18"/>
          </w:rPr>
          <w:drawing>
            <wp:inline distT="114300" distB="114300" distL="114300" distR="114300">
              <wp:extent cx="3011170" cy="2571115"/>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52" name="image46.png"/>
                      <pic:cNvPicPr preferRelativeResize="0"/>
                    </pic:nvPicPr>
                    <pic:blipFill>
                      <a:blip r:embed="rId47"/>
                      <a:srcRect/>
                      <a:stretch>
                        <a:fillRect/>
                      </a:stretch>
                    </pic:blipFill>
                    <pic:spPr>
                      <a:xfrm>
                        <a:off x="0" y="0"/>
                        <a:ext cx="3011325" cy="2571716"/>
                      </a:xfrm>
                      <a:prstGeom prst="rect">
                        <a:avLst/>
                      </a:prstGeom>
                    </pic:spPr>
                  </pic:pic>
                </a:graphicData>
              </a:graphic>
            </wp:inline>
          </w:drawing>
        </w:r>
      </w:del>
    </w:p>
    <w:p w14:paraId="210BB15E">
      <w:pPr>
        <w:pStyle w:val="5"/>
        <w:rPr>
          <w:rFonts w:hint="default"/>
          <w:lang w:val="es-EC"/>
        </w:rPr>
      </w:pPr>
      <w:bookmarkStart w:id="94" w:name="_Toc30062"/>
      <w:bookmarkStart w:id="95" w:name="_Toc16805"/>
      <w:r>
        <w:t>Figura 2</w:t>
      </w:r>
      <w:r>
        <w:rPr>
          <w:rFonts w:hint="default"/>
          <w:lang w:val="es-EC"/>
        </w:rPr>
        <w:t>7</w:t>
      </w:r>
      <w:del w:id="478" w:author="marpa" w:date="2026-10-25T14:44:23Z">
        <w:r>
          <w:rPr/>
          <w:delText>1</w:delText>
        </w:r>
      </w:del>
      <w:r>
        <w:t xml:space="preserve">. Prueba </w:t>
      </w:r>
      <w:ins w:id="479" w:author="marpa" w:date="2026-10-25T14:43:00Z">
        <w:r>
          <w:rPr>
            <w:rFonts w:hint="default"/>
            <w:lang w:val="es-EC"/>
          </w:rPr>
          <w:t>1</w:t>
        </w:r>
      </w:ins>
      <w:del w:id="480" w:author="marpa" w:date="2026-10-25T14:43:00Z">
        <w:r>
          <w:rPr/>
          <w:delText>3</w:delText>
        </w:r>
      </w:del>
      <w:r>
        <w:t xml:space="preserve">: </w:t>
      </w:r>
      <w:del w:id="481" w:author="marpa" w:date="2026-10-25T14:43:03Z">
        <w:r>
          <w:rPr>
            <w:rFonts w:hint="default"/>
            <w:lang w:val="en-US"/>
          </w:rPr>
          <w:delText>Conversor de masa.</w:delText>
        </w:r>
      </w:del>
      <w:ins w:id="482" w:author="marpa" w:date="2026-10-25T14:43:03Z">
        <w:r>
          <w:rPr>
            <w:rFonts w:hint="default"/>
            <w:lang w:val="es-EC"/>
          </w:rPr>
          <w:t>L</w:t>
        </w:r>
      </w:ins>
      <w:ins w:id="483" w:author="marpa" w:date="2026-10-25T14:43:04Z">
        <w:r>
          <w:rPr>
            <w:rFonts w:hint="default"/>
            <w:lang w:val="es-EC"/>
          </w:rPr>
          <w:t>ogin</w:t>
        </w:r>
        <w:bookmarkEnd w:id="94"/>
        <w:bookmarkEnd w:id="95"/>
      </w:ins>
    </w:p>
    <w:p w14:paraId="62BC4AE1">
      <w:pPr>
        <w:spacing w:line="240" w:lineRule="auto"/>
        <w:jc w:val="center"/>
        <w:rPr>
          <w:ins w:id="484" w:author="marpa" w:date="2026-10-25T14:44:16Z"/>
        </w:rPr>
      </w:pPr>
      <w:bookmarkStart w:id="96" w:name="_16dxss4y9y1x" w:colFirst="0" w:colLast="0"/>
      <w:bookmarkEnd w:id="96"/>
      <w:r>
        <w:drawing>
          <wp:inline distT="0" distB="0" distL="114300" distR="114300">
            <wp:extent cx="4091305" cy="2414905"/>
            <wp:effectExtent l="0" t="0" r="10795" b="10795"/>
            <wp:docPr id="1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5"/>
                    <pic:cNvPicPr>
                      <a:picLocks noChangeAspect="1"/>
                    </pic:cNvPicPr>
                  </pic:nvPicPr>
                  <pic:blipFill>
                    <a:blip r:embed="rId48"/>
                    <a:stretch>
                      <a:fillRect/>
                    </a:stretch>
                  </pic:blipFill>
                  <pic:spPr>
                    <a:xfrm>
                      <a:off x="0" y="0"/>
                      <a:ext cx="4091305" cy="2414905"/>
                    </a:xfrm>
                    <a:prstGeom prst="rect">
                      <a:avLst/>
                    </a:prstGeom>
                    <a:noFill/>
                    <a:ln>
                      <a:noFill/>
                    </a:ln>
                  </pic:spPr>
                </pic:pic>
              </a:graphicData>
            </a:graphic>
          </wp:inline>
        </w:drawing>
      </w:r>
    </w:p>
    <w:p w14:paraId="2F5806D9">
      <w:pPr>
        <w:pStyle w:val="5"/>
        <w:rPr>
          <w:ins w:id="485" w:author="marpa" w:date="2026-10-25T14:44:19Z"/>
          <w:rFonts w:hint="default"/>
          <w:lang w:val="es-EC"/>
        </w:rPr>
      </w:pPr>
      <w:ins w:id="486" w:author="marpa" w:date="2026-10-25T14:44:19Z">
        <w:bookmarkStart w:id="97" w:name="_Toc5588"/>
        <w:bookmarkStart w:id="98" w:name="_Toc21322"/>
        <w:r>
          <w:rPr/>
          <w:t>Figura 2</w:t>
        </w:r>
      </w:ins>
      <w:r>
        <w:rPr>
          <w:rFonts w:hint="default"/>
          <w:lang w:val="es-EC"/>
        </w:rPr>
        <w:t>8</w:t>
      </w:r>
      <w:ins w:id="487" w:author="marpa" w:date="2026-10-25T14:44:19Z">
        <w:r>
          <w:rPr/>
          <w:t xml:space="preserve">. Prueba </w:t>
        </w:r>
      </w:ins>
      <w:ins w:id="488" w:author="marpa" w:date="2026-10-25T14:44:28Z">
        <w:r>
          <w:rPr>
            <w:rFonts w:hint="default"/>
            <w:lang w:val="es-EC"/>
          </w:rPr>
          <w:t>2</w:t>
        </w:r>
      </w:ins>
      <w:ins w:id="489" w:author="marpa" w:date="2026-10-25T14:44:19Z">
        <w:r>
          <w:rPr/>
          <w:t xml:space="preserve">: </w:t>
        </w:r>
      </w:ins>
      <w:ins w:id="490" w:author="marpa" w:date="2026-10-25T14:44:29Z">
        <w:r>
          <w:rPr>
            <w:rFonts w:hint="default"/>
            <w:lang w:val="es-EC"/>
          </w:rPr>
          <w:t>Conv</w:t>
        </w:r>
      </w:ins>
      <w:ins w:id="491" w:author="marpa" w:date="2026-10-25T14:44:30Z">
        <w:r>
          <w:rPr>
            <w:rFonts w:hint="default"/>
            <w:lang w:val="es-EC"/>
          </w:rPr>
          <w:t>ertir</w:t>
        </w:r>
      </w:ins>
      <w:ins w:id="492" w:author="marpa" w:date="2026-10-25T14:44:34Z">
        <w:r>
          <w:rPr>
            <w:rFonts w:hint="default"/>
            <w:lang w:val="es-EC"/>
          </w:rPr>
          <w:t xml:space="preserve"> Long</w:t>
        </w:r>
      </w:ins>
      <w:ins w:id="493" w:author="marpa" w:date="2026-10-25T14:44:35Z">
        <w:r>
          <w:rPr>
            <w:rFonts w:hint="default"/>
            <w:lang w:val="es-EC"/>
          </w:rPr>
          <w:t>i</w:t>
        </w:r>
      </w:ins>
      <w:ins w:id="494" w:author="marpa" w:date="2026-10-25T14:44:36Z">
        <w:r>
          <w:rPr>
            <w:rFonts w:hint="default"/>
            <w:lang w:val="es-EC"/>
          </w:rPr>
          <w:t>tu</w:t>
        </w:r>
      </w:ins>
      <w:ins w:id="495" w:author="marpa" w:date="2026-10-25T14:44:37Z">
        <w:r>
          <w:rPr>
            <w:rFonts w:hint="default"/>
            <w:lang w:val="es-EC"/>
          </w:rPr>
          <w:t>d</w:t>
        </w:r>
        <w:bookmarkEnd w:id="97"/>
        <w:bookmarkEnd w:id="98"/>
      </w:ins>
    </w:p>
    <w:p w14:paraId="2DB04CA9">
      <w:pPr>
        <w:spacing w:line="240" w:lineRule="auto"/>
        <w:jc w:val="center"/>
        <w:rPr>
          <w:ins w:id="496" w:author="marpa" w:date="2026-10-25T14:44:05Z"/>
        </w:rPr>
      </w:pPr>
    </w:p>
    <w:p w14:paraId="04605BE8">
      <w:pPr>
        <w:spacing w:line="240" w:lineRule="auto"/>
        <w:jc w:val="center"/>
        <w:rPr>
          <w:ins w:id="497" w:author="marpa" w:date="2026-10-25T14:52:37Z"/>
        </w:rPr>
      </w:pPr>
      <w:r>
        <w:drawing>
          <wp:inline distT="0" distB="0" distL="114300" distR="114300">
            <wp:extent cx="4217670" cy="2299970"/>
            <wp:effectExtent l="0" t="0" r="11430" b="11430"/>
            <wp:docPr id="1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6"/>
                    <pic:cNvPicPr>
                      <a:picLocks noChangeAspect="1"/>
                    </pic:cNvPicPr>
                  </pic:nvPicPr>
                  <pic:blipFill>
                    <a:blip r:embed="rId49"/>
                    <a:stretch>
                      <a:fillRect/>
                    </a:stretch>
                  </pic:blipFill>
                  <pic:spPr>
                    <a:xfrm>
                      <a:off x="0" y="0"/>
                      <a:ext cx="4217670" cy="2299970"/>
                    </a:xfrm>
                    <a:prstGeom prst="rect">
                      <a:avLst/>
                    </a:prstGeom>
                    <a:noFill/>
                    <a:ln>
                      <a:noFill/>
                    </a:ln>
                  </pic:spPr>
                </pic:pic>
              </a:graphicData>
            </a:graphic>
          </wp:inline>
        </w:drawing>
      </w:r>
    </w:p>
    <w:p w14:paraId="0E5FB6A8">
      <w:pPr>
        <w:pStyle w:val="5"/>
        <w:rPr>
          <w:ins w:id="499" w:author="marpa" w:date="2026-10-25T14:44:07Z"/>
        </w:rPr>
        <w:pPrChange w:id="498" w:author="marpa" w:date="2026-10-25T14:54:18Z">
          <w:pPr>
            <w:spacing w:line="240" w:lineRule="auto"/>
            <w:jc w:val="center"/>
          </w:pPr>
        </w:pPrChange>
      </w:pPr>
      <w:ins w:id="500" w:author="marpa" w:date="2026-10-25T14:52:40Z">
        <w:bookmarkStart w:id="99" w:name="_Toc11987"/>
        <w:bookmarkStart w:id="100" w:name="_Toc2716"/>
        <w:r>
          <w:rPr/>
          <w:t>Figura 2</w:t>
        </w:r>
      </w:ins>
      <w:r>
        <w:rPr>
          <w:rFonts w:hint="default"/>
          <w:lang w:val="es-EC"/>
        </w:rPr>
        <w:t>9</w:t>
      </w:r>
      <w:ins w:id="501" w:author="marpa" w:date="2026-10-25T14:52:40Z">
        <w:r>
          <w:rPr/>
          <w:t xml:space="preserve">. Prueba </w:t>
        </w:r>
      </w:ins>
      <w:ins w:id="502" w:author="marpa" w:date="2026-10-25T14:52:41Z">
        <w:r>
          <w:rPr>
            <w:rFonts w:hint="default"/>
            <w:lang w:val="es-EC"/>
          </w:rPr>
          <w:t>3</w:t>
        </w:r>
      </w:ins>
      <w:ins w:id="503" w:author="marpa" w:date="2026-10-25T14:52:40Z">
        <w:r>
          <w:rPr/>
          <w:t xml:space="preserve">: </w:t>
        </w:r>
      </w:ins>
      <w:ins w:id="504" w:author="marpa" w:date="2026-10-25T14:52:40Z">
        <w:r>
          <w:rPr>
            <w:rFonts w:hint="default"/>
            <w:lang w:val="es-EC"/>
          </w:rPr>
          <w:t xml:space="preserve">Convertir </w:t>
        </w:r>
      </w:ins>
      <w:ins w:id="505" w:author="marpa" w:date="2026-10-25T14:52:43Z">
        <w:r>
          <w:rPr>
            <w:rFonts w:hint="default"/>
            <w:lang w:val="es-EC"/>
          </w:rPr>
          <w:t>Masa</w:t>
        </w:r>
        <w:bookmarkEnd w:id="99"/>
        <w:bookmarkEnd w:id="100"/>
      </w:ins>
    </w:p>
    <w:p w14:paraId="6B80E491">
      <w:pPr>
        <w:spacing w:line="240" w:lineRule="auto"/>
        <w:jc w:val="center"/>
        <w:rPr>
          <w:ins w:id="506" w:author="marpa" w:date="2026-10-25T14:54:21Z"/>
        </w:rPr>
      </w:pPr>
      <w:r>
        <w:drawing>
          <wp:inline distT="0" distB="0" distL="114300" distR="114300">
            <wp:extent cx="4178935" cy="2188210"/>
            <wp:effectExtent l="0" t="0" r="12065" b="8890"/>
            <wp:docPr id="1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7"/>
                    <pic:cNvPicPr>
                      <a:picLocks noChangeAspect="1"/>
                    </pic:cNvPicPr>
                  </pic:nvPicPr>
                  <pic:blipFill>
                    <a:blip r:embed="rId50"/>
                    <a:stretch>
                      <a:fillRect/>
                    </a:stretch>
                  </pic:blipFill>
                  <pic:spPr>
                    <a:xfrm>
                      <a:off x="0" y="0"/>
                      <a:ext cx="4178935" cy="2188210"/>
                    </a:xfrm>
                    <a:prstGeom prst="rect">
                      <a:avLst/>
                    </a:prstGeom>
                    <a:noFill/>
                    <a:ln>
                      <a:noFill/>
                    </a:ln>
                  </pic:spPr>
                </pic:pic>
              </a:graphicData>
            </a:graphic>
          </wp:inline>
        </w:drawing>
      </w:r>
    </w:p>
    <w:p w14:paraId="2B252273">
      <w:pPr>
        <w:pStyle w:val="5"/>
        <w:rPr>
          <w:ins w:id="507" w:author="marpa" w:date="2026-10-25T14:54:28Z"/>
          <w:rFonts w:hint="default"/>
          <w:lang w:val="es-EC"/>
        </w:rPr>
      </w:pPr>
      <w:ins w:id="508" w:author="marpa" w:date="2026-10-25T14:54:28Z">
        <w:bookmarkStart w:id="101" w:name="_Toc4333"/>
        <w:bookmarkStart w:id="102" w:name="_Toc20884"/>
        <w:r>
          <w:rPr/>
          <w:t xml:space="preserve">Figura </w:t>
        </w:r>
      </w:ins>
      <w:r>
        <w:rPr>
          <w:rFonts w:hint="default"/>
          <w:lang w:val="es-EC"/>
        </w:rPr>
        <w:t>30</w:t>
      </w:r>
      <w:ins w:id="509" w:author="marpa" w:date="2026-10-25T14:54:28Z">
        <w:r>
          <w:rPr/>
          <w:t xml:space="preserve">. Prueba </w:t>
        </w:r>
      </w:ins>
      <w:ins w:id="510" w:author="marpa" w:date="2026-10-25T14:54:38Z">
        <w:r>
          <w:rPr>
            <w:rFonts w:hint="default"/>
            <w:lang w:val="es-EC"/>
          </w:rPr>
          <w:t>4</w:t>
        </w:r>
      </w:ins>
      <w:ins w:id="511" w:author="marpa" w:date="2026-10-25T14:54:28Z">
        <w:r>
          <w:rPr/>
          <w:t xml:space="preserve">: </w:t>
        </w:r>
      </w:ins>
      <w:ins w:id="512" w:author="marpa" w:date="2026-10-25T14:54:28Z">
        <w:r>
          <w:rPr>
            <w:rFonts w:hint="default"/>
            <w:lang w:val="es-EC"/>
          </w:rPr>
          <w:t xml:space="preserve">Convertir </w:t>
        </w:r>
      </w:ins>
      <w:ins w:id="513" w:author="marpa" w:date="2026-10-25T14:54:46Z">
        <w:r>
          <w:rPr>
            <w:rFonts w:hint="default"/>
            <w:lang w:val="es-EC"/>
          </w:rPr>
          <w:t>Te</w:t>
        </w:r>
      </w:ins>
      <w:ins w:id="514" w:author="marpa" w:date="2026-10-25T14:54:47Z">
        <w:r>
          <w:rPr>
            <w:rFonts w:hint="default"/>
            <w:lang w:val="es-EC"/>
          </w:rPr>
          <w:t>mperat</w:t>
        </w:r>
      </w:ins>
      <w:ins w:id="515" w:author="marpa" w:date="2026-10-25T14:54:48Z">
        <w:r>
          <w:rPr>
            <w:rFonts w:hint="default"/>
            <w:lang w:val="es-EC"/>
          </w:rPr>
          <w:t>ura</w:t>
        </w:r>
        <w:bookmarkEnd w:id="101"/>
        <w:bookmarkEnd w:id="102"/>
      </w:ins>
    </w:p>
    <w:p w14:paraId="58A01CFE">
      <w:pPr>
        <w:spacing w:line="240" w:lineRule="auto"/>
        <w:jc w:val="both"/>
        <w:rPr>
          <w:del w:id="517" w:author="marpa" w:date="2026-10-25T14:55:54Z"/>
          <w:i/>
          <w:iCs/>
          <w:color w:val="1F497D"/>
          <w:sz w:val="18"/>
          <w:szCs w:val="18"/>
        </w:rPr>
        <w:pPrChange w:id="516" w:author="marpa" w:date="2026-10-25T14:55:53Z">
          <w:pPr>
            <w:spacing w:line="240" w:lineRule="auto"/>
            <w:jc w:val="center"/>
          </w:pPr>
        </w:pPrChange>
      </w:pPr>
      <w:del w:id="518" w:author="marpa" w:date="2026-10-25T14:42:52Z">
        <w:r>
          <w:rPr>
            <w:i/>
            <w:iCs/>
            <w:color w:val="1F497D"/>
            <w:sz w:val="18"/>
            <w:szCs w:val="18"/>
          </w:rPr>
          <w:drawing>
            <wp:inline distT="114300" distB="114300" distL="114300" distR="114300">
              <wp:extent cx="3063240" cy="2450465"/>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34" name="image28.png"/>
                      <pic:cNvPicPr preferRelativeResize="0"/>
                    </pic:nvPicPr>
                    <pic:blipFill>
                      <a:blip r:embed="rId51"/>
                      <a:srcRect/>
                      <a:stretch>
                        <a:fillRect/>
                      </a:stretch>
                    </pic:blipFill>
                    <pic:spPr>
                      <a:xfrm>
                        <a:off x="0" y="0"/>
                        <a:ext cx="3063713" cy="2450970"/>
                      </a:xfrm>
                      <a:prstGeom prst="rect">
                        <a:avLst/>
                      </a:prstGeom>
                    </pic:spPr>
                  </pic:pic>
                </a:graphicData>
              </a:graphic>
            </wp:inline>
          </w:drawing>
        </w:r>
      </w:del>
    </w:p>
    <w:p w14:paraId="04D57F14">
      <w:pPr>
        <w:pStyle w:val="5"/>
        <w:jc w:val="both"/>
        <w:rPr>
          <w:ins w:id="521" w:author="marpa" w:date="2026-10-25T14:43:40Z"/>
          <w:rFonts w:hint="default"/>
          <w:lang w:val="es-EC"/>
        </w:rPr>
        <w:pPrChange w:id="520" w:author="marpa" w:date="2026-10-25T14:55:55Z">
          <w:pPr>
            <w:pStyle w:val="5"/>
          </w:pPr>
        </w:pPrChange>
      </w:pPr>
    </w:p>
    <w:p w14:paraId="11851ECF">
      <w:pPr>
        <w:pStyle w:val="5"/>
        <w:rPr>
          <w:del w:id="522" w:author="marpa" w:date="2026-10-25T14:43:39Z"/>
        </w:rPr>
      </w:pPr>
      <w:del w:id="523" w:author="marpa" w:date="2026-10-25T14:43:39Z">
        <w:r>
          <w:rPr/>
          <w:delText>Figura 22. Prueba 4: Conversor de temperatura.</w:delText>
        </w:r>
      </w:del>
    </w:p>
    <w:p w14:paraId="3AFB9935">
      <w:pPr>
        <w:pStyle w:val="2"/>
        <w:rPr>
          <w:u w:val="single"/>
        </w:rPr>
      </w:pPr>
      <w:bookmarkStart w:id="103" w:name="_Toc20557"/>
      <w:bookmarkStart w:id="104" w:name="_Toc24786"/>
      <w:r>
        <w:t>CODIFICACIÓN DE LOS CLIENTES</w:t>
      </w:r>
      <w:bookmarkEnd w:id="103"/>
      <w:bookmarkEnd w:id="104"/>
    </w:p>
    <w:p w14:paraId="61314DF5">
      <w:pPr>
        <w:pStyle w:val="3"/>
      </w:pPr>
      <w:bookmarkStart w:id="105" w:name="_Toc23127"/>
      <w:bookmarkStart w:id="106" w:name="_Toc17877"/>
      <w:r>
        <w:t>CLIENTE CONSOLA</w:t>
      </w:r>
      <w:bookmarkEnd w:id="105"/>
      <w:bookmarkEnd w:id="106"/>
    </w:p>
    <w:p w14:paraId="3B88A9B0">
      <w:pPr>
        <w:pStyle w:val="4"/>
      </w:pPr>
      <w:bookmarkStart w:id="107" w:name="_Toc14377"/>
      <w:bookmarkStart w:id="108" w:name="_Toc24836"/>
      <w:r>
        <w:t>CREACIÓN DEL PROYECTO</w:t>
      </w:r>
      <w:bookmarkEnd w:id="107"/>
      <w:bookmarkEnd w:id="108"/>
    </w:p>
    <w:p w14:paraId="04E29E2E">
      <w:r>
        <w:t xml:space="preserve">El proyecto se crea usando NetBeans seleccionando ‘Nuevo Proyecto’, ‘Java with Maven’ y ‘Java Application’. </w:t>
      </w:r>
    </w:p>
    <w:p w14:paraId="04DB0B01">
      <w:pPr>
        <w:keepNext/>
        <w:spacing w:after="0"/>
        <w:jc w:val="center"/>
      </w:pPr>
      <w:ins w:id="524" w:author="marpa" w:date="2026-10-25T14:57:02Z">
        <w:r>
          <w:rPr/>
          <w:drawing>
            <wp:inline distT="0" distB="0" distL="114300" distR="114300">
              <wp:extent cx="4338955" cy="2927985"/>
              <wp:effectExtent l="0" t="0" r="4445" b="5715"/>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
                      <pic:cNvPicPr>
                        <a:picLocks noChangeAspect="1"/>
                      </pic:cNvPicPr>
                    </pic:nvPicPr>
                    <pic:blipFill>
                      <a:blip r:embed="rId52"/>
                      <a:stretch>
                        <a:fillRect/>
                      </a:stretch>
                    </pic:blipFill>
                    <pic:spPr>
                      <a:xfrm>
                        <a:off x="0" y="0"/>
                        <a:ext cx="4339270" cy="2928165"/>
                      </a:xfrm>
                      <a:prstGeom prst="rect">
                        <a:avLst/>
                      </a:prstGeom>
                    </pic:spPr>
                  </pic:pic>
                </a:graphicData>
              </a:graphic>
            </wp:inline>
          </w:drawing>
        </w:r>
      </w:ins>
      <w:del w:id="526" w:author="marpa" w:date="2026-10-25T14:57:02Z">
        <w:r>
          <w:rPr/>
          <w:drawing>
            <wp:inline distT="114300" distB="114300" distL="114300" distR="114300">
              <wp:extent cx="4144010" cy="2828290"/>
              <wp:effectExtent l="0" t="0" r="0" b="0"/>
              <wp:docPr id="65" name="image8.png"/>
              <wp:cNvGraphicFramePr/>
              <a:graphic xmlns:a="http://schemas.openxmlformats.org/drawingml/2006/main">
                <a:graphicData uri="http://schemas.openxmlformats.org/drawingml/2006/picture">
                  <pic:pic xmlns:pic="http://schemas.openxmlformats.org/drawingml/2006/picture">
                    <pic:nvPicPr>
                      <pic:cNvPr id="65" name="image8.png"/>
                      <pic:cNvPicPr preferRelativeResize="0"/>
                    </pic:nvPicPr>
                    <pic:blipFill>
                      <a:blip r:embed="rId53"/>
                      <a:srcRect/>
                      <a:stretch>
                        <a:fillRect/>
                      </a:stretch>
                    </pic:blipFill>
                    <pic:spPr>
                      <a:xfrm>
                        <a:off x="0" y="0"/>
                        <a:ext cx="4144328" cy="2828668"/>
                      </a:xfrm>
                      <a:prstGeom prst="rect">
                        <a:avLst/>
                      </a:prstGeom>
                    </pic:spPr>
                  </pic:pic>
                </a:graphicData>
              </a:graphic>
            </wp:inline>
          </w:drawing>
        </w:r>
      </w:del>
    </w:p>
    <w:p w14:paraId="6241D2FE">
      <w:pPr>
        <w:pStyle w:val="5"/>
      </w:pPr>
      <w:bookmarkStart w:id="109" w:name="_Toc28050"/>
      <w:bookmarkStart w:id="110" w:name="_Toc27011"/>
      <w:r>
        <w:t xml:space="preserve">Figura </w:t>
      </w:r>
      <w:r>
        <w:rPr>
          <w:rFonts w:hint="default"/>
          <w:lang w:val="es-EC"/>
        </w:rPr>
        <w:t>31</w:t>
      </w:r>
      <w:del w:id="528" w:author="marpa" w:date="2026-10-25T14:57:27Z">
        <w:r>
          <w:rPr/>
          <w:delText>3</w:delText>
        </w:r>
      </w:del>
      <w:r>
        <w:t>. Creación del proyecto - Cliente consola</w:t>
      </w:r>
      <w:bookmarkEnd w:id="109"/>
      <w:bookmarkEnd w:id="110"/>
    </w:p>
    <w:p w14:paraId="12484BDE">
      <w:r>
        <w:t>En este paso se define el nombre del proyecto y la ubicación.</w:t>
      </w:r>
    </w:p>
    <w:p w14:paraId="7A934535">
      <w:pPr>
        <w:keepNext/>
        <w:spacing w:after="0"/>
        <w:jc w:val="center"/>
      </w:pPr>
      <w:r>
        <w:drawing>
          <wp:inline distT="0" distB="0" distL="114300" distR="114300">
            <wp:extent cx="3999230" cy="2716530"/>
            <wp:effectExtent l="0" t="0" r="1270" b="1270"/>
            <wp:docPr id="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
                    <pic:cNvPicPr>
                      <a:picLocks noChangeAspect="1"/>
                    </pic:cNvPicPr>
                  </pic:nvPicPr>
                  <pic:blipFill>
                    <a:blip r:embed="rId54"/>
                    <a:stretch>
                      <a:fillRect/>
                    </a:stretch>
                  </pic:blipFill>
                  <pic:spPr>
                    <a:xfrm>
                      <a:off x="0" y="0"/>
                      <a:ext cx="3999230" cy="2716530"/>
                    </a:xfrm>
                    <a:prstGeom prst="rect">
                      <a:avLst/>
                    </a:prstGeom>
                    <a:noFill/>
                    <a:ln>
                      <a:noFill/>
                    </a:ln>
                  </pic:spPr>
                </pic:pic>
              </a:graphicData>
            </a:graphic>
          </wp:inline>
        </w:drawing>
      </w:r>
    </w:p>
    <w:p w14:paraId="7ED2FFFB">
      <w:pPr>
        <w:pStyle w:val="5"/>
      </w:pPr>
      <w:bookmarkStart w:id="111" w:name="_Toc22702"/>
      <w:bookmarkStart w:id="112" w:name="_Toc22480"/>
      <w:r>
        <w:t xml:space="preserve">Figura </w:t>
      </w:r>
      <w:ins w:id="529" w:author="marpa" w:date="2026-10-25T14:57:30Z">
        <w:r>
          <w:rPr>
            <w:rFonts w:hint="default"/>
            <w:lang w:val="es-EC"/>
          </w:rPr>
          <w:t>3</w:t>
        </w:r>
      </w:ins>
      <w:r>
        <w:rPr>
          <w:rFonts w:hint="default"/>
          <w:lang w:val="es-EC"/>
        </w:rPr>
        <w:t>2</w:t>
      </w:r>
      <w:del w:id="530" w:author="marpa" w:date="2026-10-25T14:57:29Z">
        <w:r>
          <w:rPr/>
          <w:delText>24</w:delText>
        </w:r>
      </w:del>
      <w:r>
        <w:t>. Configuración del proyecto - Cliente consola</w:t>
      </w:r>
      <w:bookmarkEnd w:id="111"/>
      <w:bookmarkEnd w:id="112"/>
    </w:p>
    <w:p w14:paraId="7FB33897">
      <w:pPr>
        <w:pStyle w:val="4"/>
      </w:pPr>
      <w:bookmarkStart w:id="113" w:name="_Toc19842"/>
      <w:bookmarkStart w:id="114" w:name="_Toc29628"/>
      <w:r>
        <w:t>ESTRUCTURA DEL PROYECTO</w:t>
      </w:r>
      <w:bookmarkEnd w:id="113"/>
      <w:bookmarkEnd w:id="114"/>
    </w:p>
    <w:p w14:paraId="198EF52A">
      <w:r>
        <w:t>Una vez creado el proyecto se crea la estructura de paquetes basada en el patrón MVC</w:t>
      </w:r>
    </w:p>
    <w:p w14:paraId="1C600CEC">
      <w:pPr>
        <w:keepNext/>
        <w:spacing w:after="0"/>
        <w:jc w:val="center"/>
      </w:pPr>
      <w:r>
        <w:drawing>
          <wp:inline distT="0" distB="0" distL="114300" distR="114300">
            <wp:extent cx="2311400" cy="1301750"/>
            <wp:effectExtent l="0" t="0" r="0" b="635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pic:cNvPicPr>
                      <a:picLocks noChangeAspect="1"/>
                    </pic:cNvPicPr>
                  </pic:nvPicPr>
                  <pic:blipFill>
                    <a:blip r:embed="rId55"/>
                    <a:stretch>
                      <a:fillRect/>
                    </a:stretch>
                  </pic:blipFill>
                  <pic:spPr>
                    <a:xfrm>
                      <a:off x="0" y="0"/>
                      <a:ext cx="2311400" cy="1301750"/>
                    </a:xfrm>
                    <a:prstGeom prst="rect">
                      <a:avLst/>
                    </a:prstGeom>
                    <a:noFill/>
                    <a:ln>
                      <a:noFill/>
                    </a:ln>
                  </pic:spPr>
                </pic:pic>
              </a:graphicData>
            </a:graphic>
          </wp:inline>
        </w:drawing>
      </w:r>
      <w:del w:id="531" w:author="marpa" w:date="2026-10-25T14:57:20Z">
        <w:r>
          <w:rPr>
            <w:i/>
            <w:iCs/>
          </w:rPr>
          <w:drawing>
            <wp:inline distT="114300" distB="114300" distL="114300" distR="114300">
              <wp:extent cx="3476625" cy="1905000"/>
              <wp:effectExtent l="0" t="0" r="0" b="0"/>
              <wp:docPr id="67" name="image26.png"/>
              <wp:cNvGraphicFramePr/>
              <a:graphic xmlns:a="http://schemas.openxmlformats.org/drawingml/2006/main">
                <a:graphicData uri="http://schemas.openxmlformats.org/drawingml/2006/picture">
                  <pic:pic xmlns:pic="http://schemas.openxmlformats.org/drawingml/2006/picture">
                    <pic:nvPicPr>
                      <pic:cNvPr id="67" name="image26.png"/>
                      <pic:cNvPicPr preferRelativeResize="0"/>
                    </pic:nvPicPr>
                    <pic:blipFill>
                      <a:blip r:embed="rId56"/>
                      <a:srcRect/>
                      <a:stretch>
                        <a:fillRect/>
                      </a:stretch>
                    </pic:blipFill>
                    <pic:spPr>
                      <a:xfrm>
                        <a:off x="0" y="0"/>
                        <a:ext cx="3476625" cy="1905000"/>
                      </a:xfrm>
                      <a:prstGeom prst="rect">
                        <a:avLst/>
                      </a:prstGeom>
                    </pic:spPr>
                  </pic:pic>
                </a:graphicData>
              </a:graphic>
            </wp:inline>
          </w:drawing>
        </w:r>
      </w:del>
    </w:p>
    <w:p w14:paraId="2BDC8A35">
      <w:pPr>
        <w:pStyle w:val="5"/>
      </w:pPr>
      <w:bookmarkStart w:id="115" w:name="_Toc1025"/>
      <w:bookmarkStart w:id="116" w:name="_Toc12529"/>
      <w:r>
        <w:t xml:space="preserve">Figura </w:t>
      </w:r>
      <w:ins w:id="533" w:author="marpa" w:date="2026-10-25T14:57:33Z">
        <w:r>
          <w:rPr>
            <w:rFonts w:hint="default"/>
            <w:lang w:val="es-EC"/>
          </w:rPr>
          <w:t>3</w:t>
        </w:r>
      </w:ins>
      <w:r>
        <w:rPr>
          <w:rFonts w:hint="default"/>
          <w:lang w:val="es-EC"/>
        </w:rPr>
        <w:t>3</w:t>
      </w:r>
      <w:del w:id="534" w:author="marpa" w:date="2026-10-25T14:57:33Z">
        <w:r>
          <w:rPr/>
          <w:delText>25</w:delText>
        </w:r>
      </w:del>
      <w:r>
        <w:t>. Estructura del proyecto - Cliente consola</w:t>
      </w:r>
      <w:bookmarkEnd w:id="115"/>
      <w:bookmarkEnd w:id="116"/>
    </w:p>
    <w:p w14:paraId="46AEF03D">
      <w:pPr>
        <w:pStyle w:val="3"/>
      </w:pPr>
      <w:bookmarkStart w:id="117" w:name="_Toc15171"/>
      <w:bookmarkStart w:id="118" w:name="_Toc13849"/>
      <w:r>
        <w:t>CODIFICACIÓN DEL PROYECTO CLIENTE CONSOLA</w:t>
      </w:r>
      <w:bookmarkEnd w:id="117"/>
      <w:bookmarkEnd w:id="118"/>
    </w:p>
    <w:p w14:paraId="40433DF6">
      <w:pPr>
        <w:pStyle w:val="4"/>
      </w:pPr>
      <w:bookmarkStart w:id="119" w:name="_Toc30765"/>
      <w:bookmarkStart w:id="120" w:name="_Toc24891"/>
      <w:r>
        <w:t>CREACIÓN DE MODELOS Y VISTAS</w:t>
      </w:r>
      <w:bookmarkEnd w:id="119"/>
      <w:bookmarkEnd w:id="120"/>
    </w:p>
    <w:p w14:paraId="6EACCC1F">
      <w:pPr>
        <w:rPr>
          <w:rFonts w:hint="default"/>
          <w:lang w:val="es-EC"/>
        </w:rPr>
      </w:pPr>
      <w:r>
        <w:t>Dado que no se requiere persistencia local ni mapeo de entidades complejas, el modelo se enfoca en la organización lógica de las opciones. S</w:t>
      </w:r>
      <w:del w:id="535" w:author="marpa" w:date="2026-10-25T14:59:05Z">
        <w:r>
          <w:rPr>
            <w:rFonts w:hint="default"/>
            <w:lang w:val="en-US"/>
          </w:rPr>
          <w:delText>e crea la clase CatalogoUnidades dentro del paquete modelo para gestionar paramétricamente los tipos de unidades de medida disponibles.</w:delText>
        </w:r>
      </w:del>
      <w:ins w:id="536" w:author="marpa" w:date="2026-10-25T14:59:05Z">
        <w:r>
          <w:rPr>
            <w:rFonts w:hint="default"/>
            <w:lang w:val="es-EC"/>
          </w:rPr>
          <w:t>e cre</w:t>
        </w:r>
      </w:ins>
      <w:ins w:id="537" w:author="marpa" w:date="2026-10-25T14:59:06Z">
        <w:r>
          <w:rPr>
            <w:rFonts w:hint="default"/>
            <w:lang w:val="es-EC"/>
          </w:rPr>
          <w:t xml:space="preserve">an </w:t>
        </w:r>
      </w:ins>
      <w:r>
        <w:rPr>
          <w:rFonts w:hint="default"/>
          <w:lang w:val="es-EC"/>
        </w:rPr>
        <w:t>4</w:t>
      </w:r>
      <w:ins w:id="538" w:author="marpa" w:date="2026-10-25T14:59:06Z">
        <w:r>
          <w:rPr>
            <w:rFonts w:hint="default"/>
            <w:lang w:val="es-EC"/>
          </w:rPr>
          <w:t xml:space="preserve"> c</w:t>
        </w:r>
      </w:ins>
      <w:ins w:id="539" w:author="marpa" w:date="2026-10-25T14:59:07Z">
        <w:r>
          <w:rPr>
            <w:rFonts w:hint="default"/>
            <w:lang w:val="es-EC"/>
          </w:rPr>
          <w:t>lases de</w:t>
        </w:r>
      </w:ins>
      <w:ins w:id="540" w:author="marpa" w:date="2026-10-25T14:59:08Z">
        <w:r>
          <w:rPr>
            <w:rFonts w:hint="default"/>
            <w:lang w:val="es-EC"/>
          </w:rPr>
          <w:t>ntro de</w:t>
        </w:r>
      </w:ins>
      <w:ins w:id="541" w:author="marpa" w:date="2026-10-25T15:12:18Z">
        <w:r>
          <w:rPr>
            <w:rFonts w:hint="default"/>
            <w:lang w:val="es-EC"/>
          </w:rPr>
          <w:t>l paque</w:t>
        </w:r>
      </w:ins>
      <w:ins w:id="542" w:author="marpa" w:date="2026-10-25T15:12:19Z">
        <w:r>
          <w:rPr>
            <w:rFonts w:hint="default"/>
            <w:lang w:val="es-EC"/>
          </w:rPr>
          <w:t>te m</w:t>
        </w:r>
      </w:ins>
      <w:ins w:id="543" w:author="marpa" w:date="2026-10-25T15:12:20Z">
        <w:r>
          <w:rPr>
            <w:rFonts w:hint="default"/>
            <w:lang w:val="es-EC"/>
          </w:rPr>
          <w:t>odelos</w:t>
        </w:r>
      </w:ins>
      <w:ins w:id="544" w:author="marpa" w:date="2026-10-25T15:13:30Z">
        <w:r>
          <w:rPr>
            <w:rFonts w:hint="default"/>
            <w:lang w:val="es-EC"/>
          </w:rPr>
          <w:t>, u</w:t>
        </w:r>
      </w:ins>
      <w:ins w:id="545" w:author="marpa" w:date="2026-10-25T15:13:31Z">
        <w:r>
          <w:rPr>
            <w:rFonts w:hint="default"/>
            <w:lang w:val="es-EC"/>
          </w:rPr>
          <w:t>na representa las categorías de conversión con sus respectivas unidades</w:t>
        </w:r>
      </w:ins>
      <w:ins w:id="546" w:author="marpa" w:date="2026-10-25T15:13:32Z">
        <w:r>
          <w:rPr>
            <w:rFonts w:hint="default"/>
            <w:lang w:val="es-EC"/>
          </w:rPr>
          <w:t xml:space="preserve"> </w:t>
        </w:r>
      </w:ins>
      <w:r>
        <w:rPr>
          <w:rFonts w:hint="default"/>
          <w:lang w:val="es-EC"/>
        </w:rPr>
        <w:t xml:space="preserve">y las demás representan las posibles respuestas que puede recibir el servidor: </w:t>
      </w:r>
    </w:p>
    <w:p w14:paraId="7665AB4B">
      <w:pPr>
        <w:numPr>
          <w:ilvl w:val="0"/>
          <w:numId w:val="2"/>
        </w:numPr>
        <w:ind w:left="420" w:leftChars="0" w:hanging="420" w:firstLineChars="0"/>
        <w:rPr>
          <w:rFonts w:hint="default"/>
          <w:lang w:val="es-EC"/>
        </w:rPr>
      </w:pPr>
      <w:r>
        <w:rPr>
          <w:rFonts w:hint="default"/>
          <w:lang w:val="es-EC"/>
        </w:rPr>
        <w:t>ResultadoConversion - Respuesta Normal (Conversión exitosa)</w:t>
      </w:r>
    </w:p>
    <w:p w14:paraId="72EB7F92">
      <w:pPr>
        <w:numPr>
          <w:ilvl w:val="0"/>
          <w:numId w:val="2"/>
        </w:numPr>
        <w:ind w:left="420" w:leftChars="0" w:hanging="420" w:firstLineChars="0"/>
        <w:rPr>
          <w:rFonts w:hint="default"/>
          <w:lang w:val="es-EC"/>
        </w:rPr>
      </w:pPr>
      <w:r>
        <w:rPr>
          <w:rFonts w:hint="default"/>
          <w:lang w:val="es-EC"/>
        </w:rPr>
        <w:t>RespuestaError - Respuesta de error del servidor (Conversión o login fallido)</w:t>
      </w:r>
    </w:p>
    <w:p w14:paraId="11E0C3B6">
      <w:pPr>
        <w:numPr>
          <w:ilvl w:val="0"/>
          <w:numId w:val="2"/>
        </w:numPr>
        <w:ind w:left="420" w:leftChars="0" w:hanging="420" w:firstLineChars="0"/>
        <w:rPr>
          <w:ins w:id="547" w:author="marpa" w:date="2026-10-25T15:15:51Z"/>
          <w:rFonts w:hint="default"/>
          <w:lang w:val="es-EC"/>
        </w:rPr>
      </w:pPr>
      <w:r>
        <w:rPr>
          <w:rFonts w:hint="default"/>
          <w:lang w:val="es-EC"/>
        </w:rPr>
        <w:t>ExcepcionSesionRechazada - Excepcion personalizada que activa el comportamiento de reiniciar sesión por token expirado.</w:t>
      </w:r>
    </w:p>
    <w:p w14:paraId="799B2C89">
      <w:pPr>
        <w:keepNext/>
        <w:spacing w:after="0"/>
        <w:jc w:val="center"/>
        <w:rPr>
          <w:ins w:id="548" w:author="marpa" w:date="2026-10-25T15:15:52Z"/>
        </w:rPr>
      </w:pPr>
      <w:r>
        <w:drawing>
          <wp:inline distT="0" distB="0" distL="114300" distR="114300">
            <wp:extent cx="1922780" cy="833755"/>
            <wp:effectExtent l="0" t="0" r="7620" b="4445"/>
            <wp:docPr id="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
                    <pic:cNvPicPr>
                      <a:picLocks noChangeAspect="1"/>
                    </pic:cNvPicPr>
                  </pic:nvPicPr>
                  <pic:blipFill>
                    <a:blip r:embed="rId57"/>
                    <a:stretch>
                      <a:fillRect/>
                    </a:stretch>
                  </pic:blipFill>
                  <pic:spPr>
                    <a:xfrm>
                      <a:off x="0" y="0"/>
                      <a:ext cx="1922780" cy="833755"/>
                    </a:xfrm>
                    <a:prstGeom prst="rect">
                      <a:avLst/>
                    </a:prstGeom>
                    <a:noFill/>
                    <a:ln>
                      <a:noFill/>
                    </a:ln>
                  </pic:spPr>
                </pic:pic>
              </a:graphicData>
            </a:graphic>
          </wp:inline>
        </w:drawing>
      </w:r>
    </w:p>
    <w:p w14:paraId="19B6C314">
      <w:pPr>
        <w:pStyle w:val="5"/>
        <w:rPr>
          <w:rFonts w:hint="default"/>
          <w:lang w:val="es-EC"/>
        </w:rPr>
        <w:pPrChange w:id="549" w:author="marpa" w:date="2026-10-25T15:15:54Z">
          <w:pPr/>
        </w:pPrChange>
      </w:pPr>
      <w:ins w:id="550" w:author="marpa" w:date="2026-10-25T15:15:52Z">
        <w:bookmarkStart w:id="121" w:name="_Toc142"/>
        <w:bookmarkStart w:id="122" w:name="_Toc7480"/>
        <w:r>
          <w:rPr/>
          <w:t xml:space="preserve">Figura </w:t>
        </w:r>
      </w:ins>
      <w:ins w:id="551" w:author="marpa" w:date="2026-10-25T15:15:52Z">
        <w:r>
          <w:rPr>
            <w:rFonts w:hint="default"/>
            <w:lang w:val="es-EC"/>
          </w:rPr>
          <w:t>3</w:t>
        </w:r>
      </w:ins>
      <w:r>
        <w:rPr>
          <w:rFonts w:hint="default"/>
          <w:lang w:val="es-EC"/>
        </w:rPr>
        <w:t>4</w:t>
      </w:r>
      <w:ins w:id="552" w:author="marpa" w:date="2026-10-25T15:15:52Z">
        <w:r>
          <w:rPr/>
          <w:t>. Creación de modelos- Cliente consola</w:t>
        </w:r>
        <w:bookmarkEnd w:id="121"/>
        <w:bookmarkEnd w:id="122"/>
      </w:ins>
    </w:p>
    <w:p w14:paraId="761FC595">
      <w:pPr>
        <w:rPr>
          <w:rFonts w:hint="default"/>
          <w:lang w:val="es-EC"/>
        </w:rPr>
      </w:pPr>
      <w:r>
        <w:t xml:space="preserve">En la capa de interacción, dentro del paquete vista, se </w:t>
      </w:r>
      <w:del w:id="553" w:author="marpa" w:date="2026-10-25T15:13:55Z">
        <w:r>
          <w:rPr>
            <w:rFonts w:hint="default"/>
            <w:lang w:val="en-US"/>
          </w:rPr>
          <w:delText>implementan las clases InterfazConsola y el enumerador OpcionMenu. Estas clases se encargan de abstraer la clase Scanner, capturar los datos por teclado de forma segura y desplegar los menús interactivos al usuario sin mezclar la lógica de negocio.</w:delText>
        </w:r>
      </w:del>
      <w:ins w:id="554" w:author="marpa" w:date="2026-10-25T15:13:55Z">
        <w:r>
          <w:rPr>
            <w:rFonts w:hint="default"/>
            <w:lang w:val="es-EC"/>
          </w:rPr>
          <w:t>implem</w:t>
        </w:r>
      </w:ins>
      <w:ins w:id="555" w:author="marpa" w:date="2026-10-25T15:13:56Z">
        <w:r>
          <w:rPr>
            <w:rFonts w:hint="default"/>
            <w:lang w:val="es-EC"/>
          </w:rPr>
          <w:t xml:space="preserve">enta una </w:t>
        </w:r>
      </w:ins>
      <w:ins w:id="556" w:author="marpa" w:date="2026-10-25T15:13:57Z">
        <w:r>
          <w:rPr>
            <w:rFonts w:hint="default"/>
            <w:lang w:val="es-EC"/>
          </w:rPr>
          <w:t>únic</w:t>
        </w:r>
      </w:ins>
      <w:ins w:id="557" w:author="marpa" w:date="2026-10-25T15:13:58Z">
        <w:r>
          <w:rPr>
            <w:rFonts w:hint="default"/>
            <w:lang w:val="es-EC"/>
          </w:rPr>
          <w:t xml:space="preserve">a clase </w:t>
        </w:r>
      </w:ins>
      <w:ins w:id="558" w:author="marpa" w:date="2026-10-25T15:14:25Z">
        <w:r>
          <w:rPr>
            <w:rFonts w:hint="default"/>
            <w:lang w:val="es-EC"/>
          </w:rPr>
          <w:t>qu</w:t>
        </w:r>
      </w:ins>
      <w:ins w:id="559" w:author="marpa" w:date="2026-10-25T15:14:26Z">
        <w:r>
          <w:rPr>
            <w:rFonts w:hint="default"/>
            <w:lang w:val="es-EC"/>
          </w:rPr>
          <w:t>e u</w:t>
        </w:r>
      </w:ins>
      <w:ins w:id="560" w:author="marpa" w:date="2026-10-25T15:14:27Z">
        <w:r>
          <w:rPr>
            <w:rFonts w:hint="default"/>
            <w:lang w:val="es-EC"/>
          </w:rPr>
          <w:t xml:space="preserve">sa las </w:t>
        </w:r>
      </w:ins>
      <w:ins w:id="561" w:author="marpa" w:date="2026-10-25T15:14:29Z">
        <w:r>
          <w:rPr>
            <w:rFonts w:hint="default"/>
            <w:lang w:val="es-EC"/>
          </w:rPr>
          <w:t>l</w:t>
        </w:r>
      </w:ins>
      <w:ins w:id="562" w:author="marpa" w:date="2026-10-25T15:14:30Z">
        <w:r>
          <w:rPr>
            <w:rFonts w:hint="default"/>
            <w:lang w:val="es-EC"/>
          </w:rPr>
          <w:t>ibrer</w:t>
        </w:r>
      </w:ins>
      <w:ins w:id="563" w:author="marpa" w:date="2026-10-25T15:14:31Z">
        <w:r>
          <w:rPr>
            <w:rFonts w:hint="default"/>
            <w:lang w:val="es-EC"/>
          </w:rPr>
          <w:t xml:space="preserve">ías </w:t>
        </w:r>
      </w:ins>
      <w:ins w:id="564" w:author="marpa" w:date="2026-10-25T15:14:32Z">
        <w:r>
          <w:rPr>
            <w:rFonts w:hint="default"/>
            <w:lang w:val="es-EC"/>
          </w:rPr>
          <w:t>Scann</w:t>
        </w:r>
      </w:ins>
      <w:ins w:id="565" w:author="marpa" w:date="2026-10-25T15:14:33Z">
        <w:r>
          <w:rPr>
            <w:rFonts w:hint="default"/>
            <w:lang w:val="es-EC"/>
          </w:rPr>
          <w:t>er</w:t>
        </w:r>
      </w:ins>
      <w:ins w:id="566" w:author="marpa" w:date="2026-10-25T15:14:37Z">
        <w:r>
          <w:rPr>
            <w:rFonts w:hint="default"/>
            <w:lang w:val="es-EC"/>
          </w:rPr>
          <w:t xml:space="preserve"> </w:t>
        </w:r>
      </w:ins>
      <w:ins w:id="567" w:author="marpa" w:date="2026-10-25T15:14:38Z">
        <w:r>
          <w:rPr>
            <w:rFonts w:hint="default"/>
            <w:lang w:val="es-EC"/>
          </w:rPr>
          <w:t xml:space="preserve">y </w:t>
        </w:r>
      </w:ins>
      <w:ins w:id="568" w:author="marpa" w:date="2026-10-25T15:14:39Z">
        <w:r>
          <w:rPr>
            <w:rFonts w:hint="default"/>
            <w:lang w:val="es-EC"/>
          </w:rPr>
          <w:t>Pr</w:t>
        </w:r>
      </w:ins>
      <w:ins w:id="569" w:author="marpa" w:date="2026-10-25T15:14:40Z">
        <w:r>
          <w:rPr>
            <w:rFonts w:hint="default"/>
            <w:lang w:val="es-EC"/>
          </w:rPr>
          <w:t>int</w:t>
        </w:r>
      </w:ins>
      <w:ins w:id="570" w:author="marpa" w:date="2026-10-25T15:14:41Z">
        <w:r>
          <w:rPr>
            <w:rFonts w:hint="default"/>
            <w:lang w:val="es-EC"/>
          </w:rPr>
          <w:t>Stream</w:t>
        </w:r>
      </w:ins>
      <w:ins w:id="571" w:author="marpa" w:date="2026-10-25T15:14:42Z">
        <w:r>
          <w:rPr>
            <w:rFonts w:hint="default"/>
            <w:lang w:val="es-EC"/>
          </w:rPr>
          <w:t xml:space="preserve"> para m</w:t>
        </w:r>
      </w:ins>
      <w:ins w:id="572" w:author="marpa" w:date="2026-10-25T15:14:43Z">
        <w:r>
          <w:rPr>
            <w:rFonts w:hint="default"/>
            <w:lang w:val="es-EC"/>
          </w:rPr>
          <w:t>anipul</w:t>
        </w:r>
      </w:ins>
      <w:ins w:id="573" w:author="marpa" w:date="2026-10-25T15:14:44Z">
        <w:r>
          <w:rPr>
            <w:rFonts w:hint="default"/>
            <w:lang w:val="es-EC"/>
          </w:rPr>
          <w:t>ar la con</w:t>
        </w:r>
      </w:ins>
      <w:ins w:id="574" w:author="marpa" w:date="2026-10-25T15:14:45Z">
        <w:r>
          <w:rPr>
            <w:rFonts w:hint="default"/>
            <w:lang w:val="es-EC"/>
          </w:rPr>
          <w:t>so</w:t>
        </w:r>
      </w:ins>
      <w:ins w:id="575" w:author="marpa" w:date="2026-10-25T15:14:47Z">
        <w:r>
          <w:rPr>
            <w:rFonts w:hint="default"/>
            <w:lang w:val="es-EC"/>
          </w:rPr>
          <w:t>la y</w:t>
        </w:r>
      </w:ins>
      <w:ins w:id="576" w:author="marpa" w:date="2026-10-25T15:14:48Z">
        <w:r>
          <w:rPr>
            <w:rFonts w:hint="default"/>
            <w:lang w:val="es-EC"/>
          </w:rPr>
          <w:t xml:space="preserve"> mostr</w:t>
        </w:r>
      </w:ins>
      <w:ins w:id="577" w:author="marpa" w:date="2026-10-25T15:14:49Z">
        <w:r>
          <w:rPr>
            <w:rFonts w:hint="default"/>
            <w:lang w:val="es-EC"/>
          </w:rPr>
          <w:t xml:space="preserve">ar las </w:t>
        </w:r>
      </w:ins>
      <w:ins w:id="578" w:author="marpa" w:date="2026-10-25T15:14:50Z">
        <w:r>
          <w:rPr>
            <w:rFonts w:hint="default"/>
            <w:lang w:val="es-EC"/>
          </w:rPr>
          <w:t>diferen</w:t>
        </w:r>
      </w:ins>
      <w:ins w:id="579" w:author="marpa" w:date="2026-10-25T15:14:51Z">
        <w:r>
          <w:rPr>
            <w:rFonts w:hint="default"/>
            <w:lang w:val="es-EC"/>
          </w:rPr>
          <w:t xml:space="preserve">tes </w:t>
        </w:r>
      </w:ins>
      <w:ins w:id="580" w:author="marpa" w:date="2026-10-25T15:14:53Z">
        <w:r>
          <w:rPr>
            <w:rFonts w:hint="default"/>
            <w:lang w:val="es-EC"/>
          </w:rPr>
          <w:t>inter</w:t>
        </w:r>
      </w:ins>
      <w:ins w:id="581" w:author="marpa" w:date="2026-10-25T15:14:54Z">
        <w:r>
          <w:rPr>
            <w:rFonts w:hint="default"/>
            <w:lang w:val="es-EC"/>
          </w:rPr>
          <w:t xml:space="preserve">faces </w:t>
        </w:r>
      </w:ins>
      <w:ins w:id="582" w:author="marpa" w:date="2026-10-25T15:14:55Z">
        <w:r>
          <w:rPr>
            <w:rFonts w:hint="default"/>
            <w:lang w:val="es-EC"/>
          </w:rPr>
          <w:t>de ini</w:t>
        </w:r>
      </w:ins>
      <w:ins w:id="583" w:author="marpa" w:date="2026-10-25T15:14:56Z">
        <w:r>
          <w:rPr>
            <w:rFonts w:hint="default"/>
            <w:lang w:val="es-EC"/>
          </w:rPr>
          <w:t>cio de</w:t>
        </w:r>
      </w:ins>
      <w:ins w:id="584" w:author="marpa" w:date="2026-10-25T15:14:57Z">
        <w:r>
          <w:rPr>
            <w:rFonts w:hint="default"/>
            <w:lang w:val="es-EC"/>
          </w:rPr>
          <w:t xml:space="preserve"> </w:t>
        </w:r>
      </w:ins>
      <w:ins w:id="585" w:author="marpa" w:date="2026-10-25T15:14:58Z">
        <w:r>
          <w:rPr>
            <w:rFonts w:hint="default"/>
            <w:lang w:val="es-EC"/>
          </w:rPr>
          <w:t>sesi</w:t>
        </w:r>
      </w:ins>
      <w:ins w:id="586" w:author="marpa" w:date="2026-10-25T15:14:59Z">
        <w:r>
          <w:rPr>
            <w:rFonts w:hint="default"/>
            <w:lang w:val="es-EC"/>
          </w:rPr>
          <w:t>ón</w:t>
        </w:r>
      </w:ins>
      <w:ins w:id="587" w:author="marpa" w:date="2026-10-25T15:15:00Z">
        <w:r>
          <w:rPr>
            <w:rFonts w:hint="default"/>
            <w:lang w:val="es-EC"/>
          </w:rPr>
          <w:t xml:space="preserve"> y conver</w:t>
        </w:r>
      </w:ins>
      <w:ins w:id="588" w:author="marpa" w:date="2026-10-25T15:15:01Z">
        <w:r>
          <w:rPr>
            <w:rFonts w:hint="default"/>
            <w:lang w:val="es-EC"/>
          </w:rPr>
          <w:t>siones.</w:t>
        </w:r>
      </w:ins>
    </w:p>
    <w:p w14:paraId="3BEBDCF1">
      <w:pPr>
        <w:keepNext/>
        <w:spacing w:after="0"/>
        <w:jc w:val="center"/>
        <w:rPr>
          <w:del w:id="589" w:author="marpa" w:date="2026-10-25T15:15:50Z"/>
        </w:rPr>
      </w:pPr>
      <w:del w:id="590" w:author="marpa" w:date="2026-10-25T15:15:50Z">
        <w:r>
          <w:rPr/>
          <w:drawing>
            <wp:inline distT="114300" distB="114300" distL="114300" distR="114300">
              <wp:extent cx="2971800" cy="857250"/>
              <wp:effectExtent l="0" t="0" r="0" b="0"/>
              <wp:docPr id="68" name="image18.png"/>
              <wp:cNvGraphicFramePr/>
              <a:graphic xmlns:a="http://schemas.openxmlformats.org/drawingml/2006/main">
                <a:graphicData uri="http://schemas.openxmlformats.org/drawingml/2006/picture">
                  <pic:pic xmlns:pic="http://schemas.openxmlformats.org/drawingml/2006/picture">
                    <pic:nvPicPr>
                      <pic:cNvPr id="68" name="image18.png"/>
                      <pic:cNvPicPr preferRelativeResize="0"/>
                    </pic:nvPicPr>
                    <pic:blipFill>
                      <a:blip r:embed="rId58"/>
                      <a:srcRect/>
                      <a:stretch>
                        <a:fillRect/>
                      </a:stretch>
                    </pic:blipFill>
                    <pic:spPr>
                      <a:xfrm>
                        <a:off x="0" y="0"/>
                        <a:ext cx="2971800" cy="857250"/>
                      </a:xfrm>
                      <a:prstGeom prst="rect">
                        <a:avLst/>
                      </a:prstGeom>
                    </pic:spPr>
                  </pic:pic>
                </a:graphicData>
              </a:graphic>
            </wp:inline>
          </w:drawing>
        </w:r>
      </w:del>
    </w:p>
    <w:p w14:paraId="6287CE1C">
      <w:pPr>
        <w:pStyle w:val="5"/>
        <w:rPr>
          <w:del w:id="592" w:author="marpa" w:date="2026-10-25T15:15:50Z"/>
        </w:rPr>
      </w:pPr>
      <w:del w:id="593" w:author="marpa" w:date="2026-10-25T15:15:50Z">
        <w:r>
          <w:rPr/>
          <w:delText>Figura 26. Creación de modelos y vistas - Cliente consola</w:delText>
        </w:r>
      </w:del>
    </w:p>
    <w:p w14:paraId="1C2B7D9D">
      <w:pPr>
        <w:keepNext/>
        <w:spacing w:after="0"/>
        <w:jc w:val="center"/>
        <w:rPr>
          <w:ins w:id="594" w:author="marpa" w:date="2026-10-25T15:15:57Z"/>
        </w:rPr>
      </w:pPr>
      <w:ins w:id="595" w:author="marpa" w:date="2026-10-25T15:16:11Z">
        <w:bookmarkStart w:id="123" w:name="_lex6c03p4xqh" w:colFirst="0" w:colLast="0"/>
        <w:bookmarkEnd w:id="123"/>
        <w:r>
          <w:rPr/>
          <w:drawing>
            <wp:inline distT="0" distB="0" distL="114300" distR="114300">
              <wp:extent cx="1662430" cy="311785"/>
              <wp:effectExtent l="0" t="0" r="1270" b="5715"/>
              <wp:docPr id="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9"/>
                      <pic:cNvPicPr>
                        <a:picLocks noChangeAspect="1"/>
                      </pic:cNvPicPr>
                    </pic:nvPicPr>
                    <pic:blipFill>
                      <a:blip r:embed="rId59"/>
                      <a:stretch>
                        <a:fillRect/>
                      </a:stretch>
                    </pic:blipFill>
                    <pic:spPr>
                      <a:xfrm>
                        <a:off x="0" y="0"/>
                        <a:ext cx="1662430" cy="311785"/>
                      </a:xfrm>
                      <a:prstGeom prst="rect">
                        <a:avLst/>
                      </a:prstGeom>
                      <a:noFill/>
                      <a:ln>
                        <a:noFill/>
                      </a:ln>
                    </pic:spPr>
                  </pic:pic>
                </a:graphicData>
              </a:graphic>
            </wp:inline>
          </w:drawing>
        </w:r>
      </w:ins>
    </w:p>
    <w:p w14:paraId="6F14758B">
      <w:pPr>
        <w:pStyle w:val="5"/>
      </w:pPr>
      <w:ins w:id="597" w:author="marpa" w:date="2026-10-25T15:15:57Z">
        <w:bookmarkStart w:id="124" w:name="_Toc13435"/>
        <w:bookmarkStart w:id="125" w:name="_Toc10629"/>
        <w:r>
          <w:rPr/>
          <w:t xml:space="preserve">Figura </w:t>
        </w:r>
      </w:ins>
      <w:ins w:id="598" w:author="marpa" w:date="2026-10-25T15:15:57Z">
        <w:r>
          <w:rPr>
            <w:rFonts w:hint="default"/>
            <w:lang w:val="es-EC"/>
          </w:rPr>
          <w:t>3</w:t>
        </w:r>
      </w:ins>
      <w:r>
        <w:rPr>
          <w:rFonts w:hint="default"/>
          <w:lang w:val="es-EC"/>
        </w:rPr>
        <w:t>5</w:t>
      </w:r>
      <w:ins w:id="599" w:author="marpa" w:date="2026-10-25T15:15:57Z">
        <w:r>
          <w:rPr/>
          <w:t xml:space="preserve">. Creación de </w:t>
        </w:r>
      </w:ins>
      <w:ins w:id="600" w:author="marpa" w:date="2026-10-25T15:16:01Z">
        <w:r>
          <w:rPr>
            <w:rFonts w:hint="default"/>
            <w:lang w:val="es-EC"/>
          </w:rPr>
          <w:t>vistas</w:t>
        </w:r>
      </w:ins>
      <w:ins w:id="601" w:author="marpa" w:date="2026-10-25T15:15:57Z">
        <w:r>
          <w:rPr/>
          <w:t>- Cliente consola</w:t>
        </w:r>
        <w:bookmarkEnd w:id="124"/>
        <w:bookmarkEnd w:id="125"/>
      </w:ins>
    </w:p>
    <w:p w14:paraId="2DDD34CA">
      <w:pPr>
        <w:pStyle w:val="6"/>
        <w:bidi w:val="0"/>
      </w:pPr>
      <w:r>
        <w:t xml:space="preserve">Tabla </w:t>
      </w:r>
      <w:r>
        <w:rPr>
          <w:rFonts w:hint="default"/>
          <w:lang w:val="es-EC"/>
        </w:rPr>
        <w:t>25</w:t>
      </w:r>
      <w:r>
        <w:t>. Clase RespuestaError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3E5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E7BF049">
            <w:pPr>
              <w:spacing w:after="0" w:line="240" w:lineRule="auto"/>
            </w:pPr>
            <w:r>
              <w:rPr>
                <w:rFonts w:ascii="Courier New" w:hAnsi="Courier New"/>
                <w:color w:val="000000"/>
                <w:sz w:val="16"/>
              </w:rPr>
              <w:t>package ec.edu.monster.modelos;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class RespuestaError {</w:t>
            </w:r>
            <w:r>
              <w:rPr>
                <w:rFonts w:ascii="Courier New" w:hAnsi="Courier New"/>
                <w:color w:val="000000"/>
                <w:sz w:val="16"/>
              </w:rPr>
              <w:br w:type="textWrapping"/>
            </w:r>
            <w:r>
              <w:rPr>
                <w:rFonts w:ascii="Courier New" w:hAnsi="Courier New"/>
                <w:color w:val="000000"/>
                <w:sz w:val="16"/>
              </w:rPr>
              <w:t xml:space="preserve">    private Integer codigo;</w:t>
            </w:r>
            <w:r>
              <w:rPr>
                <w:rFonts w:ascii="Courier New" w:hAnsi="Courier New"/>
                <w:color w:val="000000"/>
                <w:sz w:val="16"/>
              </w:rPr>
              <w:br w:type="textWrapping"/>
            </w:r>
            <w:r>
              <w:rPr>
                <w:rFonts w:ascii="Courier New" w:hAnsi="Courier New"/>
                <w:color w:val="000000"/>
                <w:sz w:val="16"/>
              </w:rPr>
              <w:t xml:space="preserve">    private String mensaje;</w:t>
            </w:r>
            <w:r>
              <w:rPr>
                <w:rFonts w:ascii="Courier New" w:hAnsi="Courier New"/>
                <w:color w:val="000000"/>
                <w:sz w:val="16"/>
              </w:rPr>
              <w:br w:type="textWrapping"/>
            </w:r>
            <w:r>
              <w:rPr>
                <w:rFonts w:ascii="Courier New" w:hAnsi="Courier New"/>
                <w:color w:val="000000"/>
                <w:sz w:val="16"/>
              </w:rPr>
              <w:t xml:space="preserve">    private String detalles;</w:t>
            </w:r>
            <w:r>
              <w:rPr>
                <w:rFonts w:ascii="Courier New" w:hAnsi="Courier New"/>
                <w:color w:val="000000"/>
                <w:sz w:val="16"/>
              </w:rPr>
              <w:br w:type="textWrapping"/>
            </w:r>
            <w:r>
              <w:rPr>
                <w:rFonts w:ascii="Courier New" w:hAnsi="Courier New"/>
                <w:color w:val="000000"/>
                <w:sz w:val="16"/>
              </w:rPr>
              <w:t xml:space="preserve">    private String fechaHora;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Integer getCodigo() { return codigo; }</w:t>
            </w:r>
            <w:r>
              <w:rPr>
                <w:rFonts w:ascii="Courier New" w:hAnsi="Courier New"/>
                <w:color w:val="000000"/>
                <w:sz w:val="16"/>
              </w:rPr>
              <w:br w:type="textWrapping"/>
            </w:r>
            <w:r>
              <w:rPr>
                <w:rFonts w:ascii="Courier New" w:hAnsi="Courier New"/>
                <w:color w:val="000000"/>
                <w:sz w:val="16"/>
              </w:rPr>
              <w:t xml:space="preserve">    public void setCodigo(Integer codigo) { this.codigo = codigo;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getMensaje() { return mensaje; }</w:t>
            </w:r>
            <w:r>
              <w:rPr>
                <w:rFonts w:ascii="Courier New" w:hAnsi="Courier New"/>
                <w:color w:val="000000"/>
                <w:sz w:val="16"/>
              </w:rPr>
              <w:br w:type="textWrapping"/>
            </w:r>
            <w:r>
              <w:rPr>
                <w:rFonts w:ascii="Courier New" w:hAnsi="Courier New"/>
                <w:color w:val="000000"/>
                <w:sz w:val="16"/>
              </w:rPr>
              <w:t xml:space="preserve">    public void setMensaje(String mensaje) { this.mensaje = mensaje;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getDetalles() { return detalles; }</w:t>
            </w:r>
            <w:r>
              <w:rPr>
                <w:rFonts w:ascii="Courier New" w:hAnsi="Courier New"/>
                <w:color w:val="000000"/>
                <w:sz w:val="16"/>
              </w:rPr>
              <w:br w:type="textWrapping"/>
            </w:r>
            <w:r>
              <w:rPr>
                <w:rFonts w:ascii="Courier New" w:hAnsi="Courier New"/>
                <w:color w:val="000000"/>
                <w:sz w:val="16"/>
              </w:rPr>
              <w:t xml:space="preserve">    public void setDetalles(String detalles) { this.detalles = detalles;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getFechaHora() { return fechaHora; }</w:t>
            </w:r>
            <w:r>
              <w:rPr>
                <w:rFonts w:ascii="Courier New" w:hAnsi="Courier New"/>
                <w:color w:val="000000"/>
                <w:sz w:val="16"/>
              </w:rPr>
              <w:br w:type="textWrapping"/>
            </w:r>
            <w:r>
              <w:rPr>
                <w:rFonts w:ascii="Courier New" w:hAnsi="Courier New"/>
                <w:color w:val="000000"/>
                <w:sz w:val="16"/>
              </w:rPr>
              <w:t xml:space="preserve">    public void setFechaHora(String fechaHora) { this.fechaHora = fechaHora;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Representación legible para la consola, por ejemplo:</w:t>
            </w:r>
            <w:r>
              <w:rPr>
                <w:rFonts w:ascii="Courier New" w:hAnsi="Courier New"/>
                <w:color w:val="000000"/>
                <w:sz w:val="16"/>
              </w:rPr>
              <w:br w:type="textWrapping"/>
            </w:r>
            <w:r>
              <w:rPr>
                <w:rFonts w:ascii="Courier New" w:hAnsi="Courier New"/>
                <w:color w:val="000000"/>
                <w:sz w:val="16"/>
              </w:rPr>
              <w:t xml:space="preserve">     * [400] Longitud Inválida: No se permite ingresar valores negativos (2026-10-18T19:22:42).</w:t>
            </w:r>
            <w:r>
              <w:rPr>
                <w:rFonts w:ascii="Courier New" w:hAnsi="Courier New"/>
                <w:color w:val="000000"/>
                <w:sz w:val="16"/>
              </w:rPr>
              <w:br w:type="textWrapping"/>
            </w:r>
            <w:r>
              <w:rPr>
                <w:rFonts w:ascii="Courier New" w:hAnsi="Courier New"/>
                <w:color w:val="000000"/>
                <w:sz w:val="16"/>
              </w:rPr>
              <w:t xml:space="preserve">     * Se omiten los campos que no vengan informados.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String formatear() {</w:t>
            </w:r>
            <w:r>
              <w:rPr>
                <w:rFonts w:ascii="Courier New" w:hAnsi="Courier New"/>
                <w:color w:val="000000"/>
                <w:sz w:val="16"/>
              </w:rPr>
              <w:br w:type="textWrapping"/>
            </w:r>
            <w:r>
              <w:rPr>
                <w:rFonts w:ascii="Courier New" w:hAnsi="Courier New"/>
                <w:color w:val="000000"/>
                <w:sz w:val="16"/>
              </w:rPr>
              <w:t xml:space="preserve">        StringBuilder texto = new StringBuilder();</w:t>
            </w:r>
            <w:r>
              <w:rPr>
                <w:rFonts w:ascii="Courier New" w:hAnsi="Courier New"/>
                <w:color w:val="000000"/>
                <w:sz w:val="16"/>
              </w:rPr>
              <w:br w:type="textWrapping"/>
            </w:r>
            <w:r>
              <w:rPr>
                <w:rFonts w:ascii="Courier New" w:hAnsi="Courier New"/>
                <w:color w:val="000000"/>
                <w:sz w:val="16"/>
              </w:rPr>
              <w:t xml:space="preserve">        if (codigo != null) {</w:t>
            </w:r>
            <w:r>
              <w:rPr>
                <w:rFonts w:ascii="Courier New" w:hAnsi="Courier New"/>
                <w:color w:val="000000"/>
                <w:sz w:val="16"/>
              </w:rPr>
              <w:br w:type="textWrapping"/>
            </w:r>
            <w:r>
              <w:rPr>
                <w:rFonts w:ascii="Courier New" w:hAnsi="Courier New"/>
                <w:color w:val="000000"/>
                <w:sz w:val="16"/>
              </w:rPr>
              <w:t xml:space="preserve">            texto.append('[').append(codigo).append("]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texto.append(conPorDefecto(mensaje, "Error devuelto por el servicio RESTful"));</w:t>
            </w:r>
            <w:r>
              <w:rPr>
                <w:rFonts w:ascii="Courier New" w:hAnsi="Courier New"/>
                <w:color w:val="000000"/>
                <w:sz w:val="16"/>
              </w:rPr>
              <w:br w:type="textWrapping"/>
            </w:r>
            <w:r>
              <w:rPr>
                <w:rFonts w:ascii="Courier New" w:hAnsi="Courier New"/>
                <w:color w:val="000000"/>
                <w:sz w:val="16"/>
              </w:rPr>
              <w:t xml:space="preserve">        if (detalles != null &amp;&amp; !detalles.isBlank()) {</w:t>
            </w:r>
            <w:r>
              <w:rPr>
                <w:rFonts w:ascii="Courier New" w:hAnsi="Courier New"/>
                <w:color w:val="000000"/>
                <w:sz w:val="16"/>
              </w:rPr>
              <w:br w:type="textWrapping"/>
            </w:r>
            <w:r>
              <w:rPr>
                <w:rFonts w:ascii="Courier New" w:hAnsi="Courier New"/>
                <w:color w:val="000000"/>
                <w:sz w:val="16"/>
              </w:rPr>
              <w:t xml:space="preserve">            texto.append(": ").append(detalles.trim());</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(fechaHora != null &amp;&amp; !fechaHora.isBlank()) {</w:t>
            </w:r>
            <w:r>
              <w:rPr>
                <w:rFonts w:ascii="Courier New" w:hAnsi="Courier New"/>
                <w:color w:val="000000"/>
                <w:sz w:val="16"/>
              </w:rPr>
              <w:br w:type="textWrapping"/>
            </w:r>
            <w:r>
              <w:rPr>
                <w:rFonts w:ascii="Courier New" w:hAnsi="Courier New"/>
                <w:color w:val="000000"/>
                <w:sz w:val="16"/>
              </w:rPr>
              <w:t xml:space="preserve">            texto.append(" (").append(fechaHora.trim()).append(')');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texto.toString();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String conPorDefecto(String valor, String porDefecto) {</w:t>
            </w:r>
            <w:r>
              <w:rPr>
                <w:rFonts w:ascii="Courier New" w:hAnsi="Courier New"/>
                <w:color w:val="000000"/>
                <w:sz w:val="16"/>
              </w:rPr>
              <w:br w:type="textWrapping"/>
            </w:r>
            <w:r>
              <w:rPr>
                <w:rFonts w:ascii="Courier New" w:hAnsi="Courier New"/>
                <w:color w:val="000000"/>
                <w:sz w:val="16"/>
              </w:rPr>
              <w:t xml:space="preserve">        return valor == null || valor.isBlank() ? porDefecto : valor.trim();</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6375AF26">
      <w:pPr>
        <w:pStyle w:val="6"/>
        <w:bidi w:val="0"/>
      </w:pPr>
      <w:r>
        <w:t xml:space="preserve">Tabla </w:t>
      </w:r>
      <w:r>
        <w:rPr>
          <w:rFonts w:hint="default"/>
          <w:lang w:val="es-EC"/>
        </w:rPr>
        <w:t>26</w:t>
      </w:r>
      <w:r>
        <w:t>. Clase ResultadoConversion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1A3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9AE8571">
            <w:pPr>
              <w:spacing w:after="0" w:line="240" w:lineRule="auto"/>
            </w:pPr>
            <w:r>
              <w:rPr>
                <w:rFonts w:ascii="Courier New" w:hAnsi="Courier New"/>
                <w:color w:val="000000"/>
                <w:sz w:val="16"/>
              </w:rPr>
              <w:t>package ec.edu.monster.modelos;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record ResultadoConversion(double valor, String unidadOrigen, String unidadDestino,</w:t>
            </w:r>
            <w:r>
              <w:rPr>
                <w:rFonts w:ascii="Courier New" w:hAnsi="Courier New"/>
                <w:color w:val="000000"/>
                <w:sz w:val="16"/>
              </w:rPr>
              <w:br w:type="textWrapping"/>
            </w:r>
            <w:r>
              <w:rPr>
                <w:rFonts w:ascii="Courier New" w:hAnsi="Courier New"/>
                <w:color w:val="000000"/>
                <w:sz w:val="16"/>
              </w:rPr>
              <w:t xml:space="preserve">                                  double resultado) { }</w:t>
            </w:r>
          </w:p>
        </w:tc>
      </w:tr>
    </w:tbl>
    <w:p w14:paraId="7C4574A6">
      <w:pPr>
        <w:pStyle w:val="6"/>
        <w:bidi w:val="0"/>
      </w:pPr>
      <w:r>
        <w:t xml:space="preserve">Tabla </w:t>
      </w:r>
      <w:r>
        <w:rPr>
          <w:rFonts w:hint="default"/>
          <w:lang w:val="es-EC"/>
        </w:rPr>
        <w:t>27</w:t>
      </w:r>
      <w:r>
        <w:t>. Clase TipoConversion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0F6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7739868">
            <w:pPr>
              <w:spacing w:after="0" w:line="240" w:lineRule="auto"/>
            </w:pPr>
            <w:r>
              <w:rPr>
                <w:rFonts w:ascii="Courier New" w:hAnsi="Courier New"/>
                <w:color w:val="000000"/>
                <w:sz w:val="16"/>
              </w:rPr>
              <w:t>package ec.edu.monster.modelos;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java.util.List;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enum TipoConversion {</w:t>
            </w:r>
            <w:r>
              <w:rPr>
                <w:rFonts w:ascii="Courier New" w:hAnsi="Courier New"/>
                <w:color w:val="000000"/>
                <w:sz w:val="16"/>
              </w:rPr>
              <w:br w:type="textWrapping"/>
            </w:r>
            <w:r>
              <w:rPr>
                <w:rFonts w:ascii="Courier New" w:hAnsi="Courier New"/>
                <w:color w:val="000000"/>
                <w:sz w:val="16"/>
              </w:rPr>
              <w:t xml:space="preserve">    TEMPERATURA("Temperatura", List.of("CELSIUS", "FAHRENHEIT", "KELVIN", "RANKINE")),</w:t>
            </w:r>
            <w:r>
              <w:rPr>
                <w:rFonts w:ascii="Courier New" w:hAnsi="Courier New"/>
                <w:color w:val="000000"/>
                <w:sz w:val="16"/>
              </w:rPr>
              <w:br w:type="textWrapping"/>
            </w:r>
            <w:r>
              <w:rPr>
                <w:rFonts w:ascii="Courier New" w:hAnsi="Courier New"/>
                <w:color w:val="000000"/>
                <w:sz w:val="16"/>
              </w:rPr>
              <w:t xml:space="preserve">    MASA("Masa", List.of("MILIGRAMO", "GRAMO", "KILOGRAMO", "TONELADA", "ONZA")),</w:t>
            </w:r>
            <w:r>
              <w:rPr>
                <w:rFonts w:ascii="Courier New" w:hAnsi="Courier New"/>
                <w:color w:val="000000"/>
                <w:sz w:val="16"/>
              </w:rPr>
              <w:br w:type="textWrapping"/>
            </w:r>
            <w:r>
              <w:rPr>
                <w:rFonts w:ascii="Courier New" w:hAnsi="Courier New"/>
                <w:color w:val="000000"/>
                <w:sz w:val="16"/>
              </w:rPr>
              <w:t xml:space="preserve">    LONGITUD("Longitud", List.of("PIE", "CENTIMETRO", "METRO", "MILLA", "YARDA"));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final String titulo;</w:t>
            </w:r>
            <w:r>
              <w:rPr>
                <w:rFonts w:ascii="Courier New" w:hAnsi="Courier New"/>
                <w:color w:val="000000"/>
                <w:sz w:val="16"/>
              </w:rPr>
              <w:br w:type="textWrapping"/>
            </w:r>
            <w:r>
              <w:rPr>
                <w:rFonts w:ascii="Courier New" w:hAnsi="Courier New"/>
                <w:color w:val="000000"/>
                <w:sz w:val="16"/>
              </w:rPr>
              <w:t xml:space="preserve">    private final List&lt;String&gt; unidades;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TipoConversion(String titulo, List&lt;String&gt; unidades) {</w:t>
            </w:r>
            <w:r>
              <w:rPr>
                <w:rFonts w:ascii="Courier New" w:hAnsi="Courier New"/>
                <w:color w:val="000000"/>
                <w:sz w:val="16"/>
              </w:rPr>
              <w:br w:type="textWrapping"/>
            </w:r>
            <w:r>
              <w:rPr>
                <w:rFonts w:ascii="Courier New" w:hAnsi="Courier New"/>
                <w:color w:val="000000"/>
                <w:sz w:val="16"/>
              </w:rPr>
              <w:t xml:space="preserve">        this.titulo = titulo;</w:t>
            </w:r>
            <w:r>
              <w:rPr>
                <w:rFonts w:ascii="Courier New" w:hAnsi="Courier New"/>
                <w:color w:val="000000"/>
                <w:sz w:val="16"/>
              </w:rPr>
              <w:br w:type="textWrapping"/>
            </w:r>
            <w:r>
              <w:rPr>
                <w:rFonts w:ascii="Courier New" w:hAnsi="Courier New"/>
                <w:color w:val="000000"/>
                <w:sz w:val="16"/>
              </w:rPr>
              <w:t xml:space="preserve">        this.unidades = List.copyOf(unidades);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titulo() { return titulo; }</w:t>
            </w:r>
            <w:r>
              <w:rPr>
                <w:rFonts w:ascii="Courier New" w:hAnsi="Courier New"/>
                <w:color w:val="000000"/>
                <w:sz w:val="16"/>
              </w:rPr>
              <w:br w:type="textWrapping"/>
            </w:r>
            <w:r>
              <w:rPr>
                <w:rFonts w:ascii="Courier New" w:hAnsi="Courier New"/>
                <w:color w:val="000000"/>
                <w:sz w:val="16"/>
              </w:rPr>
              <w:t xml:space="preserve">    public List&lt;String&gt; unidades() { return unidades; }</w:t>
            </w:r>
            <w:r>
              <w:rPr>
                <w:rFonts w:ascii="Courier New" w:hAnsi="Courier New"/>
                <w:color w:val="000000"/>
                <w:sz w:val="16"/>
              </w:rPr>
              <w:br w:type="textWrapping"/>
            </w:r>
            <w:r>
              <w:rPr>
                <w:rFonts w:ascii="Courier New" w:hAnsi="Courier New"/>
                <w:color w:val="000000"/>
                <w:sz w:val="16"/>
              </w:rPr>
              <w:t>}</w:t>
            </w:r>
          </w:p>
        </w:tc>
      </w:tr>
    </w:tbl>
    <w:p w14:paraId="55BBBBEB">
      <w:pPr>
        <w:pStyle w:val="6"/>
        <w:bidi w:val="0"/>
      </w:pPr>
      <w:r>
        <w:t xml:space="preserve">Tabla </w:t>
      </w:r>
      <w:r>
        <w:rPr>
          <w:rFonts w:hint="default"/>
          <w:lang w:val="es-EC"/>
        </w:rPr>
        <w:t>28</w:t>
      </w:r>
      <w:r>
        <w:t>. Clase ExcepcionSesionRechazada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322A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BA33E4A">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ec.edu.monster.modelos.excepciones;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ExcepcionSesionRechazada extends RuntimeException{</w:t>
            </w:r>
            <w:r>
              <w:rPr>
                <w:rFonts w:ascii="Courier New" w:hAnsi="Courier New"/>
                <w:color w:val="000000"/>
                <w:sz w:val="16"/>
              </w:rPr>
              <w:br w:type="textWrapping"/>
            </w:r>
            <w:r>
              <w:rPr>
                <w:rFonts w:ascii="Courier New" w:hAnsi="Courier New"/>
                <w:color w:val="000000"/>
                <w:sz w:val="16"/>
              </w:rPr>
              <w:t xml:space="preserve">    public ExcepcionSesionRechazada(String mensaje) {</w:t>
            </w:r>
            <w:r>
              <w:rPr>
                <w:rFonts w:ascii="Courier New" w:hAnsi="Courier New"/>
                <w:color w:val="000000"/>
                <w:sz w:val="16"/>
              </w:rPr>
              <w:br w:type="textWrapping"/>
            </w:r>
            <w:r>
              <w:rPr>
                <w:rFonts w:ascii="Courier New" w:hAnsi="Courier New"/>
                <w:color w:val="000000"/>
                <w:sz w:val="16"/>
              </w:rPr>
              <w:t xml:space="preserve">        super(mensaje + "Token inválido o expirado");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527CDE0C">
      <w:pPr>
        <w:pStyle w:val="6"/>
        <w:bidi w:val="0"/>
      </w:pPr>
      <w:r>
        <w:t xml:space="preserve">Tabla </w:t>
      </w:r>
      <w:r>
        <w:rPr>
          <w:rFonts w:hint="default"/>
          <w:lang w:val="es-EC"/>
        </w:rPr>
        <w:t>29</w:t>
      </w:r>
      <w:r>
        <w:t>. Clase ConsolaVista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E2D7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955672F">
            <w:pPr>
              <w:spacing w:after="0" w:line="240" w:lineRule="auto"/>
            </w:pPr>
            <w:r>
              <w:rPr>
                <w:rFonts w:ascii="Courier New" w:hAnsi="Courier New"/>
                <w:color w:val="000000"/>
                <w:sz w:val="16"/>
              </w:rPr>
              <w:t>package ec.edu.monster.vistas;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ec.edu.monster.modelos.RespuestaError;</w:t>
            </w:r>
            <w:r>
              <w:rPr>
                <w:rFonts w:ascii="Courier New" w:hAnsi="Courier New"/>
                <w:color w:val="000000"/>
                <w:sz w:val="16"/>
              </w:rPr>
              <w:br w:type="textWrapping"/>
            </w:r>
            <w:r>
              <w:rPr>
                <w:rFonts w:ascii="Courier New" w:hAnsi="Courier New"/>
                <w:color w:val="000000"/>
                <w:sz w:val="16"/>
              </w:rPr>
              <w:t>import ec.edu.monster.modelos.ResultadoConversion;</w:t>
            </w:r>
            <w:r>
              <w:rPr>
                <w:rFonts w:ascii="Courier New" w:hAnsi="Courier New"/>
                <w:color w:val="000000"/>
                <w:sz w:val="16"/>
              </w:rPr>
              <w:br w:type="textWrapping"/>
            </w:r>
            <w:r>
              <w:rPr>
                <w:rFonts w:ascii="Courier New" w:hAnsi="Courier New"/>
                <w:color w:val="000000"/>
                <w:sz w:val="16"/>
              </w:rPr>
              <w:t>import ec.edu.monster.modelos.TipoConversion;</w:t>
            </w:r>
            <w:r>
              <w:rPr>
                <w:rFonts w:ascii="Courier New" w:hAnsi="Courier New"/>
                <w:color w:val="000000"/>
                <w:sz w:val="16"/>
              </w:rPr>
              <w:br w:type="textWrapping"/>
            </w:r>
            <w:r>
              <w:rPr>
                <w:rFonts w:ascii="Courier New" w:hAnsi="Courier New"/>
                <w:color w:val="000000"/>
                <w:sz w:val="16"/>
              </w:rPr>
              <w:t>import java.io.InputStream;</w:t>
            </w:r>
            <w:r>
              <w:rPr>
                <w:rFonts w:ascii="Courier New" w:hAnsi="Courier New"/>
                <w:color w:val="000000"/>
                <w:sz w:val="16"/>
              </w:rPr>
              <w:br w:type="textWrapping"/>
            </w:r>
            <w:r>
              <w:rPr>
                <w:rFonts w:ascii="Courier New" w:hAnsi="Courier New"/>
                <w:color w:val="000000"/>
                <w:sz w:val="16"/>
              </w:rPr>
              <w:t>import java.io.PrintStream;</w:t>
            </w:r>
            <w:r>
              <w:rPr>
                <w:rFonts w:ascii="Courier New" w:hAnsi="Courier New"/>
                <w:color w:val="000000"/>
                <w:sz w:val="16"/>
              </w:rPr>
              <w:br w:type="textWrapping"/>
            </w:r>
            <w:r>
              <w:rPr>
                <w:rFonts w:ascii="Courier New" w:hAnsi="Courier New"/>
                <w:color w:val="000000"/>
                <w:sz w:val="16"/>
              </w:rPr>
              <w:t>import java.text.DecimalFormat;</w:t>
            </w:r>
            <w:r>
              <w:rPr>
                <w:rFonts w:ascii="Courier New" w:hAnsi="Courier New"/>
                <w:color w:val="000000"/>
                <w:sz w:val="16"/>
              </w:rPr>
              <w:br w:type="textWrapping"/>
            </w:r>
            <w:r>
              <w:rPr>
                <w:rFonts w:ascii="Courier New" w:hAnsi="Courier New"/>
                <w:color w:val="000000"/>
                <w:sz w:val="16"/>
              </w:rPr>
              <w:t>import java.util.List;</w:t>
            </w:r>
            <w:r>
              <w:rPr>
                <w:rFonts w:ascii="Courier New" w:hAnsi="Courier New"/>
                <w:color w:val="000000"/>
                <w:sz w:val="16"/>
              </w:rPr>
              <w:br w:type="textWrapping"/>
            </w:r>
            <w:r>
              <w:rPr>
                <w:rFonts w:ascii="Courier New" w:hAnsi="Courier New"/>
                <w:color w:val="000000"/>
                <w:sz w:val="16"/>
              </w:rPr>
              <w:t>import java.util.Scanner;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Vista MVC: concentra toda la entrada y salida de la consola. */</w:t>
            </w:r>
            <w:r>
              <w:rPr>
                <w:rFonts w:ascii="Courier New" w:hAnsi="Courier New"/>
                <w:color w:val="000000"/>
                <w:sz w:val="16"/>
              </w:rPr>
              <w:br w:type="textWrapping"/>
            </w:r>
            <w:r>
              <w:rPr>
                <w:rFonts w:ascii="Courier New" w:hAnsi="Courier New"/>
                <w:color w:val="000000"/>
                <w:sz w:val="16"/>
              </w:rPr>
              <w:t>public class ConsolaVista {</w:t>
            </w:r>
            <w:r>
              <w:rPr>
                <w:rFonts w:ascii="Courier New" w:hAnsi="Courier New"/>
                <w:color w:val="000000"/>
                <w:sz w:val="16"/>
              </w:rPr>
              <w:br w:type="textWrapping"/>
            </w:r>
            <w:r>
              <w:rPr>
                <w:rFonts w:ascii="Courier New" w:hAnsi="Courier New"/>
                <w:color w:val="000000"/>
                <w:sz w:val="16"/>
              </w:rPr>
              <w:t xml:space="preserve">    private final Scanner entrada;</w:t>
            </w:r>
            <w:r>
              <w:rPr>
                <w:rFonts w:ascii="Courier New" w:hAnsi="Courier New"/>
                <w:color w:val="000000"/>
                <w:sz w:val="16"/>
              </w:rPr>
              <w:br w:type="textWrapping"/>
            </w:r>
            <w:r>
              <w:rPr>
                <w:rFonts w:ascii="Courier New" w:hAnsi="Courier New"/>
                <w:color w:val="000000"/>
                <w:sz w:val="16"/>
              </w:rPr>
              <w:t xml:space="preserve">    private final PrintStream salida;</w:t>
            </w:r>
            <w:r>
              <w:rPr>
                <w:rFonts w:ascii="Courier New" w:hAnsi="Courier New"/>
                <w:color w:val="000000"/>
                <w:sz w:val="16"/>
              </w:rPr>
              <w:br w:type="textWrapping"/>
            </w:r>
            <w:r>
              <w:rPr>
                <w:rFonts w:ascii="Courier New" w:hAnsi="Courier New"/>
                <w:color w:val="000000"/>
                <w:sz w:val="16"/>
              </w:rPr>
              <w:t xml:space="preserve">    private final DecimalFormat formato = new DecimalFormat("0.##########");</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ConsolaVista(InputStream entrada, PrintStream salida) {</w:t>
            </w:r>
            <w:r>
              <w:rPr>
                <w:rFonts w:ascii="Courier New" w:hAnsi="Courier New"/>
                <w:color w:val="000000"/>
                <w:sz w:val="16"/>
              </w:rPr>
              <w:br w:type="textWrapping"/>
            </w:r>
            <w:r>
              <w:rPr>
                <w:rFonts w:ascii="Courier New" w:hAnsi="Courier New"/>
                <w:color w:val="000000"/>
                <w:sz w:val="16"/>
              </w:rPr>
              <w:t xml:space="preserve">        this.entrada = new Scanner(entrada);</w:t>
            </w:r>
            <w:r>
              <w:rPr>
                <w:rFonts w:ascii="Courier New" w:hAnsi="Courier New"/>
                <w:color w:val="000000"/>
                <w:sz w:val="16"/>
              </w:rPr>
              <w:br w:type="textWrapping"/>
            </w:r>
            <w:r>
              <w:rPr>
                <w:rFonts w:ascii="Courier New" w:hAnsi="Courier New"/>
                <w:color w:val="000000"/>
                <w:sz w:val="16"/>
              </w:rPr>
              <w:t xml:space="preserve">        this.salida = salida;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mostrarBienvenida() {</w:t>
            </w:r>
            <w:r>
              <w:rPr>
                <w:rFonts w:ascii="Courier New" w:hAnsi="Courier New"/>
                <w:color w:val="000000"/>
                <w:sz w:val="16"/>
              </w:rPr>
              <w:br w:type="textWrapping"/>
            </w:r>
            <w:r>
              <w:rPr>
                <w:rFonts w:ascii="Courier New" w:hAnsi="Courier New"/>
                <w:color w:val="000000"/>
                <w:sz w:val="16"/>
              </w:rPr>
              <w:t xml:space="preserve">        salida.println("\n=== CLICON | Conversor de Unidades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solicitarTexto(String etiqueta) {</w:t>
            </w:r>
            <w:r>
              <w:rPr>
                <w:rFonts w:ascii="Courier New" w:hAnsi="Courier New"/>
                <w:color w:val="000000"/>
                <w:sz w:val="16"/>
              </w:rPr>
              <w:br w:type="textWrapping"/>
            </w:r>
            <w:r>
              <w:rPr>
                <w:rFonts w:ascii="Courier New" w:hAnsi="Courier New"/>
                <w:color w:val="000000"/>
                <w:sz w:val="16"/>
              </w:rPr>
              <w:t xml:space="preserve">        salida.print(etiqueta);</w:t>
            </w:r>
            <w:r>
              <w:rPr>
                <w:rFonts w:ascii="Courier New" w:hAnsi="Courier New"/>
                <w:color w:val="000000"/>
                <w:sz w:val="16"/>
              </w:rPr>
              <w:br w:type="textWrapping"/>
            </w:r>
            <w:r>
              <w:rPr>
                <w:rFonts w:ascii="Courier New" w:hAnsi="Courier New"/>
                <w:color w:val="000000"/>
                <w:sz w:val="16"/>
              </w:rPr>
              <w:t xml:space="preserve">        return entrada.hasNextLine() ? entrada.nextLine().trim() :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solicitarContrasenia(String etiqueta) {</w:t>
            </w:r>
            <w:r>
              <w:rPr>
                <w:rFonts w:ascii="Courier New" w:hAnsi="Courier New"/>
                <w:color w:val="000000"/>
                <w:sz w:val="16"/>
              </w:rPr>
              <w:br w:type="textWrapping"/>
            </w:r>
            <w:r>
              <w:rPr>
                <w:rFonts w:ascii="Courier New" w:hAnsi="Courier New"/>
                <w:color w:val="000000"/>
                <w:sz w:val="16"/>
              </w:rPr>
              <w:t xml:space="preserve">        return solicitarTexto(etiqueta);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int mostrarMenuPrincipal() {</w:t>
            </w:r>
            <w:r>
              <w:rPr>
                <w:rFonts w:ascii="Courier New" w:hAnsi="Courier New"/>
                <w:color w:val="000000"/>
                <w:sz w:val="16"/>
              </w:rPr>
              <w:br w:type="textWrapping"/>
            </w:r>
            <w:r>
              <w:rPr>
                <w:rFonts w:ascii="Courier New" w:hAnsi="Courier New"/>
                <w:color w:val="000000"/>
                <w:sz w:val="16"/>
              </w:rPr>
              <w:t xml:space="preserve">        salida.println("\n1. Convertir temperatura");</w:t>
            </w:r>
            <w:r>
              <w:rPr>
                <w:rFonts w:ascii="Courier New" w:hAnsi="Courier New"/>
                <w:color w:val="000000"/>
                <w:sz w:val="16"/>
              </w:rPr>
              <w:br w:type="textWrapping"/>
            </w:r>
            <w:r>
              <w:rPr>
                <w:rFonts w:ascii="Courier New" w:hAnsi="Courier New"/>
                <w:color w:val="000000"/>
                <w:sz w:val="16"/>
              </w:rPr>
              <w:t xml:space="preserve">        salida.println("2. Convertir masa");</w:t>
            </w:r>
            <w:r>
              <w:rPr>
                <w:rFonts w:ascii="Courier New" w:hAnsi="Courier New"/>
                <w:color w:val="000000"/>
                <w:sz w:val="16"/>
              </w:rPr>
              <w:br w:type="textWrapping"/>
            </w:r>
            <w:r>
              <w:rPr>
                <w:rFonts w:ascii="Courier New" w:hAnsi="Courier New"/>
                <w:color w:val="000000"/>
                <w:sz w:val="16"/>
              </w:rPr>
              <w:t xml:space="preserve">        salida.println("3. Convertir longitud");</w:t>
            </w:r>
            <w:r>
              <w:rPr>
                <w:rFonts w:ascii="Courier New" w:hAnsi="Courier New"/>
                <w:color w:val="000000"/>
                <w:sz w:val="16"/>
              </w:rPr>
              <w:br w:type="textWrapping"/>
            </w:r>
            <w:r>
              <w:rPr>
                <w:rFonts w:ascii="Courier New" w:hAnsi="Courier New"/>
                <w:color w:val="000000"/>
                <w:sz w:val="16"/>
              </w:rPr>
              <w:t xml:space="preserve">        salida.println("0. Salir");</w:t>
            </w:r>
            <w:r>
              <w:rPr>
                <w:rFonts w:ascii="Courier New" w:hAnsi="Courier New"/>
                <w:color w:val="000000"/>
                <w:sz w:val="16"/>
              </w:rPr>
              <w:br w:type="textWrapping"/>
            </w:r>
            <w:r>
              <w:rPr>
                <w:rFonts w:ascii="Courier New" w:hAnsi="Courier New"/>
                <w:color w:val="000000"/>
                <w:sz w:val="16"/>
              </w:rPr>
              <w:t xml:space="preserve">        return solicitarEntero("Seleccione una opción: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int menuReinicio()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salida.println("\n1. Reiniciar Sesión");</w:t>
            </w:r>
            <w:r>
              <w:rPr>
                <w:rFonts w:ascii="Courier New" w:hAnsi="Courier New"/>
                <w:color w:val="000000"/>
                <w:sz w:val="16"/>
              </w:rPr>
              <w:br w:type="textWrapping"/>
            </w:r>
            <w:r>
              <w:rPr>
                <w:rFonts w:ascii="Courier New" w:hAnsi="Courier New"/>
                <w:color w:val="000000"/>
                <w:sz w:val="16"/>
              </w:rPr>
              <w:t xml:space="preserve">        salida.println("0. Salir");</w:t>
            </w:r>
            <w:r>
              <w:rPr>
                <w:rFonts w:ascii="Courier New" w:hAnsi="Courier New"/>
                <w:color w:val="000000"/>
                <w:sz w:val="16"/>
              </w:rPr>
              <w:br w:type="textWrapping"/>
            </w:r>
            <w:r>
              <w:rPr>
                <w:rFonts w:ascii="Courier New" w:hAnsi="Courier New"/>
                <w:color w:val="000000"/>
                <w:sz w:val="16"/>
              </w:rPr>
              <w:t xml:space="preserve">        return solicitarEntero("Seleccione una opción: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solicitarValor() {</w:t>
            </w:r>
            <w:r>
              <w:rPr>
                <w:rFonts w:ascii="Courier New" w:hAnsi="Courier New"/>
                <w:color w:val="000000"/>
                <w:sz w:val="16"/>
              </w:rPr>
              <w:br w:type="textWrapping"/>
            </w:r>
            <w:r>
              <w:rPr>
                <w:rFonts w:ascii="Courier New" w:hAnsi="Courier New"/>
                <w:color w:val="000000"/>
                <w:sz w:val="16"/>
              </w:rPr>
              <w:t xml:space="preserve">        while (true) {</w:t>
            </w:r>
            <w:r>
              <w:rPr>
                <w:rFonts w:ascii="Courier New" w:hAnsi="Courier New"/>
                <w:color w:val="000000"/>
                <w:sz w:val="16"/>
              </w:rPr>
              <w:br w:type="textWrapping"/>
            </w:r>
            <w:r>
              <w:rPr>
                <w:rFonts w:ascii="Courier New" w:hAnsi="Courier New"/>
                <w:color w:val="000000"/>
                <w:sz w:val="16"/>
              </w:rPr>
              <w:t xml:space="preserve">            String texto = solicitarTexto("Valor a convertir: ").replace(',',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double valor = Double.parseDouble(texto);</w:t>
            </w:r>
            <w:r>
              <w:rPr>
                <w:rFonts w:ascii="Courier New" w:hAnsi="Courier New"/>
                <w:color w:val="000000"/>
                <w:sz w:val="16"/>
              </w:rPr>
              <w:br w:type="textWrapping"/>
            </w:r>
            <w:r>
              <w:rPr>
                <w:rFonts w:ascii="Courier New" w:hAnsi="Courier New"/>
                <w:color w:val="000000"/>
                <w:sz w:val="16"/>
              </w:rPr>
              <w:t xml:space="preserve">                if (Double.isFinite(valor)) return valor;</w:t>
            </w:r>
            <w:r>
              <w:rPr>
                <w:rFonts w:ascii="Courier New" w:hAnsi="Courier New"/>
                <w:color w:val="000000"/>
                <w:sz w:val="16"/>
              </w:rPr>
              <w:br w:type="textWrapping"/>
            </w:r>
            <w:r>
              <w:rPr>
                <w:rFonts w:ascii="Courier New" w:hAnsi="Courier New"/>
                <w:color w:val="000000"/>
                <w:sz w:val="16"/>
              </w:rPr>
              <w:t xml:space="preserve">            } catch (NumberFormatException ignored) { }</w:t>
            </w:r>
            <w:r>
              <w:rPr>
                <w:rFonts w:ascii="Courier New" w:hAnsi="Courier New"/>
                <w:color w:val="000000"/>
                <w:sz w:val="16"/>
              </w:rPr>
              <w:br w:type="textWrapping"/>
            </w:r>
            <w:r>
              <w:rPr>
                <w:rFonts w:ascii="Courier New" w:hAnsi="Courier New"/>
                <w:color w:val="000000"/>
                <w:sz w:val="16"/>
              </w:rPr>
              <w:t xml:space="preserve">            mostrarError("Ingrese un número finito válido.");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seleccionarUnidad(String etiqueta, List&lt;String&gt; unidades) {</w:t>
            </w:r>
            <w:r>
              <w:rPr>
                <w:rFonts w:ascii="Courier New" w:hAnsi="Courier New"/>
                <w:color w:val="000000"/>
                <w:sz w:val="16"/>
              </w:rPr>
              <w:br w:type="textWrapping"/>
            </w:r>
            <w:r>
              <w:rPr>
                <w:rFonts w:ascii="Courier New" w:hAnsi="Courier New"/>
                <w:color w:val="000000"/>
                <w:sz w:val="16"/>
              </w:rPr>
              <w:t xml:space="preserve">        salida.println(etiqueta);</w:t>
            </w:r>
            <w:r>
              <w:rPr>
                <w:rFonts w:ascii="Courier New" w:hAnsi="Courier New"/>
                <w:color w:val="000000"/>
                <w:sz w:val="16"/>
              </w:rPr>
              <w:br w:type="textWrapping"/>
            </w:r>
            <w:r>
              <w:rPr>
                <w:rFonts w:ascii="Courier New" w:hAnsi="Courier New"/>
                <w:color w:val="000000"/>
                <w:sz w:val="16"/>
              </w:rPr>
              <w:t xml:space="preserve">        for (int i = 0; i &lt; unidades.size(); i++) {</w:t>
            </w:r>
            <w:r>
              <w:rPr>
                <w:rFonts w:ascii="Courier New" w:hAnsi="Courier New"/>
                <w:color w:val="000000"/>
                <w:sz w:val="16"/>
              </w:rPr>
              <w:br w:type="textWrapping"/>
            </w:r>
            <w:r>
              <w:rPr>
                <w:rFonts w:ascii="Courier New" w:hAnsi="Courier New"/>
                <w:color w:val="000000"/>
                <w:sz w:val="16"/>
              </w:rPr>
              <w:t xml:space="preserve">            salida.printf("%d. %s%n", i + 1, unidades.get(i));</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while (true) {</w:t>
            </w:r>
            <w:r>
              <w:rPr>
                <w:rFonts w:ascii="Courier New" w:hAnsi="Courier New"/>
                <w:color w:val="000000"/>
                <w:sz w:val="16"/>
              </w:rPr>
              <w:br w:type="textWrapping"/>
            </w:r>
            <w:r>
              <w:rPr>
                <w:rFonts w:ascii="Courier New" w:hAnsi="Courier New"/>
                <w:color w:val="000000"/>
                <w:sz w:val="16"/>
              </w:rPr>
              <w:t xml:space="preserve">            int opcion = solicitarEntero("Seleccione una unidad: ");</w:t>
            </w:r>
            <w:r>
              <w:rPr>
                <w:rFonts w:ascii="Courier New" w:hAnsi="Courier New"/>
                <w:color w:val="000000"/>
                <w:sz w:val="16"/>
              </w:rPr>
              <w:br w:type="textWrapping"/>
            </w:r>
            <w:r>
              <w:rPr>
                <w:rFonts w:ascii="Courier New" w:hAnsi="Courier New"/>
                <w:color w:val="000000"/>
                <w:sz w:val="16"/>
              </w:rPr>
              <w:t xml:space="preserve">            if (opcion &gt;= 1 &amp;&amp; opcion &lt;= unidades.size()) return unidades.get(opcion - 1);</w:t>
            </w:r>
            <w:r>
              <w:rPr>
                <w:rFonts w:ascii="Courier New" w:hAnsi="Courier New"/>
                <w:color w:val="000000"/>
                <w:sz w:val="16"/>
              </w:rPr>
              <w:br w:type="textWrapping"/>
            </w:r>
            <w:r>
              <w:rPr>
                <w:rFonts w:ascii="Courier New" w:hAnsi="Courier New"/>
                <w:color w:val="000000"/>
                <w:sz w:val="16"/>
              </w:rPr>
              <w:t xml:space="preserve">            mostrarError("Opción de unidad inválida.");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mostrarConversion(TipoConversion tipo, ResultadoConversion resultado) {</w:t>
            </w:r>
            <w:r>
              <w:rPr>
                <w:rFonts w:ascii="Courier New" w:hAnsi="Courier New"/>
                <w:color w:val="000000"/>
                <w:sz w:val="16"/>
              </w:rPr>
              <w:br w:type="textWrapping"/>
            </w:r>
            <w:r>
              <w:rPr>
                <w:rFonts w:ascii="Courier New" w:hAnsi="Courier New"/>
                <w:color w:val="000000"/>
                <w:sz w:val="16"/>
              </w:rPr>
              <w:t xml:space="preserve">        salida.printf("%n%s: %s %s = %s %s%n", tipo.titulo(),</w:t>
            </w:r>
            <w:r>
              <w:rPr>
                <w:rFonts w:ascii="Courier New" w:hAnsi="Courier New"/>
                <w:color w:val="000000"/>
                <w:sz w:val="16"/>
              </w:rPr>
              <w:br w:type="textWrapping"/>
            </w:r>
            <w:r>
              <w:rPr>
                <w:rFonts w:ascii="Courier New" w:hAnsi="Courier New"/>
                <w:color w:val="000000"/>
                <w:sz w:val="16"/>
              </w:rPr>
              <w:t xml:space="preserve">                formato.format(resultado.valor()), resultado.unidadOrigen(),</w:t>
            </w:r>
            <w:r>
              <w:rPr>
                <w:rFonts w:ascii="Courier New" w:hAnsi="Courier New"/>
                <w:color w:val="000000"/>
                <w:sz w:val="16"/>
              </w:rPr>
              <w:br w:type="textWrapping"/>
            </w:r>
            <w:r>
              <w:rPr>
                <w:rFonts w:ascii="Courier New" w:hAnsi="Courier New"/>
                <w:color w:val="000000"/>
                <w:sz w:val="16"/>
              </w:rPr>
              <w:t xml:space="preserve">                formato.format(resultado.resultado()), resultado.unidadDestino());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mostrarMensaje(String mensaje) { salida.println(mensaje); }</w:t>
            </w:r>
            <w:r>
              <w:rPr>
                <w:rFonts w:ascii="Courier New" w:hAnsi="Courier New"/>
                <w:color w:val="000000"/>
                <w:sz w:val="16"/>
              </w:rPr>
              <w:br w:type="textWrapping"/>
            </w:r>
            <w:r>
              <w:rPr>
                <w:rFonts w:ascii="Courier New" w:hAnsi="Courier New"/>
                <w:color w:val="000000"/>
                <w:sz w:val="16"/>
              </w:rPr>
              <w:t xml:space="preserve">    public void mostrarError(String mensaje) { salida.println("Error: " + mensaje); }</w:t>
            </w:r>
            <w:r>
              <w:rPr>
                <w:rFonts w:ascii="Courier New" w:hAnsi="Courier New"/>
                <w:color w:val="000000"/>
                <w:sz w:val="16"/>
              </w:rPr>
              <w:br w:type="textWrapping"/>
            </w:r>
            <w:r>
              <w:rPr>
                <w:rFonts w:ascii="Courier New" w:hAnsi="Courier New"/>
                <w:color w:val="000000"/>
                <w:sz w:val="16"/>
              </w:rPr>
              <w:t xml:space="preserve">    public void mostrarError(RespuestaError error) { mostrarError(error.formatear());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int solicitarEntero(String etiqueta) {</w:t>
            </w:r>
            <w:r>
              <w:rPr>
                <w:rFonts w:ascii="Courier New" w:hAnsi="Courier New"/>
                <w:color w:val="000000"/>
                <w:sz w:val="16"/>
              </w:rPr>
              <w:br w:type="textWrapping"/>
            </w:r>
            <w:r>
              <w:rPr>
                <w:rFonts w:ascii="Courier New" w:hAnsi="Courier New"/>
                <w:color w:val="000000"/>
                <w:sz w:val="16"/>
              </w:rPr>
              <w:t xml:space="preserve">        while (true) {</w:t>
            </w:r>
            <w:r>
              <w:rPr>
                <w:rFonts w:ascii="Courier New" w:hAnsi="Courier New"/>
                <w:color w:val="000000"/>
                <w:sz w:val="16"/>
              </w:rPr>
              <w:br w:type="textWrapping"/>
            </w:r>
            <w:r>
              <w:rPr>
                <w:rFonts w:ascii="Courier New" w:hAnsi="Courier New"/>
                <w:color w:val="000000"/>
                <w:sz w:val="16"/>
              </w:rPr>
              <w:t xml:space="preserve">            String texto = solicitarTexto(etiqueta);</w:t>
            </w:r>
            <w:r>
              <w:rPr>
                <w:rFonts w:ascii="Courier New" w:hAnsi="Courier New"/>
                <w:color w:val="000000"/>
                <w:sz w:val="16"/>
              </w:rPr>
              <w:br w:type="textWrapping"/>
            </w:r>
            <w:r>
              <w:rPr>
                <w:rFonts w:ascii="Courier New" w:hAnsi="Courier New"/>
                <w:color w:val="000000"/>
                <w:sz w:val="16"/>
              </w:rPr>
              <w:t xml:space="preserve">            try { return Integer.parseInt(texto); }</w:t>
            </w:r>
            <w:r>
              <w:rPr>
                <w:rFonts w:ascii="Courier New" w:hAnsi="Courier New"/>
                <w:color w:val="000000"/>
                <w:sz w:val="16"/>
              </w:rPr>
              <w:br w:type="textWrapping"/>
            </w:r>
            <w:r>
              <w:rPr>
                <w:rFonts w:ascii="Courier New" w:hAnsi="Courier New"/>
                <w:color w:val="000000"/>
                <w:sz w:val="16"/>
              </w:rPr>
              <w:t xml:space="preserve">            catch (NumberFormatException ignored) { mostrarError("Ingrese una opción numérica.");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0D881F63">
      <w:pPr>
        <w:rPr>
          <w:b/>
          <w:bCs/>
          <w:color w:val="243F61"/>
          <w:sz w:val="32"/>
          <w:szCs w:val="32"/>
        </w:rPr>
        <w:sectPr>
          <w:pgSz w:w="11906" w:h="16838"/>
          <w:pgMar w:top="1282"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0810DA39">
      <w:pPr>
        <w:rPr>
          <w:b/>
          <w:bCs/>
          <w:color w:val="243F61"/>
          <w:sz w:val="32"/>
          <w:szCs w:val="32"/>
        </w:rPr>
      </w:pPr>
      <w:r>
        <w:rPr>
          <w:b/>
          <w:bCs/>
          <w:color w:val="243F61"/>
          <w:sz w:val="32"/>
          <w:szCs w:val="32"/>
        </w:rPr>
        <w:t xml:space="preserve">CONSUMO DEL SERVICIO </w:t>
      </w:r>
      <w:r>
        <w:rPr>
          <w:rFonts w:hint="default"/>
          <w:b/>
          <w:bCs/>
          <w:color w:val="243F61"/>
          <w:sz w:val="32"/>
          <w:szCs w:val="32"/>
          <w:lang w:val="es-EC"/>
        </w:rPr>
        <w:t>RESTFUL</w:t>
      </w:r>
      <w:r>
        <w:rPr>
          <w:b/>
          <w:bCs/>
          <w:color w:val="243F61"/>
          <w:sz w:val="32"/>
          <w:szCs w:val="32"/>
        </w:rPr>
        <w:t>(</w:t>
      </w:r>
      <w:del w:id="602" w:author="marpa" w:date="2026-10-25T15:19:04Z">
        <w:r>
          <w:rPr>
            <w:rFonts w:hint="default"/>
            <w:b/>
            <w:bCs/>
            <w:color w:val="243F61"/>
            <w:sz w:val="32"/>
            <w:szCs w:val="32"/>
            <w:lang w:val="en-US"/>
          </w:rPr>
          <w:delText>CONTROLADOR</w:delText>
        </w:r>
      </w:del>
      <w:ins w:id="603" w:author="marpa" w:date="2026-10-25T15:19:04Z">
        <w:r>
          <w:rPr>
            <w:rFonts w:hint="default"/>
            <w:b/>
            <w:bCs/>
            <w:color w:val="243F61"/>
            <w:sz w:val="32"/>
            <w:szCs w:val="32"/>
            <w:lang w:val="es-EC"/>
          </w:rPr>
          <w:t>S</w:t>
        </w:r>
      </w:ins>
      <w:ins w:id="604" w:author="marpa" w:date="2026-10-25T15:19:05Z">
        <w:r>
          <w:rPr>
            <w:rFonts w:hint="default"/>
            <w:b/>
            <w:bCs/>
            <w:color w:val="243F61"/>
            <w:sz w:val="32"/>
            <w:szCs w:val="32"/>
            <w:lang w:val="es-EC"/>
          </w:rPr>
          <w:t>ERVICIO</w:t>
        </w:r>
      </w:ins>
      <w:ins w:id="605" w:author="marpa" w:date="2026-10-25T15:19:06Z">
        <w:r>
          <w:rPr>
            <w:rFonts w:hint="default"/>
            <w:b/>
            <w:bCs/>
            <w:color w:val="243F61"/>
            <w:sz w:val="32"/>
            <w:szCs w:val="32"/>
            <w:lang w:val="es-EC"/>
          </w:rPr>
          <w:t>S Y S</w:t>
        </w:r>
      </w:ins>
      <w:ins w:id="606" w:author="marpa" w:date="2026-10-25T15:19:07Z">
        <w:r>
          <w:rPr>
            <w:rFonts w:hint="default"/>
            <w:b/>
            <w:bCs/>
            <w:color w:val="243F61"/>
            <w:sz w:val="32"/>
            <w:szCs w:val="32"/>
            <w:lang w:val="es-EC"/>
          </w:rPr>
          <w:t>EGURIDAD</w:t>
        </w:r>
      </w:ins>
      <w:r>
        <w:rPr>
          <w:b/>
          <w:bCs/>
          <w:color w:val="243F61"/>
          <w:sz w:val="32"/>
          <w:szCs w:val="32"/>
        </w:rPr>
        <w:t>)</w:t>
      </w:r>
    </w:p>
    <w:p w14:paraId="09906E63">
      <w:pPr>
        <w:rPr>
          <w:rFonts w:hint="default"/>
          <w:i/>
          <w:iCs/>
          <w:lang w:val="es-EC"/>
        </w:rPr>
      </w:pPr>
      <w:r>
        <w:t xml:space="preserve">En esta sección </w:t>
      </w:r>
      <w:del w:id="607" w:author="marpa" w:date="2026-10-25T15:19:29Z">
        <w:r>
          <w:rPr>
            <w:rFonts w:hint="default"/>
            <w:lang w:val="en-US"/>
          </w:rPr>
          <w:delText>se reemplazan los clientes REST tradicionales. Para la comunicación con el servidor, se utilizó la herramienta "Web Service Client" de NetBeans para generar los artefactos JAX-WS a partir del WSDL expuesto por Payara.</w:delText>
        </w:r>
      </w:del>
      <w:ins w:id="608" w:author="marpa" w:date="2026-10-25T15:19:29Z">
        <w:r>
          <w:rPr>
            <w:rFonts w:hint="default"/>
            <w:lang w:val="es-EC"/>
          </w:rPr>
          <w:t>se</w:t>
        </w:r>
      </w:ins>
      <w:ins w:id="609" w:author="marpa" w:date="2026-10-25T15:19:30Z">
        <w:r>
          <w:rPr>
            <w:rFonts w:hint="default"/>
            <w:lang w:val="es-EC"/>
          </w:rPr>
          <w:t xml:space="preserve"> </w:t>
        </w:r>
      </w:ins>
      <w:ins w:id="610" w:author="marpa" w:date="2026-10-25T15:19:33Z">
        <w:r>
          <w:rPr>
            <w:rFonts w:hint="default"/>
            <w:lang w:val="es-EC"/>
          </w:rPr>
          <w:t>establec</w:t>
        </w:r>
      </w:ins>
      <w:ins w:id="611" w:author="marpa" w:date="2026-10-25T15:19:34Z">
        <w:r>
          <w:rPr>
            <w:rFonts w:hint="default"/>
            <w:lang w:val="es-EC"/>
          </w:rPr>
          <w:t>e la comu</w:t>
        </w:r>
      </w:ins>
      <w:ins w:id="612" w:author="marpa" w:date="2026-10-25T15:19:35Z">
        <w:r>
          <w:rPr>
            <w:rFonts w:hint="default"/>
            <w:lang w:val="es-EC"/>
          </w:rPr>
          <w:t>nicació</w:t>
        </w:r>
      </w:ins>
      <w:ins w:id="613" w:author="marpa" w:date="2026-10-25T15:19:36Z">
        <w:r>
          <w:rPr>
            <w:rFonts w:hint="default"/>
            <w:lang w:val="es-EC"/>
          </w:rPr>
          <w:t xml:space="preserve">n </w:t>
        </w:r>
      </w:ins>
      <w:ins w:id="614" w:author="marpa" w:date="2026-10-25T15:19:37Z">
        <w:r>
          <w:rPr>
            <w:rFonts w:hint="default"/>
            <w:lang w:val="es-EC"/>
          </w:rPr>
          <w:t>con</w:t>
        </w:r>
      </w:ins>
      <w:ins w:id="615" w:author="marpa" w:date="2026-10-25T15:19:38Z">
        <w:r>
          <w:rPr>
            <w:rFonts w:hint="default"/>
            <w:lang w:val="es-EC"/>
          </w:rPr>
          <w:t xml:space="preserve"> el ser</w:t>
        </w:r>
      </w:ins>
      <w:ins w:id="616" w:author="marpa" w:date="2026-10-25T15:19:39Z">
        <w:r>
          <w:rPr>
            <w:rFonts w:hint="default"/>
            <w:lang w:val="es-EC"/>
          </w:rPr>
          <w:t>vidor</w:t>
        </w:r>
      </w:ins>
      <w:ins w:id="617" w:author="marpa" w:date="2026-10-25T15:19:40Z">
        <w:r>
          <w:rPr>
            <w:rFonts w:hint="default"/>
            <w:lang w:val="es-EC"/>
          </w:rPr>
          <w:t xml:space="preserve"> </w:t>
        </w:r>
      </w:ins>
      <w:r>
        <w:rPr>
          <w:rFonts w:hint="default"/>
          <w:lang w:val="es-EC"/>
        </w:rPr>
        <w:t xml:space="preserve">RESTFUL </w:t>
      </w:r>
      <w:ins w:id="618" w:author="marpa" w:date="2026-10-25T15:19:41Z">
        <w:r>
          <w:rPr>
            <w:rFonts w:hint="default"/>
            <w:lang w:val="es-EC"/>
          </w:rPr>
          <w:t>par</w:t>
        </w:r>
      </w:ins>
      <w:ins w:id="619" w:author="marpa" w:date="2026-10-25T15:19:42Z">
        <w:r>
          <w:rPr>
            <w:rFonts w:hint="default"/>
            <w:lang w:val="es-EC"/>
          </w:rPr>
          <w:t>a cons</w:t>
        </w:r>
      </w:ins>
      <w:ins w:id="620" w:author="marpa" w:date="2026-10-25T15:19:43Z">
        <w:r>
          <w:rPr>
            <w:rFonts w:hint="default"/>
            <w:lang w:val="es-EC"/>
          </w:rPr>
          <w:t>umir los</w:t>
        </w:r>
      </w:ins>
      <w:ins w:id="621" w:author="marpa" w:date="2026-10-25T15:19:44Z">
        <w:r>
          <w:rPr>
            <w:rFonts w:hint="default"/>
            <w:lang w:val="es-EC"/>
          </w:rPr>
          <w:t xml:space="preserve"> endp</w:t>
        </w:r>
      </w:ins>
      <w:ins w:id="622" w:author="marpa" w:date="2026-10-25T15:19:45Z">
        <w:r>
          <w:rPr>
            <w:rFonts w:hint="default"/>
            <w:lang w:val="es-EC"/>
          </w:rPr>
          <w:t xml:space="preserve">oints. </w:t>
        </w:r>
      </w:ins>
      <w:ins w:id="623" w:author="marpa" w:date="2026-10-25T15:19:46Z">
        <w:r>
          <w:rPr>
            <w:rFonts w:hint="default"/>
            <w:lang w:val="es-EC"/>
          </w:rPr>
          <w:t>Para e</w:t>
        </w:r>
      </w:ins>
      <w:ins w:id="624" w:author="marpa" w:date="2026-10-25T15:19:47Z">
        <w:r>
          <w:rPr>
            <w:rFonts w:hint="default"/>
            <w:lang w:val="es-EC"/>
          </w:rPr>
          <w:t>llo</w:t>
        </w:r>
      </w:ins>
      <w:ins w:id="625" w:author="marpa" w:date="2026-10-25T15:19:48Z">
        <w:r>
          <w:rPr>
            <w:rFonts w:hint="default"/>
            <w:lang w:val="es-EC"/>
          </w:rPr>
          <w:t>, de</w:t>
        </w:r>
      </w:ins>
      <w:ins w:id="626" w:author="marpa" w:date="2026-10-25T15:19:49Z">
        <w:r>
          <w:rPr>
            <w:rFonts w:hint="default"/>
            <w:lang w:val="es-EC"/>
          </w:rPr>
          <w:t>ntro de</w:t>
        </w:r>
      </w:ins>
      <w:ins w:id="627" w:author="marpa" w:date="2026-10-25T15:19:50Z">
        <w:r>
          <w:rPr>
            <w:rFonts w:hint="default"/>
            <w:lang w:val="es-EC"/>
          </w:rPr>
          <w:t>l pa</w:t>
        </w:r>
      </w:ins>
      <w:ins w:id="628" w:author="marpa" w:date="2026-10-25T15:19:51Z">
        <w:r>
          <w:rPr>
            <w:rFonts w:hint="default"/>
            <w:lang w:val="es-EC"/>
          </w:rPr>
          <w:t>quet</w:t>
        </w:r>
      </w:ins>
      <w:ins w:id="629" w:author="marpa" w:date="2026-10-25T15:19:52Z">
        <w:r>
          <w:rPr>
            <w:rFonts w:hint="default"/>
            <w:lang w:val="es-EC"/>
          </w:rPr>
          <w:t>e ser</w:t>
        </w:r>
      </w:ins>
      <w:ins w:id="630" w:author="marpa" w:date="2026-10-25T15:19:53Z">
        <w:r>
          <w:rPr>
            <w:rFonts w:hint="default"/>
            <w:lang w:val="es-EC"/>
          </w:rPr>
          <w:t xml:space="preserve">vicios, </w:t>
        </w:r>
      </w:ins>
      <w:ins w:id="631" w:author="marpa" w:date="2026-10-25T15:19:54Z">
        <w:r>
          <w:rPr>
            <w:rFonts w:hint="default"/>
            <w:lang w:val="es-EC"/>
          </w:rPr>
          <w:t xml:space="preserve">se crea </w:t>
        </w:r>
      </w:ins>
      <w:ins w:id="632" w:author="marpa" w:date="2026-10-25T15:19:55Z">
        <w:r>
          <w:rPr>
            <w:rFonts w:hint="default"/>
            <w:lang w:val="es-EC"/>
          </w:rPr>
          <w:t>el servi</w:t>
        </w:r>
      </w:ins>
      <w:ins w:id="633" w:author="marpa" w:date="2026-10-25T15:19:56Z">
        <w:r>
          <w:rPr>
            <w:rFonts w:hint="default"/>
            <w:lang w:val="es-EC"/>
          </w:rPr>
          <w:t xml:space="preserve">cio </w:t>
        </w:r>
      </w:ins>
      <w:ins w:id="634" w:author="marpa" w:date="2026-10-25T15:20:01Z">
        <w:r>
          <w:rPr>
            <w:rFonts w:hint="default"/>
            <w:lang w:val="es-EC"/>
          </w:rPr>
          <w:t>de</w:t>
        </w:r>
      </w:ins>
      <w:ins w:id="635" w:author="marpa" w:date="2026-10-25T15:20:02Z">
        <w:r>
          <w:rPr>
            <w:rFonts w:hint="default"/>
            <w:lang w:val="es-EC"/>
          </w:rPr>
          <w:t xml:space="preserve"> </w:t>
        </w:r>
      </w:ins>
      <w:ins w:id="636" w:author="marpa" w:date="2026-10-25T15:20:03Z">
        <w:r>
          <w:rPr>
            <w:rFonts w:hint="default"/>
            <w:lang w:val="es-EC"/>
          </w:rPr>
          <w:t>conex</w:t>
        </w:r>
      </w:ins>
      <w:ins w:id="637" w:author="marpa" w:date="2026-10-25T15:20:04Z">
        <w:r>
          <w:rPr>
            <w:rFonts w:hint="default"/>
            <w:lang w:val="es-EC"/>
          </w:rPr>
          <w:t>ión</w:t>
        </w:r>
      </w:ins>
      <w:ins w:id="638" w:author="marpa" w:date="2026-10-25T15:21:00Z">
        <w:r>
          <w:rPr>
            <w:rFonts w:hint="default"/>
            <w:lang w:val="es-EC"/>
          </w:rPr>
          <w:t xml:space="preserve"> </w:t>
        </w:r>
      </w:ins>
      <w:ins w:id="639" w:author="marpa" w:date="2026-10-25T15:21:01Z">
        <w:r>
          <w:rPr>
            <w:rFonts w:hint="default"/>
            <w:lang w:val="es-EC"/>
          </w:rPr>
          <w:t>WS</w:t>
        </w:r>
      </w:ins>
      <w:ins w:id="640" w:author="marpa" w:date="2026-10-25T15:21:02Z">
        <w:r>
          <w:rPr>
            <w:rFonts w:hint="default"/>
            <w:lang w:val="es-EC"/>
          </w:rPr>
          <w:t>Conver</w:t>
        </w:r>
      </w:ins>
      <w:ins w:id="641" w:author="marpa" w:date="2026-10-25T15:21:03Z">
        <w:r>
          <w:rPr>
            <w:rFonts w:hint="default"/>
            <w:lang w:val="es-EC"/>
          </w:rPr>
          <w:t>so</w:t>
        </w:r>
      </w:ins>
      <w:ins w:id="642" w:author="marpa" w:date="2026-10-25T15:21:04Z">
        <w:r>
          <w:rPr>
            <w:rFonts w:hint="default"/>
            <w:lang w:val="es-EC"/>
          </w:rPr>
          <w:t>rCli</w:t>
        </w:r>
      </w:ins>
      <w:ins w:id="643" w:author="marpa" w:date="2026-10-25T15:21:05Z">
        <w:r>
          <w:rPr>
            <w:rFonts w:hint="default"/>
            <w:lang w:val="es-EC"/>
          </w:rPr>
          <w:t>ente</w:t>
        </w:r>
      </w:ins>
      <w:ins w:id="644" w:author="marpa" w:date="2026-10-25T15:20:04Z">
        <w:r>
          <w:rPr>
            <w:rFonts w:hint="default"/>
            <w:lang w:val="es-EC"/>
          </w:rPr>
          <w:t xml:space="preserve"> </w:t>
        </w:r>
      </w:ins>
      <w:ins w:id="645" w:author="marpa" w:date="2026-10-25T15:21:08Z">
        <w:r>
          <w:rPr>
            <w:rFonts w:hint="default"/>
            <w:lang w:val="es-EC"/>
          </w:rPr>
          <w:t>d</w:t>
        </w:r>
      </w:ins>
      <w:ins w:id="646" w:author="marpa" w:date="2026-10-25T15:21:09Z">
        <w:r>
          <w:rPr>
            <w:rFonts w:hint="default"/>
            <w:lang w:val="es-EC"/>
          </w:rPr>
          <w:t>onde</w:t>
        </w:r>
      </w:ins>
      <w:ins w:id="647" w:author="marpa" w:date="2026-10-25T15:21:10Z">
        <w:r>
          <w:rPr>
            <w:rFonts w:hint="default"/>
            <w:lang w:val="es-EC"/>
          </w:rPr>
          <w:t xml:space="preserve"> s</w:t>
        </w:r>
      </w:ins>
      <w:ins w:id="648" w:author="marpa" w:date="2026-10-25T15:21:11Z">
        <w:r>
          <w:rPr>
            <w:rFonts w:hint="default"/>
            <w:lang w:val="es-EC"/>
          </w:rPr>
          <w:t>e cr</w:t>
        </w:r>
      </w:ins>
      <w:ins w:id="649" w:author="marpa" w:date="2026-10-25T15:21:12Z">
        <w:r>
          <w:rPr>
            <w:rFonts w:hint="default"/>
            <w:lang w:val="es-EC"/>
          </w:rPr>
          <w:t>ea e</w:t>
        </w:r>
      </w:ins>
      <w:ins w:id="650" w:author="marpa" w:date="2026-10-25T15:21:13Z">
        <w:r>
          <w:rPr>
            <w:rFonts w:hint="default"/>
            <w:lang w:val="es-EC"/>
          </w:rPr>
          <w:t>l ca</w:t>
        </w:r>
      </w:ins>
      <w:ins w:id="651" w:author="marpa" w:date="2026-10-25T15:21:14Z">
        <w:r>
          <w:rPr>
            <w:rFonts w:hint="default"/>
            <w:lang w:val="es-EC"/>
          </w:rPr>
          <w:t>nal</w:t>
        </w:r>
      </w:ins>
      <w:ins w:id="652" w:author="marpa" w:date="2026-10-25T15:21:15Z">
        <w:r>
          <w:rPr>
            <w:rFonts w:hint="default"/>
            <w:lang w:val="es-EC"/>
          </w:rPr>
          <w:t xml:space="preserve"> de con</w:t>
        </w:r>
      </w:ins>
      <w:ins w:id="653" w:author="marpa" w:date="2026-10-25T15:21:16Z">
        <w:r>
          <w:rPr>
            <w:rFonts w:hint="default"/>
            <w:lang w:val="es-EC"/>
          </w:rPr>
          <w:t xml:space="preserve">exion </w:t>
        </w:r>
      </w:ins>
      <w:ins w:id="654" w:author="marpa" w:date="2026-10-25T15:21:17Z">
        <w:r>
          <w:rPr>
            <w:rFonts w:hint="default"/>
            <w:lang w:val="es-EC"/>
          </w:rPr>
          <w:t xml:space="preserve">y </w:t>
        </w:r>
      </w:ins>
      <w:ins w:id="655" w:author="marpa" w:date="2026-10-25T15:20:05Z">
        <w:r>
          <w:rPr>
            <w:rFonts w:hint="default"/>
            <w:lang w:val="es-EC"/>
          </w:rPr>
          <w:t>se d</w:t>
        </w:r>
      </w:ins>
      <w:ins w:id="656" w:author="marpa" w:date="2026-10-25T15:20:06Z">
        <w:r>
          <w:rPr>
            <w:rFonts w:hint="default"/>
            <w:lang w:val="es-EC"/>
          </w:rPr>
          <w:t>efinen l</w:t>
        </w:r>
      </w:ins>
      <w:ins w:id="657" w:author="marpa" w:date="2026-10-25T15:20:07Z">
        <w:r>
          <w:rPr>
            <w:rFonts w:hint="default"/>
            <w:lang w:val="es-EC"/>
          </w:rPr>
          <w:t>as peticio</w:t>
        </w:r>
      </w:ins>
      <w:ins w:id="658" w:author="marpa" w:date="2026-10-25T15:20:08Z">
        <w:r>
          <w:rPr>
            <w:rFonts w:hint="default"/>
            <w:lang w:val="es-EC"/>
          </w:rPr>
          <w:t>nes a r</w:t>
        </w:r>
      </w:ins>
      <w:ins w:id="659" w:author="marpa" w:date="2026-10-25T15:20:09Z">
        <w:r>
          <w:rPr>
            <w:rFonts w:hint="default"/>
            <w:lang w:val="es-EC"/>
          </w:rPr>
          <w:t>ealizar</w:t>
        </w:r>
      </w:ins>
      <w:r>
        <w:rPr>
          <w:rFonts w:hint="default"/>
          <w:lang w:val="es-EC"/>
        </w:rPr>
        <w:t>, junto con el servicio ExcepcionServicio que permite controlar los diferentes tipos de excepciones que puede devolver la conexión o las peticiones al servidor.</w:t>
      </w:r>
    </w:p>
    <w:p w14:paraId="04E78FDB">
      <w:pPr>
        <w:keepNext/>
        <w:spacing w:after="0"/>
        <w:jc w:val="center"/>
      </w:pPr>
      <w:r>
        <w:drawing>
          <wp:inline distT="0" distB="0" distL="114300" distR="114300">
            <wp:extent cx="1771015" cy="454660"/>
            <wp:effectExtent l="0" t="0" r="6985" b="2540"/>
            <wp:docPr id="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
                    <pic:cNvPicPr>
                      <a:picLocks noChangeAspect="1"/>
                    </pic:cNvPicPr>
                  </pic:nvPicPr>
                  <pic:blipFill>
                    <a:blip r:embed="rId60"/>
                    <a:stretch>
                      <a:fillRect/>
                    </a:stretch>
                  </pic:blipFill>
                  <pic:spPr>
                    <a:xfrm>
                      <a:off x="0" y="0"/>
                      <a:ext cx="1771015" cy="454660"/>
                    </a:xfrm>
                    <a:prstGeom prst="rect">
                      <a:avLst/>
                    </a:prstGeom>
                    <a:noFill/>
                    <a:ln>
                      <a:noFill/>
                    </a:ln>
                  </pic:spPr>
                </pic:pic>
              </a:graphicData>
            </a:graphic>
          </wp:inline>
        </w:drawing>
      </w:r>
      <w:del w:id="660" w:author="marpa" w:date="2026-10-25T15:20:18Z">
        <w:r>
          <w:rPr>
            <w:b/>
            <w:bCs/>
            <w:color w:val="243F61"/>
            <w:sz w:val="32"/>
            <w:szCs w:val="32"/>
          </w:rPr>
          <w:drawing>
            <wp:inline distT="114300" distB="114300" distL="114300" distR="114300">
              <wp:extent cx="2724150" cy="40957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35" name="image29.png"/>
                      <pic:cNvPicPr preferRelativeResize="0"/>
                    </pic:nvPicPr>
                    <pic:blipFill>
                      <a:blip r:embed="rId61"/>
                      <a:srcRect/>
                      <a:stretch>
                        <a:fillRect/>
                      </a:stretch>
                    </pic:blipFill>
                    <pic:spPr>
                      <a:xfrm>
                        <a:off x="0" y="0"/>
                        <a:ext cx="2724150" cy="409575"/>
                      </a:xfrm>
                      <a:prstGeom prst="rect">
                        <a:avLst/>
                      </a:prstGeom>
                    </pic:spPr>
                  </pic:pic>
                </a:graphicData>
              </a:graphic>
            </wp:inline>
          </w:drawing>
        </w:r>
      </w:del>
    </w:p>
    <w:p w14:paraId="3703640B">
      <w:pPr>
        <w:pStyle w:val="5"/>
      </w:pPr>
      <w:bookmarkStart w:id="126" w:name="_Toc12404"/>
      <w:bookmarkStart w:id="127" w:name="_Toc6780"/>
      <w:r>
        <w:t xml:space="preserve">Figura </w:t>
      </w:r>
      <w:ins w:id="662" w:author="marpa" w:date="2026-10-25T15:33:31Z">
        <w:r>
          <w:rPr>
            <w:rFonts w:hint="default"/>
            <w:lang w:val="es-EC"/>
          </w:rPr>
          <w:t>3</w:t>
        </w:r>
      </w:ins>
      <w:r>
        <w:rPr>
          <w:rFonts w:hint="default"/>
          <w:lang w:val="es-EC"/>
        </w:rPr>
        <w:t>6</w:t>
      </w:r>
      <w:del w:id="663" w:author="marpa" w:date="2026-10-25T15:33:31Z">
        <w:r>
          <w:rPr/>
          <w:delText>27</w:delText>
        </w:r>
      </w:del>
      <w:r>
        <w:t xml:space="preserve">. Creación de </w:t>
      </w:r>
      <w:del w:id="664" w:author="marpa" w:date="2026-10-25T15:20:19Z">
        <w:r>
          <w:rPr>
            <w:rFonts w:hint="default"/>
            <w:lang w:val="en-US"/>
          </w:rPr>
          <w:delText xml:space="preserve">controlador </w:delText>
        </w:r>
      </w:del>
      <w:ins w:id="665" w:author="marpa" w:date="2026-10-25T15:20:19Z">
        <w:r>
          <w:rPr>
            <w:rFonts w:hint="default"/>
            <w:lang w:val="es-EC"/>
          </w:rPr>
          <w:t>s</w:t>
        </w:r>
      </w:ins>
      <w:ins w:id="666" w:author="marpa" w:date="2026-10-25T15:20:20Z">
        <w:r>
          <w:rPr>
            <w:rFonts w:hint="default"/>
            <w:lang w:val="es-EC"/>
          </w:rPr>
          <w:t>ervi</w:t>
        </w:r>
      </w:ins>
      <w:ins w:id="667" w:author="marpa" w:date="2026-10-25T15:20:21Z">
        <w:r>
          <w:rPr>
            <w:rFonts w:hint="default"/>
            <w:lang w:val="es-EC"/>
          </w:rPr>
          <w:t>cios</w:t>
        </w:r>
      </w:ins>
      <w:r>
        <w:t>- Cliente consola</w:t>
      </w:r>
      <w:bookmarkEnd w:id="126"/>
      <w:bookmarkEnd w:id="127"/>
    </w:p>
    <w:p w14:paraId="4158B59E">
      <w:pPr>
        <w:pStyle w:val="6"/>
        <w:spacing w:after="60"/>
      </w:pPr>
      <w:r>
        <w:rPr>
          <w:i/>
          <w:color w:val="1F497D"/>
          <w:sz w:val="18"/>
        </w:rPr>
        <w:t xml:space="preserve">Tabla </w:t>
      </w:r>
      <w:r>
        <w:rPr>
          <w:rFonts w:hint="default"/>
          <w:i/>
          <w:color w:val="1F497D"/>
          <w:sz w:val="18"/>
          <w:lang w:val="es-EC"/>
        </w:rPr>
        <w:t>30</w:t>
      </w:r>
      <w:r>
        <w:rPr>
          <w:i/>
          <w:color w:val="1F497D"/>
          <w:sz w:val="18"/>
        </w:rPr>
        <w:t>. Clase ExcepcionServicio - Cliente consola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9E8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223C75B">
            <w:pPr>
              <w:spacing w:after="0" w:line="240" w:lineRule="auto"/>
            </w:pPr>
            <w:r>
              <w:rPr>
                <w:rFonts w:ascii="Courier New" w:hAnsi="Courier New"/>
                <w:color w:val="000000"/>
                <w:sz w:val="16"/>
              </w:rPr>
              <w:t>package ec.edu.monster.servicios;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ec.edu.monster.modelos.RespuestaError;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Error detectado al consumir el servicio RESTful: falla de red/configuración</w:t>
            </w:r>
            <w:r>
              <w:rPr>
                <w:rFonts w:ascii="Courier New" w:hAnsi="Courier New"/>
                <w:color w:val="000000"/>
                <w:sz w:val="16"/>
              </w:rPr>
              <w:br w:type="textWrapping"/>
            </w:r>
            <w:r>
              <w:rPr>
                <w:rFonts w:ascii="Courier New" w:hAnsi="Courier New"/>
                <w:color w:val="000000"/>
                <w:sz w:val="16"/>
              </w:rPr>
              <w:t xml:space="preserve"> * sin respuesta utilizable, o respuesta de error (4xx/5xx) del servicio.</w:t>
            </w:r>
            <w:r>
              <w:rPr>
                <w:rFonts w:ascii="Courier New" w:hAnsi="Courier New"/>
                <w:color w:val="000000"/>
                <w:sz w:val="16"/>
              </w:rPr>
              <w:br w:type="textWrapping"/>
            </w:r>
            <w:r>
              <w:rPr>
                <w:rFonts w:ascii="Courier New" w:hAnsi="Courier New"/>
                <w:color w:val="000000"/>
                <w:sz w:val="16"/>
              </w:rPr>
              <w:t xml:space="preserve"> * Transporta el código HTTP real y el cuerpo estructurado cuando existen.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ExcepcionServicio extends RuntimeException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final Integer codigoHttp;</w:t>
            </w:r>
            <w:r>
              <w:rPr>
                <w:rFonts w:ascii="Courier New" w:hAnsi="Courier New"/>
                <w:color w:val="000000"/>
                <w:sz w:val="16"/>
              </w:rPr>
              <w:br w:type="textWrapping"/>
            </w:r>
            <w:r>
              <w:rPr>
                <w:rFonts w:ascii="Courier New" w:hAnsi="Courier New"/>
                <w:color w:val="000000"/>
                <w:sz w:val="16"/>
              </w:rPr>
              <w:t xml:space="preserve">    private final transient RespuestaError respuestaError;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ExcepcionServicio(String mensaje, Integer codigoHttp, RespuestaError respuestaError, Throwable causa) {</w:t>
            </w:r>
            <w:r>
              <w:rPr>
                <w:rFonts w:ascii="Courier New" w:hAnsi="Courier New"/>
                <w:color w:val="000000"/>
                <w:sz w:val="16"/>
              </w:rPr>
              <w:br w:type="textWrapping"/>
            </w:r>
            <w:r>
              <w:rPr>
                <w:rFonts w:ascii="Courier New" w:hAnsi="Courier New"/>
                <w:color w:val="000000"/>
                <w:sz w:val="16"/>
              </w:rPr>
              <w:t xml:space="preserve">        super(mensaje, causa);</w:t>
            </w:r>
            <w:r>
              <w:rPr>
                <w:rFonts w:ascii="Courier New" w:hAnsi="Courier New"/>
                <w:color w:val="000000"/>
                <w:sz w:val="16"/>
              </w:rPr>
              <w:br w:type="textWrapping"/>
            </w:r>
            <w:r>
              <w:rPr>
                <w:rFonts w:ascii="Courier New" w:hAnsi="Courier New"/>
                <w:color w:val="000000"/>
                <w:sz w:val="16"/>
              </w:rPr>
              <w:t xml:space="preserve">        this.codigoHttp = codigoHttp;</w:t>
            </w:r>
            <w:r>
              <w:rPr>
                <w:rFonts w:ascii="Courier New" w:hAnsi="Courier New"/>
                <w:color w:val="000000"/>
                <w:sz w:val="16"/>
              </w:rPr>
              <w:br w:type="textWrapping"/>
            </w:r>
            <w:r>
              <w:rPr>
                <w:rFonts w:ascii="Courier New" w:hAnsi="Courier New"/>
                <w:color w:val="000000"/>
                <w:sz w:val="16"/>
              </w:rPr>
              <w:t xml:space="preserve">        this.respuestaError =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Crea la excepción a partir de una respuesta de error del servicio (4xx/5xx). */</w:t>
            </w:r>
            <w:r>
              <w:rPr>
                <w:rFonts w:ascii="Courier New" w:hAnsi="Courier New"/>
                <w:color w:val="000000"/>
                <w:sz w:val="16"/>
              </w:rPr>
              <w:br w:type="textWrapping"/>
            </w:r>
            <w:r>
              <w:rPr>
                <w:rFonts w:ascii="Courier New" w:hAnsi="Courier New"/>
                <w:color w:val="000000"/>
                <w:sz w:val="16"/>
              </w:rPr>
              <w:t xml:space="preserve">    public static ExcepcionServicio deRespuesta(int codigoHttp, RespuestaError error, String mensajeGenerico) {</w:t>
            </w:r>
            <w:r>
              <w:rPr>
                <w:rFonts w:ascii="Courier New" w:hAnsi="Courier New"/>
                <w:color w:val="000000"/>
                <w:sz w:val="16"/>
              </w:rPr>
              <w:br w:type="textWrapping"/>
            </w:r>
            <w:r>
              <w:rPr>
                <w:rFonts w:ascii="Courier New" w:hAnsi="Courier New"/>
                <w:color w:val="000000"/>
                <w:sz w:val="16"/>
              </w:rPr>
              <w:t xml:space="preserve">        String mensaje = error == null ? mensajeGenerico : error.formatear();</w:t>
            </w:r>
            <w:r>
              <w:rPr>
                <w:rFonts w:ascii="Courier New" w:hAnsi="Courier New"/>
                <w:color w:val="000000"/>
                <w:sz w:val="16"/>
              </w:rPr>
              <w:br w:type="textWrapping"/>
            </w:r>
            <w:r>
              <w:rPr>
                <w:rFonts w:ascii="Courier New" w:hAnsi="Courier New"/>
                <w:color w:val="000000"/>
                <w:sz w:val="16"/>
              </w:rPr>
              <w:t xml:space="preserve">        return new ExcepcionServicio(mensaje, codigoHttp, error,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Falla de red, de timeout o de conexión: no hubo respuesta del servicio. */</w:t>
            </w:r>
            <w:r>
              <w:rPr>
                <w:rFonts w:ascii="Courier New" w:hAnsi="Courier New"/>
                <w:color w:val="000000"/>
                <w:sz w:val="16"/>
              </w:rPr>
              <w:br w:type="textWrapping"/>
            </w:r>
            <w:r>
              <w:rPr>
                <w:rFonts w:ascii="Courier New" w:hAnsi="Courier New"/>
                <w:color w:val="000000"/>
                <w:sz w:val="16"/>
              </w:rPr>
              <w:t xml:space="preserve">    public static ExcepcionServicio deRed(String mensaje, Throwable causa) {</w:t>
            </w:r>
            <w:r>
              <w:rPr>
                <w:rFonts w:ascii="Courier New" w:hAnsi="Courier New"/>
                <w:color w:val="000000"/>
                <w:sz w:val="16"/>
              </w:rPr>
              <w:br w:type="textWrapping"/>
            </w:r>
            <w:r>
              <w:rPr>
                <w:rFonts w:ascii="Courier New" w:hAnsi="Courier New"/>
                <w:color w:val="000000"/>
                <w:sz w:val="16"/>
              </w:rPr>
              <w:t xml:space="preserve">        return new ExcepcionServicio(mensaje, null, null, causa);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Respuesta recibida que no corresponde a lo esperado por la especificación. */</w:t>
            </w:r>
            <w:r>
              <w:rPr>
                <w:rFonts w:ascii="Courier New" w:hAnsi="Courier New"/>
                <w:color w:val="000000"/>
                <w:sz w:val="16"/>
              </w:rPr>
              <w:br w:type="textWrapping"/>
            </w:r>
            <w:r>
              <w:rPr>
                <w:rFonts w:ascii="Courier New" w:hAnsi="Courier New"/>
                <w:color w:val="000000"/>
                <w:sz w:val="16"/>
              </w:rPr>
              <w:t xml:space="preserve">    public static ExcepcionServicio inesperada(String mensaje, Throwable causa) {</w:t>
            </w:r>
            <w:r>
              <w:rPr>
                <w:rFonts w:ascii="Courier New" w:hAnsi="Courier New"/>
                <w:color w:val="000000"/>
                <w:sz w:val="16"/>
              </w:rPr>
              <w:br w:type="textWrapping"/>
            </w:r>
            <w:r>
              <w:rPr>
                <w:rFonts w:ascii="Courier New" w:hAnsi="Courier New"/>
                <w:color w:val="000000"/>
                <w:sz w:val="16"/>
              </w:rPr>
              <w:t xml:space="preserve">        return new ExcepcionServicio(mensaje, null, null, causa);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Código HTTP real devuelto por el servicio, o {@code null} si no hubo respuesta. */</w:t>
            </w:r>
            <w:r>
              <w:rPr>
                <w:rFonts w:ascii="Courier New" w:hAnsi="Courier New"/>
                <w:color w:val="000000"/>
                <w:sz w:val="16"/>
              </w:rPr>
              <w:br w:type="textWrapping"/>
            </w:r>
            <w:r>
              <w:rPr>
                <w:rFonts w:ascii="Courier New" w:hAnsi="Courier New"/>
                <w:color w:val="000000"/>
                <w:sz w:val="16"/>
              </w:rPr>
              <w:t xml:space="preserve">    public Integer codigoHttp() { return codigoHttp;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Cuerpo estructurado del error, o {@code null} si no estaba disponible. */</w:t>
            </w:r>
            <w:r>
              <w:rPr>
                <w:rFonts w:ascii="Courier New" w:hAnsi="Courier New"/>
                <w:color w:val="000000"/>
                <w:sz w:val="16"/>
              </w:rPr>
              <w:br w:type="textWrapping"/>
            </w:r>
            <w:r>
              <w:rPr>
                <w:rFonts w:ascii="Courier New" w:hAnsi="Courier New"/>
                <w:color w:val="000000"/>
                <w:sz w:val="16"/>
              </w:rPr>
              <w:t xml:space="preserve">    public RespuestaError respuestaError() { return respuestaError;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Indica si el servicio rechazó la petición por token ausente o inválido (401). */</w:t>
            </w:r>
            <w:r>
              <w:rPr>
                <w:rFonts w:ascii="Courier New" w:hAnsi="Courier New"/>
                <w:color w:val="000000"/>
                <w:sz w:val="16"/>
              </w:rPr>
              <w:br w:type="textWrapping"/>
            </w:r>
            <w:r>
              <w:rPr>
                <w:rFonts w:ascii="Courier New" w:hAnsi="Courier New"/>
                <w:color w:val="000000"/>
                <w:sz w:val="16"/>
              </w:rPr>
              <w:t xml:space="preserve">    public boolean sesionRechazada() { return codigoHttp != null &amp;&amp; codigoHttp == 401;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97FB1A2"/>
    <w:p w14:paraId="3244869E">
      <w:pPr>
        <w:pStyle w:val="6"/>
        <w:spacing w:after="60"/>
      </w:pPr>
      <w:r>
        <w:rPr>
          <w:i/>
          <w:color w:val="1F497D"/>
          <w:sz w:val="18"/>
        </w:rPr>
        <w:t xml:space="preserve">Tabla </w:t>
      </w:r>
      <w:r>
        <w:rPr>
          <w:rFonts w:hint="default"/>
          <w:i/>
          <w:color w:val="1F497D"/>
          <w:sz w:val="18"/>
          <w:lang w:val="es-EC"/>
        </w:rPr>
        <w:t>31</w:t>
      </w:r>
      <w:r>
        <w:rPr>
          <w:i/>
          <w:color w:val="1F497D"/>
          <w:sz w:val="18"/>
        </w:rPr>
        <w:t>. Clase WSConversorCliente - Cliente consola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27D6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shd w:val="clear" w:color="auto" w:fill="D9D9D9"/>
          </w:tcPr>
          <w:p w14:paraId="3AE9F476">
            <w:pPr>
              <w:spacing w:after="0" w:line="240" w:lineRule="auto"/>
            </w:pPr>
            <w:r>
              <w:rPr>
                <w:rFonts w:ascii="Courier New" w:hAnsi="Courier New"/>
                <w:color w:val="000000"/>
                <w:sz w:val="16"/>
              </w:rPr>
              <w:t>package ec.edu.monster.servicios;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com.google.gson.Gson;</w:t>
            </w:r>
            <w:r>
              <w:rPr>
                <w:rFonts w:ascii="Courier New" w:hAnsi="Courier New"/>
                <w:color w:val="000000"/>
                <w:sz w:val="16"/>
              </w:rPr>
              <w:br w:type="textWrapping"/>
            </w:r>
            <w:r>
              <w:rPr>
                <w:rFonts w:ascii="Courier New" w:hAnsi="Courier New"/>
                <w:color w:val="000000"/>
                <w:sz w:val="16"/>
              </w:rPr>
              <w:t>import com.google.gson.JsonObject;</w:t>
            </w:r>
            <w:r>
              <w:rPr>
                <w:rFonts w:ascii="Courier New" w:hAnsi="Courier New"/>
                <w:color w:val="000000"/>
                <w:sz w:val="16"/>
              </w:rPr>
              <w:br w:type="textWrapping"/>
            </w:r>
            <w:r>
              <w:rPr>
                <w:rFonts w:ascii="Courier New" w:hAnsi="Courier New"/>
                <w:color w:val="000000"/>
                <w:sz w:val="16"/>
              </w:rPr>
              <w:t>import ec.edu.monster.configuracion.RestConfig;</w:t>
            </w:r>
            <w:r>
              <w:rPr>
                <w:rFonts w:ascii="Courier New" w:hAnsi="Courier New"/>
                <w:color w:val="000000"/>
                <w:sz w:val="16"/>
              </w:rPr>
              <w:br w:type="textWrapping"/>
            </w:r>
            <w:r>
              <w:rPr>
                <w:rFonts w:ascii="Courier New" w:hAnsi="Courier New"/>
                <w:color w:val="000000"/>
                <w:sz w:val="16"/>
              </w:rPr>
              <w:t>import ec.edu.monster.modelos.RespuestaError;</w:t>
            </w:r>
            <w:r>
              <w:rPr>
                <w:rFonts w:ascii="Courier New" w:hAnsi="Courier New"/>
                <w:color w:val="000000"/>
                <w:sz w:val="16"/>
              </w:rPr>
              <w:br w:type="textWrapping"/>
            </w:r>
            <w:r>
              <w:rPr>
                <w:rFonts w:ascii="Courier New" w:hAnsi="Courier New"/>
                <w:color w:val="000000"/>
                <w:sz w:val="16"/>
              </w:rPr>
              <w:t>import ec.edu.monster.seguridad.AdministradorTokensCliente;</w:t>
            </w:r>
            <w:r>
              <w:rPr>
                <w:rFonts w:ascii="Courier New" w:hAnsi="Courier New"/>
                <w:color w:val="000000"/>
                <w:sz w:val="16"/>
              </w:rPr>
              <w:br w:type="textWrapping"/>
            </w:r>
            <w:r>
              <w:rPr>
                <w:rFonts w:ascii="Courier New" w:hAnsi="Courier New"/>
                <w:color w:val="000000"/>
                <w:sz w:val="16"/>
              </w:rPr>
              <w:t>import ec.edu.monster.seguridad.TlsInseguro;</w:t>
            </w:r>
            <w:r>
              <w:rPr>
                <w:rFonts w:ascii="Courier New" w:hAnsi="Courier New"/>
                <w:color w:val="000000"/>
                <w:sz w:val="16"/>
              </w:rPr>
              <w:br w:type="textWrapping"/>
            </w:r>
            <w:r>
              <w:rPr>
                <w:rFonts w:ascii="Courier New" w:hAnsi="Courier New"/>
                <w:color w:val="000000"/>
                <w:sz w:val="16"/>
              </w:rPr>
              <w:t>import java.io.IOException;</w:t>
            </w:r>
            <w:r>
              <w:rPr>
                <w:rFonts w:ascii="Courier New" w:hAnsi="Courier New"/>
                <w:color w:val="000000"/>
                <w:sz w:val="16"/>
              </w:rPr>
              <w:br w:type="textWrapping"/>
            </w:r>
            <w:r>
              <w:rPr>
                <w:rFonts w:ascii="Courier New" w:hAnsi="Courier New"/>
                <w:color w:val="000000"/>
                <w:sz w:val="16"/>
              </w:rPr>
              <w:t>import java.net.ConnectException;</w:t>
            </w:r>
            <w:r>
              <w:rPr>
                <w:rFonts w:ascii="Courier New" w:hAnsi="Courier New"/>
                <w:color w:val="000000"/>
                <w:sz w:val="16"/>
              </w:rPr>
              <w:br w:type="textWrapping"/>
            </w:r>
            <w:r>
              <w:rPr>
                <w:rFonts w:ascii="Courier New" w:hAnsi="Courier New"/>
                <w:color w:val="000000"/>
                <w:sz w:val="16"/>
              </w:rPr>
              <w:t>import java.net.URI;</w:t>
            </w:r>
            <w:r>
              <w:rPr>
                <w:rFonts w:ascii="Courier New" w:hAnsi="Courier New"/>
                <w:color w:val="000000"/>
                <w:sz w:val="16"/>
              </w:rPr>
              <w:br w:type="textWrapping"/>
            </w:r>
            <w:r>
              <w:rPr>
                <w:rFonts w:ascii="Courier New" w:hAnsi="Courier New"/>
                <w:color w:val="000000"/>
                <w:sz w:val="16"/>
              </w:rPr>
              <w:t>import java.net.UnknownHostException;</w:t>
            </w:r>
            <w:r>
              <w:rPr>
                <w:rFonts w:ascii="Courier New" w:hAnsi="Courier New"/>
                <w:color w:val="000000"/>
                <w:sz w:val="16"/>
              </w:rPr>
              <w:br w:type="textWrapping"/>
            </w:r>
            <w:r>
              <w:rPr>
                <w:rFonts w:ascii="Courier New" w:hAnsi="Courier New"/>
                <w:color w:val="000000"/>
                <w:sz w:val="16"/>
              </w:rPr>
              <w:t>import java.net.http.HttpClient;</w:t>
            </w:r>
            <w:r>
              <w:rPr>
                <w:rFonts w:ascii="Courier New" w:hAnsi="Courier New"/>
                <w:color w:val="000000"/>
                <w:sz w:val="16"/>
              </w:rPr>
              <w:br w:type="textWrapping"/>
            </w:r>
            <w:r>
              <w:rPr>
                <w:rFonts w:ascii="Courier New" w:hAnsi="Courier New"/>
                <w:color w:val="000000"/>
                <w:sz w:val="16"/>
              </w:rPr>
              <w:t>import java.net.http.HttpRequest;</w:t>
            </w:r>
            <w:r>
              <w:rPr>
                <w:rFonts w:ascii="Courier New" w:hAnsi="Courier New"/>
                <w:color w:val="000000"/>
                <w:sz w:val="16"/>
              </w:rPr>
              <w:br w:type="textWrapping"/>
            </w:r>
            <w:r>
              <w:rPr>
                <w:rFonts w:ascii="Courier New" w:hAnsi="Courier New"/>
                <w:color w:val="000000"/>
                <w:sz w:val="16"/>
              </w:rPr>
              <w:t>import java.net.http.HttpResponse;</w:t>
            </w:r>
            <w:r>
              <w:rPr>
                <w:rFonts w:ascii="Courier New" w:hAnsi="Courier New"/>
                <w:color w:val="000000"/>
                <w:sz w:val="16"/>
              </w:rPr>
              <w:br w:type="textWrapping"/>
            </w:r>
            <w:r>
              <w:rPr>
                <w:rFonts w:ascii="Courier New" w:hAnsi="Courier New"/>
                <w:color w:val="000000"/>
                <w:sz w:val="16"/>
              </w:rPr>
              <w:t>import java.net.http.HttpTimeoutException;</w:t>
            </w:r>
            <w:r>
              <w:rPr>
                <w:rFonts w:ascii="Courier New" w:hAnsi="Courier New"/>
                <w:color w:val="000000"/>
                <w:sz w:val="16"/>
              </w:rPr>
              <w:br w:type="textWrapping"/>
            </w:r>
            <w:r>
              <w:rPr>
                <w:rFonts w:ascii="Courier New" w:hAnsi="Courier New"/>
                <w:color w:val="000000"/>
                <w:sz w:val="16"/>
              </w:rPr>
              <w:t>import java.time.Duration;</w:t>
            </w:r>
            <w:r>
              <w:rPr>
                <w:rFonts w:ascii="Courier New" w:hAnsi="Courier New"/>
                <w:color w:val="000000"/>
                <w:sz w:val="16"/>
              </w:rPr>
              <w:br w:type="textWrapping"/>
            </w:r>
            <w:r>
              <w:rPr>
                <w:rFonts w:ascii="Courier New" w:hAnsi="Courier New"/>
                <w:color w:val="000000"/>
                <w:sz w:val="16"/>
              </w:rPr>
              <w:t>import java.util.function.Supplier;</w:t>
            </w:r>
            <w:r>
              <w:rPr>
                <w:rFonts w:ascii="Courier New" w:hAnsi="Courier New"/>
                <w:color w:val="000000"/>
                <w:sz w:val="16"/>
              </w:rPr>
              <w:br w:type="textWrapping"/>
            </w:r>
            <w:r>
              <w:rPr>
                <w:rFonts w:ascii="Courier New" w:hAnsi="Courier New"/>
                <w:color w:val="000000"/>
                <w:sz w:val="16"/>
              </w:rPr>
              <w:t>import javax.net.ssl.SSLException;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Capa de acceso al servicio RESTful. Mantiene el token sólo durante la sesión actual.</w:t>
            </w:r>
            <w:r>
              <w:rPr>
                <w:rFonts w:ascii="Courier New" w:hAnsi="Courier New"/>
                <w:color w:val="000000"/>
                <w:sz w:val="16"/>
              </w:rPr>
              <w:br w:type="textWrapping"/>
            </w:r>
            <w:r>
              <w:rPr>
                <w:rFonts w:ascii="Courier New" w:hAnsi="Courier New"/>
                <w:color w:val="000000"/>
                <w:sz w:val="16"/>
              </w:rPr>
              <w:t xml:space="preserve"> * Los fallos se reportan como {@link ExcepcionServicio}: los de red/configuración sin</w:t>
            </w:r>
            <w:r>
              <w:rPr>
                <w:rFonts w:ascii="Courier New" w:hAnsi="Courier New"/>
                <w:color w:val="000000"/>
                <w:sz w:val="16"/>
              </w:rPr>
              <w:br w:type="textWrapping"/>
            </w:r>
            <w:r>
              <w:rPr>
                <w:rFonts w:ascii="Courier New" w:hAnsi="Courier New"/>
                <w:color w:val="000000"/>
                <w:sz w:val="16"/>
              </w:rPr>
              <w:t xml:space="preserve"> * respuesta, y los 4xx/5xx con el cuerpo estructurado (RespuestaError) de la spec.</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WSConversorCliente {</w:t>
            </w:r>
            <w:r>
              <w:rPr>
                <w:rFonts w:ascii="Courier New" w:hAnsi="Courier New"/>
                <w:color w:val="000000"/>
                <w:sz w:val="16"/>
              </w:rPr>
              <w:br w:type="textWrapping"/>
            </w:r>
            <w:r>
              <w:rPr>
                <w:rFonts w:ascii="Courier New" w:hAnsi="Courier New"/>
                <w:color w:val="000000"/>
                <w:sz w:val="16"/>
              </w:rPr>
              <w:t xml:space="preserve">    private static final String TIPO_JSON = "application/json";</w:t>
            </w:r>
            <w:r>
              <w:rPr>
                <w:rFonts w:ascii="Courier New" w:hAnsi="Courier New"/>
                <w:color w:val="000000"/>
                <w:sz w:val="16"/>
              </w:rPr>
              <w:br w:type="textWrapping"/>
            </w:r>
            <w:r>
              <w:rPr>
                <w:rFonts w:ascii="Courier New" w:hAnsi="Courier New"/>
                <w:color w:val="000000"/>
                <w:sz w:val="16"/>
              </w:rPr>
              <w:t xml:space="preserve">    private final HttpClient http;</w:t>
            </w:r>
            <w:r>
              <w:rPr>
                <w:rFonts w:ascii="Courier New" w:hAnsi="Courier New"/>
                <w:color w:val="000000"/>
                <w:sz w:val="16"/>
              </w:rPr>
              <w:br w:type="textWrapping"/>
            </w:r>
            <w:r>
              <w:rPr>
                <w:rFonts w:ascii="Courier New" w:hAnsi="Courier New"/>
                <w:color w:val="000000"/>
                <w:sz w:val="16"/>
              </w:rPr>
              <w:t xml:space="preserve">    private final Gson gson = new Gson();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WSConversorCliente() {</w:t>
            </w:r>
            <w:r>
              <w:rPr>
                <w:rFonts w:ascii="Courier New" w:hAnsi="Courier New"/>
                <w:color w:val="000000"/>
                <w:sz w:val="16"/>
              </w:rPr>
              <w:br w:type="textWrapping"/>
            </w:r>
            <w:r>
              <w:rPr>
                <w:rFonts w:ascii="Courier New" w:hAnsi="Courier New"/>
                <w:color w:val="000000"/>
                <w:sz w:val="16"/>
              </w:rPr>
              <w:t xml:space="preserve">        HttpClient.Builder constructor = HttpClient.newBuilder()</w:t>
            </w:r>
            <w:r>
              <w:rPr>
                <w:rFonts w:ascii="Courier New" w:hAnsi="Courier New"/>
                <w:color w:val="000000"/>
                <w:sz w:val="16"/>
              </w:rPr>
              <w:br w:type="textWrapping"/>
            </w:r>
            <w:r>
              <w:rPr>
                <w:rFonts w:ascii="Courier New" w:hAnsi="Courier New"/>
                <w:color w:val="000000"/>
                <w:sz w:val="16"/>
              </w:rPr>
              <w:t xml:space="preserve">                .connectTimeout(Duration.ofMillis(configurado(RestConfig::connectTimeout)));</w:t>
            </w:r>
            <w:r>
              <w:rPr>
                <w:rFonts w:ascii="Courier New" w:hAnsi="Courier New"/>
                <w:color w:val="000000"/>
                <w:sz w:val="16"/>
              </w:rPr>
              <w:br w:type="textWrapping"/>
            </w:r>
            <w:r>
              <w:rPr>
                <w:rFonts w:ascii="Courier New" w:hAnsi="Courier New"/>
                <w:color w:val="000000"/>
                <w:sz w:val="16"/>
              </w:rPr>
              <w:t xml:space="preserve">        if (RestConfig.insecureTls()) {</w:t>
            </w:r>
            <w:r>
              <w:rPr>
                <w:rFonts w:ascii="Courier New" w:hAnsi="Courier New"/>
                <w:color w:val="000000"/>
                <w:sz w:val="16"/>
              </w:rPr>
              <w:br w:type="textWrapping"/>
            </w:r>
            <w:r>
              <w:rPr>
                <w:rFonts w:ascii="Courier New" w:hAnsi="Courier New"/>
                <w:color w:val="000000"/>
                <w:sz w:val="16"/>
              </w:rPr>
              <w:t xml:space="preserve">            constructor.sslContext(TlsInseguro.contextoInseguro())</w:t>
            </w:r>
            <w:r>
              <w:rPr>
                <w:rFonts w:ascii="Courier New" w:hAnsi="Courier New"/>
                <w:color w:val="000000"/>
                <w:sz w:val="16"/>
              </w:rPr>
              <w:br w:type="textWrapping"/>
            </w:r>
            <w:r>
              <w:rPr>
                <w:rFonts w:ascii="Courier New" w:hAnsi="Courier New"/>
                <w:color w:val="000000"/>
                <w:sz w:val="16"/>
              </w:rPr>
              <w:t xml:space="preserve">                    .sslParameters(TlsInseguro.parametrosSinVerificacionDeHost());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http = constructor.build();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Intenta iniciar sesión. Devuelve {@code false} sólo cuando el servicio rechaza</w:t>
            </w:r>
            <w:r>
              <w:rPr>
                <w:rFonts w:ascii="Courier New" w:hAnsi="Courier New"/>
                <w:color w:val="000000"/>
                <w:sz w:val="16"/>
              </w:rPr>
              <w:br w:type="textWrapping"/>
            </w:r>
            <w:r>
              <w:rPr>
                <w:rFonts w:ascii="Courier New" w:hAnsi="Courier New"/>
                <w:color w:val="000000"/>
                <w:sz w:val="16"/>
              </w:rPr>
              <w:t xml:space="preserve">     * las credenciales (401) o responde sin token; lanza {@link ExcepcionServicio}</w:t>
            </w:r>
            <w:r>
              <w:rPr>
                <w:rFonts w:ascii="Courier New" w:hAnsi="Courier New"/>
                <w:color w:val="000000"/>
                <w:sz w:val="16"/>
              </w:rPr>
              <w:br w:type="textWrapping"/>
            </w:r>
            <w:r>
              <w:rPr>
                <w:rFonts w:ascii="Courier New" w:hAnsi="Courier New"/>
                <w:color w:val="000000"/>
                <w:sz w:val="16"/>
              </w:rPr>
              <w:t xml:space="preserve">     * cuando falla la comunicación, la configuración o el servicio mismo.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boolean login(String usuario, String contrasenia) {</w:t>
            </w:r>
            <w:r>
              <w:rPr>
                <w:rFonts w:ascii="Courier New" w:hAnsi="Courier New"/>
                <w:color w:val="000000"/>
                <w:sz w:val="16"/>
              </w:rPr>
              <w:br w:type="textWrapping"/>
            </w:r>
            <w:r>
              <w:rPr>
                <w:rFonts w:ascii="Courier New" w:hAnsi="Courier New"/>
                <w:color w:val="000000"/>
                <w:sz w:val="16"/>
              </w:rPr>
              <w:t xml:space="preserve">        JsonObject solicitud = new JsonObject();</w:t>
            </w:r>
            <w:r>
              <w:rPr>
                <w:rFonts w:ascii="Courier New" w:hAnsi="Courier New"/>
                <w:color w:val="000000"/>
                <w:sz w:val="16"/>
              </w:rPr>
              <w:br w:type="textWrapping"/>
            </w:r>
            <w:r>
              <w:rPr>
                <w:rFonts w:ascii="Courier New" w:hAnsi="Courier New"/>
                <w:color w:val="000000"/>
                <w:sz w:val="16"/>
              </w:rPr>
              <w:t xml:space="preserve">        solicitud.addProperty("usuario", usuario);</w:t>
            </w:r>
            <w:r>
              <w:rPr>
                <w:rFonts w:ascii="Courier New" w:hAnsi="Courier New"/>
                <w:color w:val="000000"/>
                <w:sz w:val="16"/>
              </w:rPr>
              <w:br w:type="textWrapping"/>
            </w:r>
            <w:r>
              <w:rPr>
                <w:rFonts w:ascii="Courier New" w:hAnsi="Courier New"/>
                <w:color w:val="000000"/>
                <w:sz w:val="16"/>
              </w:rPr>
              <w:t xml:space="preserve">        solicitud.addProperty("contrasena", contrasenia);</w:t>
            </w:r>
            <w:r>
              <w:rPr>
                <w:rFonts w:ascii="Courier New" w:hAnsi="Courier New"/>
                <w:color w:val="000000"/>
                <w:sz w:val="16"/>
              </w:rPr>
              <w:br w:type="textWrapping"/>
            </w:r>
            <w:r>
              <w:rPr>
                <w:rFonts w:ascii="Courier New" w:hAnsi="Courier New"/>
                <w:color w:val="000000"/>
                <w:sz w:val="16"/>
              </w:rPr>
              <w:t xml:space="preserve">        HttpResponse&lt;String&gt; respuesta = enviar(</w:t>
            </w:r>
            <w:r>
              <w:rPr>
                <w:rFonts w:ascii="Courier New" w:hAnsi="Courier New"/>
                <w:color w:val="000000"/>
                <w:sz w:val="16"/>
              </w:rPr>
              <w:br w:type="textWrapping"/>
            </w:r>
            <w:r>
              <w:rPr>
                <w:rFonts w:ascii="Courier New" w:hAnsi="Courier New"/>
                <w:color w:val="000000"/>
                <w:sz w:val="16"/>
              </w:rPr>
              <w:t xml:space="preserve">                configurado(RestConfig::endpointAutenticacion), solicitud.toString(), false);</w:t>
            </w:r>
            <w:r>
              <w:rPr>
                <w:rFonts w:ascii="Courier New" w:hAnsi="Courier New"/>
                <w:color w:val="000000"/>
                <w:sz w:val="16"/>
              </w:rPr>
              <w:br w:type="textWrapping"/>
            </w:r>
            <w:r>
              <w:rPr>
                <w:rFonts w:ascii="Courier New" w:hAnsi="Courier New"/>
                <w:color w:val="000000"/>
                <w:sz w:val="16"/>
              </w:rPr>
              <w:t xml:space="preserve">        if (respuesta.statusCode() != 200) {</w:t>
            </w:r>
            <w:r>
              <w:rPr>
                <w:rFonts w:ascii="Courier New" w:hAnsi="Courier New"/>
                <w:color w:val="000000"/>
                <w:sz w:val="16"/>
              </w:rPr>
              <w:br w:type="textWrapping"/>
            </w:r>
            <w:r>
              <w:rPr>
                <w:rFonts w:ascii="Courier New" w:hAnsi="Courier New"/>
                <w:color w:val="000000"/>
                <w:sz w:val="16"/>
              </w:rPr>
              <w:t xml:space="preserve">            AdministradorTokensCliente.limpiar();</w:t>
            </w:r>
            <w:r>
              <w:rPr>
                <w:rFonts w:ascii="Courier New" w:hAnsi="Courier New"/>
                <w:color w:val="000000"/>
                <w:sz w:val="16"/>
              </w:rPr>
              <w:br w:type="textWrapping"/>
            </w:r>
            <w:r>
              <w:rPr>
                <w:rFonts w:ascii="Courier New" w:hAnsi="Courier New"/>
                <w:color w:val="000000"/>
                <w:sz w:val="16"/>
              </w:rPr>
              <w:t xml:space="preserve">            if (respuesta.statusCode() == 401)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throw errorDeRespuesta(respuesta);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JsonObject cuerpo = jsonPermitido(respuesta.body());</w:t>
            </w:r>
            <w:r>
              <w:rPr>
                <w:rFonts w:ascii="Courier New" w:hAnsi="Courier New"/>
                <w:color w:val="000000"/>
                <w:sz w:val="16"/>
              </w:rPr>
              <w:br w:type="textWrapping"/>
            </w:r>
            <w:r>
              <w:rPr>
                <w:rFonts w:ascii="Courier New" w:hAnsi="Courier New"/>
                <w:color w:val="000000"/>
                <w:sz w:val="16"/>
              </w:rPr>
              <w:t xml:space="preserve">        String token = (cuerpo == null || !esTexto(cuerpo, "token")) ? null</w:t>
            </w:r>
            <w:r>
              <w:rPr>
                <w:rFonts w:ascii="Courier New" w:hAnsi="Courier New"/>
                <w:color w:val="000000"/>
                <w:sz w:val="16"/>
              </w:rPr>
              <w:br w:type="textWrapping"/>
            </w:r>
            <w:r>
              <w:rPr>
                <w:rFonts w:ascii="Courier New" w:hAnsi="Courier New"/>
                <w:color w:val="000000"/>
                <w:sz w:val="16"/>
              </w:rPr>
              <w:t xml:space="preserve">                : cuerpo.get("token").getAsString().trim();</w:t>
            </w:r>
            <w:r>
              <w:rPr>
                <w:rFonts w:ascii="Courier New" w:hAnsi="Courier New"/>
                <w:color w:val="000000"/>
                <w:sz w:val="16"/>
              </w:rPr>
              <w:br w:type="textWrapping"/>
            </w:r>
            <w:r>
              <w:rPr>
                <w:rFonts w:ascii="Courier New" w:hAnsi="Courier New"/>
                <w:color w:val="000000"/>
                <w:sz w:val="16"/>
              </w:rPr>
              <w:t xml:space="preserve">        if (token == null || token.isBlank()) {</w:t>
            </w:r>
            <w:r>
              <w:rPr>
                <w:rFonts w:ascii="Courier New" w:hAnsi="Courier New"/>
                <w:color w:val="000000"/>
                <w:sz w:val="16"/>
              </w:rPr>
              <w:br w:type="textWrapping"/>
            </w:r>
            <w:r>
              <w:rPr>
                <w:rFonts w:ascii="Courier New" w:hAnsi="Courier New"/>
                <w:color w:val="000000"/>
                <w:sz w:val="16"/>
              </w:rPr>
              <w:t xml:space="preserve">            AdministradorTokensCliente.limpiar();</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AdministradorTokensCliente.guardarToken(token);</w:t>
            </w:r>
            <w:r>
              <w:rPr>
                <w:rFonts w:ascii="Courier New" w:hAnsi="Courier New"/>
                <w:color w:val="000000"/>
                <w:sz w:val="16"/>
              </w:rPr>
              <w:br w:type="textWrapping"/>
            </w:r>
            <w:r>
              <w:rPr>
                <w:rFonts w:ascii="Courier New" w:hAnsi="Courier New"/>
                <w:color w:val="000000"/>
                <w:sz w:val="16"/>
              </w:rPr>
              <w:t xml:space="preserve">        return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convertirTemperatura(double valor, String origen, String destino) {</w:t>
            </w:r>
            <w:r>
              <w:rPr>
                <w:rFonts w:ascii="Courier New" w:hAnsi="Courier New"/>
                <w:color w:val="000000"/>
                <w:sz w:val="16"/>
              </w:rPr>
              <w:br w:type="textWrapping"/>
            </w:r>
            <w:r>
              <w:rPr>
                <w:rFonts w:ascii="Courier New" w:hAnsi="Courier New"/>
                <w:color w:val="000000"/>
                <w:sz w:val="16"/>
              </w:rPr>
              <w:t xml:space="preserve">        return convertir(configurado(RestConfig::endpointConvertirTemperatura), valor, origen,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convertirMasa(double valor, String origen, String destino) {</w:t>
            </w:r>
            <w:r>
              <w:rPr>
                <w:rFonts w:ascii="Courier New" w:hAnsi="Courier New"/>
                <w:color w:val="000000"/>
                <w:sz w:val="16"/>
              </w:rPr>
              <w:br w:type="textWrapping"/>
            </w:r>
            <w:r>
              <w:rPr>
                <w:rFonts w:ascii="Courier New" w:hAnsi="Courier New"/>
                <w:color w:val="000000"/>
                <w:sz w:val="16"/>
              </w:rPr>
              <w:t xml:space="preserve">        return convertir(configurado(RestConfig::endpointConvertirMasa), valor, origen,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double convertirLongitud(double valor, String origen, String destino) {</w:t>
            </w:r>
            <w:r>
              <w:rPr>
                <w:rFonts w:ascii="Courier New" w:hAnsi="Courier New"/>
                <w:color w:val="000000"/>
                <w:sz w:val="16"/>
              </w:rPr>
              <w:br w:type="textWrapping"/>
            </w:r>
            <w:r>
              <w:rPr>
                <w:rFonts w:ascii="Courier New" w:hAnsi="Courier New"/>
                <w:color w:val="000000"/>
                <w:sz w:val="16"/>
              </w:rPr>
              <w:t xml:space="preserve">        return convertir(configurado(RestConfig::endpointConvertirLongitud), valor, origen,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double convertir(String ruta, double valor, String origen, String destino) {</w:t>
            </w:r>
            <w:r>
              <w:rPr>
                <w:rFonts w:ascii="Courier New" w:hAnsi="Courier New"/>
                <w:color w:val="000000"/>
                <w:sz w:val="16"/>
              </w:rPr>
              <w:br w:type="textWrapping"/>
            </w:r>
            <w:r>
              <w:rPr>
                <w:rFonts w:ascii="Courier New" w:hAnsi="Courier New"/>
                <w:color w:val="000000"/>
                <w:sz w:val="16"/>
              </w:rPr>
              <w:t xml:space="preserve">        JsonObject solicitud = new JsonObject();</w:t>
            </w:r>
            <w:r>
              <w:rPr>
                <w:rFonts w:ascii="Courier New" w:hAnsi="Courier New"/>
                <w:color w:val="000000"/>
                <w:sz w:val="16"/>
              </w:rPr>
              <w:br w:type="textWrapping"/>
            </w:r>
            <w:r>
              <w:rPr>
                <w:rFonts w:ascii="Courier New" w:hAnsi="Courier New"/>
                <w:color w:val="000000"/>
                <w:sz w:val="16"/>
              </w:rPr>
              <w:t xml:space="preserve">        solicitud.addProperty("valor", valor);</w:t>
            </w:r>
            <w:r>
              <w:rPr>
                <w:rFonts w:ascii="Courier New" w:hAnsi="Courier New"/>
                <w:color w:val="000000"/>
                <w:sz w:val="16"/>
              </w:rPr>
              <w:br w:type="textWrapping"/>
            </w:r>
            <w:r>
              <w:rPr>
                <w:rFonts w:ascii="Courier New" w:hAnsi="Courier New"/>
                <w:color w:val="000000"/>
                <w:sz w:val="16"/>
              </w:rPr>
              <w:t xml:space="preserve">        solicitud.addProperty("unidadOrigen", origen);</w:t>
            </w:r>
            <w:r>
              <w:rPr>
                <w:rFonts w:ascii="Courier New" w:hAnsi="Courier New"/>
                <w:color w:val="000000"/>
                <w:sz w:val="16"/>
              </w:rPr>
              <w:br w:type="textWrapping"/>
            </w:r>
            <w:r>
              <w:rPr>
                <w:rFonts w:ascii="Courier New" w:hAnsi="Courier New"/>
                <w:color w:val="000000"/>
                <w:sz w:val="16"/>
              </w:rPr>
              <w:t xml:space="preserve">        solicitud.addProperty("unidadDestino", destino);</w:t>
            </w:r>
            <w:r>
              <w:rPr>
                <w:rFonts w:ascii="Courier New" w:hAnsi="Courier New"/>
                <w:color w:val="000000"/>
                <w:sz w:val="16"/>
              </w:rPr>
              <w:br w:type="textWrapping"/>
            </w:r>
            <w:r>
              <w:rPr>
                <w:rFonts w:ascii="Courier New" w:hAnsi="Courier New"/>
                <w:color w:val="000000"/>
                <w:sz w:val="16"/>
              </w:rPr>
              <w:t xml:space="preserve">        HttpResponse&lt;String&gt; respuesta = enviar(ruta, solicitud.toString(), true);</w:t>
            </w:r>
            <w:r>
              <w:rPr>
                <w:rFonts w:ascii="Courier New" w:hAnsi="Courier New"/>
                <w:color w:val="000000"/>
                <w:sz w:val="16"/>
              </w:rPr>
              <w:br w:type="textWrapping"/>
            </w:r>
            <w:r>
              <w:rPr>
                <w:rFonts w:ascii="Courier New" w:hAnsi="Courier New"/>
                <w:color w:val="000000"/>
                <w:sz w:val="16"/>
              </w:rPr>
              <w:t xml:space="preserve">        if (respuesta.statusCode() != 200) {</w:t>
            </w:r>
            <w:r>
              <w:rPr>
                <w:rFonts w:ascii="Courier New" w:hAnsi="Courier New"/>
                <w:color w:val="000000"/>
                <w:sz w:val="16"/>
              </w:rPr>
              <w:br w:type="textWrapping"/>
            </w:r>
            <w:r>
              <w:rPr>
                <w:rFonts w:ascii="Courier New" w:hAnsi="Courier New"/>
                <w:color w:val="000000"/>
                <w:sz w:val="16"/>
              </w:rPr>
              <w:t xml:space="preserve">            if (respuesta.statusCode() == 401) {</w:t>
            </w:r>
            <w:r>
              <w:rPr>
                <w:rFonts w:ascii="Courier New" w:hAnsi="Courier New"/>
                <w:color w:val="000000"/>
                <w:sz w:val="16"/>
              </w:rPr>
              <w:br w:type="textWrapping"/>
            </w:r>
            <w:r>
              <w:rPr>
                <w:rFonts w:ascii="Courier New" w:hAnsi="Courier New"/>
                <w:color w:val="000000"/>
                <w:sz w:val="16"/>
              </w:rPr>
              <w:t xml:space="preserve">                // Token ausente o inválido: no dejar una sesión viva que ya no sirve.</w:t>
            </w:r>
            <w:r>
              <w:rPr>
                <w:rFonts w:ascii="Courier New" w:hAnsi="Courier New"/>
                <w:color w:val="000000"/>
                <w:sz w:val="16"/>
              </w:rPr>
              <w:br w:type="textWrapping"/>
            </w:r>
            <w:r>
              <w:rPr>
                <w:rFonts w:ascii="Courier New" w:hAnsi="Courier New"/>
                <w:color w:val="000000"/>
                <w:sz w:val="16"/>
              </w:rPr>
              <w:t xml:space="preserve">                AdministradorTokensCliente.limpiar();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throw errorDeRespuesta(respuesta);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JsonObject cuerpo = jsonPermitido(respuesta.body());</w:t>
            </w:r>
            <w:r>
              <w:rPr>
                <w:rFonts w:ascii="Courier New" w:hAnsi="Courier New"/>
                <w:color w:val="000000"/>
                <w:sz w:val="16"/>
              </w:rPr>
              <w:br w:type="textWrapping"/>
            </w:r>
            <w:r>
              <w:rPr>
                <w:rFonts w:ascii="Courier New" w:hAnsi="Courier New"/>
                <w:color w:val="000000"/>
                <w:sz w:val="16"/>
              </w:rPr>
              <w:t xml:space="preserve">        if (cuerpo == null || !esTexto(cuerpo, "valorConvertido")) {</w:t>
            </w:r>
            <w:r>
              <w:rPr>
                <w:rFonts w:ascii="Courier New" w:hAnsi="Courier New"/>
                <w:color w:val="000000"/>
                <w:sz w:val="16"/>
              </w:rPr>
              <w:br w:type="textWrapping"/>
            </w:r>
            <w:r>
              <w:rPr>
                <w:rFonts w:ascii="Courier New" w:hAnsi="Courier New"/>
                <w:color w:val="000000"/>
                <w:sz w:val="16"/>
              </w:rPr>
              <w:t xml:space="preserve">            throw ExcepcionServicio.inesperada("El servicio RESTful devolvió una respuesta inesperada.",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return cuerpo.get("valorConvertido").getAsDouble();</w:t>
            </w:r>
            <w:r>
              <w:rPr>
                <w:rFonts w:ascii="Courier New" w:hAnsi="Courier New"/>
                <w:color w:val="000000"/>
                <w:sz w:val="16"/>
              </w:rPr>
              <w:br w:type="textWrapping"/>
            </w:r>
            <w:r>
              <w:rPr>
                <w:rFonts w:ascii="Courier New" w:hAnsi="Courier New"/>
                <w:color w:val="000000"/>
                <w:sz w:val="16"/>
              </w:rPr>
              <w:t xml:space="preserve">        } catch (RuntimeException ex) {</w:t>
            </w:r>
            <w:r>
              <w:rPr>
                <w:rFonts w:ascii="Courier New" w:hAnsi="Courier New"/>
                <w:color w:val="000000"/>
                <w:sz w:val="16"/>
              </w:rPr>
              <w:br w:type="textWrapping"/>
            </w:r>
            <w:r>
              <w:rPr>
                <w:rFonts w:ascii="Courier New" w:hAnsi="Courier New"/>
                <w:color w:val="000000"/>
                <w:sz w:val="16"/>
              </w:rPr>
              <w:t xml:space="preserve">            throw ExcepcionServicio.inesperada("El servicio RESTful devolvió un valor convertido no numérico.", 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HttpResponse&lt;String&gt; enviar(String ruta, String cuerpo, boolean conToken) {</w:t>
            </w:r>
            <w:r>
              <w:rPr>
                <w:rFonts w:ascii="Courier New" w:hAnsi="Courier New"/>
                <w:color w:val="000000"/>
                <w:sz w:val="16"/>
              </w:rPr>
              <w:br w:type="textWrapping"/>
            </w:r>
            <w:r>
              <w:rPr>
                <w:rFonts w:ascii="Courier New" w:hAnsi="Courier New"/>
                <w:color w:val="000000"/>
                <w:sz w:val="16"/>
              </w:rPr>
              <w:t xml:space="preserve">        HttpRequest.Builder solicitud = HttpRequest.newBuilder()</w:t>
            </w:r>
            <w:r>
              <w:rPr>
                <w:rFonts w:ascii="Courier New" w:hAnsi="Courier New"/>
                <w:color w:val="000000"/>
                <w:sz w:val="16"/>
              </w:rPr>
              <w:br w:type="textWrapping"/>
            </w:r>
            <w:r>
              <w:rPr>
                <w:rFonts w:ascii="Courier New" w:hAnsi="Courier New"/>
                <w:color w:val="000000"/>
                <w:sz w:val="16"/>
              </w:rPr>
              <w:t xml:space="preserve">                .uri(URI.create(configurado(RestConfig::baseUrl) + ruta))</w:t>
            </w:r>
            <w:r>
              <w:rPr>
                <w:rFonts w:ascii="Courier New" w:hAnsi="Courier New"/>
                <w:color w:val="000000"/>
                <w:sz w:val="16"/>
              </w:rPr>
              <w:br w:type="textWrapping"/>
            </w:r>
            <w:r>
              <w:rPr>
                <w:rFonts w:ascii="Courier New" w:hAnsi="Courier New"/>
                <w:color w:val="000000"/>
                <w:sz w:val="16"/>
              </w:rPr>
              <w:t xml:space="preserve">                .timeout(Duration.ofMillis(configurado(RestConfig::readTimeout)))</w:t>
            </w:r>
            <w:r>
              <w:rPr>
                <w:rFonts w:ascii="Courier New" w:hAnsi="Courier New"/>
                <w:color w:val="000000"/>
                <w:sz w:val="16"/>
              </w:rPr>
              <w:br w:type="textWrapping"/>
            </w:r>
            <w:r>
              <w:rPr>
                <w:rFonts w:ascii="Courier New" w:hAnsi="Courier New"/>
                <w:color w:val="000000"/>
                <w:sz w:val="16"/>
              </w:rPr>
              <w:t xml:space="preserve">                .header("Accept", TIPO_JSON)</w:t>
            </w:r>
            <w:r>
              <w:rPr>
                <w:rFonts w:ascii="Courier New" w:hAnsi="Courier New"/>
                <w:color w:val="000000"/>
                <w:sz w:val="16"/>
              </w:rPr>
              <w:br w:type="textWrapping"/>
            </w:r>
            <w:r>
              <w:rPr>
                <w:rFonts w:ascii="Courier New" w:hAnsi="Courier New"/>
                <w:color w:val="000000"/>
                <w:sz w:val="16"/>
              </w:rPr>
              <w:t xml:space="preserve">                .header("Content-Type", TIPO_JSON)</w:t>
            </w:r>
            <w:r>
              <w:rPr>
                <w:rFonts w:ascii="Courier New" w:hAnsi="Courier New"/>
                <w:color w:val="000000"/>
                <w:sz w:val="16"/>
              </w:rPr>
              <w:br w:type="textWrapping"/>
            </w:r>
            <w:r>
              <w:rPr>
                <w:rFonts w:ascii="Courier New" w:hAnsi="Courier New"/>
                <w:color w:val="000000"/>
                <w:sz w:val="16"/>
              </w:rPr>
              <w:t xml:space="preserve">                .POST(HttpRequest.BodyPublishers.ofString(cuerpo));</w:t>
            </w:r>
            <w:r>
              <w:rPr>
                <w:rFonts w:ascii="Courier New" w:hAnsi="Courier New"/>
                <w:color w:val="000000"/>
                <w:sz w:val="16"/>
              </w:rPr>
              <w:br w:type="textWrapping"/>
            </w:r>
            <w:r>
              <w:rPr>
                <w:rFonts w:ascii="Courier New" w:hAnsi="Courier New"/>
                <w:color w:val="000000"/>
                <w:sz w:val="16"/>
              </w:rPr>
              <w:t xml:space="preserve">        if (conToken) {</w:t>
            </w:r>
            <w:r>
              <w:rPr>
                <w:rFonts w:ascii="Courier New" w:hAnsi="Courier New"/>
                <w:color w:val="000000"/>
                <w:sz w:val="16"/>
              </w:rPr>
              <w:br w:type="textWrapping"/>
            </w:r>
            <w:r>
              <w:rPr>
                <w:rFonts w:ascii="Courier New" w:hAnsi="Courier New"/>
                <w:color w:val="000000"/>
                <w:sz w:val="16"/>
              </w:rPr>
              <w:t xml:space="preserve">            String token = AdministradorTokensCliente.obtenerToken();</w:t>
            </w:r>
            <w:r>
              <w:rPr>
                <w:rFonts w:ascii="Courier New" w:hAnsi="Courier New"/>
                <w:color w:val="000000"/>
                <w:sz w:val="16"/>
              </w:rPr>
              <w:br w:type="textWrapping"/>
            </w:r>
            <w:r>
              <w:rPr>
                <w:rFonts w:ascii="Courier New" w:hAnsi="Courier New"/>
                <w:color w:val="000000"/>
                <w:sz w:val="16"/>
              </w:rPr>
              <w:t xml:space="preserve">            if (token != null &amp;&amp; !token.isBlank()) {</w:t>
            </w:r>
            <w:r>
              <w:rPr>
                <w:rFonts w:ascii="Courier New" w:hAnsi="Courier New"/>
                <w:color w:val="000000"/>
                <w:sz w:val="16"/>
              </w:rPr>
              <w:br w:type="textWrapping"/>
            </w:r>
            <w:r>
              <w:rPr>
                <w:rFonts w:ascii="Courier New" w:hAnsi="Courier New"/>
                <w:color w:val="000000"/>
                <w:sz w:val="16"/>
              </w:rPr>
              <w:t xml:space="preserve">                solicitud.header("Authorization", "Bearer " + 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return http.send(solicitud.build(), HttpResponse.BodyHandlers.ofString());</w:t>
            </w:r>
            <w:r>
              <w:rPr>
                <w:rFonts w:ascii="Courier New" w:hAnsi="Courier New"/>
                <w:color w:val="000000"/>
                <w:sz w:val="16"/>
              </w:rPr>
              <w:br w:type="textWrapping"/>
            </w:r>
            <w:r>
              <w:rPr>
                <w:rFonts w:ascii="Courier New" w:hAnsi="Courier New"/>
                <w:color w:val="000000"/>
                <w:sz w:val="16"/>
              </w:rPr>
              <w:t xml:space="preserve">        } catch (InterruptedException ex) {</w:t>
            </w:r>
            <w:r>
              <w:rPr>
                <w:rFonts w:ascii="Courier New" w:hAnsi="Courier New"/>
                <w:color w:val="000000"/>
                <w:sz w:val="16"/>
              </w:rPr>
              <w:br w:type="textWrapping"/>
            </w:r>
            <w:r>
              <w:rPr>
                <w:rFonts w:ascii="Courier New" w:hAnsi="Courier New"/>
                <w:color w:val="000000"/>
                <w:sz w:val="16"/>
              </w:rPr>
              <w:t xml:space="preserve">            Thread.currentThread().interrupt();</w:t>
            </w:r>
            <w:r>
              <w:rPr>
                <w:rFonts w:ascii="Courier New" w:hAnsi="Courier New"/>
                <w:color w:val="000000"/>
                <w:sz w:val="16"/>
              </w:rPr>
              <w:br w:type="textWrapping"/>
            </w:r>
            <w:r>
              <w:rPr>
                <w:rFonts w:ascii="Courier New" w:hAnsi="Courier New"/>
                <w:color w:val="000000"/>
                <w:sz w:val="16"/>
              </w:rPr>
              <w:t xml:space="preserve">            throw ExcepcionServicio.deRed("Se interrumpió la comunicación con el servicio RESTful.", ex);</w:t>
            </w:r>
            <w:r>
              <w:rPr>
                <w:rFonts w:ascii="Courier New" w:hAnsi="Courier New"/>
                <w:color w:val="000000"/>
                <w:sz w:val="16"/>
              </w:rPr>
              <w:br w:type="textWrapping"/>
            </w:r>
            <w:r>
              <w:rPr>
                <w:rFonts w:ascii="Courier New" w:hAnsi="Courier New"/>
                <w:color w:val="000000"/>
                <w:sz w:val="16"/>
              </w:rPr>
              <w:t xml:space="preserve">        } catch (HttpTimeoutException ex) {</w:t>
            </w:r>
            <w:r>
              <w:rPr>
                <w:rFonts w:ascii="Courier New" w:hAnsi="Courier New"/>
                <w:color w:val="000000"/>
                <w:sz w:val="16"/>
              </w:rPr>
              <w:br w:type="textWrapping"/>
            </w:r>
            <w:r>
              <w:rPr>
                <w:rFonts w:ascii="Courier New" w:hAnsi="Courier New"/>
                <w:color w:val="000000"/>
                <w:sz w:val="16"/>
              </w:rPr>
              <w:t xml:space="preserve">            throw ExcepcionServicio.deRed("El servicio no respondió dentro del tiempo esperado.", ex);</w:t>
            </w:r>
            <w:r>
              <w:rPr>
                <w:rFonts w:ascii="Courier New" w:hAnsi="Courier New"/>
                <w:color w:val="000000"/>
                <w:sz w:val="16"/>
              </w:rPr>
              <w:br w:type="textWrapping"/>
            </w:r>
            <w:r>
              <w:rPr>
                <w:rFonts w:ascii="Courier New" w:hAnsi="Courier New"/>
                <w:color w:val="000000"/>
                <w:sz w:val="16"/>
              </w:rPr>
              <w:t xml:space="preserve">        } catch (ConnectException ex) {</w:t>
            </w:r>
            <w:r>
              <w:rPr>
                <w:rFonts w:ascii="Courier New" w:hAnsi="Courier New"/>
                <w:color w:val="000000"/>
                <w:sz w:val="16"/>
              </w:rPr>
              <w:br w:type="textWrapping"/>
            </w:r>
            <w:r>
              <w:rPr>
                <w:rFonts w:ascii="Courier New" w:hAnsi="Courier New"/>
                <w:color w:val="000000"/>
                <w:sz w:val="16"/>
              </w:rPr>
              <w:t xml:space="preserve">            throw ExcepcionServicio.deRed(</w:t>
            </w:r>
            <w:r>
              <w:rPr>
                <w:rFonts w:ascii="Courier New" w:hAnsi="Courier New"/>
                <w:color w:val="000000"/>
                <w:sz w:val="16"/>
              </w:rPr>
              <w:br w:type="textWrapping"/>
            </w:r>
            <w:r>
              <w:rPr>
                <w:rFonts w:ascii="Courier New" w:hAnsi="Courier New"/>
                <w:color w:val="000000"/>
                <w:sz w:val="16"/>
              </w:rPr>
              <w:t xml:space="preserve">                    "No se pudo conectar con el servicio RESTful. Verifique que esté desplegado y accesible.", ex);</w:t>
            </w:r>
            <w:r>
              <w:rPr>
                <w:rFonts w:ascii="Courier New" w:hAnsi="Courier New"/>
                <w:color w:val="000000"/>
                <w:sz w:val="16"/>
              </w:rPr>
              <w:br w:type="textWrapping"/>
            </w:r>
            <w:r>
              <w:rPr>
                <w:rFonts w:ascii="Courier New" w:hAnsi="Courier New"/>
                <w:color w:val="000000"/>
                <w:sz w:val="16"/>
              </w:rPr>
              <w:t xml:space="preserve">        } catch (UnknownHostException ex) {</w:t>
            </w:r>
            <w:r>
              <w:rPr>
                <w:rFonts w:ascii="Courier New" w:hAnsi="Courier New"/>
                <w:color w:val="000000"/>
                <w:sz w:val="16"/>
              </w:rPr>
              <w:br w:type="textWrapping"/>
            </w:r>
            <w:r>
              <w:rPr>
                <w:rFonts w:ascii="Courier New" w:hAnsi="Courier New"/>
                <w:color w:val="000000"/>
                <w:sz w:val="16"/>
              </w:rPr>
              <w:t xml:space="preserve">            throw ExcepcionServicio.deRed(</w:t>
            </w:r>
            <w:r>
              <w:rPr>
                <w:rFonts w:ascii="Courier New" w:hAnsi="Courier New"/>
                <w:color w:val="000000"/>
                <w:sz w:val="16"/>
              </w:rPr>
              <w:br w:type="textWrapping"/>
            </w:r>
            <w:r>
              <w:rPr>
                <w:rFonts w:ascii="Courier New" w:hAnsi="Courier New"/>
                <w:color w:val="000000"/>
                <w:sz w:val="16"/>
              </w:rPr>
              <w:t xml:space="preserve">                    "No se resolvió el nombre del servidor '" + ex.getMessage()</w:t>
            </w:r>
            <w:r>
              <w:rPr>
                <w:rFonts w:ascii="Courier New" w:hAnsi="Courier New"/>
                <w:color w:val="000000"/>
                <w:sz w:val="16"/>
              </w:rPr>
              <w:br w:type="textWrapping"/>
            </w:r>
            <w:r>
              <w:rPr>
                <w:rFonts w:ascii="Courier New" w:hAnsi="Courier New"/>
                <w:color w:val="000000"/>
                <w:sz w:val="16"/>
              </w:rPr>
              <w:t xml:space="preserve">                            + "'. Verifique la configuración de red.", ex);</w:t>
            </w:r>
            <w:r>
              <w:rPr>
                <w:rFonts w:ascii="Courier New" w:hAnsi="Courier New"/>
                <w:color w:val="000000"/>
                <w:sz w:val="16"/>
              </w:rPr>
              <w:br w:type="textWrapping"/>
            </w:r>
            <w:r>
              <w:rPr>
                <w:rFonts w:ascii="Courier New" w:hAnsi="Courier New"/>
                <w:color w:val="000000"/>
                <w:sz w:val="16"/>
              </w:rPr>
              <w:t xml:space="preserve">        } catch (SSLException ex) {</w:t>
            </w:r>
            <w:r>
              <w:rPr>
                <w:rFonts w:ascii="Courier New" w:hAnsi="Courier New"/>
                <w:color w:val="000000"/>
                <w:sz w:val="16"/>
              </w:rPr>
              <w:br w:type="textWrapping"/>
            </w:r>
            <w:r>
              <w:rPr>
                <w:rFonts w:ascii="Courier New" w:hAnsi="Courier New"/>
                <w:color w:val="000000"/>
                <w:sz w:val="16"/>
              </w:rPr>
              <w:t xml:space="preserve">            throw ExcepcionServicio.deRed("Error de seguridad TLS/SSL al contactar al servicio: " + ex.getMessage(), ex);</w:t>
            </w:r>
            <w:r>
              <w:rPr>
                <w:rFonts w:ascii="Courier New" w:hAnsi="Courier New"/>
                <w:color w:val="000000"/>
                <w:sz w:val="16"/>
              </w:rPr>
              <w:br w:type="textWrapping"/>
            </w:r>
            <w:r>
              <w:rPr>
                <w:rFonts w:ascii="Courier New" w:hAnsi="Courier New"/>
                <w:color w:val="000000"/>
                <w:sz w:val="16"/>
              </w:rPr>
              <w:t xml:space="preserve">        } catch (IOException ex) {</w:t>
            </w:r>
            <w:r>
              <w:rPr>
                <w:rFonts w:ascii="Courier New" w:hAnsi="Courier New"/>
                <w:color w:val="000000"/>
                <w:sz w:val="16"/>
              </w:rPr>
              <w:br w:type="textWrapping"/>
            </w:r>
            <w:r>
              <w:rPr>
                <w:rFonts w:ascii="Courier New" w:hAnsi="Courier New"/>
                <w:color w:val="000000"/>
                <w:sz w:val="16"/>
              </w:rPr>
              <w:t xml:space="preserve">            throw ExcepcionServicio.deRed("No fue posible comunicarse con el servicio RESTful.", 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Convierte una respuesta de error (4xx/5xx) en una ExcepcionServicio con el detalle del servicio. */</w:t>
            </w:r>
            <w:r>
              <w:rPr>
                <w:rFonts w:ascii="Courier New" w:hAnsi="Courier New"/>
                <w:color w:val="000000"/>
                <w:sz w:val="16"/>
              </w:rPr>
              <w:br w:type="textWrapping"/>
            </w:r>
            <w:r>
              <w:rPr>
                <w:rFonts w:ascii="Courier New" w:hAnsi="Courier New"/>
                <w:color w:val="000000"/>
                <w:sz w:val="16"/>
              </w:rPr>
              <w:t xml:space="preserve">    private ExcepcionServicio errorDeRespuesta(HttpResponse&lt;String&gt; respuesta) {</w:t>
            </w:r>
            <w:r>
              <w:rPr>
                <w:rFonts w:ascii="Courier New" w:hAnsi="Courier New"/>
                <w:color w:val="000000"/>
                <w:sz w:val="16"/>
              </w:rPr>
              <w:br w:type="textWrapping"/>
            </w:r>
            <w:r>
              <w:rPr>
                <w:rFonts w:ascii="Courier New" w:hAnsi="Courier New"/>
                <w:color w:val="000000"/>
                <w:sz w:val="16"/>
              </w:rPr>
              <w:t xml:space="preserve">        RespuestaError error = parsearError(respuesta.body());</w:t>
            </w:r>
            <w:r>
              <w:rPr>
                <w:rFonts w:ascii="Courier New" w:hAnsi="Courier New"/>
                <w:color w:val="000000"/>
                <w:sz w:val="16"/>
              </w:rPr>
              <w:br w:type="textWrapping"/>
            </w:r>
            <w:r>
              <w:rPr>
                <w:rFonts w:ascii="Courier New" w:hAnsi="Courier New"/>
                <w:color w:val="000000"/>
                <w:sz w:val="16"/>
              </w:rPr>
              <w:t xml:space="preserve">        if (error != null) {</w:t>
            </w:r>
            <w:r>
              <w:rPr>
                <w:rFonts w:ascii="Courier New" w:hAnsi="Courier New"/>
                <w:color w:val="000000"/>
                <w:sz w:val="16"/>
              </w:rPr>
              <w:br w:type="textWrapping"/>
            </w:r>
            <w:r>
              <w:rPr>
                <w:rFonts w:ascii="Courier New" w:hAnsi="Courier New"/>
                <w:color w:val="000000"/>
                <w:sz w:val="16"/>
              </w:rPr>
              <w:t xml:space="preserve">            // El código HTTP real prevalece sobre el declarado en el cuerpo.</w:t>
            </w:r>
            <w:r>
              <w:rPr>
                <w:rFonts w:ascii="Courier New" w:hAnsi="Courier New"/>
                <w:color w:val="000000"/>
                <w:sz w:val="16"/>
              </w:rPr>
              <w:br w:type="textWrapping"/>
            </w:r>
            <w:r>
              <w:rPr>
                <w:rFonts w:ascii="Courier New" w:hAnsi="Courier New"/>
                <w:color w:val="000000"/>
                <w:sz w:val="16"/>
              </w:rPr>
              <w:t xml:space="preserve">            error.setCodigo(respuesta.statusCode());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ExcepcionServicio.deRespuesta(respuesta.statusCode(), error,</w:t>
            </w:r>
            <w:r>
              <w:rPr>
                <w:rFonts w:ascii="Courier New" w:hAnsi="Courier New"/>
                <w:color w:val="000000"/>
                <w:sz w:val="16"/>
              </w:rPr>
              <w:br w:type="textWrapping"/>
            </w:r>
            <w:r>
              <w:rPr>
                <w:rFonts w:ascii="Courier New" w:hAnsi="Courier New"/>
                <w:color w:val="000000"/>
                <w:sz w:val="16"/>
              </w:rPr>
              <w:t xml:space="preserve">                "El servicio RESTful respondió con el código " + respuesta.statusCode() +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Extrae el cuerpo de error (codigo/mensaje/detalles/fechaHora) sin fallar con formatos inesperados. */</w:t>
            </w:r>
            <w:r>
              <w:rPr>
                <w:rFonts w:ascii="Courier New" w:hAnsi="Courier New"/>
                <w:color w:val="000000"/>
                <w:sz w:val="16"/>
              </w:rPr>
              <w:br w:type="textWrapping"/>
            </w:r>
            <w:r>
              <w:rPr>
                <w:rFonts w:ascii="Courier New" w:hAnsi="Courier New"/>
                <w:color w:val="000000"/>
                <w:sz w:val="16"/>
              </w:rPr>
              <w:t xml:space="preserve">    private RespuestaError parsearError(String cuerpo) {</w:t>
            </w:r>
            <w:r>
              <w:rPr>
                <w:rFonts w:ascii="Courier New" w:hAnsi="Courier New"/>
                <w:color w:val="000000"/>
                <w:sz w:val="16"/>
              </w:rPr>
              <w:br w:type="textWrapping"/>
            </w:r>
            <w:r>
              <w:rPr>
                <w:rFonts w:ascii="Courier New" w:hAnsi="Courier New"/>
                <w:color w:val="000000"/>
                <w:sz w:val="16"/>
              </w:rPr>
              <w:t xml:space="preserve">        JsonObject json = jsonPermitido(cuerpo);</w:t>
            </w:r>
            <w:r>
              <w:rPr>
                <w:rFonts w:ascii="Courier New" w:hAnsi="Courier New"/>
                <w:color w:val="000000"/>
                <w:sz w:val="16"/>
              </w:rPr>
              <w:br w:type="textWrapping"/>
            </w:r>
            <w:r>
              <w:rPr>
                <w:rFonts w:ascii="Courier New" w:hAnsi="Courier New"/>
                <w:color w:val="000000"/>
                <w:sz w:val="16"/>
              </w:rPr>
              <w:t xml:space="preserve">        if (json == null || json.entrySet().isEmpty()) {</w:t>
            </w:r>
            <w:r>
              <w:rPr>
                <w:rFonts w:ascii="Courier New" w:hAnsi="Courier New"/>
                <w:color w:val="000000"/>
                <w:sz w:val="16"/>
              </w:rPr>
              <w:br w:type="textWrapping"/>
            </w:r>
            <w:r>
              <w:rPr>
                <w:rFonts w:ascii="Courier New" w:hAnsi="Courier New"/>
                <w:color w:val="000000"/>
                <w:sz w:val="16"/>
              </w:rPr>
              <w:t xml:space="preserve">            return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RespuestaError error = new RespuestaError();</w:t>
            </w:r>
            <w:r>
              <w:rPr>
                <w:rFonts w:ascii="Courier New" w:hAnsi="Courier New"/>
                <w:color w:val="000000"/>
                <w:sz w:val="16"/>
              </w:rPr>
              <w:br w:type="textWrapping"/>
            </w:r>
            <w:r>
              <w:rPr>
                <w:rFonts w:ascii="Courier New" w:hAnsi="Courier New"/>
                <w:color w:val="000000"/>
                <w:sz w:val="16"/>
              </w:rPr>
              <w:t xml:space="preserve">        if (esEntero(json, "codigo")) {</w:t>
            </w:r>
            <w:r>
              <w:rPr>
                <w:rFonts w:ascii="Courier New" w:hAnsi="Courier New"/>
                <w:color w:val="000000"/>
                <w:sz w:val="16"/>
              </w:rPr>
              <w:br w:type="textWrapping"/>
            </w:r>
            <w:r>
              <w:rPr>
                <w:rFonts w:ascii="Courier New" w:hAnsi="Courier New"/>
                <w:color w:val="000000"/>
                <w:sz w:val="16"/>
              </w:rPr>
              <w:t xml:space="preserve">            error.setCodigo(json.get("codigo").getAsInt());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(esTexto(json, "mensaje")) {</w:t>
            </w:r>
            <w:r>
              <w:rPr>
                <w:rFonts w:ascii="Courier New" w:hAnsi="Courier New"/>
                <w:color w:val="000000"/>
                <w:sz w:val="16"/>
              </w:rPr>
              <w:br w:type="textWrapping"/>
            </w:r>
            <w:r>
              <w:rPr>
                <w:rFonts w:ascii="Courier New" w:hAnsi="Courier New"/>
                <w:color w:val="000000"/>
                <w:sz w:val="16"/>
              </w:rPr>
              <w:t xml:space="preserve">            error.setMensaje(json.get("mensaje").getAsString());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(esTexto(json, "detalles")) {</w:t>
            </w:r>
            <w:r>
              <w:rPr>
                <w:rFonts w:ascii="Courier New" w:hAnsi="Courier New"/>
                <w:color w:val="000000"/>
                <w:sz w:val="16"/>
              </w:rPr>
              <w:br w:type="textWrapping"/>
            </w:r>
            <w:r>
              <w:rPr>
                <w:rFonts w:ascii="Courier New" w:hAnsi="Courier New"/>
                <w:color w:val="000000"/>
                <w:sz w:val="16"/>
              </w:rPr>
              <w:t xml:space="preserve">            error.setDetalles(json.get("detalles").getAsString());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(esTexto(json, "fechaHora")) {</w:t>
            </w:r>
            <w:r>
              <w:rPr>
                <w:rFonts w:ascii="Courier New" w:hAnsi="Courier New"/>
                <w:color w:val="000000"/>
                <w:sz w:val="16"/>
              </w:rPr>
              <w:br w:type="textWrapping"/>
            </w:r>
            <w:r>
              <w:rPr>
                <w:rFonts w:ascii="Courier New" w:hAnsi="Courier New"/>
                <w:color w:val="000000"/>
                <w:sz w:val="16"/>
              </w:rPr>
              <w:t xml:space="preserve">            error.setFechaHora(json.get("fechaHora").getAsString());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Parsea un cuerpo JSON devolviendo {@code null} (sin lanzar) si no es un objeto válido. */</w:t>
            </w:r>
            <w:r>
              <w:rPr>
                <w:rFonts w:ascii="Courier New" w:hAnsi="Courier New"/>
                <w:color w:val="000000"/>
                <w:sz w:val="16"/>
              </w:rPr>
              <w:br w:type="textWrapping"/>
            </w:r>
            <w:r>
              <w:rPr>
                <w:rFonts w:ascii="Courier New" w:hAnsi="Courier New"/>
                <w:color w:val="000000"/>
                <w:sz w:val="16"/>
              </w:rPr>
              <w:t xml:space="preserve">    private JsonObject jsonPermitido(String cuerpo)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return gson.fromJson(cuerpo, JsonObject.class);</w:t>
            </w:r>
            <w:r>
              <w:rPr>
                <w:rFonts w:ascii="Courier New" w:hAnsi="Courier New"/>
                <w:color w:val="000000"/>
                <w:sz w:val="16"/>
              </w:rPr>
              <w:br w:type="textWrapping"/>
            </w:r>
            <w:r>
              <w:rPr>
                <w:rFonts w:ascii="Courier New" w:hAnsi="Courier New"/>
                <w:color w:val="000000"/>
                <w:sz w:val="16"/>
              </w:rPr>
              <w:t xml:space="preserve">        } catch (RuntimeException ex) {</w:t>
            </w:r>
            <w:r>
              <w:rPr>
                <w:rFonts w:ascii="Courier New" w:hAnsi="Courier New"/>
                <w:color w:val="000000"/>
                <w:sz w:val="16"/>
              </w:rPr>
              <w:br w:type="textWrapping"/>
            </w:r>
            <w:r>
              <w:rPr>
                <w:rFonts w:ascii="Courier New" w:hAnsi="Courier New"/>
                <w:color w:val="000000"/>
                <w:sz w:val="16"/>
              </w:rPr>
              <w:t xml:space="preserve">            return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boolean esTexto(JsonObject json, String campo) {</w:t>
            </w:r>
            <w:r>
              <w:rPr>
                <w:rFonts w:ascii="Courier New" w:hAnsi="Courier New"/>
                <w:color w:val="000000"/>
                <w:sz w:val="16"/>
              </w:rPr>
              <w:br w:type="textWrapping"/>
            </w:r>
            <w:r>
              <w:rPr>
                <w:rFonts w:ascii="Courier New" w:hAnsi="Courier New"/>
                <w:color w:val="000000"/>
                <w:sz w:val="16"/>
              </w:rPr>
              <w:t xml:space="preserve">        return json.has(campo) &amp;&amp; json.get(campo).isJsonPrimitive();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boolean esEntero(JsonObject json, String campo)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return esTexto(json, campo) &amp;&amp; json.get(campo).getAsNumber().intValue() &gt;= 0;</w:t>
            </w:r>
            <w:r>
              <w:rPr>
                <w:rFonts w:ascii="Courier New" w:hAnsi="Courier New"/>
                <w:color w:val="000000"/>
                <w:sz w:val="16"/>
              </w:rPr>
              <w:br w:type="textWrapping"/>
            </w:r>
            <w:r>
              <w:rPr>
                <w:rFonts w:ascii="Courier New" w:hAnsi="Courier New"/>
                <w:color w:val="000000"/>
                <w:sz w:val="16"/>
              </w:rPr>
              <w:t xml:space="preserve">        } catch (RuntimeException ex)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Lee una variable de configuración convirtiendo su error en uno de servicio comprensible. */</w:t>
            </w:r>
            <w:r>
              <w:rPr>
                <w:rFonts w:ascii="Courier New" w:hAnsi="Courier New"/>
                <w:color w:val="000000"/>
                <w:sz w:val="16"/>
              </w:rPr>
              <w:br w:type="textWrapping"/>
            </w:r>
            <w:r>
              <w:rPr>
                <w:rFonts w:ascii="Courier New" w:hAnsi="Courier New"/>
                <w:color w:val="000000"/>
                <w:sz w:val="16"/>
              </w:rPr>
              <w:t xml:space="preserve">    private static &lt;T&gt; T configurado(Supplier&lt;T&gt; proveedor)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return proveedor.get();</w:t>
            </w:r>
            <w:r>
              <w:rPr>
                <w:rFonts w:ascii="Courier New" w:hAnsi="Courier New"/>
                <w:color w:val="000000"/>
                <w:sz w:val="16"/>
              </w:rPr>
              <w:br w:type="textWrapping"/>
            </w:r>
            <w:r>
              <w:rPr>
                <w:rFonts w:ascii="Courier New" w:hAnsi="Courier New"/>
                <w:color w:val="000000"/>
                <w:sz w:val="16"/>
              </w:rPr>
              <w:t xml:space="preserve">        } catch (IllegalStateException ex) {</w:t>
            </w:r>
            <w:r>
              <w:rPr>
                <w:rFonts w:ascii="Courier New" w:hAnsi="Courier New"/>
                <w:color w:val="000000"/>
                <w:sz w:val="16"/>
              </w:rPr>
              <w:br w:type="textWrapping"/>
            </w:r>
            <w:r>
              <w:rPr>
                <w:rFonts w:ascii="Courier New" w:hAnsi="Courier New"/>
                <w:color w:val="000000"/>
                <w:sz w:val="16"/>
              </w:rPr>
              <w:t xml:space="preserve">            throw ExcepcionServicio.deRed("La configuración del cliente RESTful no es válida: " + ex.getMessage(), 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cerrarSesion() { AdministradorTokensCliente.limpiar();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D291F81">
      <w:pPr>
        <w:rPr>
          <w:ins w:id="668" w:author="marpa" w:date="2026-10-25T15:25:27Z"/>
        </w:rPr>
      </w:pPr>
    </w:p>
    <w:p w14:paraId="39F24E5D">
      <w:pPr>
        <w:rPr>
          <w:ins w:id="669" w:author="marpa" w:date="2026-10-25T15:26:21Z"/>
          <w:rFonts w:hint="default"/>
          <w:lang w:val="es-EC"/>
        </w:rPr>
      </w:pPr>
      <w:ins w:id="670" w:author="marpa" w:date="2026-10-25T15:25:29Z">
        <w:r>
          <w:rPr>
            <w:rFonts w:hint="default"/>
            <w:lang w:val="es-EC"/>
          </w:rPr>
          <w:t>El ser</w:t>
        </w:r>
      </w:ins>
      <w:ins w:id="671" w:author="marpa" w:date="2026-10-25T15:25:30Z">
        <w:r>
          <w:rPr>
            <w:rFonts w:hint="default"/>
            <w:lang w:val="es-EC"/>
          </w:rPr>
          <w:t xml:space="preserve">vicio </w:t>
        </w:r>
      </w:ins>
      <w:ins w:id="672" w:author="marpa" w:date="2026-10-25T15:25:42Z">
        <w:r>
          <w:rPr>
            <w:rFonts w:hint="default"/>
            <w:lang w:val="es-EC"/>
          </w:rPr>
          <w:t>obtiene</w:t>
        </w:r>
      </w:ins>
      <w:ins w:id="673" w:author="marpa" w:date="2026-10-25T15:25:43Z">
        <w:r>
          <w:rPr>
            <w:rFonts w:hint="default"/>
            <w:lang w:val="es-EC"/>
          </w:rPr>
          <w:t xml:space="preserve"> los par</w:t>
        </w:r>
      </w:ins>
      <w:ins w:id="674" w:author="marpa" w:date="2026-10-25T15:25:44Z">
        <w:r>
          <w:rPr>
            <w:rFonts w:hint="default"/>
            <w:lang w:val="es-EC"/>
          </w:rPr>
          <w:t xml:space="preserve">ámetros </w:t>
        </w:r>
      </w:ins>
      <w:ins w:id="675" w:author="marpa" w:date="2026-10-25T15:25:45Z">
        <w:r>
          <w:rPr>
            <w:rFonts w:hint="default"/>
            <w:lang w:val="es-EC"/>
          </w:rPr>
          <w:t>de con</w:t>
        </w:r>
      </w:ins>
      <w:ins w:id="676" w:author="marpa" w:date="2026-10-25T15:25:46Z">
        <w:r>
          <w:rPr>
            <w:rFonts w:hint="default"/>
            <w:lang w:val="es-EC"/>
          </w:rPr>
          <w:t>exió</w:t>
        </w:r>
      </w:ins>
      <w:ins w:id="677" w:author="marpa" w:date="2026-10-25T15:25:47Z">
        <w:r>
          <w:rPr>
            <w:rFonts w:hint="default"/>
            <w:lang w:val="es-EC"/>
          </w:rPr>
          <w:t>n media</w:t>
        </w:r>
      </w:ins>
      <w:ins w:id="678" w:author="marpa" w:date="2026-10-25T15:25:48Z">
        <w:r>
          <w:rPr>
            <w:rFonts w:hint="default"/>
            <w:lang w:val="es-EC"/>
          </w:rPr>
          <w:t>nte un</w:t>
        </w:r>
      </w:ins>
      <w:ins w:id="679" w:author="marpa" w:date="2026-10-25T15:25:49Z">
        <w:r>
          <w:rPr>
            <w:rFonts w:hint="default"/>
            <w:lang w:val="es-EC"/>
          </w:rPr>
          <w:t>a</w:t>
        </w:r>
      </w:ins>
      <w:ins w:id="680" w:author="marpa" w:date="2026-10-25T15:25:50Z">
        <w:r>
          <w:rPr>
            <w:rFonts w:hint="default"/>
            <w:lang w:val="es-EC"/>
          </w:rPr>
          <w:t xml:space="preserve"> clas</w:t>
        </w:r>
      </w:ins>
      <w:ins w:id="681" w:author="marpa" w:date="2026-10-25T15:25:51Z">
        <w:r>
          <w:rPr>
            <w:rFonts w:hint="default"/>
            <w:lang w:val="es-EC"/>
          </w:rPr>
          <w:t>e d</w:t>
        </w:r>
      </w:ins>
      <w:ins w:id="682" w:author="marpa" w:date="2026-10-25T15:25:52Z">
        <w:r>
          <w:rPr>
            <w:rFonts w:hint="default"/>
            <w:lang w:val="es-EC"/>
          </w:rPr>
          <w:t>e confi</w:t>
        </w:r>
      </w:ins>
      <w:ins w:id="683" w:author="marpa" w:date="2026-10-25T15:25:53Z">
        <w:r>
          <w:rPr>
            <w:rFonts w:hint="default"/>
            <w:lang w:val="es-EC"/>
          </w:rPr>
          <w:t>guraci</w:t>
        </w:r>
      </w:ins>
      <w:ins w:id="684" w:author="marpa" w:date="2026-10-25T15:25:54Z">
        <w:r>
          <w:rPr>
            <w:rFonts w:hint="default"/>
            <w:lang w:val="es-EC"/>
          </w:rPr>
          <w:t xml:space="preserve">ón que </w:t>
        </w:r>
      </w:ins>
      <w:ins w:id="685" w:author="marpa" w:date="2026-10-25T15:25:57Z">
        <w:r>
          <w:rPr>
            <w:rFonts w:hint="default"/>
            <w:lang w:val="es-EC"/>
          </w:rPr>
          <w:t>e</w:t>
        </w:r>
      </w:ins>
      <w:ins w:id="686" w:author="marpa" w:date="2026-10-25T15:25:58Z">
        <w:r>
          <w:rPr>
            <w:rFonts w:hint="default"/>
            <w:lang w:val="es-EC"/>
          </w:rPr>
          <w:t>xtrae</w:t>
        </w:r>
      </w:ins>
      <w:ins w:id="687" w:author="marpa" w:date="2026-10-25T15:26:01Z">
        <w:r>
          <w:rPr>
            <w:rFonts w:hint="default"/>
            <w:lang w:val="es-EC"/>
          </w:rPr>
          <w:t xml:space="preserve"> lo</w:t>
        </w:r>
      </w:ins>
      <w:ins w:id="688" w:author="marpa" w:date="2026-10-25T15:26:02Z">
        <w:r>
          <w:rPr>
            <w:rFonts w:hint="default"/>
            <w:lang w:val="es-EC"/>
          </w:rPr>
          <w:t>s valore</w:t>
        </w:r>
      </w:ins>
      <w:ins w:id="689" w:author="marpa" w:date="2026-10-25T15:26:03Z">
        <w:r>
          <w:rPr>
            <w:rFonts w:hint="default"/>
            <w:lang w:val="es-EC"/>
          </w:rPr>
          <w:t>s</w:t>
        </w:r>
      </w:ins>
      <w:ins w:id="690" w:author="marpa" w:date="2026-10-25T15:26:11Z">
        <w:r>
          <w:rPr>
            <w:rFonts w:hint="default"/>
            <w:lang w:val="es-EC"/>
          </w:rPr>
          <w:t xml:space="preserve"> </w:t>
        </w:r>
      </w:ins>
      <w:ins w:id="691" w:author="marpa" w:date="2026-10-25T15:26:12Z">
        <w:r>
          <w:rPr>
            <w:rFonts w:hint="default"/>
            <w:lang w:val="es-EC"/>
          </w:rPr>
          <w:t>de una v</w:t>
        </w:r>
      </w:ins>
      <w:ins w:id="692" w:author="marpa" w:date="2026-10-25T15:26:13Z">
        <w:r>
          <w:rPr>
            <w:rFonts w:hint="default"/>
            <w:lang w:val="es-EC"/>
          </w:rPr>
          <w:t>ariable</w:t>
        </w:r>
      </w:ins>
      <w:ins w:id="693" w:author="marpa" w:date="2026-10-25T15:26:14Z">
        <w:r>
          <w:rPr>
            <w:rFonts w:hint="default"/>
            <w:lang w:val="es-EC"/>
          </w:rPr>
          <w:t xml:space="preserve"> de ento</w:t>
        </w:r>
      </w:ins>
      <w:ins w:id="694" w:author="marpa" w:date="2026-10-25T15:26:15Z">
        <w:r>
          <w:rPr>
            <w:rFonts w:hint="default"/>
            <w:lang w:val="es-EC"/>
          </w:rPr>
          <w:t>rno</w:t>
        </w:r>
      </w:ins>
      <w:ins w:id="695" w:author="marpa" w:date="2026-10-25T15:26:16Z">
        <w:r>
          <w:rPr>
            <w:rFonts w:hint="default"/>
            <w:lang w:val="es-EC"/>
          </w:rPr>
          <w:t xml:space="preserve">. </w:t>
        </w:r>
      </w:ins>
    </w:p>
    <w:p w14:paraId="7CD9B5BD">
      <w:pPr>
        <w:keepNext/>
        <w:spacing w:after="0"/>
        <w:jc w:val="center"/>
        <w:rPr>
          <w:ins w:id="696" w:author="marpa" w:date="2026-10-25T15:26:21Z"/>
        </w:rPr>
      </w:pPr>
      <w:r>
        <w:drawing>
          <wp:inline distT="0" distB="0" distL="114300" distR="114300">
            <wp:extent cx="1933575" cy="357505"/>
            <wp:effectExtent l="0" t="0" r="9525" b="10795"/>
            <wp:docPr id="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6"/>
                    <pic:cNvPicPr>
                      <a:picLocks noChangeAspect="1"/>
                    </pic:cNvPicPr>
                  </pic:nvPicPr>
                  <pic:blipFill>
                    <a:blip r:embed="rId62"/>
                    <a:stretch>
                      <a:fillRect/>
                    </a:stretch>
                  </pic:blipFill>
                  <pic:spPr>
                    <a:xfrm>
                      <a:off x="0" y="0"/>
                      <a:ext cx="1933575" cy="357505"/>
                    </a:xfrm>
                    <a:prstGeom prst="rect">
                      <a:avLst/>
                    </a:prstGeom>
                    <a:noFill/>
                    <a:ln>
                      <a:noFill/>
                    </a:ln>
                  </pic:spPr>
                </pic:pic>
              </a:graphicData>
            </a:graphic>
          </wp:inline>
        </w:drawing>
      </w:r>
    </w:p>
    <w:p w14:paraId="4675835B">
      <w:pPr>
        <w:pStyle w:val="5"/>
        <w:pPrChange w:id="697" w:author="marpa" w:date="2026-10-25T15:26:22Z">
          <w:pPr/>
        </w:pPrChange>
      </w:pPr>
      <w:ins w:id="698" w:author="marpa" w:date="2026-10-25T15:26:21Z">
        <w:bookmarkStart w:id="128" w:name="_Toc18781"/>
        <w:bookmarkStart w:id="129" w:name="_Toc16876"/>
        <w:r>
          <w:rPr/>
          <w:t xml:space="preserve">Figura </w:t>
        </w:r>
      </w:ins>
      <w:ins w:id="699" w:author="marpa" w:date="2026-10-25T15:33:38Z">
        <w:r>
          <w:rPr>
            <w:rFonts w:hint="default"/>
            <w:lang w:val="es-EC"/>
          </w:rPr>
          <w:t>3</w:t>
        </w:r>
      </w:ins>
      <w:r>
        <w:rPr>
          <w:rFonts w:hint="default"/>
          <w:lang w:val="es-EC"/>
        </w:rPr>
        <w:t>7</w:t>
      </w:r>
      <w:ins w:id="700" w:author="marpa" w:date="2026-10-25T15:26:21Z">
        <w:r>
          <w:rPr/>
          <w:t xml:space="preserve">. Creación de </w:t>
        </w:r>
      </w:ins>
      <w:ins w:id="701" w:author="marpa" w:date="2026-10-25T15:26:21Z">
        <w:r>
          <w:rPr>
            <w:rFonts w:hint="default"/>
            <w:lang w:val="es-EC"/>
          </w:rPr>
          <w:t>co</w:t>
        </w:r>
      </w:ins>
      <w:ins w:id="702" w:author="marpa" w:date="2026-10-25T15:26:25Z">
        <w:r>
          <w:rPr>
            <w:rFonts w:hint="default"/>
            <w:lang w:val="es-EC"/>
          </w:rPr>
          <w:t>n</w:t>
        </w:r>
      </w:ins>
      <w:ins w:id="703" w:author="marpa" w:date="2026-10-25T15:26:26Z">
        <w:r>
          <w:rPr>
            <w:rFonts w:hint="default"/>
            <w:lang w:val="es-EC"/>
          </w:rPr>
          <w:t>figuracion</w:t>
        </w:r>
      </w:ins>
      <w:ins w:id="704" w:author="marpa" w:date="2026-10-25T15:26:21Z">
        <w:r>
          <w:rPr/>
          <w:t>- Cliente consola</w:t>
        </w:r>
        <w:bookmarkEnd w:id="128"/>
        <w:bookmarkEnd w:id="129"/>
      </w:ins>
    </w:p>
    <w:p w14:paraId="1529C0B4">
      <w:pPr>
        <w:pStyle w:val="6"/>
        <w:spacing w:after="60"/>
      </w:pPr>
      <w:r>
        <w:rPr>
          <w:i/>
          <w:color w:val="1F497D"/>
          <w:sz w:val="18"/>
        </w:rPr>
        <w:t xml:space="preserve">Tabla </w:t>
      </w:r>
      <w:r>
        <w:rPr>
          <w:rFonts w:hint="default"/>
          <w:i/>
          <w:color w:val="1F497D"/>
          <w:sz w:val="18"/>
          <w:lang w:val="es-EC"/>
        </w:rPr>
        <w:t>3</w:t>
      </w:r>
      <w:r>
        <w:rPr>
          <w:i/>
          <w:color w:val="1F497D"/>
          <w:sz w:val="18"/>
        </w:rPr>
        <w:t>2. Clase RestConfig - Cliente consola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D62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3B9456D">
            <w:pPr>
              <w:spacing w:after="0" w:line="240" w:lineRule="auto"/>
            </w:pPr>
            <w:r>
              <w:rPr>
                <w:rFonts w:ascii="Courier New" w:hAnsi="Courier New"/>
                <w:color w:val="000000"/>
                <w:sz w:val="16"/>
              </w:rPr>
              <w:t>package ec.edu.monster.configuracion;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io.github.cdimascio.dotenv.Dotenv;</w:t>
            </w:r>
            <w:r>
              <w:rPr>
                <w:rFonts w:ascii="Courier New" w:hAnsi="Courier New"/>
                <w:color w:val="000000"/>
                <w:sz w:val="16"/>
              </w:rPr>
              <w:br w:type="textWrapping"/>
            </w:r>
            <w:r>
              <w:rPr>
                <w:rFonts w:ascii="Courier New" w:hAnsi="Courier New"/>
                <w:color w:val="000000"/>
                <w:sz w:val="16"/>
              </w:rPr>
              <w:t>import java.io.File;</w:t>
            </w:r>
            <w:r>
              <w:rPr>
                <w:rFonts w:ascii="Courier New" w:hAnsi="Courier New"/>
                <w:color w:val="000000"/>
                <w:sz w:val="16"/>
              </w:rPr>
              <w:br w:type="textWrapping"/>
            </w:r>
            <w:r>
              <w:rPr>
                <w:rFonts w:ascii="Courier New" w:hAnsi="Courier New"/>
                <w:color w:val="000000"/>
                <w:sz w:val="16"/>
              </w:rPr>
              <w:t>import java.net.URISyntaxException;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Lee la configuración del servicio RESTful sin dejar direcciones dentro del código. */</w:t>
            </w:r>
            <w:r>
              <w:rPr>
                <w:rFonts w:ascii="Courier New" w:hAnsi="Courier New"/>
                <w:color w:val="000000"/>
                <w:sz w:val="16"/>
              </w:rPr>
              <w:br w:type="textWrapping"/>
            </w:r>
            <w:r>
              <w:rPr>
                <w:rFonts w:ascii="Courier New" w:hAnsi="Courier New"/>
                <w:color w:val="000000"/>
                <w:sz w:val="16"/>
              </w:rPr>
              <w:t>public final class RestConfig {</w:t>
            </w:r>
            <w:r>
              <w:rPr>
                <w:rFonts w:ascii="Courier New" w:hAnsi="Courier New"/>
                <w:color w:val="000000"/>
                <w:sz w:val="16"/>
              </w:rPr>
              <w:br w:type="textWrapping"/>
            </w:r>
            <w:r>
              <w:rPr>
                <w:rFonts w:ascii="Courier New" w:hAnsi="Courier New"/>
                <w:color w:val="000000"/>
                <w:sz w:val="16"/>
              </w:rPr>
              <w:t xml:space="preserve">    private static final String ARCHIVO_ENV = "development.env";</w:t>
            </w:r>
            <w:r>
              <w:rPr>
                <w:rFonts w:ascii="Courier New" w:hAnsi="Courier New"/>
                <w:color w:val="000000"/>
                <w:sz w:val="16"/>
              </w:rPr>
              <w:br w:type="textWrapping"/>
            </w:r>
            <w:r>
              <w:rPr>
                <w:rFonts w:ascii="Courier New" w:hAnsi="Courier New"/>
                <w:color w:val="000000"/>
                <w:sz w:val="16"/>
              </w:rPr>
              <w:t xml:space="preserve">    private static final String[] RUTAS_ENV = {</w:t>
            </w:r>
            <w:r>
              <w:rPr>
                <w:rFonts w:ascii="Courier New" w:hAnsi="Courier New"/>
                <w:color w:val="000000"/>
                <w:sz w:val="16"/>
              </w:rPr>
              <w:br w:type="textWrapping"/>
            </w:r>
            <w:r>
              <w:rPr>
                <w:rFonts w:ascii="Courier New" w:hAnsi="Courier New"/>
                <w:color w:val="000000"/>
                <w:sz w:val="16"/>
              </w:rPr>
              <w:t xml:space="preserve">        "src/main/java/ec/edu/monster/clicon_uni_java_restful/" + ARCHIVO_ENV,</w:t>
            </w:r>
            <w:r>
              <w:rPr>
                <w:rFonts w:ascii="Courier New" w:hAnsi="Courier New"/>
                <w:color w:val="000000"/>
                <w:sz w:val="16"/>
              </w:rPr>
              <w:br w:type="textWrapping"/>
            </w:r>
            <w:r>
              <w:rPr>
                <w:rFonts w:ascii="Courier New" w:hAnsi="Courier New"/>
                <w:color w:val="000000"/>
                <w:sz w:val="16"/>
              </w:rPr>
              <w:t xml:space="preserve">        "src/main/recursos/" + ARCHIVO_ENV</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static final Dotenv ENV = cargar();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RestConfig() {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Dotenv cargar() {</w:t>
            </w:r>
            <w:r>
              <w:rPr>
                <w:rFonts w:ascii="Courier New" w:hAnsi="Courier New"/>
                <w:color w:val="000000"/>
                <w:sz w:val="16"/>
              </w:rPr>
              <w:br w:type="textWrapping"/>
            </w:r>
            <w:r>
              <w:rPr>
                <w:rFonts w:ascii="Courier New" w:hAnsi="Courier New"/>
                <w:color w:val="000000"/>
                <w:sz w:val="16"/>
              </w:rPr>
              <w:t xml:space="preserve">        File archivo = ubicarArchivo();</w:t>
            </w:r>
            <w:r>
              <w:rPr>
                <w:rFonts w:ascii="Courier New" w:hAnsi="Courier New"/>
                <w:color w:val="000000"/>
                <w:sz w:val="16"/>
              </w:rPr>
              <w:br w:type="textWrapping"/>
            </w:r>
            <w:r>
              <w:rPr>
                <w:rFonts w:ascii="Courier New" w:hAnsi="Courier New"/>
                <w:color w:val="000000"/>
                <w:sz w:val="16"/>
              </w:rPr>
              <w:t xml:space="preserve">        if (archivo != null) {</w:t>
            </w:r>
            <w:r>
              <w:rPr>
                <w:rFonts w:ascii="Courier New" w:hAnsi="Courier New"/>
                <w:color w:val="000000"/>
                <w:sz w:val="16"/>
              </w:rPr>
              <w:br w:type="textWrapping"/>
            </w:r>
            <w:r>
              <w:rPr>
                <w:rFonts w:ascii="Courier New" w:hAnsi="Courier New"/>
                <w:color w:val="000000"/>
                <w:sz w:val="16"/>
              </w:rPr>
              <w:t xml:space="preserve">            return Dotenv.configure()</w:t>
            </w:r>
            <w:r>
              <w:rPr>
                <w:rFonts w:ascii="Courier New" w:hAnsi="Courier New"/>
                <w:color w:val="000000"/>
                <w:sz w:val="16"/>
              </w:rPr>
              <w:br w:type="textWrapping"/>
            </w:r>
            <w:r>
              <w:rPr>
                <w:rFonts w:ascii="Courier New" w:hAnsi="Courier New"/>
                <w:color w:val="000000"/>
                <w:sz w:val="16"/>
              </w:rPr>
              <w:t xml:space="preserve">                    .directory(archivo.getParent())</w:t>
            </w:r>
            <w:r>
              <w:rPr>
                <w:rFonts w:ascii="Courier New" w:hAnsi="Courier New"/>
                <w:color w:val="000000"/>
                <w:sz w:val="16"/>
              </w:rPr>
              <w:br w:type="textWrapping"/>
            </w:r>
            <w:r>
              <w:rPr>
                <w:rFonts w:ascii="Courier New" w:hAnsi="Courier New"/>
                <w:color w:val="000000"/>
                <w:sz w:val="16"/>
              </w:rPr>
              <w:t xml:space="preserve">                    .filename(ARCHIVO_ENV)</w:t>
            </w:r>
            <w:r>
              <w:rPr>
                <w:rFonts w:ascii="Courier New" w:hAnsi="Courier New"/>
                <w:color w:val="000000"/>
                <w:sz w:val="16"/>
              </w:rPr>
              <w:br w:type="textWrapping"/>
            </w:r>
            <w:r>
              <w:rPr>
                <w:rFonts w:ascii="Courier New" w:hAnsi="Courier New"/>
                <w:color w:val="000000"/>
                <w:sz w:val="16"/>
              </w:rPr>
              <w:t xml:space="preserve">                    .ignoreIfMissing()</w:t>
            </w:r>
            <w:r>
              <w:rPr>
                <w:rFonts w:ascii="Courier New" w:hAnsi="Courier New"/>
                <w:color w:val="000000"/>
                <w:sz w:val="16"/>
              </w:rPr>
              <w:br w:type="textWrapping"/>
            </w:r>
            <w:r>
              <w:rPr>
                <w:rFonts w:ascii="Courier New" w:hAnsi="Courier New"/>
                <w:color w:val="000000"/>
                <w:sz w:val="16"/>
              </w:rPr>
              <w:t xml:space="preserve">                    .load();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Dotenv.configure()</w:t>
            </w:r>
            <w:r>
              <w:rPr>
                <w:rFonts w:ascii="Courier New" w:hAnsi="Courier New"/>
                <w:color w:val="000000"/>
                <w:sz w:val="16"/>
              </w:rPr>
              <w:br w:type="textWrapping"/>
            </w:r>
            <w:r>
              <w:rPr>
                <w:rFonts w:ascii="Courier New" w:hAnsi="Courier New"/>
                <w:color w:val="000000"/>
                <w:sz w:val="16"/>
              </w:rPr>
              <w:t xml:space="preserve">                .filename(ARCHIVO_ENV)</w:t>
            </w:r>
            <w:r>
              <w:rPr>
                <w:rFonts w:ascii="Courier New" w:hAnsi="Courier New"/>
                <w:color w:val="000000"/>
                <w:sz w:val="16"/>
              </w:rPr>
              <w:br w:type="textWrapping"/>
            </w:r>
            <w:r>
              <w:rPr>
                <w:rFonts w:ascii="Courier New" w:hAnsi="Courier New"/>
                <w:color w:val="000000"/>
                <w:sz w:val="16"/>
              </w:rPr>
              <w:t xml:space="preserve">                .ignoreIfMissing()</w:t>
            </w:r>
            <w:r>
              <w:rPr>
                <w:rFonts w:ascii="Courier New" w:hAnsi="Courier New"/>
                <w:color w:val="000000"/>
                <w:sz w:val="16"/>
              </w:rPr>
              <w:br w:type="textWrapping"/>
            </w:r>
            <w:r>
              <w:rPr>
                <w:rFonts w:ascii="Courier New" w:hAnsi="Courier New"/>
                <w:color w:val="000000"/>
                <w:sz w:val="16"/>
              </w:rPr>
              <w:t xml:space="preserve">                .load();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File ubicarArchivo() {</w:t>
            </w:r>
            <w:r>
              <w:rPr>
                <w:rFonts w:ascii="Courier New" w:hAnsi="Courier New"/>
                <w:color w:val="000000"/>
                <w:sz w:val="16"/>
              </w:rPr>
              <w:br w:type="textWrapping"/>
            </w:r>
            <w:r>
              <w:rPr>
                <w:rFonts w:ascii="Courier New" w:hAnsi="Courier New"/>
                <w:color w:val="000000"/>
                <w:sz w:val="16"/>
              </w:rPr>
              <w:t xml:space="preserve">        File local = new File(ARCHIVO_ENV);</w:t>
            </w:r>
            <w:r>
              <w:rPr>
                <w:rFonts w:ascii="Courier New" w:hAnsi="Courier New"/>
                <w:color w:val="000000"/>
                <w:sz w:val="16"/>
              </w:rPr>
              <w:br w:type="textWrapping"/>
            </w:r>
            <w:r>
              <w:rPr>
                <w:rFonts w:ascii="Courier New" w:hAnsi="Courier New"/>
                <w:color w:val="000000"/>
                <w:sz w:val="16"/>
              </w:rPr>
              <w:t xml:space="preserve">        if (local.isFile()) return local;</w:t>
            </w:r>
            <w:r>
              <w:rPr>
                <w:rFonts w:ascii="Courier New" w:hAnsi="Courier New"/>
                <w:color w:val="000000"/>
                <w:sz w:val="16"/>
              </w:rPr>
              <w:br w:type="textWrapping"/>
            </w:r>
            <w:r>
              <w:rPr>
                <w:rFonts w:ascii="Courier New" w:hAnsi="Courier New"/>
                <w:color w:val="000000"/>
                <w:sz w:val="16"/>
              </w:rPr>
              <w:t xml:space="preserve">        for (String recurso : new String[] {"/" + ARCHIVO_ENV,</w:t>
            </w:r>
            <w:r>
              <w:rPr>
                <w:rFonts w:ascii="Courier New" w:hAnsi="Courier New"/>
                <w:color w:val="000000"/>
                <w:sz w:val="16"/>
              </w:rPr>
              <w:br w:type="textWrapping"/>
            </w:r>
            <w:r>
              <w:rPr>
                <w:rFonts w:ascii="Courier New" w:hAnsi="Courier New"/>
                <w:color w:val="000000"/>
                <w:sz w:val="16"/>
              </w:rPr>
              <w:t xml:space="preserve">                "/ec/edu/monster/clicon_uni_java_restful/" + ARCHIVO_ENV}) {</w:t>
            </w:r>
            <w:r>
              <w:rPr>
                <w:rFonts w:ascii="Courier New" w:hAnsi="Courier New"/>
                <w:color w:val="000000"/>
                <w:sz w:val="16"/>
              </w:rPr>
              <w:br w:type="textWrapping"/>
            </w:r>
            <w:r>
              <w:rPr>
                <w:rFonts w:ascii="Courier New" w:hAnsi="Courier New"/>
                <w:color w:val="000000"/>
                <w:sz w:val="16"/>
              </w:rPr>
              <w:t xml:space="preserve">            File archivo = desdeRecurso(recurso);</w:t>
            </w:r>
            <w:r>
              <w:rPr>
                <w:rFonts w:ascii="Courier New" w:hAnsi="Courier New"/>
                <w:color w:val="000000"/>
                <w:sz w:val="16"/>
              </w:rPr>
              <w:br w:type="textWrapping"/>
            </w:r>
            <w:r>
              <w:rPr>
                <w:rFonts w:ascii="Courier New" w:hAnsi="Courier New"/>
                <w:color w:val="000000"/>
                <w:sz w:val="16"/>
              </w:rPr>
              <w:t xml:space="preserve">            if (archivo != null) return archivo;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for (String ruta : RUTAS_ENV) {</w:t>
            </w:r>
            <w:r>
              <w:rPr>
                <w:rFonts w:ascii="Courier New" w:hAnsi="Courier New"/>
                <w:color w:val="000000"/>
                <w:sz w:val="16"/>
              </w:rPr>
              <w:br w:type="textWrapping"/>
            </w:r>
            <w:r>
              <w:rPr>
                <w:rFonts w:ascii="Courier New" w:hAnsi="Courier New"/>
                <w:color w:val="000000"/>
                <w:sz w:val="16"/>
              </w:rPr>
              <w:t xml:space="preserve">            File archivo = new File(ruta);</w:t>
            </w:r>
            <w:r>
              <w:rPr>
                <w:rFonts w:ascii="Courier New" w:hAnsi="Courier New"/>
                <w:color w:val="000000"/>
                <w:sz w:val="16"/>
              </w:rPr>
              <w:br w:type="textWrapping"/>
            </w:r>
            <w:r>
              <w:rPr>
                <w:rFonts w:ascii="Courier New" w:hAnsi="Courier New"/>
                <w:color w:val="000000"/>
                <w:sz w:val="16"/>
              </w:rPr>
              <w:t xml:space="preserve">            if (archivo.isFile()) return archivo;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File desdeRecurso(String ruta)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var recurso = RestConfig.class.getResource(ruta);</w:t>
            </w:r>
            <w:r>
              <w:rPr>
                <w:rFonts w:ascii="Courier New" w:hAnsi="Courier New"/>
                <w:color w:val="000000"/>
                <w:sz w:val="16"/>
              </w:rPr>
              <w:br w:type="textWrapping"/>
            </w:r>
            <w:r>
              <w:rPr>
                <w:rFonts w:ascii="Courier New" w:hAnsi="Courier New"/>
                <w:color w:val="000000"/>
                <w:sz w:val="16"/>
              </w:rPr>
              <w:t xml:space="preserve">            if (recurso != null &amp;&amp; "file".equalsIgnoreCase(recurso.getProtocol())) {</w:t>
            </w:r>
            <w:r>
              <w:rPr>
                <w:rFonts w:ascii="Courier New" w:hAnsi="Courier New"/>
                <w:color w:val="000000"/>
                <w:sz w:val="16"/>
              </w:rPr>
              <w:br w:type="textWrapping"/>
            </w:r>
            <w:r>
              <w:rPr>
                <w:rFonts w:ascii="Courier New" w:hAnsi="Courier New"/>
                <w:color w:val="000000"/>
                <w:sz w:val="16"/>
              </w:rPr>
              <w:t xml:space="preserve">                return new File(recurso.toURI());</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catch (URISyntaxException ignored) {</w:t>
            </w:r>
            <w:r>
              <w:rPr>
                <w:rFonts w:ascii="Courier New" w:hAnsi="Courier New"/>
                <w:color w:val="000000"/>
                <w:sz w:val="16"/>
              </w:rPr>
              <w:br w:type="textWrapping"/>
            </w:r>
            <w:r>
              <w:rPr>
                <w:rFonts w:ascii="Courier New" w:hAnsi="Courier New"/>
                <w:color w:val="000000"/>
                <w:sz w:val="16"/>
              </w:rPr>
              <w:t xml:space="preserve">            // Se intentará con las rutas del proyecto a continuación.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String requerido(String clave) {</w:t>
            </w:r>
            <w:r>
              <w:rPr>
                <w:rFonts w:ascii="Courier New" w:hAnsi="Courier New"/>
                <w:color w:val="000000"/>
                <w:sz w:val="16"/>
              </w:rPr>
              <w:br w:type="textWrapping"/>
            </w:r>
            <w:r>
              <w:rPr>
                <w:rFonts w:ascii="Courier New" w:hAnsi="Courier New"/>
                <w:color w:val="000000"/>
                <w:sz w:val="16"/>
              </w:rPr>
              <w:t xml:space="preserve">        String valor = ENV.get(clave);</w:t>
            </w:r>
            <w:r>
              <w:rPr>
                <w:rFonts w:ascii="Courier New" w:hAnsi="Courier New"/>
                <w:color w:val="000000"/>
                <w:sz w:val="16"/>
              </w:rPr>
              <w:br w:type="textWrapping"/>
            </w:r>
            <w:r>
              <w:rPr>
                <w:rFonts w:ascii="Courier New" w:hAnsi="Courier New"/>
                <w:color w:val="000000"/>
                <w:sz w:val="16"/>
              </w:rPr>
              <w:t xml:space="preserve">        if (valor == null || valor.isBlank()) {</w:t>
            </w:r>
            <w:r>
              <w:rPr>
                <w:rFonts w:ascii="Courier New" w:hAnsi="Courier New"/>
                <w:color w:val="000000"/>
                <w:sz w:val="16"/>
              </w:rPr>
              <w:br w:type="textWrapping"/>
            </w:r>
            <w:r>
              <w:rPr>
                <w:rFonts w:ascii="Courier New" w:hAnsi="Courier New"/>
                <w:color w:val="000000"/>
                <w:sz w:val="16"/>
              </w:rPr>
              <w:t xml:space="preserve">            throw new IllegalStateException("Falta la variable '" + clave + "' en " + ARCHIVO_ENV);</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String baseUrl() {</w:t>
            </w:r>
            <w:r>
              <w:rPr>
                <w:rFonts w:ascii="Courier New" w:hAnsi="Courier New"/>
                <w:color w:val="000000"/>
                <w:sz w:val="16"/>
              </w:rPr>
              <w:br w:type="textWrapping"/>
            </w:r>
            <w:r>
              <w:rPr>
                <w:rFonts w:ascii="Courier New" w:hAnsi="Courier New"/>
                <w:color w:val="000000"/>
                <w:sz w:val="16"/>
              </w:rPr>
              <w:t xml:space="preserve">        return requerido("RESTFUL_PROTOCOL") + "://"</w:t>
            </w:r>
            <w:r>
              <w:rPr>
                <w:rFonts w:ascii="Courier New" w:hAnsi="Courier New"/>
                <w:color w:val="000000"/>
                <w:sz w:val="16"/>
              </w:rPr>
              <w:br w:type="textWrapping"/>
            </w:r>
            <w:r>
              <w:rPr>
                <w:rFonts w:ascii="Courier New" w:hAnsi="Courier New"/>
                <w:color w:val="000000"/>
                <w:sz w:val="16"/>
              </w:rPr>
              <w:t xml:space="preserve">                + requerido("RESTFUL_HOST") + ":"</w:t>
            </w:r>
            <w:r>
              <w:rPr>
                <w:rFonts w:ascii="Courier New" w:hAnsi="Courier New"/>
                <w:color w:val="000000"/>
                <w:sz w:val="16"/>
              </w:rPr>
              <w:br w:type="textWrapping"/>
            </w:r>
            <w:r>
              <w:rPr>
                <w:rFonts w:ascii="Courier New" w:hAnsi="Courier New"/>
                <w:color w:val="000000"/>
                <w:sz w:val="16"/>
              </w:rPr>
              <w:t xml:space="preserve">                + requerido("RESTFUL_PORT")</w:t>
            </w:r>
            <w:r>
              <w:rPr>
                <w:rFonts w:ascii="Courier New" w:hAnsi="Courier New"/>
                <w:color w:val="000000"/>
                <w:sz w:val="16"/>
              </w:rPr>
              <w:br w:type="textWrapping"/>
            </w:r>
            <w:r>
              <w:rPr>
                <w:rFonts w:ascii="Courier New" w:hAnsi="Courier New"/>
                <w:color w:val="000000"/>
                <w:sz w:val="16"/>
              </w:rPr>
              <w:t xml:space="preserve">                + requerido("RESTFUL_API");</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String endpointAutenticacion() { return requerido("ENDPOINT_AUTENTICACION"); }</w:t>
            </w:r>
            <w:r>
              <w:rPr>
                <w:rFonts w:ascii="Courier New" w:hAnsi="Courier New"/>
                <w:color w:val="000000"/>
                <w:sz w:val="16"/>
              </w:rPr>
              <w:br w:type="textWrapping"/>
            </w:r>
            <w:r>
              <w:rPr>
                <w:rFonts w:ascii="Courier New" w:hAnsi="Courier New"/>
                <w:color w:val="000000"/>
                <w:sz w:val="16"/>
              </w:rPr>
              <w:t xml:space="preserve">    public static String endpointConvertirLongitud() { return requerido("ENDPOINT_CONVERSION_LONGITUD"); }</w:t>
            </w:r>
            <w:r>
              <w:rPr>
                <w:rFonts w:ascii="Courier New" w:hAnsi="Courier New"/>
                <w:color w:val="000000"/>
                <w:sz w:val="16"/>
              </w:rPr>
              <w:br w:type="textWrapping"/>
            </w:r>
            <w:r>
              <w:rPr>
                <w:rFonts w:ascii="Courier New" w:hAnsi="Courier New"/>
                <w:color w:val="000000"/>
                <w:sz w:val="16"/>
              </w:rPr>
              <w:t xml:space="preserve">    public static String endpointConvertirTemperatura() { return requerido("ENDPOINT_CONVERSION_TEMPERATURA"); }</w:t>
            </w:r>
            <w:r>
              <w:rPr>
                <w:rFonts w:ascii="Courier New" w:hAnsi="Courier New"/>
                <w:color w:val="000000"/>
                <w:sz w:val="16"/>
              </w:rPr>
              <w:br w:type="textWrapping"/>
            </w:r>
            <w:r>
              <w:rPr>
                <w:rFonts w:ascii="Courier New" w:hAnsi="Courier New"/>
                <w:color w:val="000000"/>
                <w:sz w:val="16"/>
              </w:rPr>
              <w:t xml:space="preserve">    public static String endpointConvertirMasa() { return requerido("ENDPOINT_CONVERSION_MASA");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int connectTimeout() { return entero("RESTFUL_CONNECT_TIMEOUT"); }</w:t>
            </w:r>
            <w:r>
              <w:rPr>
                <w:rFonts w:ascii="Courier New" w:hAnsi="Courier New"/>
                <w:color w:val="000000"/>
                <w:sz w:val="16"/>
              </w:rPr>
              <w:br w:type="textWrapping"/>
            </w:r>
            <w:r>
              <w:rPr>
                <w:rFonts w:ascii="Courier New" w:hAnsi="Courier New"/>
                <w:color w:val="000000"/>
                <w:sz w:val="16"/>
              </w:rPr>
              <w:t xml:space="preserve">    public static int readTimeout() { return entero("RESTFUL_READ_TIMEOUT"); }</w:t>
            </w:r>
            <w:r>
              <w:rPr>
                <w:rFonts w:ascii="Courier New" w:hAnsi="Courier New"/>
                <w:color w:val="000000"/>
                <w:sz w:val="16"/>
              </w:rPr>
              <w:br w:type="textWrapping"/>
            </w:r>
            <w:r>
              <w:rPr>
                <w:rFonts w:ascii="Courier New" w:hAnsi="Courier New"/>
                <w:color w:val="000000"/>
                <w:sz w:val="16"/>
              </w:rPr>
              <w:t xml:space="preserve">    public static boolean insecureTls() { return Boolean.parseBoolean(ENV.get("RESTFUL_INSECURE_TLS", "false"));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int entero(String clave)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return Integer.parseInt(requerido(clave));</w:t>
            </w:r>
            <w:r>
              <w:rPr>
                <w:rFonts w:ascii="Courier New" w:hAnsi="Courier New"/>
                <w:color w:val="000000"/>
                <w:sz w:val="16"/>
              </w:rPr>
              <w:br w:type="textWrapping"/>
            </w:r>
            <w:r>
              <w:rPr>
                <w:rFonts w:ascii="Courier New" w:hAnsi="Courier New"/>
                <w:color w:val="000000"/>
                <w:sz w:val="16"/>
              </w:rPr>
              <w:t xml:space="preserve">        } catch (NumberFormatException ex) {</w:t>
            </w:r>
            <w:r>
              <w:rPr>
                <w:rFonts w:ascii="Courier New" w:hAnsi="Courier New"/>
                <w:color w:val="000000"/>
                <w:sz w:val="16"/>
              </w:rPr>
              <w:br w:type="textWrapping"/>
            </w:r>
            <w:r>
              <w:rPr>
                <w:rFonts w:ascii="Courier New" w:hAnsi="Courier New"/>
                <w:color w:val="000000"/>
                <w:sz w:val="16"/>
              </w:rPr>
              <w:t xml:space="preserve">            throw new IllegalStateException("La variable '" + clave + "' debe ser un entero", 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39399FA7">
      <w:ins w:id="705" w:author="marpa" w:date="2026-10-25T15:21:38Z">
        <w:r>
          <w:rPr>
            <w:rFonts w:hint="default"/>
            <w:lang w:val="es-EC"/>
          </w:rPr>
          <w:t>De</w:t>
        </w:r>
      </w:ins>
      <w:ins w:id="706" w:author="marpa" w:date="2026-10-25T15:21:39Z">
        <w:r>
          <w:rPr>
            <w:rFonts w:hint="default"/>
            <w:lang w:val="es-EC"/>
          </w:rPr>
          <w:t xml:space="preserve">ntro de </w:t>
        </w:r>
      </w:ins>
      <w:ins w:id="707" w:author="marpa" w:date="2026-10-25T15:21:40Z">
        <w:r>
          <w:rPr>
            <w:rFonts w:hint="default"/>
            <w:lang w:val="es-EC"/>
          </w:rPr>
          <w:t>segurida</w:t>
        </w:r>
      </w:ins>
      <w:ins w:id="708" w:author="marpa" w:date="2026-10-25T15:21:41Z">
        <w:r>
          <w:rPr>
            <w:rFonts w:hint="default"/>
            <w:lang w:val="es-EC"/>
          </w:rPr>
          <w:t xml:space="preserve">d se </w:t>
        </w:r>
      </w:ins>
      <w:ins w:id="709" w:author="marpa" w:date="2026-10-25T15:21:42Z">
        <w:r>
          <w:rPr>
            <w:rFonts w:hint="default"/>
            <w:lang w:val="es-EC"/>
          </w:rPr>
          <w:t>crea</w:t>
        </w:r>
      </w:ins>
      <w:r>
        <w:rPr>
          <w:rFonts w:hint="default"/>
          <w:lang w:val="es-EC"/>
        </w:rPr>
        <w:t xml:space="preserve"> una clase</w:t>
      </w:r>
      <w:ins w:id="710" w:author="marpa" w:date="2026-10-25T15:22:21Z">
        <w:r>
          <w:rPr>
            <w:rFonts w:hint="default"/>
            <w:lang w:val="es-EC"/>
          </w:rPr>
          <w:t xml:space="preserve"> </w:t>
        </w:r>
      </w:ins>
      <w:ins w:id="711" w:author="marpa" w:date="2026-10-25T15:22:22Z">
        <w:r>
          <w:rPr>
            <w:rFonts w:hint="default"/>
            <w:lang w:val="es-EC"/>
          </w:rPr>
          <w:t xml:space="preserve">para </w:t>
        </w:r>
      </w:ins>
      <w:ins w:id="712" w:author="marpa" w:date="2026-10-25T15:22:24Z">
        <w:r>
          <w:rPr>
            <w:rFonts w:hint="default"/>
            <w:lang w:val="es-EC"/>
          </w:rPr>
          <w:t>pre</w:t>
        </w:r>
      </w:ins>
      <w:ins w:id="713" w:author="marpa" w:date="2026-10-25T15:22:25Z">
        <w:r>
          <w:rPr>
            <w:rFonts w:hint="default"/>
            <w:lang w:val="es-EC"/>
          </w:rPr>
          <w:t>serva</w:t>
        </w:r>
      </w:ins>
      <w:ins w:id="714" w:author="marpa" w:date="2026-10-25T15:22:26Z">
        <w:r>
          <w:rPr>
            <w:rFonts w:hint="default"/>
            <w:lang w:val="es-EC"/>
          </w:rPr>
          <w:t>r la sesi</w:t>
        </w:r>
      </w:ins>
      <w:ins w:id="715" w:author="marpa" w:date="2026-10-25T15:22:27Z">
        <w:r>
          <w:rPr>
            <w:rFonts w:hint="default"/>
            <w:lang w:val="es-EC"/>
          </w:rPr>
          <w:t xml:space="preserve">on del </w:t>
        </w:r>
      </w:ins>
      <w:ins w:id="716" w:author="marpa" w:date="2026-10-25T15:22:28Z">
        <w:r>
          <w:rPr>
            <w:rFonts w:hint="default"/>
            <w:lang w:val="es-EC"/>
          </w:rPr>
          <w:t>usu</w:t>
        </w:r>
      </w:ins>
      <w:ins w:id="717" w:author="marpa" w:date="2026-10-25T15:22:29Z">
        <w:r>
          <w:rPr>
            <w:rFonts w:hint="default"/>
            <w:lang w:val="es-EC"/>
          </w:rPr>
          <w:t xml:space="preserve">ario </w:t>
        </w:r>
      </w:ins>
      <w:ins w:id="718" w:author="marpa" w:date="2026-10-25T15:22:37Z">
        <w:r>
          <w:rPr>
            <w:rFonts w:hint="default"/>
            <w:lang w:val="es-EC"/>
          </w:rPr>
          <w:t xml:space="preserve">con el </w:t>
        </w:r>
      </w:ins>
      <w:ins w:id="719" w:author="marpa" w:date="2026-10-25T15:22:38Z">
        <w:r>
          <w:rPr>
            <w:rFonts w:hint="default"/>
            <w:lang w:val="es-EC"/>
          </w:rPr>
          <w:t>token m</w:t>
        </w:r>
      </w:ins>
      <w:ins w:id="720" w:author="marpa" w:date="2026-10-25T15:22:39Z">
        <w:r>
          <w:rPr>
            <w:rFonts w:hint="default"/>
            <w:lang w:val="es-EC"/>
          </w:rPr>
          <w:t>ediant</w:t>
        </w:r>
      </w:ins>
      <w:ins w:id="721" w:author="marpa" w:date="2026-10-25T15:22:40Z">
        <w:r>
          <w:rPr>
            <w:rFonts w:hint="default"/>
            <w:lang w:val="es-EC"/>
          </w:rPr>
          <w:t>e A</w:t>
        </w:r>
      </w:ins>
      <w:ins w:id="722" w:author="marpa" w:date="2026-10-25T15:22:41Z">
        <w:r>
          <w:rPr>
            <w:rFonts w:hint="default"/>
            <w:lang w:val="es-EC"/>
          </w:rPr>
          <w:t>dminis</w:t>
        </w:r>
      </w:ins>
      <w:ins w:id="723" w:author="marpa" w:date="2026-10-25T15:22:42Z">
        <w:r>
          <w:rPr>
            <w:rFonts w:hint="default"/>
            <w:lang w:val="es-EC"/>
          </w:rPr>
          <w:t>trador</w:t>
        </w:r>
      </w:ins>
      <w:ins w:id="724" w:author="marpa" w:date="2026-10-25T15:22:43Z">
        <w:r>
          <w:rPr>
            <w:rFonts w:hint="default"/>
            <w:lang w:val="es-EC"/>
          </w:rPr>
          <w:t>T</w:t>
        </w:r>
      </w:ins>
      <w:ins w:id="725" w:author="marpa" w:date="2026-10-25T15:22:44Z">
        <w:r>
          <w:rPr>
            <w:rFonts w:hint="default"/>
            <w:lang w:val="es-EC"/>
          </w:rPr>
          <w:t>okens.</w:t>
        </w:r>
      </w:ins>
      <w:ins w:id="726" w:author="marpa" w:date="2026-10-25T15:22:45Z">
        <w:r>
          <w:rPr>
            <w:rFonts w:hint="default"/>
            <w:lang w:val="es-EC"/>
          </w:rPr>
          <w:t xml:space="preserve"> Adici</w:t>
        </w:r>
      </w:ins>
      <w:ins w:id="727" w:author="marpa" w:date="2026-10-25T15:22:46Z">
        <w:r>
          <w:rPr>
            <w:rFonts w:hint="default"/>
            <w:lang w:val="es-EC"/>
          </w:rPr>
          <w:t>onalmente</w:t>
        </w:r>
      </w:ins>
      <w:ins w:id="728" w:author="marpa" w:date="2026-10-25T15:22:47Z">
        <w:r>
          <w:rPr>
            <w:rFonts w:hint="default"/>
            <w:lang w:val="es-EC"/>
          </w:rPr>
          <w:t xml:space="preserve"> se c</w:t>
        </w:r>
      </w:ins>
      <w:ins w:id="729" w:author="marpa" w:date="2026-10-25T15:22:48Z">
        <w:r>
          <w:rPr>
            <w:rFonts w:hint="default"/>
            <w:lang w:val="es-EC"/>
          </w:rPr>
          <w:t>rea la</w:t>
        </w:r>
      </w:ins>
      <w:ins w:id="730" w:author="marpa" w:date="2026-10-25T15:22:49Z">
        <w:r>
          <w:rPr>
            <w:rFonts w:hint="default"/>
            <w:lang w:val="es-EC"/>
          </w:rPr>
          <w:t xml:space="preserve"> clase </w:t>
        </w:r>
      </w:ins>
      <w:ins w:id="731" w:author="marpa" w:date="2026-10-25T15:22:50Z">
        <w:r>
          <w:rPr>
            <w:rFonts w:hint="default"/>
            <w:lang w:val="es-EC"/>
          </w:rPr>
          <w:t>Tl</w:t>
        </w:r>
      </w:ins>
      <w:ins w:id="732" w:author="marpa" w:date="2026-10-25T15:22:51Z">
        <w:r>
          <w:rPr>
            <w:rFonts w:hint="default"/>
            <w:lang w:val="es-EC"/>
          </w:rPr>
          <w:t>sIns</w:t>
        </w:r>
      </w:ins>
      <w:ins w:id="733" w:author="marpa" w:date="2026-10-25T15:22:52Z">
        <w:r>
          <w:rPr>
            <w:rFonts w:hint="default"/>
            <w:lang w:val="es-EC"/>
          </w:rPr>
          <w:t>eguro</w:t>
        </w:r>
      </w:ins>
      <w:ins w:id="734" w:author="marpa" w:date="2026-10-25T15:22:53Z">
        <w:r>
          <w:rPr>
            <w:rFonts w:hint="default"/>
            <w:lang w:val="es-EC"/>
          </w:rPr>
          <w:t xml:space="preserve"> para </w:t>
        </w:r>
      </w:ins>
      <w:ins w:id="735" w:author="marpa" w:date="2026-10-25T15:22:54Z">
        <w:r>
          <w:rPr>
            <w:rFonts w:hint="default"/>
            <w:lang w:val="es-EC"/>
          </w:rPr>
          <w:t>per</w:t>
        </w:r>
      </w:ins>
      <w:ins w:id="736" w:author="marpa" w:date="2026-10-25T15:22:55Z">
        <w:r>
          <w:rPr>
            <w:rFonts w:hint="default"/>
            <w:lang w:val="es-EC"/>
          </w:rPr>
          <w:t xml:space="preserve">mitir </w:t>
        </w:r>
      </w:ins>
      <w:ins w:id="737" w:author="marpa" w:date="2026-10-25T15:22:56Z">
        <w:r>
          <w:rPr>
            <w:rFonts w:hint="default"/>
            <w:lang w:val="es-EC"/>
          </w:rPr>
          <w:t>la cone</w:t>
        </w:r>
      </w:ins>
      <w:ins w:id="738" w:author="marpa" w:date="2026-10-25T15:22:57Z">
        <w:r>
          <w:rPr>
            <w:rFonts w:hint="default"/>
            <w:lang w:val="es-EC"/>
          </w:rPr>
          <w:t xml:space="preserve">xión </w:t>
        </w:r>
      </w:ins>
      <w:ins w:id="739" w:author="marpa" w:date="2026-10-25T15:22:58Z">
        <w:r>
          <w:rPr>
            <w:rFonts w:hint="default"/>
            <w:lang w:val="es-EC"/>
          </w:rPr>
          <w:t>H</w:t>
        </w:r>
      </w:ins>
      <w:ins w:id="740" w:author="marpa" w:date="2026-10-25T15:22:59Z">
        <w:r>
          <w:rPr>
            <w:rFonts w:hint="default"/>
            <w:lang w:val="es-EC"/>
          </w:rPr>
          <w:t>TT</w:t>
        </w:r>
      </w:ins>
      <w:ins w:id="741" w:author="marpa" w:date="2026-10-25T15:23:00Z">
        <w:r>
          <w:rPr>
            <w:rFonts w:hint="default"/>
            <w:lang w:val="es-EC"/>
          </w:rPr>
          <w:t>P</w:t>
        </w:r>
      </w:ins>
      <w:ins w:id="742" w:author="marpa" w:date="2026-10-25T15:23:01Z">
        <w:r>
          <w:rPr>
            <w:rFonts w:hint="default"/>
            <w:lang w:val="es-EC"/>
          </w:rPr>
          <w:t>S m</w:t>
        </w:r>
      </w:ins>
      <w:ins w:id="743" w:author="marpa" w:date="2026-10-25T15:23:02Z">
        <w:r>
          <w:rPr>
            <w:rFonts w:hint="default"/>
            <w:lang w:val="es-EC"/>
          </w:rPr>
          <w:t>ediante u</w:t>
        </w:r>
      </w:ins>
      <w:ins w:id="744" w:author="marpa" w:date="2026-10-25T15:23:03Z">
        <w:r>
          <w:rPr>
            <w:rFonts w:hint="default"/>
            <w:lang w:val="es-EC"/>
          </w:rPr>
          <w:t>n certif</w:t>
        </w:r>
      </w:ins>
      <w:ins w:id="745" w:author="marpa" w:date="2026-10-25T15:23:04Z">
        <w:r>
          <w:rPr>
            <w:rFonts w:hint="default"/>
            <w:lang w:val="es-EC"/>
          </w:rPr>
          <w:t>ic</w:t>
        </w:r>
      </w:ins>
      <w:ins w:id="746" w:author="marpa" w:date="2026-10-25T15:23:07Z">
        <w:r>
          <w:rPr>
            <w:rFonts w:hint="default"/>
            <w:lang w:val="es-EC"/>
          </w:rPr>
          <w:t xml:space="preserve">ado </w:t>
        </w:r>
      </w:ins>
      <w:ins w:id="747" w:author="marpa" w:date="2026-10-25T15:23:14Z">
        <w:r>
          <w:rPr>
            <w:rFonts w:hint="default"/>
            <w:lang w:val="es-EC"/>
          </w:rPr>
          <w:t>digit</w:t>
        </w:r>
      </w:ins>
      <w:ins w:id="748" w:author="marpa" w:date="2026-10-25T15:23:15Z">
        <w:r>
          <w:rPr>
            <w:rFonts w:hint="default"/>
            <w:lang w:val="es-EC"/>
          </w:rPr>
          <w:t>al a</w:t>
        </w:r>
      </w:ins>
      <w:ins w:id="749" w:author="marpa" w:date="2026-10-25T15:23:16Z">
        <w:r>
          <w:rPr>
            <w:rFonts w:hint="default"/>
            <w:lang w:val="es-EC"/>
          </w:rPr>
          <w:t>utofirm</w:t>
        </w:r>
      </w:ins>
      <w:ins w:id="750" w:author="marpa" w:date="2026-10-25T15:23:17Z">
        <w:r>
          <w:rPr>
            <w:rFonts w:hint="default"/>
            <w:lang w:val="es-EC"/>
          </w:rPr>
          <w:t>ado</w:t>
        </w:r>
      </w:ins>
      <w:ins w:id="751" w:author="marpa" w:date="2026-10-25T15:23:18Z">
        <w:r>
          <w:rPr>
            <w:rFonts w:hint="default"/>
            <w:lang w:val="es-EC"/>
          </w:rPr>
          <w:t>.</w:t>
        </w:r>
      </w:ins>
      <w:del w:id="752" w:author="marpa" w:date="2026-10-25T15:21:23Z">
        <w:r>
          <w:rPr/>
          <w:delText>Se crea la clase ControladorConversiones en la carpeta controlador. Esta clase centraliza la comunicación y se encarga de instanciar los puertos de los servicios SOAP (WSLogin, WSLongitud, WSMasa, WSTemperatura). Su función es recibir los datos de la vista, invocar las operaciones remotas (pasando los parámetros de unidad de origen, destino y valor) y devolver el resultado procesado.</w:delText>
        </w:r>
      </w:del>
    </w:p>
    <w:p w14:paraId="13AEAAC3">
      <w:pPr>
        <w:keepNext/>
        <w:spacing w:after="0"/>
        <w:jc w:val="center"/>
        <w:rPr>
          <w:ins w:id="753" w:author="marpa" w:date="2026-10-25T15:23:27Z"/>
        </w:rPr>
      </w:pPr>
      <w:bookmarkStart w:id="130" w:name="_i8swqk2w2kf6" w:colFirst="0" w:colLast="0"/>
      <w:bookmarkEnd w:id="130"/>
      <w:r>
        <w:drawing>
          <wp:inline distT="0" distB="0" distL="114300" distR="114300">
            <wp:extent cx="2025015" cy="452755"/>
            <wp:effectExtent l="0" t="0" r="6985" b="4445"/>
            <wp:docPr id="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7"/>
                    <pic:cNvPicPr>
                      <a:picLocks noChangeAspect="1"/>
                    </pic:cNvPicPr>
                  </pic:nvPicPr>
                  <pic:blipFill>
                    <a:blip r:embed="rId63"/>
                    <a:stretch>
                      <a:fillRect/>
                    </a:stretch>
                  </pic:blipFill>
                  <pic:spPr>
                    <a:xfrm>
                      <a:off x="0" y="0"/>
                      <a:ext cx="2025015" cy="452755"/>
                    </a:xfrm>
                    <a:prstGeom prst="rect">
                      <a:avLst/>
                    </a:prstGeom>
                    <a:noFill/>
                    <a:ln>
                      <a:noFill/>
                    </a:ln>
                  </pic:spPr>
                </pic:pic>
              </a:graphicData>
            </a:graphic>
          </wp:inline>
        </w:drawing>
      </w:r>
    </w:p>
    <w:p w14:paraId="6E1D4B02">
      <w:pPr>
        <w:pStyle w:val="5"/>
      </w:pPr>
      <w:ins w:id="754" w:author="marpa" w:date="2026-10-25T15:23:27Z">
        <w:bookmarkStart w:id="131" w:name="_Toc2053"/>
        <w:bookmarkStart w:id="132" w:name="_Toc26829"/>
        <w:r>
          <w:rPr/>
          <w:t xml:space="preserve">Figura </w:t>
        </w:r>
      </w:ins>
      <w:ins w:id="755" w:author="marpa" w:date="2026-10-25T15:33:41Z">
        <w:r>
          <w:rPr>
            <w:rFonts w:hint="default"/>
            <w:lang w:val="es-EC"/>
          </w:rPr>
          <w:t>3</w:t>
        </w:r>
      </w:ins>
      <w:r>
        <w:rPr>
          <w:rFonts w:hint="default"/>
          <w:lang w:val="es-EC"/>
        </w:rPr>
        <w:t>8</w:t>
      </w:r>
      <w:ins w:id="756" w:author="marpa" w:date="2026-10-25T15:23:27Z">
        <w:r>
          <w:rPr/>
          <w:t xml:space="preserve">. Creación de </w:t>
        </w:r>
      </w:ins>
      <w:ins w:id="757" w:author="marpa" w:date="2026-10-25T15:23:29Z">
        <w:r>
          <w:rPr>
            <w:rFonts w:hint="default"/>
            <w:lang w:val="es-EC"/>
          </w:rPr>
          <w:t>com</w:t>
        </w:r>
      </w:ins>
      <w:ins w:id="758" w:author="marpa" w:date="2026-10-25T15:23:30Z">
        <w:r>
          <w:rPr>
            <w:rFonts w:hint="default"/>
            <w:lang w:val="es-EC"/>
          </w:rPr>
          <w:t>ponentes</w:t>
        </w:r>
      </w:ins>
      <w:ins w:id="759" w:author="marpa" w:date="2026-10-25T15:23:31Z">
        <w:r>
          <w:rPr>
            <w:rFonts w:hint="default"/>
            <w:lang w:val="es-EC"/>
          </w:rPr>
          <w:t xml:space="preserve"> de segu</w:t>
        </w:r>
      </w:ins>
      <w:ins w:id="760" w:author="marpa" w:date="2026-10-25T15:23:32Z">
        <w:r>
          <w:rPr>
            <w:rFonts w:hint="default"/>
            <w:lang w:val="es-EC"/>
          </w:rPr>
          <w:t>ridad</w:t>
        </w:r>
      </w:ins>
      <w:ins w:id="761" w:author="marpa" w:date="2026-10-25T15:23:27Z">
        <w:r>
          <w:rPr/>
          <w:t>- Cliente consola</w:t>
        </w:r>
        <w:bookmarkEnd w:id="131"/>
        <w:bookmarkEnd w:id="132"/>
      </w:ins>
    </w:p>
    <w:p w14:paraId="630BA3BD">
      <w:pPr>
        <w:pStyle w:val="6"/>
        <w:spacing w:after="60"/>
      </w:pPr>
      <w:r>
        <w:rPr>
          <w:i/>
          <w:color w:val="1F497D"/>
          <w:sz w:val="18"/>
        </w:rPr>
        <w:t xml:space="preserve">Tabla </w:t>
      </w:r>
      <w:r>
        <w:rPr>
          <w:rFonts w:hint="default"/>
          <w:i/>
          <w:color w:val="1F497D"/>
          <w:sz w:val="18"/>
          <w:lang w:val="es-EC"/>
        </w:rPr>
        <w:t>33</w:t>
      </w:r>
      <w:r>
        <w:rPr>
          <w:i/>
          <w:color w:val="1F497D"/>
          <w:sz w:val="18"/>
        </w:rPr>
        <w:t>. Clase AdministradorTokensCliente - Cliente consola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F5E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1AB6A4F">
            <w:pPr>
              <w:spacing w:after="0" w:line="240" w:lineRule="auto"/>
            </w:pPr>
            <w:r>
              <w:rPr>
                <w:rFonts w:ascii="Courier New" w:hAnsi="Courier New"/>
                <w:color w:val="000000"/>
                <w:sz w:val="16"/>
              </w:rPr>
              <w:t>package ec.edu.monster.seguridad;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final class AdministradorTokensCliente {</w:t>
            </w:r>
            <w:r>
              <w:rPr>
                <w:rFonts w:ascii="Courier New" w:hAnsi="Courier New"/>
                <w:color w:val="000000"/>
                <w:sz w:val="16"/>
              </w:rPr>
              <w:br w:type="textWrapping"/>
            </w:r>
            <w:r>
              <w:rPr>
                <w:rFonts w:ascii="Courier New" w:hAnsi="Courier New"/>
                <w:color w:val="000000"/>
                <w:sz w:val="16"/>
              </w:rPr>
              <w:t xml:space="preserve">    private static volatile String tokenActual;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AdministradorTokensCliente() {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void guardarToken(String token) { tokenActual = token; }</w:t>
            </w:r>
            <w:r>
              <w:rPr>
                <w:rFonts w:ascii="Courier New" w:hAnsi="Courier New"/>
                <w:color w:val="000000"/>
                <w:sz w:val="16"/>
              </w:rPr>
              <w:br w:type="textWrapping"/>
            </w:r>
            <w:r>
              <w:rPr>
                <w:rFonts w:ascii="Courier New" w:hAnsi="Courier New"/>
                <w:color w:val="000000"/>
                <w:sz w:val="16"/>
              </w:rPr>
              <w:t xml:space="preserve">    public static String obtenerToken() { return tokenActual; }</w:t>
            </w:r>
            <w:r>
              <w:rPr>
                <w:rFonts w:ascii="Courier New" w:hAnsi="Courier New"/>
                <w:color w:val="000000"/>
                <w:sz w:val="16"/>
              </w:rPr>
              <w:br w:type="textWrapping"/>
            </w:r>
            <w:r>
              <w:rPr>
                <w:rFonts w:ascii="Courier New" w:hAnsi="Courier New"/>
                <w:color w:val="000000"/>
                <w:sz w:val="16"/>
              </w:rPr>
              <w:t xml:space="preserve">    public static void limpiar() { tokenActual = null;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972D61A">
      <w:pPr>
        <w:pStyle w:val="6"/>
        <w:spacing w:after="60"/>
      </w:pPr>
      <w:r>
        <w:rPr>
          <w:i/>
          <w:color w:val="1F497D"/>
          <w:sz w:val="18"/>
        </w:rPr>
        <w:t xml:space="preserve">Tabla </w:t>
      </w:r>
      <w:r>
        <w:rPr>
          <w:rFonts w:hint="default"/>
          <w:i/>
          <w:color w:val="1F497D"/>
          <w:sz w:val="18"/>
          <w:lang w:val="es-EC"/>
        </w:rPr>
        <w:t>34</w:t>
      </w:r>
      <w:r>
        <w:rPr>
          <w:i/>
          <w:color w:val="1F497D"/>
          <w:sz w:val="18"/>
        </w:rPr>
        <w:t>. Clase TlsInseguro - Cliente consola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391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E163AE7">
            <w:pPr>
              <w:spacing w:after="0" w:line="240" w:lineRule="auto"/>
            </w:pPr>
            <w:r>
              <w:rPr>
                <w:rFonts w:ascii="Courier New" w:hAnsi="Courier New"/>
                <w:color w:val="000000"/>
                <w:sz w:val="16"/>
              </w:rPr>
              <w:t>package ec.edu.monster.seguridad;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java.security.SecureRandom;</w:t>
            </w:r>
            <w:r>
              <w:rPr>
                <w:rFonts w:ascii="Courier New" w:hAnsi="Courier New"/>
                <w:color w:val="000000"/>
                <w:sz w:val="16"/>
              </w:rPr>
              <w:br w:type="textWrapping"/>
            </w:r>
            <w:r>
              <w:rPr>
                <w:rFonts w:ascii="Courier New" w:hAnsi="Courier New"/>
                <w:color w:val="000000"/>
                <w:sz w:val="16"/>
              </w:rPr>
              <w:t>import java.security.cert.X509Certificate;</w:t>
            </w:r>
            <w:r>
              <w:rPr>
                <w:rFonts w:ascii="Courier New" w:hAnsi="Courier New"/>
                <w:color w:val="000000"/>
                <w:sz w:val="16"/>
              </w:rPr>
              <w:br w:type="textWrapping"/>
            </w:r>
            <w:r>
              <w:rPr>
                <w:rFonts w:ascii="Courier New" w:hAnsi="Courier New"/>
                <w:color w:val="000000"/>
                <w:sz w:val="16"/>
              </w:rPr>
              <w:t>import javax.net.ssl.SSLContext;</w:t>
            </w:r>
            <w:r>
              <w:rPr>
                <w:rFonts w:ascii="Courier New" w:hAnsi="Courier New"/>
                <w:color w:val="000000"/>
                <w:sz w:val="16"/>
              </w:rPr>
              <w:br w:type="textWrapping"/>
            </w:r>
            <w:r>
              <w:rPr>
                <w:rFonts w:ascii="Courier New" w:hAnsi="Courier New"/>
                <w:color w:val="000000"/>
                <w:sz w:val="16"/>
              </w:rPr>
              <w:t>import javax.net.ssl.SSLParameters;</w:t>
            </w:r>
            <w:r>
              <w:rPr>
                <w:rFonts w:ascii="Courier New" w:hAnsi="Courier New"/>
                <w:color w:val="000000"/>
                <w:sz w:val="16"/>
              </w:rPr>
              <w:br w:type="textWrapping"/>
            </w:r>
            <w:r>
              <w:rPr>
                <w:rFonts w:ascii="Courier New" w:hAnsi="Courier New"/>
                <w:color w:val="000000"/>
                <w:sz w:val="16"/>
              </w:rPr>
              <w:t>import javax.net.ssl.TrustManager;</w:t>
            </w:r>
            <w:r>
              <w:rPr>
                <w:rFonts w:ascii="Courier New" w:hAnsi="Courier New"/>
                <w:color w:val="000000"/>
                <w:sz w:val="16"/>
              </w:rPr>
              <w:br w:type="textWrapping"/>
            </w:r>
            <w:r>
              <w:rPr>
                <w:rFonts w:ascii="Courier New" w:hAnsi="Courier New"/>
                <w:color w:val="000000"/>
                <w:sz w:val="16"/>
              </w:rPr>
              <w:t>import javax.net.ssl.X509TrustManager;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Permite confiar en el certificado autofirmado de desarrollo cuando se habilita en el .env. */</w:t>
            </w:r>
            <w:r>
              <w:rPr>
                <w:rFonts w:ascii="Courier New" w:hAnsi="Courier New"/>
                <w:color w:val="000000"/>
                <w:sz w:val="16"/>
              </w:rPr>
              <w:br w:type="textWrapping"/>
            </w:r>
            <w:r>
              <w:rPr>
                <w:rFonts w:ascii="Courier New" w:hAnsi="Courier New"/>
                <w:color w:val="000000"/>
                <w:sz w:val="16"/>
              </w:rPr>
              <w:t>public final class TlsInseguro {</w:t>
            </w:r>
            <w:r>
              <w:rPr>
                <w:rFonts w:ascii="Courier New" w:hAnsi="Courier New"/>
                <w:color w:val="000000"/>
                <w:sz w:val="16"/>
              </w:rPr>
              <w:br w:type="textWrapping"/>
            </w:r>
            <w:r>
              <w:rPr>
                <w:rFonts w:ascii="Courier New" w:hAnsi="Courier New"/>
                <w:color w:val="000000"/>
                <w:sz w:val="16"/>
              </w:rPr>
              <w:t xml:space="preserve">    private TlsInseguro() {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Contexto TLS que acepta cualquier certificado; lo usa el HttpClient del cliente RESTful. */</w:t>
            </w:r>
            <w:r>
              <w:rPr>
                <w:rFonts w:ascii="Courier New" w:hAnsi="Courier New"/>
                <w:color w:val="000000"/>
                <w:sz w:val="16"/>
              </w:rPr>
              <w:br w:type="textWrapping"/>
            </w:r>
            <w:r>
              <w:rPr>
                <w:rFonts w:ascii="Courier New" w:hAnsi="Courier New"/>
                <w:color w:val="000000"/>
                <w:sz w:val="16"/>
              </w:rPr>
              <w:t xml:space="preserve">    public static SSLContext contextoInseguro()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TrustManager[] confianzaTotal = {new X509TrustManager() {</w:t>
            </w:r>
            <w:r>
              <w:rPr>
                <w:rFonts w:ascii="Courier New" w:hAnsi="Courier New"/>
                <w:color w:val="000000"/>
                <w:sz w:val="16"/>
              </w:rPr>
              <w:br w:type="textWrapping"/>
            </w:r>
            <w:r>
              <w:rPr>
                <w:rFonts w:ascii="Courier New" w:hAnsi="Courier New"/>
                <w:color w:val="000000"/>
                <w:sz w:val="16"/>
              </w:rPr>
              <w:t xml:space="preserve">                @Override public X509Certificate[] getAcceptedIssuers() { return new X509Certificate[0]; }</w:t>
            </w:r>
            <w:r>
              <w:rPr>
                <w:rFonts w:ascii="Courier New" w:hAnsi="Courier New"/>
                <w:color w:val="000000"/>
                <w:sz w:val="16"/>
              </w:rPr>
              <w:br w:type="textWrapping"/>
            </w:r>
            <w:r>
              <w:rPr>
                <w:rFonts w:ascii="Courier New" w:hAnsi="Courier New"/>
                <w:color w:val="000000"/>
                <w:sz w:val="16"/>
              </w:rPr>
              <w:t xml:space="preserve">                @Override public void checkClientTrusted(X509Certificate[] cadena, String tipo) { }</w:t>
            </w:r>
            <w:r>
              <w:rPr>
                <w:rFonts w:ascii="Courier New" w:hAnsi="Courier New"/>
                <w:color w:val="000000"/>
                <w:sz w:val="16"/>
              </w:rPr>
              <w:br w:type="textWrapping"/>
            </w:r>
            <w:r>
              <w:rPr>
                <w:rFonts w:ascii="Courier New" w:hAnsi="Courier New"/>
                <w:color w:val="000000"/>
                <w:sz w:val="16"/>
              </w:rPr>
              <w:t xml:space="preserve">                @Override public void checkServerTrusted(X509Certificate[] cadena, String tipo) {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SSLContext contexto = SSLContext.getInstance("TLS");</w:t>
            </w:r>
            <w:r>
              <w:rPr>
                <w:rFonts w:ascii="Courier New" w:hAnsi="Courier New"/>
                <w:color w:val="000000"/>
                <w:sz w:val="16"/>
              </w:rPr>
              <w:br w:type="textWrapping"/>
            </w:r>
            <w:r>
              <w:rPr>
                <w:rFonts w:ascii="Courier New" w:hAnsi="Courier New"/>
                <w:color w:val="000000"/>
                <w:sz w:val="16"/>
              </w:rPr>
              <w:t xml:space="preserve">            contexto.init(null, confianzaTotal, new SecureRandom());</w:t>
            </w:r>
            <w:r>
              <w:rPr>
                <w:rFonts w:ascii="Courier New" w:hAnsi="Courier New"/>
                <w:color w:val="000000"/>
                <w:sz w:val="16"/>
              </w:rPr>
              <w:br w:type="textWrapping"/>
            </w:r>
            <w:r>
              <w:rPr>
                <w:rFonts w:ascii="Courier New" w:hAnsi="Courier New"/>
                <w:color w:val="000000"/>
                <w:sz w:val="16"/>
              </w:rPr>
              <w:t xml:space="preserve">            return contexto;</w:t>
            </w:r>
            <w:r>
              <w:rPr>
                <w:rFonts w:ascii="Courier New" w:hAnsi="Courier New"/>
                <w:color w:val="000000"/>
                <w:sz w:val="16"/>
              </w:rPr>
              <w:br w:type="textWrapping"/>
            </w:r>
            <w:r>
              <w:rPr>
                <w:rFonts w:ascii="Courier New" w:hAnsi="Courier New"/>
                <w:color w:val="000000"/>
                <w:sz w:val="16"/>
              </w:rPr>
              <w:t xml:space="preserve">        } catch (Exception ex) {</w:t>
            </w:r>
            <w:r>
              <w:rPr>
                <w:rFonts w:ascii="Courier New" w:hAnsi="Courier New"/>
                <w:color w:val="000000"/>
                <w:sz w:val="16"/>
              </w:rPr>
              <w:br w:type="textWrapping"/>
            </w:r>
            <w:r>
              <w:rPr>
                <w:rFonts w:ascii="Courier New" w:hAnsi="Courier New"/>
                <w:color w:val="000000"/>
                <w:sz w:val="16"/>
              </w:rPr>
              <w:t xml:space="preserve">            throw new IllegalStateException("No fue posible habilitar TLS inseguro", 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Parámetros que omiten la verificación del nombre de host del certificado autofirmado. */</w:t>
            </w:r>
            <w:r>
              <w:rPr>
                <w:rFonts w:ascii="Courier New" w:hAnsi="Courier New"/>
                <w:color w:val="000000"/>
                <w:sz w:val="16"/>
              </w:rPr>
              <w:br w:type="textWrapping"/>
            </w:r>
            <w:r>
              <w:rPr>
                <w:rFonts w:ascii="Courier New" w:hAnsi="Courier New"/>
                <w:color w:val="000000"/>
                <w:sz w:val="16"/>
              </w:rPr>
              <w:t xml:space="preserve">    public static SSLParameters parametrosSinVerificacionDeHost() {</w:t>
            </w:r>
            <w:r>
              <w:rPr>
                <w:rFonts w:ascii="Courier New" w:hAnsi="Courier New"/>
                <w:color w:val="000000"/>
                <w:sz w:val="16"/>
              </w:rPr>
              <w:br w:type="textWrapping"/>
            </w:r>
            <w:r>
              <w:rPr>
                <w:rFonts w:ascii="Courier New" w:hAnsi="Courier New"/>
                <w:color w:val="000000"/>
                <w:sz w:val="16"/>
              </w:rPr>
              <w:t xml:space="preserve">        SSLParameters parametros = new SSLParameters();</w:t>
            </w:r>
            <w:r>
              <w:rPr>
                <w:rFonts w:ascii="Courier New" w:hAnsi="Courier New"/>
                <w:color w:val="000000"/>
                <w:sz w:val="16"/>
              </w:rPr>
              <w:br w:type="textWrapping"/>
            </w:r>
            <w:r>
              <w:rPr>
                <w:rFonts w:ascii="Courier New" w:hAnsi="Courier New"/>
                <w:color w:val="000000"/>
                <w:sz w:val="16"/>
              </w:rPr>
              <w:t xml:space="preserve">        parametros.setEndpointIdentificationAlgorithm(null);</w:t>
            </w:r>
            <w:r>
              <w:rPr>
                <w:rFonts w:ascii="Courier New" w:hAnsi="Courier New"/>
                <w:color w:val="000000"/>
                <w:sz w:val="16"/>
              </w:rPr>
              <w:br w:type="textWrapping"/>
            </w:r>
            <w:r>
              <w:rPr>
                <w:rFonts w:ascii="Courier New" w:hAnsi="Courier New"/>
                <w:color w:val="000000"/>
                <w:sz w:val="16"/>
              </w:rPr>
              <w:t xml:space="preserve">        return parametros;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61E4FE93">
      <w:p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3E1FF502">
      <w:pPr>
        <w:rPr>
          <w:ins w:id="762" w:author="marpa" w:date="2026-10-25T15:30:35Z"/>
          <w:rFonts w:hint="default"/>
          <w:b/>
          <w:bCs/>
          <w:color w:val="243F61"/>
          <w:sz w:val="32"/>
          <w:szCs w:val="32"/>
          <w:lang w:val="es-EC"/>
        </w:rPr>
      </w:pPr>
      <w:ins w:id="763" w:author="marpa" w:date="2026-10-25T15:29:50Z">
        <w:r>
          <w:rPr>
            <w:rFonts w:hint="default"/>
            <w:b/>
            <w:bCs/>
            <w:color w:val="243F61"/>
            <w:sz w:val="32"/>
            <w:szCs w:val="32"/>
            <w:lang w:val="es-EC"/>
          </w:rPr>
          <w:t>CRE</w:t>
        </w:r>
      </w:ins>
      <w:ins w:id="764" w:author="marpa" w:date="2026-10-25T15:29:51Z">
        <w:r>
          <w:rPr>
            <w:rFonts w:hint="default"/>
            <w:b/>
            <w:bCs/>
            <w:color w:val="243F61"/>
            <w:sz w:val="32"/>
            <w:szCs w:val="32"/>
            <w:lang w:val="es-EC"/>
          </w:rPr>
          <w:t xml:space="preserve">ACION DE </w:t>
        </w:r>
      </w:ins>
      <w:ins w:id="765" w:author="marpa" w:date="2026-10-25T15:29:52Z">
        <w:r>
          <w:rPr>
            <w:rFonts w:hint="default"/>
            <w:b/>
            <w:bCs/>
            <w:color w:val="243F61"/>
            <w:sz w:val="32"/>
            <w:szCs w:val="32"/>
            <w:lang w:val="es-EC"/>
          </w:rPr>
          <w:t>CONTROLADOR</w:t>
        </w:r>
      </w:ins>
      <w:ins w:id="766" w:author="marpa" w:date="2026-10-25T15:29:53Z">
        <w:r>
          <w:rPr>
            <w:rFonts w:hint="default"/>
            <w:b/>
            <w:bCs/>
            <w:color w:val="243F61"/>
            <w:sz w:val="32"/>
            <w:szCs w:val="32"/>
            <w:lang w:val="es-EC"/>
          </w:rPr>
          <w:t>ES</w:t>
        </w:r>
      </w:ins>
    </w:p>
    <w:p w14:paraId="0CDBB9D5">
      <w:pPr>
        <w:jc w:val="left"/>
        <w:rPr>
          <w:ins w:id="768" w:author="marpa" w:date="2026-10-25T15:32:54Z"/>
          <w:rFonts w:hint="default"/>
          <w:lang w:val="es-EC"/>
        </w:rPr>
        <w:pPrChange w:id="767" w:author="marpa" w:date="2026-10-25T15:30:09Z">
          <w:pPr/>
        </w:pPrChange>
      </w:pPr>
      <w:ins w:id="769" w:author="marpa" w:date="2026-10-25T15:30:36Z">
        <w:r>
          <w:rPr>
            <w:rFonts w:hint="default"/>
            <w:lang w:val="es-EC"/>
          </w:rPr>
          <w:t xml:space="preserve">Dentro de </w:t>
        </w:r>
      </w:ins>
      <w:ins w:id="770" w:author="marpa" w:date="2026-10-25T15:30:41Z">
        <w:r>
          <w:rPr>
            <w:rFonts w:hint="default"/>
            <w:lang w:val="es-EC"/>
          </w:rPr>
          <w:t>cont</w:t>
        </w:r>
      </w:ins>
      <w:ins w:id="771" w:author="marpa" w:date="2026-10-25T15:30:42Z">
        <w:r>
          <w:rPr>
            <w:rFonts w:hint="default"/>
            <w:lang w:val="es-EC"/>
          </w:rPr>
          <w:t xml:space="preserve">roladores </w:t>
        </w:r>
      </w:ins>
      <w:ins w:id="772" w:author="marpa" w:date="2026-10-25T15:30:43Z">
        <w:r>
          <w:rPr>
            <w:rFonts w:hint="default"/>
            <w:lang w:val="es-EC"/>
          </w:rPr>
          <w:t>se cre</w:t>
        </w:r>
      </w:ins>
      <w:ins w:id="773" w:author="marpa" w:date="2026-10-25T15:30:44Z">
        <w:r>
          <w:rPr>
            <w:rFonts w:hint="default"/>
            <w:lang w:val="es-EC"/>
          </w:rPr>
          <w:t>an las c</w:t>
        </w:r>
      </w:ins>
      <w:ins w:id="774" w:author="marpa" w:date="2026-10-25T15:30:45Z">
        <w:r>
          <w:rPr>
            <w:rFonts w:hint="default"/>
            <w:lang w:val="es-EC"/>
          </w:rPr>
          <w:t>lases pa</w:t>
        </w:r>
      </w:ins>
      <w:ins w:id="775" w:author="marpa" w:date="2026-10-25T15:30:46Z">
        <w:r>
          <w:rPr>
            <w:rFonts w:hint="default"/>
            <w:lang w:val="es-EC"/>
          </w:rPr>
          <w:t>ra enla</w:t>
        </w:r>
      </w:ins>
      <w:ins w:id="776" w:author="marpa" w:date="2026-10-25T15:30:47Z">
        <w:r>
          <w:rPr>
            <w:rFonts w:hint="default"/>
            <w:lang w:val="es-EC"/>
          </w:rPr>
          <w:t xml:space="preserve">zar la </w:t>
        </w:r>
      </w:ins>
      <w:ins w:id="777" w:author="marpa" w:date="2026-10-25T15:30:48Z">
        <w:r>
          <w:rPr>
            <w:rFonts w:hint="default"/>
            <w:lang w:val="es-EC"/>
          </w:rPr>
          <w:t>vist</w:t>
        </w:r>
      </w:ins>
      <w:ins w:id="778" w:author="marpa" w:date="2026-10-25T15:30:49Z">
        <w:r>
          <w:rPr>
            <w:rFonts w:hint="default"/>
            <w:lang w:val="es-EC"/>
          </w:rPr>
          <w:t>a con los</w:t>
        </w:r>
      </w:ins>
      <w:ins w:id="779" w:author="marpa" w:date="2026-10-25T15:30:50Z">
        <w:r>
          <w:rPr>
            <w:rFonts w:hint="default"/>
            <w:lang w:val="es-EC"/>
          </w:rPr>
          <w:t xml:space="preserve"> servi</w:t>
        </w:r>
      </w:ins>
      <w:ins w:id="780" w:author="marpa" w:date="2026-10-25T15:30:51Z">
        <w:r>
          <w:rPr>
            <w:rFonts w:hint="default"/>
            <w:lang w:val="es-EC"/>
          </w:rPr>
          <w:t xml:space="preserve">cios </w:t>
        </w:r>
      </w:ins>
      <w:ins w:id="781" w:author="marpa" w:date="2026-10-25T15:30:52Z">
        <w:r>
          <w:rPr>
            <w:rFonts w:hint="default"/>
            <w:lang w:val="es-EC"/>
          </w:rPr>
          <w:t>y mode</w:t>
        </w:r>
      </w:ins>
      <w:ins w:id="782" w:author="marpa" w:date="2026-10-25T15:30:53Z">
        <w:r>
          <w:rPr>
            <w:rFonts w:hint="default"/>
            <w:lang w:val="es-EC"/>
          </w:rPr>
          <w:t>los,</w:t>
        </w:r>
      </w:ins>
      <w:ins w:id="783" w:author="marpa" w:date="2026-10-25T15:30:54Z">
        <w:r>
          <w:rPr>
            <w:rFonts w:hint="default"/>
            <w:lang w:val="es-EC"/>
          </w:rPr>
          <w:t xml:space="preserve"> y </w:t>
        </w:r>
      </w:ins>
      <w:ins w:id="784" w:author="marpa" w:date="2026-10-25T15:30:57Z">
        <w:r>
          <w:rPr>
            <w:rFonts w:hint="default"/>
            <w:lang w:val="es-EC"/>
          </w:rPr>
          <w:t>ejecu</w:t>
        </w:r>
      </w:ins>
      <w:ins w:id="785" w:author="marpa" w:date="2026-10-25T15:30:58Z">
        <w:r>
          <w:rPr>
            <w:rFonts w:hint="default"/>
            <w:lang w:val="es-EC"/>
          </w:rPr>
          <w:t>tar fl</w:t>
        </w:r>
      </w:ins>
      <w:ins w:id="786" w:author="marpa" w:date="2026-10-25T15:30:59Z">
        <w:r>
          <w:rPr>
            <w:rFonts w:hint="default"/>
            <w:lang w:val="es-EC"/>
          </w:rPr>
          <w:t xml:space="preserve">ujos de </w:t>
        </w:r>
      </w:ins>
      <w:ins w:id="787" w:author="marpa" w:date="2026-10-25T15:31:01Z">
        <w:r>
          <w:rPr>
            <w:rFonts w:hint="default"/>
            <w:lang w:val="es-EC"/>
          </w:rPr>
          <w:t>co</w:t>
        </w:r>
      </w:ins>
      <w:ins w:id="788" w:author="marpa" w:date="2026-10-25T15:31:02Z">
        <w:r>
          <w:rPr>
            <w:rFonts w:hint="default"/>
            <w:lang w:val="es-EC"/>
          </w:rPr>
          <w:t>ntrol en</w:t>
        </w:r>
      </w:ins>
      <w:ins w:id="789" w:author="marpa" w:date="2026-10-25T15:31:03Z">
        <w:r>
          <w:rPr>
            <w:rFonts w:hint="default"/>
            <w:lang w:val="es-EC"/>
          </w:rPr>
          <w:t xml:space="preserve"> base </w:t>
        </w:r>
      </w:ins>
      <w:ins w:id="790" w:author="marpa" w:date="2026-10-25T15:31:04Z">
        <w:r>
          <w:rPr>
            <w:rFonts w:hint="default"/>
            <w:lang w:val="es-EC"/>
          </w:rPr>
          <w:t>a</w:t>
        </w:r>
      </w:ins>
      <w:ins w:id="791" w:author="marpa" w:date="2026-10-25T15:31:06Z">
        <w:r>
          <w:rPr>
            <w:rFonts w:hint="default"/>
            <w:lang w:val="es-EC"/>
          </w:rPr>
          <w:t xml:space="preserve"> los </w:t>
        </w:r>
      </w:ins>
      <w:ins w:id="792" w:author="marpa" w:date="2026-10-25T15:31:07Z">
        <w:r>
          <w:rPr>
            <w:rFonts w:hint="default"/>
            <w:lang w:val="es-EC"/>
          </w:rPr>
          <w:t>datos re</w:t>
        </w:r>
      </w:ins>
      <w:ins w:id="793" w:author="marpa" w:date="2026-10-25T15:31:08Z">
        <w:r>
          <w:rPr>
            <w:rFonts w:hint="default"/>
            <w:lang w:val="es-EC"/>
          </w:rPr>
          <w:t>cibidos</w:t>
        </w:r>
      </w:ins>
      <w:ins w:id="794" w:author="marpa" w:date="2026-10-25T15:31:09Z">
        <w:r>
          <w:rPr>
            <w:rFonts w:hint="default"/>
            <w:lang w:val="es-EC"/>
          </w:rPr>
          <w:t xml:space="preserve"> en los</w:t>
        </w:r>
      </w:ins>
      <w:ins w:id="795" w:author="marpa" w:date="2026-10-25T15:31:10Z">
        <w:r>
          <w:rPr>
            <w:rFonts w:hint="default"/>
            <w:lang w:val="es-EC"/>
          </w:rPr>
          <w:t xml:space="preserve"> servicios</w:t>
        </w:r>
      </w:ins>
      <w:ins w:id="796" w:author="marpa" w:date="2026-10-25T15:31:11Z">
        <w:r>
          <w:rPr>
            <w:rFonts w:hint="default"/>
            <w:lang w:val="es-EC"/>
          </w:rPr>
          <w:t xml:space="preserve"> o </w:t>
        </w:r>
      </w:ins>
      <w:ins w:id="797" w:author="marpa" w:date="2026-10-25T15:31:12Z">
        <w:r>
          <w:rPr>
            <w:rFonts w:hint="default"/>
            <w:lang w:val="es-EC"/>
          </w:rPr>
          <w:t>a l</w:t>
        </w:r>
      </w:ins>
      <w:ins w:id="798" w:author="marpa" w:date="2026-10-25T15:31:13Z">
        <w:r>
          <w:rPr>
            <w:rFonts w:hint="default"/>
            <w:lang w:val="es-EC"/>
          </w:rPr>
          <w:t>as accio</w:t>
        </w:r>
      </w:ins>
      <w:ins w:id="799" w:author="marpa" w:date="2026-10-25T15:31:14Z">
        <w:r>
          <w:rPr>
            <w:rFonts w:hint="default"/>
            <w:lang w:val="es-EC"/>
          </w:rPr>
          <w:t xml:space="preserve">nes del </w:t>
        </w:r>
      </w:ins>
      <w:ins w:id="800" w:author="marpa" w:date="2026-10-25T15:31:15Z">
        <w:r>
          <w:rPr>
            <w:rFonts w:hint="default"/>
            <w:lang w:val="es-EC"/>
          </w:rPr>
          <w:t>usuario</w:t>
        </w:r>
      </w:ins>
      <w:ins w:id="801" w:author="marpa" w:date="2026-10-25T15:31:16Z">
        <w:r>
          <w:rPr>
            <w:rFonts w:hint="default"/>
            <w:lang w:val="es-EC"/>
          </w:rPr>
          <w:t xml:space="preserve"> en la </w:t>
        </w:r>
      </w:ins>
      <w:ins w:id="802" w:author="marpa" w:date="2026-10-25T15:31:18Z">
        <w:r>
          <w:rPr>
            <w:rFonts w:hint="default"/>
            <w:lang w:val="es-EC"/>
          </w:rPr>
          <w:t>int</w:t>
        </w:r>
      </w:ins>
      <w:ins w:id="803" w:author="marpa" w:date="2026-10-25T15:31:19Z">
        <w:r>
          <w:rPr>
            <w:rFonts w:hint="default"/>
            <w:lang w:val="es-EC"/>
          </w:rPr>
          <w:t>erfa</w:t>
        </w:r>
      </w:ins>
      <w:ins w:id="804" w:author="marpa" w:date="2026-10-25T15:31:20Z">
        <w:r>
          <w:rPr>
            <w:rFonts w:hint="default"/>
            <w:lang w:val="es-EC"/>
          </w:rPr>
          <w:t>z. Se</w:t>
        </w:r>
      </w:ins>
      <w:ins w:id="805" w:author="marpa" w:date="2026-10-25T15:31:21Z">
        <w:r>
          <w:rPr>
            <w:rFonts w:hint="default"/>
            <w:lang w:val="es-EC"/>
          </w:rPr>
          <w:t xml:space="preserve"> usan </w:t>
        </w:r>
      </w:ins>
      <w:ins w:id="806" w:author="marpa" w:date="2026-10-25T15:31:22Z">
        <w:r>
          <w:rPr>
            <w:rFonts w:hint="default"/>
            <w:lang w:val="es-EC"/>
          </w:rPr>
          <w:t>3 controla</w:t>
        </w:r>
      </w:ins>
      <w:ins w:id="807" w:author="marpa" w:date="2026-10-25T15:31:23Z">
        <w:r>
          <w:rPr>
            <w:rFonts w:hint="default"/>
            <w:lang w:val="es-EC"/>
          </w:rPr>
          <w:t xml:space="preserve">dores, </w:t>
        </w:r>
      </w:ins>
      <w:ins w:id="808" w:author="marpa" w:date="2026-10-25T15:31:24Z">
        <w:r>
          <w:rPr>
            <w:rFonts w:hint="default"/>
            <w:lang w:val="es-EC"/>
          </w:rPr>
          <w:t>uno para</w:t>
        </w:r>
      </w:ins>
      <w:ins w:id="809" w:author="marpa" w:date="2026-10-25T15:31:25Z">
        <w:r>
          <w:rPr>
            <w:rFonts w:hint="default"/>
            <w:lang w:val="es-EC"/>
          </w:rPr>
          <w:t xml:space="preserve"> </w:t>
        </w:r>
      </w:ins>
      <w:ins w:id="810" w:author="marpa" w:date="2026-10-25T15:32:01Z">
        <w:r>
          <w:rPr>
            <w:rFonts w:hint="default"/>
            <w:lang w:val="es-EC"/>
          </w:rPr>
          <w:t>todo</w:t>
        </w:r>
      </w:ins>
      <w:ins w:id="811" w:author="marpa" w:date="2026-10-25T15:32:02Z">
        <w:r>
          <w:rPr>
            <w:rFonts w:hint="default"/>
            <w:lang w:val="es-EC"/>
          </w:rPr>
          <w:t xml:space="preserve"> el c</w:t>
        </w:r>
      </w:ins>
      <w:ins w:id="812" w:author="marpa" w:date="2026-10-25T15:32:03Z">
        <w:r>
          <w:rPr>
            <w:rFonts w:hint="default"/>
            <w:lang w:val="es-EC"/>
          </w:rPr>
          <w:t>liente, q</w:t>
        </w:r>
      </w:ins>
      <w:ins w:id="813" w:author="marpa" w:date="2026-10-25T15:32:04Z">
        <w:r>
          <w:rPr>
            <w:rFonts w:hint="default"/>
            <w:lang w:val="es-EC"/>
          </w:rPr>
          <w:t>ue manej</w:t>
        </w:r>
      </w:ins>
      <w:ins w:id="814" w:author="marpa" w:date="2026-10-25T15:32:05Z">
        <w:r>
          <w:rPr>
            <w:rFonts w:hint="default"/>
            <w:lang w:val="es-EC"/>
          </w:rPr>
          <w:t>a las tr</w:t>
        </w:r>
      </w:ins>
      <w:ins w:id="815" w:author="marpa" w:date="2026-10-25T15:32:06Z">
        <w:r>
          <w:rPr>
            <w:rFonts w:hint="default"/>
            <w:lang w:val="es-EC"/>
          </w:rPr>
          <w:t>ansiciones</w:t>
        </w:r>
      </w:ins>
      <w:ins w:id="816" w:author="marpa" w:date="2026-10-25T15:32:07Z">
        <w:r>
          <w:rPr>
            <w:rFonts w:hint="default"/>
            <w:lang w:val="es-EC"/>
          </w:rPr>
          <w:t xml:space="preserve"> entre </w:t>
        </w:r>
      </w:ins>
      <w:ins w:id="817" w:author="marpa" w:date="2026-10-25T15:32:14Z">
        <w:r>
          <w:rPr>
            <w:rFonts w:hint="default"/>
            <w:lang w:val="es-EC"/>
          </w:rPr>
          <w:t>vist</w:t>
        </w:r>
      </w:ins>
      <w:ins w:id="818" w:author="marpa" w:date="2026-10-25T15:32:15Z">
        <w:r>
          <w:rPr>
            <w:rFonts w:hint="default"/>
            <w:lang w:val="es-EC"/>
          </w:rPr>
          <w:t xml:space="preserve">as de </w:t>
        </w:r>
      </w:ins>
      <w:ins w:id="819" w:author="marpa" w:date="2026-10-25T15:32:18Z">
        <w:r>
          <w:rPr>
            <w:rFonts w:hint="default"/>
            <w:lang w:val="es-EC"/>
          </w:rPr>
          <w:t>inicio</w:t>
        </w:r>
      </w:ins>
      <w:ins w:id="820" w:author="marpa" w:date="2026-10-25T15:32:19Z">
        <w:r>
          <w:rPr>
            <w:rFonts w:hint="default"/>
            <w:lang w:val="es-EC"/>
          </w:rPr>
          <w:t xml:space="preserve"> de ses</w:t>
        </w:r>
      </w:ins>
      <w:ins w:id="821" w:author="marpa" w:date="2026-10-25T15:32:20Z">
        <w:r>
          <w:rPr>
            <w:rFonts w:hint="default"/>
            <w:lang w:val="es-EC"/>
          </w:rPr>
          <w:t xml:space="preserve">ión </w:t>
        </w:r>
      </w:ins>
      <w:ins w:id="822" w:author="marpa" w:date="2026-10-25T15:32:21Z">
        <w:r>
          <w:rPr>
            <w:rFonts w:hint="default"/>
            <w:lang w:val="es-EC"/>
          </w:rPr>
          <w:t>y conv</w:t>
        </w:r>
      </w:ins>
      <w:ins w:id="823" w:author="marpa" w:date="2026-10-25T15:32:22Z">
        <w:r>
          <w:rPr>
            <w:rFonts w:hint="default"/>
            <w:lang w:val="es-EC"/>
          </w:rPr>
          <w:t>ersore</w:t>
        </w:r>
      </w:ins>
      <w:ins w:id="824" w:author="marpa" w:date="2026-10-25T15:32:23Z">
        <w:r>
          <w:rPr>
            <w:rFonts w:hint="default"/>
            <w:lang w:val="es-EC"/>
          </w:rPr>
          <w:t xml:space="preserve">s, y </w:t>
        </w:r>
      </w:ins>
      <w:ins w:id="825" w:author="marpa" w:date="2026-10-25T15:32:26Z">
        <w:r>
          <w:rPr>
            <w:rFonts w:hint="default"/>
            <w:lang w:val="es-EC"/>
          </w:rPr>
          <w:t>l</w:t>
        </w:r>
      </w:ins>
      <w:ins w:id="826" w:author="marpa" w:date="2026-10-25T15:32:30Z">
        <w:r>
          <w:rPr>
            <w:rFonts w:hint="default"/>
            <w:lang w:val="es-EC"/>
          </w:rPr>
          <w:t>os controla</w:t>
        </w:r>
      </w:ins>
      <w:ins w:id="827" w:author="marpa" w:date="2026-10-25T15:32:31Z">
        <w:r>
          <w:rPr>
            <w:rFonts w:hint="default"/>
            <w:lang w:val="es-EC"/>
          </w:rPr>
          <w:t>dores p</w:t>
        </w:r>
      </w:ins>
      <w:ins w:id="828" w:author="marpa" w:date="2026-10-25T15:32:32Z">
        <w:r>
          <w:rPr>
            <w:rFonts w:hint="default"/>
            <w:lang w:val="es-EC"/>
          </w:rPr>
          <w:t>ropio</w:t>
        </w:r>
      </w:ins>
      <w:ins w:id="829" w:author="marpa" w:date="2026-10-25T15:32:33Z">
        <w:r>
          <w:rPr>
            <w:rFonts w:hint="default"/>
            <w:lang w:val="es-EC"/>
          </w:rPr>
          <w:t xml:space="preserve">s de </w:t>
        </w:r>
      </w:ins>
      <w:ins w:id="830" w:author="marpa" w:date="2026-10-25T15:32:35Z">
        <w:r>
          <w:rPr>
            <w:rFonts w:hint="default"/>
            <w:lang w:val="es-EC"/>
          </w:rPr>
          <w:t>ca</w:t>
        </w:r>
      </w:ins>
      <w:ins w:id="831" w:author="marpa" w:date="2026-10-25T15:32:36Z">
        <w:r>
          <w:rPr>
            <w:rFonts w:hint="default"/>
            <w:lang w:val="es-EC"/>
          </w:rPr>
          <w:t xml:space="preserve">da </w:t>
        </w:r>
      </w:ins>
      <w:ins w:id="832" w:author="marpa" w:date="2026-10-25T15:32:37Z">
        <w:r>
          <w:rPr>
            <w:rFonts w:hint="default"/>
            <w:lang w:val="es-EC"/>
          </w:rPr>
          <w:t>vis</w:t>
        </w:r>
      </w:ins>
      <w:ins w:id="833" w:author="marpa" w:date="2026-10-25T15:32:38Z">
        <w:r>
          <w:rPr>
            <w:rFonts w:hint="default"/>
            <w:lang w:val="es-EC"/>
          </w:rPr>
          <w:t xml:space="preserve">ta que </w:t>
        </w:r>
      </w:ins>
      <w:ins w:id="834" w:author="marpa" w:date="2026-10-25T15:32:39Z">
        <w:r>
          <w:rPr>
            <w:rFonts w:hint="default"/>
            <w:lang w:val="es-EC"/>
          </w:rPr>
          <w:t>conec</w:t>
        </w:r>
      </w:ins>
      <w:ins w:id="835" w:author="marpa" w:date="2026-10-25T15:32:40Z">
        <w:r>
          <w:rPr>
            <w:rFonts w:hint="default"/>
            <w:lang w:val="es-EC"/>
          </w:rPr>
          <w:t>tan el</w:t>
        </w:r>
      </w:ins>
      <w:ins w:id="836" w:author="marpa" w:date="2026-10-25T15:32:41Z">
        <w:r>
          <w:rPr>
            <w:rFonts w:hint="default"/>
            <w:lang w:val="es-EC"/>
          </w:rPr>
          <w:t xml:space="preserve"> servici</w:t>
        </w:r>
      </w:ins>
      <w:ins w:id="837" w:author="marpa" w:date="2026-10-25T15:32:42Z">
        <w:r>
          <w:rPr>
            <w:rFonts w:hint="default"/>
            <w:lang w:val="es-EC"/>
          </w:rPr>
          <w:t xml:space="preserve">o </w:t>
        </w:r>
      </w:ins>
      <w:ins w:id="838" w:author="marpa" w:date="2026-10-25T15:32:43Z">
        <w:r>
          <w:rPr>
            <w:rFonts w:hint="default"/>
            <w:lang w:val="es-EC"/>
          </w:rPr>
          <w:t>y su</w:t>
        </w:r>
      </w:ins>
      <w:ins w:id="839" w:author="marpa" w:date="2026-10-25T15:32:45Z">
        <w:r>
          <w:rPr>
            <w:rFonts w:hint="default"/>
            <w:lang w:val="es-EC"/>
          </w:rPr>
          <w:t xml:space="preserve">s </w:t>
        </w:r>
      </w:ins>
      <w:ins w:id="840" w:author="marpa" w:date="2026-10-25T15:32:46Z">
        <w:r>
          <w:rPr>
            <w:rFonts w:hint="default"/>
            <w:lang w:val="es-EC"/>
          </w:rPr>
          <w:t>endpoint</w:t>
        </w:r>
      </w:ins>
      <w:ins w:id="841" w:author="marpa" w:date="2026-10-25T15:32:47Z">
        <w:r>
          <w:rPr>
            <w:rFonts w:hint="default"/>
            <w:lang w:val="es-EC"/>
          </w:rPr>
          <w:t>s con sus</w:t>
        </w:r>
      </w:ins>
      <w:ins w:id="842" w:author="marpa" w:date="2026-10-25T15:32:49Z">
        <w:r>
          <w:rPr>
            <w:rFonts w:hint="default"/>
            <w:lang w:val="es-EC"/>
          </w:rPr>
          <w:t xml:space="preserve"> respe</w:t>
        </w:r>
      </w:ins>
      <w:ins w:id="843" w:author="marpa" w:date="2026-10-25T15:32:50Z">
        <w:r>
          <w:rPr>
            <w:rFonts w:hint="default"/>
            <w:lang w:val="es-EC"/>
          </w:rPr>
          <w:t>ctivas</w:t>
        </w:r>
      </w:ins>
      <w:ins w:id="844" w:author="marpa" w:date="2026-10-25T15:32:51Z">
        <w:r>
          <w:rPr>
            <w:rFonts w:hint="default"/>
            <w:lang w:val="es-EC"/>
          </w:rPr>
          <w:t xml:space="preserve"> </w:t>
        </w:r>
      </w:ins>
      <w:ins w:id="845" w:author="marpa" w:date="2026-10-25T15:32:52Z">
        <w:r>
          <w:rPr>
            <w:rFonts w:hint="default"/>
            <w:lang w:val="es-EC"/>
          </w:rPr>
          <w:t>interfac</w:t>
        </w:r>
      </w:ins>
      <w:ins w:id="846" w:author="marpa" w:date="2026-10-25T15:32:53Z">
        <w:r>
          <w:rPr>
            <w:rFonts w:hint="default"/>
            <w:lang w:val="es-EC"/>
          </w:rPr>
          <w:t>es.</w:t>
        </w:r>
      </w:ins>
    </w:p>
    <w:p w14:paraId="2F867429">
      <w:pPr>
        <w:keepNext/>
        <w:spacing w:after="0"/>
        <w:jc w:val="center"/>
        <w:rPr>
          <w:ins w:id="847" w:author="marpa" w:date="2026-10-25T15:33:01Z"/>
        </w:rPr>
      </w:pPr>
      <w:ins w:id="848" w:author="marpa" w:date="2026-10-25T15:34:01Z">
        <w:r>
          <w:rPr/>
          <w:drawing>
            <wp:inline distT="0" distB="0" distL="114300" distR="114300">
              <wp:extent cx="1884045" cy="566420"/>
              <wp:effectExtent l="0" t="0" r="8255" b="5080"/>
              <wp:docPr id="1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3"/>
                      <pic:cNvPicPr>
                        <a:picLocks noChangeAspect="1"/>
                      </pic:cNvPicPr>
                    </pic:nvPicPr>
                    <pic:blipFill>
                      <a:blip r:embed="rId64"/>
                      <a:stretch>
                        <a:fillRect/>
                      </a:stretch>
                    </pic:blipFill>
                    <pic:spPr>
                      <a:xfrm>
                        <a:off x="0" y="0"/>
                        <a:ext cx="1884045" cy="566420"/>
                      </a:xfrm>
                      <a:prstGeom prst="rect">
                        <a:avLst/>
                      </a:prstGeom>
                      <a:noFill/>
                      <a:ln>
                        <a:noFill/>
                      </a:ln>
                    </pic:spPr>
                  </pic:pic>
                </a:graphicData>
              </a:graphic>
            </wp:inline>
          </w:drawing>
        </w:r>
      </w:ins>
    </w:p>
    <w:p w14:paraId="531D5D35">
      <w:pPr>
        <w:pStyle w:val="5"/>
        <w:rPr>
          <w:ins w:id="851" w:author="marpa" w:date="2026-10-25T15:34:32Z"/>
          <w:rFonts w:hint="default"/>
          <w:lang w:val="es-EC"/>
        </w:rPr>
        <w:pPrChange w:id="850" w:author="marpa" w:date="2026-10-25T15:30:09Z">
          <w:pPr/>
        </w:pPrChange>
      </w:pPr>
      <w:ins w:id="852" w:author="marpa" w:date="2026-10-25T15:33:01Z">
        <w:bookmarkStart w:id="133" w:name="_Toc10734"/>
        <w:bookmarkStart w:id="134" w:name="_Toc13106"/>
        <w:r>
          <w:rPr/>
          <w:t xml:space="preserve">Figura </w:t>
        </w:r>
      </w:ins>
      <w:ins w:id="853" w:author="marpa" w:date="2026-10-25T15:33:21Z">
        <w:r>
          <w:rPr>
            <w:rFonts w:hint="default"/>
            <w:lang w:val="es-EC"/>
          </w:rPr>
          <w:t>3</w:t>
        </w:r>
      </w:ins>
      <w:r>
        <w:rPr>
          <w:rFonts w:hint="default"/>
          <w:lang w:val="es-EC"/>
        </w:rPr>
        <w:t>9</w:t>
      </w:r>
      <w:ins w:id="854" w:author="marpa" w:date="2026-10-25T15:33:01Z">
        <w:r>
          <w:rPr/>
          <w:t>. Creación de c</w:t>
        </w:r>
      </w:ins>
      <w:ins w:id="855" w:author="marpa" w:date="2026-10-25T15:33:06Z">
        <w:r>
          <w:rPr>
            <w:rFonts w:hint="default"/>
            <w:lang w:val="es-EC"/>
          </w:rPr>
          <w:t>on</w:t>
        </w:r>
      </w:ins>
      <w:ins w:id="856" w:author="marpa" w:date="2026-10-25T15:33:07Z">
        <w:r>
          <w:rPr>
            <w:rFonts w:hint="default"/>
            <w:lang w:val="es-EC"/>
          </w:rPr>
          <w:t>troladores</w:t>
        </w:r>
      </w:ins>
      <w:ins w:id="857" w:author="marpa" w:date="2026-10-25T15:33:01Z">
        <w:r>
          <w:rPr/>
          <w:t>- Cliente consola</w:t>
        </w:r>
        <w:bookmarkEnd w:id="133"/>
        <w:bookmarkEnd w:id="134"/>
      </w:ins>
    </w:p>
    <w:p w14:paraId="3F2717EB">
      <w:pPr>
        <w:pStyle w:val="6"/>
        <w:spacing w:after="60"/>
      </w:pPr>
      <w:r>
        <w:rPr>
          <w:i/>
          <w:color w:val="1F497D"/>
          <w:sz w:val="18"/>
        </w:rPr>
        <w:t>Tabla 3</w:t>
      </w:r>
      <w:r>
        <w:rPr>
          <w:rFonts w:hint="default"/>
          <w:i/>
          <w:color w:val="1F497D"/>
          <w:sz w:val="18"/>
          <w:lang w:val="es-EC"/>
        </w:rPr>
        <w:t>5</w:t>
      </w:r>
      <w:r>
        <w:rPr>
          <w:i/>
          <w:color w:val="1F497D"/>
          <w:sz w:val="18"/>
        </w:rPr>
        <w:t>. Clase AplicacionController - Cliente consola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D6A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E61443B">
            <w:pPr>
              <w:spacing w:after="0" w:line="240" w:lineRule="auto"/>
            </w:pP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ec.edu.monster.modelos.TipoConversion;</w:t>
            </w:r>
            <w:r>
              <w:rPr>
                <w:rFonts w:ascii="Courier New" w:hAnsi="Courier New"/>
                <w:color w:val="000000"/>
                <w:sz w:val="16"/>
              </w:rPr>
              <w:br w:type="textWrapping"/>
            </w:r>
            <w:r>
              <w:rPr>
                <w:rFonts w:ascii="Courier New" w:hAnsi="Courier New"/>
                <w:color w:val="000000"/>
                <w:sz w:val="16"/>
              </w:rPr>
              <w:t>import ec.edu.monster.modelos.excepciones.ExcepcionSesionRechazada;</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ec.edu.monster.vistas.ConsolaVista;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Controlador principal del flujo de la aplicación de consola. */</w:t>
            </w:r>
            <w:r>
              <w:rPr>
                <w:rFonts w:ascii="Courier New" w:hAnsi="Courier New"/>
                <w:color w:val="000000"/>
                <w:sz w:val="16"/>
              </w:rPr>
              <w:br w:type="textWrapping"/>
            </w:r>
            <w:r>
              <w:rPr>
                <w:rFonts w:ascii="Courier New" w:hAnsi="Courier New"/>
                <w:color w:val="000000"/>
                <w:sz w:val="16"/>
              </w:rPr>
              <w:t>public class AplicacionController {</w:t>
            </w:r>
            <w:r>
              <w:rPr>
                <w:rFonts w:ascii="Courier New" w:hAnsi="Courier New"/>
                <w:color w:val="000000"/>
                <w:sz w:val="16"/>
              </w:rPr>
              <w:br w:type="textWrapping"/>
            </w:r>
            <w:r>
              <w:rPr>
                <w:rFonts w:ascii="Courier New" w:hAnsi="Courier New"/>
                <w:color w:val="000000"/>
                <w:sz w:val="16"/>
              </w:rPr>
              <w:t xml:space="preserve">    private final ConsolaVista vista;</w:t>
            </w:r>
            <w:r>
              <w:rPr>
                <w:rFonts w:ascii="Courier New" w:hAnsi="Courier New"/>
                <w:color w:val="000000"/>
                <w:sz w:val="16"/>
              </w:rPr>
              <w:br w:type="textWrapping"/>
            </w:r>
            <w:r>
              <w:rPr>
                <w:rFonts w:ascii="Courier New" w:hAnsi="Courier New"/>
                <w:color w:val="000000"/>
                <w:sz w:val="16"/>
              </w:rPr>
              <w:t xml:space="preserve">    private final WSConversorCliente cliente;</w:t>
            </w:r>
            <w:r>
              <w:rPr>
                <w:rFonts w:ascii="Courier New" w:hAnsi="Courier New"/>
                <w:color w:val="000000"/>
                <w:sz w:val="16"/>
              </w:rPr>
              <w:br w:type="textWrapping"/>
            </w:r>
            <w:r>
              <w:rPr>
                <w:rFonts w:ascii="Courier New" w:hAnsi="Courier New"/>
                <w:color w:val="000000"/>
                <w:sz w:val="16"/>
              </w:rPr>
              <w:t xml:space="preserve">    private final LoginController loginController;</w:t>
            </w:r>
            <w:r>
              <w:rPr>
                <w:rFonts w:ascii="Courier New" w:hAnsi="Courier New"/>
                <w:color w:val="000000"/>
                <w:sz w:val="16"/>
              </w:rPr>
              <w:br w:type="textWrapping"/>
            </w:r>
            <w:r>
              <w:rPr>
                <w:rFonts w:ascii="Courier New" w:hAnsi="Courier New"/>
                <w:color w:val="000000"/>
                <w:sz w:val="16"/>
              </w:rPr>
              <w:t xml:space="preserve">    private final ConversionController conversionController;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AplicacionController(ConsolaVista vista, WSConversorCliente cliente)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this.cliente = cliente;</w:t>
            </w:r>
            <w:r>
              <w:rPr>
                <w:rFonts w:ascii="Courier New" w:hAnsi="Courier New"/>
                <w:color w:val="000000"/>
                <w:sz w:val="16"/>
              </w:rPr>
              <w:br w:type="textWrapping"/>
            </w:r>
            <w:r>
              <w:rPr>
                <w:rFonts w:ascii="Courier New" w:hAnsi="Courier New"/>
                <w:color w:val="000000"/>
                <w:sz w:val="16"/>
              </w:rPr>
              <w:t xml:space="preserve">        this.loginController = new LoginController(vista, cliente);</w:t>
            </w:r>
            <w:r>
              <w:rPr>
                <w:rFonts w:ascii="Courier New" w:hAnsi="Courier New"/>
                <w:color w:val="000000"/>
                <w:sz w:val="16"/>
              </w:rPr>
              <w:br w:type="textWrapping"/>
            </w:r>
            <w:r>
              <w:rPr>
                <w:rFonts w:ascii="Courier New" w:hAnsi="Courier New"/>
                <w:color w:val="000000"/>
                <w:sz w:val="16"/>
              </w:rPr>
              <w:t xml:space="preserve">        this.conversionController = new ConversionController(vista, cliente);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iniciar() {</w:t>
            </w:r>
            <w:r>
              <w:rPr>
                <w:rFonts w:ascii="Courier New" w:hAnsi="Courier New"/>
                <w:color w:val="000000"/>
                <w:sz w:val="16"/>
              </w:rPr>
              <w:br w:type="textWrapping"/>
            </w:r>
            <w:r>
              <w:rPr>
                <w:rFonts w:ascii="Courier New" w:hAnsi="Courier New"/>
                <w:color w:val="000000"/>
                <w:sz w:val="16"/>
              </w:rPr>
              <w:t xml:space="preserve">        boolean ejecutarApp = true;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while (ejecutarApp) {</w:t>
            </w:r>
            <w:r>
              <w:rPr>
                <w:rFonts w:ascii="Courier New" w:hAnsi="Courier New"/>
                <w:color w:val="000000"/>
                <w:sz w:val="16"/>
              </w:rPr>
              <w:br w:type="textWrapping"/>
            </w:r>
            <w:r>
              <w:rPr>
                <w:rFonts w:ascii="Courier New" w:hAnsi="Courier New"/>
                <w:color w:val="000000"/>
                <w:sz w:val="16"/>
              </w:rPr>
              <w:t xml:space="preserve">            vista.mostrarBienvenida();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1. Proceso de autenticación</w:t>
            </w:r>
            <w:r>
              <w:rPr>
                <w:rFonts w:ascii="Courier New" w:hAnsi="Courier New"/>
                <w:color w:val="000000"/>
                <w:sz w:val="16"/>
              </w:rPr>
              <w:br w:type="textWrapping"/>
            </w:r>
            <w:r>
              <w:rPr>
                <w:rFonts w:ascii="Courier New" w:hAnsi="Courier New"/>
                <w:color w:val="000000"/>
                <w:sz w:val="16"/>
              </w:rPr>
              <w:t xml:space="preserve">            while (!loginController.autenticar()) {</w:t>
            </w:r>
            <w:r>
              <w:rPr>
                <w:rFonts w:ascii="Courier New" w:hAnsi="Courier New"/>
                <w:color w:val="000000"/>
                <w:sz w:val="16"/>
              </w:rPr>
              <w:br w:type="textWrapping"/>
            </w:r>
            <w:r>
              <w:rPr>
                <w:rFonts w:ascii="Courier New" w:hAnsi="Courier New"/>
                <w:color w:val="000000"/>
                <w:sz w:val="16"/>
              </w:rPr>
              <w:t xml:space="preserve">                vista.mostrarMensaje("Intente nuevamente.\n");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2. Ejecución del menú con manejo de expiración de sesión</w:t>
            </w:r>
            <w:r>
              <w:rPr>
                <w:rFonts w:ascii="Courier New" w:hAnsi="Courier New"/>
                <w:color w:val="000000"/>
                <w:sz w:val="16"/>
              </w:rPr>
              <w:br w:type="textWrapping"/>
            </w:r>
            <w:r>
              <w:rPr>
                <w:rFonts w:ascii="Courier New" w:hAnsi="Courier New"/>
                <w:color w:val="000000"/>
                <w:sz w:val="16"/>
              </w:rPr>
              <w:t xml:space="preserve">            boolean sesionExpirada = false;</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ejecutarMenu();</w:t>
            </w:r>
            <w:r>
              <w:rPr>
                <w:rFonts w:ascii="Courier New" w:hAnsi="Courier New"/>
                <w:color w:val="000000"/>
                <w:sz w:val="16"/>
              </w:rPr>
              <w:br w:type="textWrapping"/>
            </w:r>
            <w:r>
              <w:rPr>
                <w:rFonts w:ascii="Courier New" w:hAnsi="Courier New"/>
                <w:color w:val="000000"/>
                <w:sz w:val="16"/>
              </w:rPr>
              <w:t xml:space="preserve">            } catch (ExcepcionSesionRechazada e) {</w:t>
            </w:r>
            <w:r>
              <w:rPr>
                <w:rFonts w:ascii="Courier New" w:hAnsi="Courier New"/>
                <w:color w:val="000000"/>
                <w:sz w:val="16"/>
              </w:rPr>
              <w:br w:type="textWrapping"/>
            </w:r>
            <w:r>
              <w:rPr>
                <w:rFonts w:ascii="Courier New" w:hAnsi="Courier New"/>
                <w:color w:val="000000"/>
                <w:sz w:val="16"/>
              </w:rPr>
              <w:t xml:space="preserve">                vista.mostrarError("\n[!] " + e.getMessage());</w:t>
            </w:r>
            <w:r>
              <w:rPr>
                <w:rFonts w:ascii="Courier New" w:hAnsi="Courier New"/>
                <w:color w:val="000000"/>
                <w:sz w:val="16"/>
              </w:rPr>
              <w:br w:type="textWrapping"/>
            </w:r>
            <w:r>
              <w:rPr>
                <w:rFonts w:ascii="Courier New" w:hAnsi="Courier New"/>
                <w:color w:val="000000"/>
                <w:sz w:val="16"/>
              </w:rPr>
              <w:t xml:space="preserve">                sesionExpirada = true;</w:t>
            </w:r>
            <w:r>
              <w:rPr>
                <w:rFonts w:ascii="Courier New" w:hAnsi="Courier New"/>
                <w:color w:val="000000"/>
                <w:sz w:val="16"/>
              </w:rPr>
              <w:br w:type="textWrapping"/>
            </w:r>
            <w:r>
              <w:rPr>
                <w:rFonts w:ascii="Courier New" w:hAnsi="Courier New"/>
                <w:color w:val="000000"/>
                <w:sz w:val="16"/>
              </w:rPr>
              <w:t xml:space="preserve">            } finally {</w:t>
            </w:r>
            <w:r>
              <w:rPr>
                <w:rFonts w:ascii="Courier New" w:hAnsi="Courier New"/>
                <w:color w:val="000000"/>
                <w:sz w:val="16"/>
              </w:rPr>
              <w:br w:type="textWrapping"/>
            </w:r>
            <w:r>
              <w:rPr>
                <w:rFonts w:ascii="Courier New" w:hAnsi="Courier New"/>
                <w:color w:val="000000"/>
                <w:sz w:val="16"/>
              </w:rPr>
              <w:t xml:space="preserve">                cliente.cerrarSesion();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3. Evaluar si se debe reiniciar sesión o salir</w:t>
            </w:r>
            <w:r>
              <w:rPr>
                <w:rFonts w:ascii="Courier New" w:hAnsi="Courier New"/>
                <w:color w:val="000000"/>
                <w:sz w:val="16"/>
              </w:rPr>
              <w:br w:type="textWrapping"/>
            </w:r>
            <w:r>
              <w:rPr>
                <w:rFonts w:ascii="Courier New" w:hAnsi="Courier New"/>
                <w:color w:val="000000"/>
                <w:sz w:val="16"/>
              </w:rPr>
              <w:t xml:space="preserve">            if (sesionExpirada) {</w:t>
            </w:r>
            <w:r>
              <w:rPr>
                <w:rFonts w:ascii="Courier New" w:hAnsi="Courier New"/>
                <w:color w:val="000000"/>
                <w:sz w:val="16"/>
              </w:rPr>
              <w:br w:type="textWrapping"/>
            </w:r>
            <w:r>
              <w:rPr>
                <w:rFonts w:ascii="Courier New" w:hAnsi="Courier New"/>
                <w:color w:val="000000"/>
                <w:sz w:val="16"/>
              </w:rPr>
              <w:t xml:space="preserve">                // Si la sesión expiró por 401, preguntamos si desea reautenticarse</w:t>
            </w:r>
            <w:r>
              <w:rPr>
                <w:rFonts w:ascii="Courier New" w:hAnsi="Courier New"/>
                <w:color w:val="000000"/>
                <w:sz w:val="16"/>
              </w:rPr>
              <w:br w:type="textWrapping"/>
            </w:r>
            <w:r>
              <w:rPr>
                <w:rFonts w:ascii="Courier New" w:hAnsi="Courier New"/>
                <w:color w:val="000000"/>
                <w:sz w:val="16"/>
              </w:rPr>
              <w:t xml:space="preserve">                ejecutarApp = preguntarReinicioSesion();</w:t>
            </w:r>
            <w:r>
              <w:rPr>
                <w:rFonts w:ascii="Courier New" w:hAnsi="Courier New"/>
                <w:color w:val="000000"/>
                <w:sz w:val="16"/>
              </w:rPr>
              <w:br w:type="textWrapping"/>
            </w:r>
            <w:r>
              <w:rPr>
                <w:rFonts w:ascii="Courier New" w:hAnsi="Courier New"/>
                <w:color w:val="000000"/>
                <w:sz w:val="16"/>
              </w:rPr>
              <w:t xml:space="preserve">            } else {</w:t>
            </w:r>
            <w:r>
              <w:rPr>
                <w:rFonts w:ascii="Courier New" w:hAnsi="Courier New"/>
                <w:color w:val="000000"/>
                <w:sz w:val="16"/>
              </w:rPr>
              <w:br w:type="textWrapping"/>
            </w:r>
            <w:r>
              <w:rPr>
                <w:rFonts w:ascii="Courier New" w:hAnsi="Courier New"/>
                <w:color w:val="000000"/>
                <w:sz w:val="16"/>
              </w:rPr>
              <w:t xml:space="preserve">                // El usuario decidió salir voluntariamente seleccionando 0</w:t>
            </w:r>
            <w:r>
              <w:rPr>
                <w:rFonts w:ascii="Courier New" w:hAnsi="Courier New"/>
                <w:color w:val="000000"/>
                <w:sz w:val="16"/>
              </w:rPr>
              <w:br w:type="textWrapping"/>
            </w:r>
            <w:r>
              <w:rPr>
                <w:rFonts w:ascii="Courier New" w:hAnsi="Courier New"/>
                <w:color w:val="000000"/>
                <w:sz w:val="16"/>
              </w:rPr>
              <w:t xml:space="preserve">                vista.mostrarMensaje("Sesión finalizada. Hasta pronto.");</w:t>
            </w:r>
            <w:r>
              <w:rPr>
                <w:rFonts w:ascii="Courier New" w:hAnsi="Courier New"/>
                <w:color w:val="000000"/>
                <w:sz w:val="16"/>
              </w:rPr>
              <w:br w:type="textWrapping"/>
            </w:r>
            <w:r>
              <w:rPr>
                <w:rFonts w:ascii="Courier New" w:hAnsi="Courier New"/>
                <w:color w:val="000000"/>
                <w:sz w:val="16"/>
              </w:rPr>
              <w:t xml:space="preserve">                ejecutarApp =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ejecutarMenu() {</w:t>
            </w:r>
            <w:r>
              <w:rPr>
                <w:rFonts w:ascii="Courier New" w:hAnsi="Courier New"/>
                <w:color w:val="000000"/>
                <w:sz w:val="16"/>
              </w:rPr>
              <w:br w:type="textWrapping"/>
            </w:r>
            <w:r>
              <w:rPr>
                <w:rFonts w:ascii="Courier New" w:hAnsi="Courier New"/>
                <w:color w:val="000000"/>
                <w:sz w:val="16"/>
              </w:rPr>
              <w:t xml:space="preserve">        boolean activo = true;</w:t>
            </w:r>
            <w:r>
              <w:rPr>
                <w:rFonts w:ascii="Courier New" w:hAnsi="Courier New"/>
                <w:color w:val="000000"/>
                <w:sz w:val="16"/>
              </w:rPr>
              <w:br w:type="textWrapping"/>
            </w:r>
            <w:r>
              <w:rPr>
                <w:rFonts w:ascii="Courier New" w:hAnsi="Courier New"/>
                <w:color w:val="000000"/>
                <w:sz w:val="16"/>
              </w:rPr>
              <w:t xml:space="preserve">        while (activo) {</w:t>
            </w:r>
            <w:r>
              <w:rPr>
                <w:rFonts w:ascii="Courier New" w:hAnsi="Courier New"/>
                <w:color w:val="000000"/>
                <w:sz w:val="16"/>
              </w:rPr>
              <w:br w:type="textWrapping"/>
            </w:r>
            <w:r>
              <w:rPr>
                <w:rFonts w:ascii="Courier New" w:hAnsi="Courier New"/>
                <w:color w:val="000000"/>
                <w:sz w:val="16"/>
              </w:rPr>
              <w:t xml:space="preserve">            switch (vista.mostrarMenuPrincipal()) {</w:t>
            </w:r>
            <w:r>
              <w:rPr>
                <w:rFonts w:ascii="Courier New" w:hAnsi="Courier New"/>
                <w:color w:val="000000"/>
                <w:sz w:val="16"/>
              </w:rPr>
              <w:br w:type="textWrapping"/>
            </w:r>
            <w:r>
              <w:rPr>
                <w:rFonts w:ascii="Courier New" w:hAnsi="Courier New"/>
                <w:color w:val="000000"/>
                <w:sz w:val="16"/>
              </w:rPr>
              <w:t xml:space="preserve">                case 1 -&gt; conversionController.convertir(TipoConversion.TEMPERATURA);</w:t>
            </w:r>
            <w:r>
              <w:rPr>
                <w:rFonts w:ascii="Courier New" w:hAnsi="Courier New"/>
                <w:color w:val="000000"/>
                <w:sz w:val="16"/>
              </w:rPr>
              <w:br w:type="textWrapping"/>
            </w:r>
            <w:r>
              <w:rPr>
                <w:rFonts w:ascii="Courier New" w:hAnsi="Courier New"/>
                <w:color w:val="000000"/>
                <w:sz w:val="16"/>
              </w:rPr>
              <w:t xml:space="preserve">                case 2 -&gt; conversionController.convertir(TipoConversion.MASA);</w:t>
            </w:r>
            <w:r>
              <w:rPr>
                <w:rFonts w:ascii="Courier New" w:hAnsi="Courier New"/>
                <w:color w:val="000000"/>
                <w:sz w:val="16"/>
              </w:rPr>
              <w:br w:type="textWrapping"/>
            </w:r>
            <w:r>
              <w:rPr>
                <w:rFonts w:ascii="Courier New" w:hAnsi="Courier New"/>
                <w:color w:val="000000"/>
                <w:sz w:val="16"/>
              </w:rPr>
              <w:t xml:space="preserve">                case 3 -&gt; conversionController.convertir(TipoConversion.LONGITUD);</w:t>
            </w:r>
            <w:r>
              <w:rPr>
                <w:rFonts w:ascii="Courier New" w:hAnsi="Courier New"/>
                <w:color w:val="000000"/>
                <w:sz w:val="16"/>
              </w:rPr>
              <w:br w:type="textWrapping"/>
            </w:r>
            <w:r>
              <w:rPr>
                <w:rFonts w:ascii="Courier New" w:hAnsi="Courier New"/>
                <w:color w:val="000000"/>
                <w:sz w:val="16"/>
              </w:rPr>
              <w:t xml:space="preserve">                case 0 -&gt; activo = false;</w:t>
            </w:r>
            <w:r>
              <w:rPr>
                <w:rFonts w:ascii="Courier New" w:hAnsi="Courier New"/>
                <w:color w:val="000000"/>
                <w:sz w:val="16"/>
              </w:rPr>
              <w:br w:type="textWrapping"/>
            </w:r>
            <w:r>
              <w:rPr>
                <w:rFonts w:ascii="Courier New" w:hAnsi="Courier New"/>
                <w:color w:val="000000"/>
                <w:sz w:val="16"/>
              </w:rPr>
              <w:t xml:space="preserve">                default -&gt; vista.mostrarError("Opción no disponible.");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boolean preguntarReinicioSesion()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boolean activo = true;</w:t>
            </w:r>
            <w:r>
              <w:rPr>
                <w:rFonts w:ascii="Courier New" w:hAnsi="Courier New"/>
                <w:color w:val="000000"/>
                <w:sz w:val="16"/>
              </w:rPr>
              <w:br w:type="textWrapping"/>
            </w:r>
            <w:r>
              <w:rPr>
                <w:rFonts w:ascii="Courier New" w:hAnsi="Courier New"/>
                <w:color w:val="000000"/>
                <w:sz w:val="16"/>
              </w:rPr>
              <w:t xml:space="preserve">        while (activo) {</w:t>
            </w:r>
            <w:r>
              <w:rPr>
                <w:rFonts w:ascii="Courier New" w:hAnsi="Courier New"/>
                <w:color w:val="000000"/>
                <w:sz w:val="16"/>
              </w:rPr>
              <w:br w:type="textWrapping"/>
            </w:r>
            <w:r>
              <w:rPr>
                <w:rFonts w:ascii="Courier New" w:hAnsi="Courier New"/>
                <w:color w:val="000000"/>
                <w:sz w:val="16"/>
              </w:rPr>
              <w:t xml:space="preserve">            switch (vista.menuReinicio()) {</w:t>
            </w:r>
            <w:r>
              <w:rPr>
                <w:rFonts w:ascii="Courier New" w:hAnsi="Courier New"/>
                <w:color w:val="000000"/>
                <w:sz w:val="16"/>
              </w:rPr>
              <w:br w:type="textWrapping"/>
            </w:r>
            <w:r>
              <w:rPr>
                <w:rFonts w:ascii="Courier New" w:hAnsi="Courier New"/>
                <w:color w:val="000000"/>
                <w:sz w:val="16"/>
              </w:rPr>
              <w:t xml:space="preserve">                case 1 -&gt; {return true;}</w:t>
            </w:r>
            <w:r>
              <w:rPr>
                <w:rFonts w:ascii="Courier New" w:hAnsi="Courier New"/>
                <w:color w:val="000000"/>
                <w:sz w:val="16"/>
              </w:rPr>
              <w:br w:type="textWrapping"/>
            </w:r>
            <w:r>
              <w:rPr>
                <w:rFonts w:ascii="Courier New" w:hAnsi="Courier New"/>
                <w:color w:val="000000"/>
                <w:sz w:val="16"/>
              </w:rPr>
              <w:t xml:space="preserve">                case 0 -&gt; {return false;}</w:t>
            </w:r>
            <w:r>
              <w:rPr>
                <w:rFonts w:ascii="Courier New" w:hAnsi="Courier New"/>
                <w:color w:val="000000"/>
                <w:sz w:val="16"/>
              </w:rPr>
              <w:br w:type="textWrapping"/>
            </w:r>
            <w:r>
              <w:rPr>
                <w:rFonts w:ascii="Courier New" w:hAnsi="Courier New"/>
                <w:color w:val="000000"/>
                <w:sz w:val="16"/>
              </w:rPr>
              <w:t xml:space="preserve">                default -&gt; vista.mostrarError("Opción no disponible.");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C33E98F">
      <w:pPr>
        <w:pStyle w:val="6"/>
        <w:spacing w:after="60"/>
      </w:pPr>
      <w:r>
        <w:rPr>
          <w:i/>
          <w:color w:val="1F497D"/>
          <w:sz w:val="18"/>
        </w:rPr>
        <w:t xml:space="preserve">Tabla </w:t>
      </w:r>
      <w:r>
        <w:rPr>
          <w:rFonts w:hint="default"/>
          <w:i/>
          <w:color w:val="1F497D"/>
          <w:sz w:val="18"/>
          <w:lang w:val="es-EC"/>
        </w:rPr>
        <w:t>36</w:t>
      </w:r>
      <w:r>
        <w:rPr>
          <w:i/>
          <w:color w:val="1F497D"/>
          <w:sz w:val="18"/>
        </w:rPr>
        <w:t>. Clase ConversionController - Cliente consola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F991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ED58F62">
            <w:pPr>
              <w:spacing w:after="0" w:line="240" w:lineRule="auto"/>
            </w:pP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ec.edu.monster.modelos.ResultadoConversion;</w:t>
            </w:r>
            <w:r>
              <w:rPr>
                <w:rFonts w:ascii="Courier New" w:hAnsi="Courier New"/>
                <w:color w:val="000000"/>
                <w:sz w:val="16"/>
              </w:rPr>
              <w:br w:type="textWrapping"/>
            </w:r>
            <w:r>
              <w:rPr>
                <w:rFonts w:ascii="Courier New" w:hAnsi="Courier New"/>
                <w:color w:val="000000"/>
                <w:sz w:val="16"/>
              </w:rPr>
              <w:t>import ec.edu.monster.modelos.TipoConversion;</w:t>
            </w:r>
            <w:r>
              <w:rPr>
                <w:rFonts w:ascii="Courier New" w:hAnsi="Courier New"/>
                <w:color w:val="000000"/>
                <w:sz w:val="16"/>
              </w:rPr>
              <w:br w:type="textWrapping"/>
            </w:r>
            <w:r>
              <w:rPr>
                <w:rFonts w:ascii="Courier New" w:hAnsi="Courier New"/>
                <w:color w:val="000000"/>
                <w:sz w:val="16"/>
              </w:rPr>
              <w:t>import ec.edu.monster.modelos.excepciones.ExcepcionSesionRechazada;</w:t>
            </w:r>
            <w:r>
              <w:rPr>
                <w:rFonts w:ascii="Courier New" w:hAnsi="Courier New"/>
                <w:color w:val="000000"/>
                <w:sz w:val="16"/>
              </w:rPr>
              <w:br w:type="textWrapping"/>
            </w:r>
            <w:r>
              <w:rPr>
                <w:rFonts w:ascii="Courier New" w:hAnsi="Courier New"/>
                <w:color w:val="000000"/>
                <w:sz w:val="16"/>
              </w:rPr>
              <w:t>import ec.edu.monster.servicios.ExcepcionServicio;</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ec.edu.monster.vistas.ConsolaVista;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Orquesta la conversión entre la vista de consola y el servicio SOAP. */</w:t>
            </w:r>
            <w:r>
              <w:rPr>
                <w:rFonts w:ascii="Courier New" w:hAnsi="Courier New"/>
                <w:color w:val="000000"/>
                <w:sz w:val="16"/>
              </w:rPr>
              <w:br w:type="textWrapping"/>
            </w:r>
            <w:r>
              <w:rPr>
                <w:rFonts w:ascii="Courier New" w:hAnsi="Courier New"/>
                <w:color w:val="000000"/>
                <w:sz w:val="16"/>
              </w:rPr>
              <w:t>public class ConversionController {</w:t>
            </w:r>
            <w:r>
              <w:rPr>
                <w:rFonts w:ascii="Courier New" w:hAnsi="Courier New"/>
                <w:color w:val="000000"/>
                <w:sz w:val="16"/>
              </w:rPr>
              <w:br w:type="textWrapping"/>
            </w:r>
            <w:r>
              <w:rPr>
                <w:rFonts w:ascii="Courier New" w:hAnsi="Courier New"/>
                <w:color w:val="000000"/>
                <w:sz w:val="16"/>
              </w:rPr>
              <w:t xml:space="preserve">    private final ConsolaVista vista;</w:t>
            </w:r>
            <w:r>
              <w:rPr>
                <w:rFonts w:ascii="Courier New" w:hAnsi="Courier New"/>
                <w:color w:val="000000"/>
                <w:sz w:val="16"/>
              </w:rPr>
              <w:br w:type="textWrapping"/>
            </w:r>
            <w:r>
              <w:rPr>
                <w:rFonts w:ascii="Courier New" w:hAnsi="Courier New"/>
                <w:color w:val="000000"/>
                <w:sz w:val="16"/>
              </w:rPr>
              <w:t xml:space="preserve">    private final WSConversorCliente cliente;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ConversionController(ConsolaVista vista, WSConversorCliente cliente)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this.cliente = cliente;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convertir(TipoConversion tipo) {</w:t>
            </w:r>
            <w:r>
              <w:rPr>
                <w:rFonts w:ascii="Courier New" w:hAnsi="Courier New"/>
                <w:color w:val="000000"/>
                <w:sz w:val="16"/>
              </w:rPr>
              <w:br w:type="textWrapping"/>
            </w:r>
            <w:r>
              <w:rPr>
                <w:rFonts w:ascii="Courier New" w:hAnsi="Courier New"/>
                <w:color w:val="000000"/>
                <w:sz w:val="16"/>
              </w:rPr>
              <w:t xml:space="preserve">        vista.mostrarMensaje("\n--- Conversión de " + tipo.titulo() + " ---");</w:t>
            </w:r>
            <w:r>
              <w:rPr>
                <w:rFonts w:ascii="Courier New" w:hAnsi="Courier New"/>
                <w:color w:val="000000"/>
                <w:sz w:val="16"/>
              </w:rPr>
              <w:br w:type="textWrapping"/>
            </w:r>
            <w:r>
              <w:rPr>
                <w:rFonts w:ascii="Courier New" w:hAnsi="Courier New"/>
                <w:color w:val="000000"/>
                <w:sz w:val="16"/>
              </w:rPr>
              <w:t xml:space="preserve">        double valor = vista.solicitarValor();</w:t>
            </w:r>
            <w:r>
              <w:rPr>
                <w:rFonts w:ascii="Courier New" w:hAnsi="Courier New"/>
                <w:color w:val="000000"/>
                <w:sz w:val="16"/>
              </w:rPr>
              <w:br w:type="textWrapping"/>
            </w:r>
            <w:r>
              <w:rPr>
                <w:rFonts w:ascii="Courier New" w:hAnsi="Courier New"/>
                <w:color w:val="000000"/>
                <w:sz w:val="16"/>
              </w:rPr>
              <w:t xml:space="preserve">        if (tipo != TipoConversion.TEMPERATURA &amp;&amp; valor &lt; 0) {</w:t>
            </w:r>
            <w:r>
              <w:rPr>
                <w:rFonts w:ascii="Courier New" w:hAnsi="Courier New"/>
                <w:color w:val="000000"/>
                <w:sz w:val="16"/>
              </w:rPr>
              <w:br w:type="textWrapping"/>
            </w:r>
            <w:r>
              <w:rPr>
                <w:rFonts w:ascii="Courier New" w:hAnsi="Courier New"/>
                <w:color w:val="000000"/>
                <w:sz w:val="16"/>
              </w:rPr>
              <w:t xml:space="preserve">            vista.mostrarError("No se deben ingresar valores negativos");</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String origen = vista.seleccionarUnidad("Unidad de origen:", tipo.unidades());</w:t>
            </w:r>
            <w:r>
              <w:rPr>
                <w:rFonts w:ascii="Courier New" w:hAnsi="Courier New"/>
                <w:color w:val="000000"/>
                <w:sz w:val="16"/>
              </w:rPr>
              <w:br w:type="textWrapping"/>
            </w:r>
            <w:r>
              <w:rPr>
                <w:rFonts w:ascii="Courier New" w:hAnsi="Courier New"/>
                <w:color w:val="000000"/>
                <w:sz w:val="16"/>
              </w:rPr>
              <w:t xml:space="preserve">        String destino = vista.seleccionarUnidad("Unidad de destino:", tipo.unidades());</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double resultado = solicitarConversion(tipo, valor, origen, destino);</w:t>
            </w:r>
            <w:r>
              <w:rPr>
                <w:rFonts w:ascii="Courier New" w:hAnsi="Courier New"/>
                <w:color w:val="000000"/>
                <w:sz w:val="16"/>
              </w:rPr>
              <w:br w:type="textWrapping"/>
            </w:r>
            <w:r>
              <w:rPr>
                <w:rFonts w:ascii="Courier New" w:hAnsi="Courier New"/>
                <w:color w:val="000000"/>
                <w:sz w:val="16"/>
              </w:rPr>
              <w:t xml:space="preserve">            vista.mostrarConversion(tipo, new ResultadoConversion(valor, origen, destino, resultado));</w:t>
            </w:r>
            <w:r>
              <w:rPr>
                <w:rFonts w:ascii="Courier New" w:hAnsi="Courier New"/>
                <w:color w:val="000000"/>
                <w:sz w:val="16"/>
              </w:rPr>
              <w:br w:type="textWrapping"/>
            </w:r>
            <w:r>
              <w:rPr>
                <w:rFonts w:ascii="Courier New" w:hAnsi="Courier New"/>
                <w:color w:val="000000"/>
                <w:sz w:val="16"/>
              </w:rPr>
              <w:t xml:space="preserve">        } catch (ExcepcionServicio ex) {</w:t>
            </w:r>
            <w:r>
              <w:rPr>
                <w:rFonts w:ascii="Courier New" w:hAnsi="Courier New"/>
                <w:color w:val="000000"/>
                <w:sz w:val="16"/>
              </w:rPr>
              <w:br w:type="textWrapping"/>
            </w:r>
            <w:r>
              <w:rPr>
                <w:rFonts w:ascii="Courier New" w:hAnsi="Courier New"/>
                <w:color w:val="000000"/>
                <w:sz w:val="16"/>
              </w:rPr>
              <w:t xml:space="preserve">            if (ex.sesionRechazada()) {</w:t>
            </w:r>
            <w:r>
              <w:rPr>
                <w:rFonts w:ascii="Courier New" w:hAnsi="Courier New"/>
                <w:color w:val="000000"/>
                <w:sz w:val="16"/>
              </w:rPr>
              <w:br w:type="textWrapping"/>
            </w:r>
            <w:r>
              <w:rPr>
                <w:rFonts w:ascii="Courier New" w:hAnsi="Courier New"/>
                <w:color w:val="000000"/>
                <w:sz w:val="16"/>
              </w:rPr>
              <w:t xml:space="preserve">                //Reenvía el error a capa superior</w:t>
            </w:r>
            <w:r>
              <w:rPr>
                <w:rFonts w:ascii="Courier New" w:hAnsi="Courier New"/>
                <w:color w:val="000000"/>
                <w:sz w:val="16"/>
              </w:rPr>
              <w:br w:type="textWrapping"/>
            </w:r>
            <w:r>
              <w:rPr>
                <w:rFonts w:ascii="Courier New" w:hAnsi="Courier New"/>
                <w:color w:val="000000"/>
                <w:sz w:val="16"/>
              </w:rPr>
              <w:t xml:space="preserve">                throw new ExcepcionSesionRechazada(ex.respuestaError().getMensaje());</w:t>
            </w:r>
            <w:r>
              <w:rPr>
                <w:rFonts w:ascii="Courier New" w:hAnsi="Courier New"/>
                <w:color w:val="000000"/>
                <w:sz w:val="16"/>
              </w:rPr>
              <w:br w:type="textWrapping"/>
            </w:r>
            <w:r>
              <w:rPr>
                <w:rFonts w:ascii="Courier New" w:hAnsi="Courier New"/>
                <w:color w:val="000000"/>
                <w:sz w:val="16"/>
              </w:rPr>
              <w:t xml:space="preserve">            } else if (ex.respuestaError() != null) {</w:t>
            </w:r>
            <w:r>
              <w:rPr>
                <w:rFonts w:ascii="Courier New" w:hAnsi="Courier New"/>
                <w:color w:val="000000"/>
                <w:sz w:val="16"/>
              </w:rPr>
              <w:br w:type="textWrapping"/>
            </w:r>
            <w:r>
              <w:rPr>
                <w:rFonts w:ascii="Courier New" w:hAnsi="Courier New"/>
                <w:color w:val="000000"/>
                <w:sz w:val="16"/>
              </w:rPr>
              <w:t xml:space="preserve">                vista.mostrarError(ex.respuestaError());</w:t>
            </w:r>
            <w:r>
              <w:rPr>
                <w:rFonts w:ascii="Courier New" w:hAnsi="Courier New"/>
                <w:color w:val="000000"/>
                <w:sz w:val="16"/>
              </w:rPr>
              <w:br w:type="textWrapping"/>
            </w:r>
            <w:r>
              <w:rPr>
                <w:rFonts w:ascii="Courier New" w:hAnsi="Courier New"/>
                <w:color w:val="000000"/>
                <w:sz w:val="16"/>
              </w:rPr>
              <w:t xml:space="preserve">            } else {</w:t>
            </w:r>
            <w:r>
              <w:rPr>
                <w:rFonts w:ascii="Courier New" w:hAnsi="Courier New"/>
                <w:color w:val="000000"/>
                <w:sz w:val="16"/>
              </w:rPr>
              <w:br w:type="textWrapping"/>
            </w:r>
            <w:r>
              <w:rPr>
                <w:rFonts w:ascii="Courier New" w:hAnsi="Courier New"/>
                <w:color w:val="000000"/>
                <w:sz w:val="16"/>
              </w:rPr>
              <w:t xml:space="preserve">                vista.mostrarError(ex.getMessage());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catch (RuntimeException ex) {</w:t>
            </w:r>
            <w:r>
              <w:rPr>
                <w:rFonts w:ascii="Courier New" w:hAnsi="Courier New"/>
                <w:color w:val="000000"/>
                <w:sz w:val="16"/>
              </w:rPr>
              <w:br w:type="textWrapping"/>
            </w:r>
            <w:r>
              <w:rPr>
                <w:rFonts w:ascii="Courier New" w:hAnsi="Courier New"/>
                <w:color w:val="000000"/>
                <w:sz w:val="16"/>
              </w:rPr>
              <w:t xml:space="preserve">            vista.mostrarError(mensajeSeguro(ex));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double solicitarConversion(TipoConversion tipo, double valor, String origen, String destino) {</w:t>
            </w:r>
            <w:r>
              <w:rPr>
                <w:rFonts w:ascii="Courier New" w:hAnsi="Courier New"/>
                <w:color w:val="000000"/>
                <w:sz w:val="16"/>
              </w:rPr>
              <w:br w:type="textWrapping"/>
            </w:r>
            <w:r>
              <w:rPr>
                <w:rFonts w:ascii="Courier New" w:hAnsi="Courier New"/>
                <w:color w:val="000000"/>
                <w:sz w:val="16"/>
              </w:rPr>
              <w:t xml:space="preserve">        return switch (tipo) {</w:t>
            </w:r>
            <w:r>
              <w:rPr>
                <w:rFonts w:ascii="Courier New" w:hAnsi="Courier New"/>
                <w:color w:val="000000"/>
                <w:sz w:val="16"/>
              </w:rPr>
              <w:br w:type="textWrapping"/>
            </w:r>
            <w:r>
              <w:rPr>
                <w:rFonts w:ascii="Courier New" w:hAnsi="Courier New"/>
                <w:color w:val="000000"/>
                <w:sz w:val="16"/>
              </w:rPr>
              <w:t xml:space="preserve">            case TEMPERATURA -&gt; cliente.convertirTemperatura(valor, origen, destino);</w:t>
            </w:r>
            <w:r>
              <w:rPr>
                <w:rFonts w:ascii="Courier New" w:hAnsi="Courier New"/>
                <w:color w:val="000000"/>
                <w:sz w:val="16"/>
              </w:rPr>
              <w:br w:type="textWrapping"/>
            </w:r>
            <w:r>
              <w:rPr>
                <w:rFonts w:ascii="Courier New" w:hAnsi="Courier New"/>
                <w:color w:val="000000"/>
                <w:sz w:val="16"/>
              </w:rPr>
              <w:t xml:space="preserve">            case MASA -&gt; cliente.convertirMasa(valor, origen, destino);</w:t>
            </w:r>
            <w:r>
              <w:rPr>
                <w:rFonts w:ascii="Courier New" w:hAnsi="Courier New"/>
                <w:color w:val="000000"/>
                <w:sz w:val="16"/>
              </w:rPr>
              <w:br w:type="textWrapping"/>
            </w:r>
            <w:r>
              <w:rPr>
                <w:rFonts w:ascii="Courier New" w:hAnsi="Courier New"/>
                <w:color w:val="000000"/>
                <w:sz w:val="16"/>
              </w:rPr>
              <w:t xml:space="preserve">            case LONGITUD -&gt; cliente.convertirLongitud(valor, origen,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String mensajeSeguro(RuntimeException ex) {</w:t>
            </w:r>
            <w:r>
              <w:rPr>
                <w:rFonts w:ascii="Courier New" w:hAnsi="Courier New"/>
                <w:color w:val="000000"/>
                <w:sz w:val="16"/>
              </w:rPr>
              <w:br w:type="textWrapping"/>
            </w:r>
            <w:r>
              <w:rPr>
                <w:rFonts w:ascii="Courier New" w:hAnsi="Courier New"/>
                <w:color w:val="000000"/>
                <w:sz w:val="16"/>
              </w:rPr>
              <w:t xml:space="preserve">        String mensaje = ex.getMessage();</w:t>
            </w:r>
            <w:r>
              <w:rPr>
                <w:rFonts w:ascii="Courier New" w:hAnsi="Courier New"/>
                <w:color w:val="000000"/>
                <w:sz w:val="16"/>
              </w:rPr>
              <w:br w:type="textWrapping"/>
            </w:r>
            <w:r>
              <w:rPr>
                <w:rFonts w:ascii="Courier New" w:hAnsi="Courier New"/>
                <w:color w:val="000000"/>
                <w:sz w:val="16"/>
              </w:rPr>
              <w:t xml:space="preserve">        return mensaje == null || mensaje.isBlank()</w:t>
            </w:r>
            <w:r>
              <w:rPr>
                <w:rFonts w:ascii="Courier New" w:hAnsi="Courier New"/>
                <w:color w:val="000000"/>
                <w:sz w:val="16"/>
              </w:rPr>
              <w:br w:type="textWrapping"/>
            </w:r>
            <w:r>
              <w:rPr>
                <w:rFonts w:ascii="Courier New" w:hAnsi="Courier New"/>
                <w:color w:val="000000"/>
                <w:sz w:val="16"/>
              </w:rPr>
              <w:t xml:space="preserve">                ? "No se pudo completar la conversión. Verifique la conexión o su sesión."</w:t>
            </w:r>
            <w:r>
              <w:rPr>
                <w:rFonts w:ascii="Courier New" w:hAnsi="Courier New"/>
                <w:color w:val="000000"/>
                <w:sz w:val="16"/>
              </w:rPr>
              <w:br w:type="textWrapping"/>
            </w:r>
            <w:r>
              <w:rPr>
                <w:rFonts w:ascii="Courier New" w:hAnsi="Courier New"/>
                <w:color w:val="000000"/>
                <w:sz w:val="16"/>
              </w:rPr>
              <w:t xml:space="preserve">                :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EA5D707">
      <w:pPr>
        <w:pStyle w:val="6"/>
        <w:spacing w:after="60"/>
      </w:pPr>
      <w:r>
        <w:rPr>
          <w:i/>
          <w:color w:val="1F497D"/>
          <w:sz w:val="18"/>
        </w:rPr>
        <w:t xml:space="preserve">Tabla </w:t>
      </w:r>
      <w:r>
        <w:rPr>
          <w:rFonts w:hint="default"/>
          <w:i/>
          <w:color w:val="1F497D"/>
          <w:sz w:val="18"/>
          <w:lang w:val="es-EC"/>
        </w:rPr>
        <w:t>37</w:t>
      </w:r>
      <w:r>
        <w:rPr>
          <w:i/>
          <w:color w:val="1F497D"/>
          <w:sz w:val="18"/>
        </w:rPr>
        <w:t>. Clase LoginController - Cliente consola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0C0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C1FE17C">
            <w:pPr>
              <w:spacing w:after="0" w:line="240" w:lineRule="auto"/>
            </w:pP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ec.edu.monster.servicios.ExcepcionServicio;</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ec.edu.monster.vistas.ConsolaVista;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Controla la autenticación y conserva el token en el cliente de servicios. */</w:t>
            </w:r>
            <w:r>
              <w:rPr>
                <w:rFonts w:ascii="Courier New" w:hAnsi="Courier New"/>
                <w:color w:val="000000"/>
                <w:sz w:val="16"/>
              </w:rPr>
              <w:br w:type="textWrapping"/>
            </w:r>
            <w:r>
              <w:rPr>
                <w:rFonts w:ascii="Courier New" w:hAnsi="Courier New"/>
                <w:color w:val="000000"/>
                <w:sz w:val="16"/>
              </w:rPr>
              <w:t>public class LoginController {</w:t>
            </w:r>
            <w:r>
              <w:rPr>
                <w:rFonts w:ascii="Courier New" w:hAnsi="Courier New"/>
                <w:color w:val="000000"/>
                <w:sz w:val="16"/>
              </w:rPr>
              <w:br w:type="textWrapping"/>
            </w:r>
            <w:r>
              <w:rPr>
                <w:rFonts w:ascii="Courier New" w:hAnsi="Courier New"/>
                <w:color w:val="000000"/>
                <w:sz w:val="16"/>
              </w:rPr>
              <w:t xml:space="preserve">    private final ConsolaVista vista;</w:t>
            </w:r>
            <w:r>
              <w:rPr>
                <w:rFonts w:ascii="Courier New" w:hAnsi="Courier New"/>
                <w:color w:val="000000"/>
                <w:sz w:val="16"/>
              </w:rPr>
              <w:br w:type="textWrapping"/>
            </w:r>
            <w:r>
              <w:rPr>
                <w:rFonts w:ascii="Courier New" w:hAnsi="Courier New"/>
                <w:color w:val="000000"/>
                <w:sz w:val="16"/>
              </w:rPr>
              <w:t xml:space="preserve">    private final WSConversorCliente cliente;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LoginController(ConsolaVista vista, WSConversorCliente cliente)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this.cliente = cliente;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boolean autenticar() {</w:t>
            </w:r>
            <w:r>
              <w:rPr>
                <w:rFonts w:ascii="Courier New" w:hAnsi="Courier New"/>
                <w:color w:val="000000"/>
                <w:sz w:val="16"/>
              </w:rPr>
              <w:br w:type="textWrapping"/>
            </w:r>
            <w:r>
              <w:rPr>
                <w:rFonts w:ascii="Courier New" w:hAnsi="Courier New"/>
                <w:color w:val="000000"/>
                <w:sz w:val="16"/>
              </w:rPr>
              <w:t xml:space="preserve">        vista.mostrarMensaje("\n--- Inicio de sesión ---");</w:t>
            </w:r>
            <w:r>
              <w:rPr>
                <w:rFonts w:ascii="Courier New" w:hAnsi="Courier New"/>
                <w:color w:val="000000"/>
                <w:sz w:val="16"/>
              </w:rPr>
              <w:br w:type="textWrapping"/>
            </w:r>
            <w:r>
              <w:rPr>
                <w:rFonts w:ascii="Courier New" w:hAnsi="Courier New"/>
                <w:color w:val="000000"/>
                <w:sz w:val="16"/>
              </w:rPr>
              <w:t xml:space="preserve">        String usuario = vista.solicitarTexto("Usuario: ");</w:t>
            </w:r>
            <w:r>
              <w:rPr>
                <w:rFonts w:ascii="Courier New" w:hAnsi="Courier New"/>
                <w:color w:val="000000"/>
                <w:sz w:val="16"/>
              </w:rPr>
              <w:br w:type="textWrapping"/>
            </w:r>
            <w:r>
              <w:rPr>
                <w:rFonts w:ascii="Courier New" w:hAnsi="Courier New"/>
                <w:color w:val="000000"/>
                <w:sz w:val="16"/>
              </w:rPr>
              <w:t xml:space="preserve">        String contrasenia = vista.solicitarContrasenia("Contraseña: ");</w:t>
            </w:r>
            <w:r>
              <w:rPr>
                <w:rFonts w:ascii="Courier New" w:hAnsi="Courier New"/>
                <w:color w:val="000000"/>
                <w:sz w:val="16"/>
              </w:rPr>
              <w:br w:type="textWrapping"/>
            </w:r>
            <w:r>
              <w:rPr>
                <w:rFonts w:ascii="Courier New" w:hAnsi="Courier New"/>
                <w:color w:val="000000"/>
                <w:sz w:val="16"/>
              </w:rPr>
              <w:t xml:space="preserve">        if (usuario.isBlank() || contrasenia.isBlank()) {</w:t>
            </w:r>
            <w:r>
              <w:rPr>
                <w:rFonts w:ascii="Courier New" w:hAnsi="Courier New"/>
                <w:color w:val="000000"/>
                <w:sz w:val="16"/>
              </w:rPr>
              <w:br w:type="textWrapping"/>
            </w:r>
            <w:r>
              <w:rPr>
                <w:rFonts w:ascii="Courier New" w:hAnsi="Courier New"/>
                <w:color w:val="000000"/>
                <w:sz w:val="16"/>
              </w:rPr>
              <w:t xml:space="preserve">            vista.mostrarError("El usuario y la contraseña son obligatorios.");</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if (!cliente.login(usuario, contrasenia)) {</w:t>
            </w:r>
            <w:r>
              <w:rPr>
                <w:rFonts w:ascii="Courier New" w:hAnsi="Courier New"/>
                <w:color w:val="000000"/>
                <w:sz w:val="16"/>
              </w:rPr>
              <w:br w:type="textWrapping"/>
            </w:r>
            <w:r>
              <w:rPr>
                <w:rFonts w:ascii="Courier New" w:hAnsi="Courier New"/>
                <w:color w:val="000000"/>
                <w:sz w:val="16"/>
              </w:rPr>
              <w:t xml:space="preserve">                vista.mostrarError("Credenciales inválidas. Verifique su usuario y contraseña.");</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catch (ExcepcionServicio ex) {</w:t>
            </w:r>
            <w:r>
              <w:rPr>
                <w:rFonts w:ascii="Courier New" w:hAnsi="Courier New"/>
                <w:color w:val="000000"/>
                <w:sz w:val="16"/>
              </w:rPr>
              <w:br w:type="textWrapping"/>
            </w:r>
            <w:r>
              <w:rPr>
                <w:rFonts w:ascii="Courier New" w:hAnsi="Courier New"/>
                <w:color w:val="000000"/>
                <w:sz w:val="16"/>
              </w:rPr>
              <w:t xml:space="preserve">            vista.mostrarError("No se pudo iniciar sesión: " + ex.getMessage());</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vista.mostrarMensaje("Sesión iniciada correctamente.");</w:t>
            </w:r>
            <w:r>
              <w:rPr>
                <w:rFonts w:ascii="Courier New" w:hAnsi="Courier New"/>
                <w:color w:val="000000"/>
                <w:sz w:val="16"/>
              </w:rPr>
              <w:br w:type="textWrapping"/>
            </w:r>
            <w:r>
              <w:rPr>
                <w:rFonts w:ascii="Courier New" w:hAnsi="Courier New"/>
                <w:color w:val="000000"/>
                <w:sz w:val="16"/>
              </w:rPr>
              <w:t xml:space="preserve">        return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6199BC1">
      <w:pPr>
        <w:jc w:val="left"/>
        <w:rPr>
          <w:rFonts w:hint="default"/>
          <w:lang w:val="es-EC"/>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Change w:id="858" w:author="marpa" w:date="2026-10-25T15:30:09Z">
          <w:pPr/>
        </w:pPrChange>
      </w:pPr>
    </w:p>
    <w:p w14:paraId="5C46D4C8">
      <w:pPr>
        <w:rPr>
          <w:b/>
          <w:bCs/>
          <w:color w:val="243F61"/>
          <w:sz w:val="32"/>
          <w:szCs w:val="32"/>
        </w:rPr>
      </w:pPr>
      <w:r>
        <w:rPr>
          <w:b/>
          <w:bCs/>
          <w:color w:val="243F61"/>
          <w:sz w:val="32"/>
          <w:szCs w:val="32"/>
        </w:rPr>
        <w:t>CLASE PRINCIPAL (EJECUCIÓN)</w:t>
      </w:r>
    </w:p>
    <w:p w14:paraId="245DD4D9">
      <w:pPr>
        <w:rPr>
          <w:i/>
          <w:iCs/>
        </w:rPr>
      </w:pPr>
      <w:r>
        <w:t xml:space="preserve">Finalmente, se codifica la clase </w:t>
      </w:r>
      <w:r>
        <w:rPr>
          <w:rFonts w:hint="default"/>
          <w:lang w:val="es-EC"/>
        </w:rPr>
        <w:t>CLICON_UNI_JAVA_RESTFUL</w:t>
      </w:r>
      <w:r>
        <w:t>.java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p>
    <w:p w14:paraId="3EBB5AA7">
      <w:pPr>
        <w:keepNext/>
        <w:spacing w:after="0"/>
        <w:jc w:val="center"/>
      </w:pPr>
      <w:r>
        <w:drawing>
          <wp:inline distT="0" distB="0" distL="114300" distR="114300">
            <wp:extent cx="2277110" cy="342900"/>
            <wp:effectExtent l="0" t="0" r="8890" b="0"/>
            <wp:docPr id="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8"/>
                    <pic:cNvPicPr>
                      <a:picLocks noChangeAspect="1"/>
                    </pic:cNvPicPr>
                  </pic:nvPicPr>
                  <pic:blipFill>
                    <a:blip r:embed="rId65"/>
                    <a:stretch>
                      <a:fillRect/>
                    </a:stretch>
                  </pic:blipFill>
                  <pic:spPr>
                    <a:xfrm>
                      <a:off x="0" y="0"/>
                      <a:ext cx="2277110" cy="342900"/>
                    </a:xfrm>
                    <a:prstGeom prst="rect">
                      <a:avLst/>
                    </a:prstGeom>
                    <a:noFill/>
                    <a:ln>
                      <a:noFill/>
                    </a:ln>
                  </pic:spPr>
                </pic:pic>
              </a:graphicData>
            </a:graphic>
          </wp:inline>
        </w:drawing>
      </w:r>
      <w:del w:id="859" w:author="marpa" w:date="2026-10-25T15:36:06Z">
        <w:r>
          <w:rPr>
            <w:b/>
            <w:bCs/>
            <w:color w:val="243F61"/>
            <w:sz w:val="32"/>
            <w:szCs w:val="32"/>
          </w:rPr>
          <w:drawing>
            <wp:inline distT="114300" distB="114300" distL="114300" distR="114300">
              <wp:extent cx="2019300" cy="36195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38" name="image31.png"/>
                      <pic:cNvPicPr preferRelativeResize="0"/>
                    </pic:nvPicPr>
                    <pic:blipFill>
                      <a:blip r:embed="rId66"/>
                      <a:srcRect/>
                      <a:stretch>
                        <a:fillRect/>
                      </a:stretch>
                    </pic:blipFill>
                    <pic:spPr>
                      <a:xfrm>
                        <a:off x="0" y="0"/>
                        <a:ext cx="2019300" cy="361950"/>
                      </a:xfrm>
                      <a:prstGeom prst="rect">
                        <a:avLst/>
                      </a:prstGeom>
                    </pic:spPr>
                  </pic:pic>
                </a:graphicData>
              </a:graphic>
            </wp:inline>
          </w:drawing>
        </w:r>
      </w:del>
    </w:p>
    <w:p w14:paraId="34919FFF">
      <w:pPr>
        <w:pStyle w:val="5"/>
      </w:pPr>
      <w:bookmarkStart w:id="135" w:name="_Toc20747"/>
      <w:bookmarkStart w:id="136" w:name="_Toc26518"/>
      <w:r>
        <w:t xml:space="preserve">Figura </w:t>
      </w:r>
      <w:r>
        <w:rPr>
          <w:rFonts w:hint="default"/>
          <w:lang w:val="es-EC"/>
        </w:rPr>
        <w:t>40</w:t>
      </w:r>
      <w:del w:id="861" w:author="marpa" w:date="2026-10-25T15:36:09Z">
        <w:r>
          <w:rPr/>
          <w:delText>2</w:delText>
        </w:r>
      </w:del>
      <w:del w:id="862" w:author="marpa" w:date="2026-10-25T15:36:08Z">
        <w:r>
          <w:rPr/>
          <w:delText>8</w:delText>
        </w:r>
      </w:del>
      <w:r>
        <w:t>. Creación de clase principal - Cliente consola</w:t>
      </w:r>
      <w:bookmarkEnd w:id="135"/>
      <w:bookmarkEnd w:id="136"/>
    </w:p>
    <w:p w14:paraId="16A45292">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bookmarkStart w:id="137" w:name="_xa5u4i4on4ew" w:colFirst="0" w:colLast="0"/>
      <w:bookmarkEnd w:id="137"/>
    </w:p>
    <w:p w14:paraId="56586FC9">
      <w:pPr>
        <w:pStyle w:val="6"/>
        <w:spacing w:after="60"/>
      </w:pPr>
      <w:r>
        <w:rPr>
          <w:i/>
          <w:color w:val="1F497D"/>
          <w:sz w:val="18"/>
        </w:rPr>
        <w:t xml:space="preserve">Tabla </w:t>
      </w:r>
      <w:r>
        <w:rPr>
          <w:rFonts w:hint="default"/>
          <w:i/>
          <w:color w:val="1F497D"/>
          <w:sz w:val="18"/>
          <w:lang w:val="es-EC"/>
        </w:rPr>
        <w:t>38</w:t>
      </w:r>
      <w:r>
        <w:rPr>
          <w:i/>
          <w:color w:val="1F497D"/>
          <w:sz w:val="18"/>
        </w:rPr>
        <w:t>. Clase CLICON_UNI_JAVA_RESTFUL - Cliente consola</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3AD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5E13E41">
            <w:pPr>
              <w:spacing w:after="0" w:line="240" w:lineRule="auto"/>
            </w:pPr>
            <w:r>
              <w:rPr>
                <w:rFonts w:ascii="Courier New" w:hAnsi="Courier New"/>
                <w:color w:val="000000"/>
                <w:sz w:val="16"/>
              </w:rPr>
              <w:t>pakage ec.edu.monster.clicon_uni_java_restful;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ec.edu.monster.controladores.AplicacionController;</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ec.edu.monster.vistas.ConsolaVista;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marpa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CLICON_UNI_JAVA_RESTFUL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void main(String[] args) {</w:t>
            </w:r>
            <w:r>
              <w:rPr>
                <w:rFonts w:ascii="Courier New" w:hAnsi="Courier New"/>
                <w:color w:val="000000"/>
                <w:sz w:val="16"/>
              </w:rPr>
              <w:br w:type="textWrapping"/>
            </w:r>
            <w:r>
              <w:rPr>
                <w:rFonts w:ascii="Courier New" w:hAnsi="Courier New"/>
                <w:color w:val="000000"/>
                <w:sz w:val="16"/>
              </w:rPr>
              <w:t xml:space="preserve">        ConsolaVista vista = new ConsolaVista(System.in, System.out);</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WSConversorCliente cliente = new WSConversorCliente();</w:t>
            </w:r>
            <w:r>
              <w:rPr>
                <w:rFonts w:ascii="Courier New" w:hAnsi="Courier New"/>
                <w:color w:val="000000"/>
                <w:sz w:val="16"/>
              </w:rPr>
              <w:br w:type="textWrapping"/>
            </w:r>
            <w:r>
              <w:rPr>
                <w:rFonts w:ascii="Courier New" w:hAnsi="Courier New"/>
                <w:color w:val="000000"/>
                <w:sz w:val="16"/>
              </w:rPr>
              <w:t xml:space="preserve">            new AplicacionController(vista, cliente).iniciar();</w:t>
            </w:r>
            <w:r>
              <w:rPr>
                <w:rFonts w:ascii="Courier New" w:hAnsi="Courier New"/>
                <w:color w:val="000000"/>
                <w:sz w:val="16"/>
              </w:rPr>
              <w:br w:type="textWrapping"/>
            </w:r>
            <w:r>
              <w:rPr>
                <w:rFonts w:ascii="Courier New" w:hAnsi="Courier New"/>
                <w:color w:val="000000"/>
                <w:sz w:val="16"/>
              </w:rPr>
              <w:t xml:space="preserve">        } catch (Exception ex) {</w:t>
            </w:r>
            <w:r>
              <w:rPr>
                <w:rFonts w:ascii="Courier New" w:hAnsi="Courier New"/>
                <w:color w:val="000000"/>
                <w:sz w:val="16"/>
              </w:rPr>
              <w:br w:type="textWrapping"/>
            </w:r>
            <w:r>
              <w:rPr>
                <w:rFonts w:ascii="Courier New" w:hAnsi="Courier New"/>
                <w:color w:val="000000"/>
                <w:sz w:val="16"/>
              </w:rPr>
              <w:t xml:space="preserve">            vista.mostrarError("No se pudo iniciar el cliente REST: " + ex.getMessage());</w:t>
            </w:r>
            <w:r>
              <w:rPr>
                <w:rFonts w:ascii="Courier New" w:hAnsi="Courier New"/>
                <w:color w:val="000000"/>
                <w:sz w:val="16"/>
              </w:rPr>
              <w:br w:type="textWrapping"/>
            </w:r>
            <w:r>
              <w:rPr>
                <w:rFonts w:ascii="Courier New" w:hAnsi="Courier New"/>
                <w:color w:val="000000"/>
                <w:sz w:val="16"/>
              </w:rPr>
              <w:t xml:space="preserve">            System.exit(1);</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p>
        </w:tc>
      </w:tr>
    </w:tbl>
    <w:p w14:paraId="7760C8FF">
      <w:pPr>
        <w:pStyle w:val="4"/>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76DAFA74">
      <w:pPr>
        <w:pStyle w:val="4"/>
      </w:pPr>
      <w:bookmarkStart w:id="138" w:name="_Toc8571"/>
      <w:bookmarkStart w:id="139" w:name="_Toc3403"/>
      <w:r>
        <w:t>EJECUCIÓN DEL CLIENTE DE CONSOLA</w:t>
      </w:r>
      <w:bookmarkEnd w:id="138"/>
      <w:bookmarkEnd w:id="139"/>
    </w:p>
    <w:p w14:paraId="49C727C1">
      <w:pPr>
        <w:pStyle w:val="3"/>
        <w:keepNext/>
        <w:jc w:val="center"/>
      </w:pPr>
      <w:bookmarkStart w:id="140" w:name="_galin0iros9f" w:colFirst="0" w:colLast="0"/>
      <w:bookmarkEnd w:id="140"/>
      <w:bookmarkStart w:id="141" w:name="_Toc29981"/>
      <w:bookmarkStart w:id="142" w:name="_Toc32464"/>
      <w:r>
        <w:drawing>
          <wp:inline distT="0" distB="0" distL="114300" distR="114300">
            <wp:extent cx="4808220" cy="1341120"/>
            <wp:effectExtent l="0" t="0" r="5080" b="5080"/>
            <wp:docPr id="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3"/>
                    <pic:cNvPicPr>
                      <a:picLocks noChangeAspect="1"/>
                    </pic:cNvPicPr>
                  </pic:nvPicPr>
                  <pic:blipFill>
                    <a:blip r:embed="rId67"/>
                    <a:stretch>
                      <a:fillRect/>
                    </a:stretch>
                  </pic:blipFill>
                  <pic:spPr>
                    <a:xfrm>
                      <a:off x="0" y="0"/>
                      <a:ext cx="4808637" cy="1341236"/>
                    </a:xfrm>
                    <a:prstGeom prst="rect">
                      <a:avLst/>
                    </a:prstGeom>
                  </pic:spPr>
                </pic:pic>
              </a:graphicData>
            </a:graphic>
          </wp:inline>
        </w:drawing>
      </w:r>
      <w:del w:id="863" w:author="marpa" w:date="2026-10-25T15:38:53Z">
        <w:r>
          <w:rPr/>
          <w:drawing>
            <wp:inline distT="114300" distB="114300" distL="114300" distR="114300">
              <wp:extent cx="2868295" cy="803275"/>
              <wp:effectExtent l="0" t="0" r="0" b="0"/>
              <wp:docPr id="69" name="image16.png"/>
              <wp:cNvGraphicFramePr/>
              <a:graphic xmlns:a="http://schemas.openxmlformats.org/drawingml/2006/main">
                <a:graphicData uri="http://schemas.openxmlformats.org/drawingml/2006/picture">
                  <pic:pic xmlns:pic="http://schemas.openxmlformats.org/drawingml/2006/picture">
                    <pic:nvPicPr>
                      <pic:cNvPr id="69" name="image16.png"/>
                      <pic:cNvPicPr preferRelativeResize="0"/>
                    </pic:nvPicPr>
                    <pic:blipFill>
                      <a:blip r:embed="rId68"/>
                      <a:srcRect/>
                      <a:stretch>
                        <a:fillRect/>
                      </a:stretch>
                    </pic:blipFill>
                    <pic:spPr>
                      <a:xfrm>
                        <a:off x="0" y="0"/>
                        <a:ext cx="2868450" cy="803756"/>
                      </a:xfrm>
                      <a:prstGeom prst="rect">
                        <a:avLst/>
                      </a:prstGeom>
                    </pic:spPr>
                  </pic:pic>
                </a:graphicData>
              </a:graphic>
            </wp:inline>
          </w:drawing>
        </w:r>
        <w:bookmarkEnd w:id="141"/>
        <w:bookmarkEnd w:id="142"/>
      </w:del>
    </w:p>
    <w:p w14:paraId="784CFB70">
      <w:pPr>
        <w:pStyle w:val="5"/>
      </w:pPr>
      <w:bookmarkStart w:id="143" w:name="_Toc18598"/>
      <w:bookmarkStart w:id="144" w:name="_Toc18196"/>
      <w:r>
        <w:t xml:space="preserve">Figura </w:t>
      </w:r>
      <w:r>
        <w:rPr>
          <w:rFonts w:hint="default"/>
          <w:lang w:val="es-EC"/>
        </w:rPr>
        <w:t>41</w:t>
      </w:r>
      <w:r>
        <w:t>. Login - Cliente consola</w:t>
      </w:r>
      <w:bookmarkEnd w:id="143"/>
      <w:bookmarkEnd w:id="144"/>
    </w:p>
    <w:p w14:paraId="3C570035">
      <w:pPr>
        <w:keepNext/>
        <w:jc w:val="center"/>
      </w:pPr>
      <w:r>
        <w:drawing>
          <wp:inline distT="0" distB="0" distL="114300" distR="114300">
            <wp:extent cx="2357755" cy="3534410"/>
            <wp:effectExtent l="0" t="0" r="4445" b="8890"/>
            <wp:docPr id="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6"/>
                    <pic:cNvPicPr>
                      <a:picLocks noChangeAspect="1"/>
                    </pic:cNvPicPr>
                  </pic:nvPicPr>
                  <pic:blipFill>
                    <a:blip r:embed="rId69"/>
                    <a:stretch>
                      <a:fillRect/>
                    </a:stretch>
                  </pic:blipFill>
                  <pic:spPr>
                    <a:xfrm>
                      <a:off x="0" y="0"/>
                      <a:ext cx="2357755" cy="3534410"/>
                    </a:xfrm>
                    <a:prstGeom prst="rect">
                      <a:avLst/>
                    </a:prstGeom>
                  </pic:spPr>
                </pic:pic>
              </a:graphicData>
            </a:graphic>
          </wp:inline>
        </w:drawing>
      </w:r>
    </w:p>
    <w:p w14:paraId="70AFC94B">
      <w:pPr>
        <w:pStyle w:val="5"/>
      </w:pPr>
      <w:bookmarkStart w:id="145" w:name="_Toc30312"/>
      <w:bookmarkStart w:id="146" w:name="_Toc24514"/>
      <w:r>
        <w:t xml:space="preserve">Figura </w:t>
      </w:r>
      <w:ins w:id="865" w:author="marpa" w:date="2026-10-25T15:40:48Z">
        <w:r>
          <w:rPr>
            <w:rFonts w:hint="default"/>
            <w:lang w:val="es-EC"/>
          </w:rPr>
          <w:t>4</w:t>
        </w:r>
      </w:ins>
      <w:del w:id="866" w:author="marpa" w:date="2026-10-25T15:40:48Z">
        <w:r>
          <w:rPr/>
          <w:delText>3</w:delText>
        </w:r>
      </w:del>
      <w:r>
        <w:rPr>
          <w:rFonts w:hint="default"/>
          <w:lang w:val="es-EC"/>
        </w:rPr>
        <w:t>2</w:t>
      </w:r>
      <w:r>
        <w:t>. Conversión de Longitud - Cliente consola</w:t>
      </w:r>
      <w:bookmarkEnd w:id="145"/>
      <w:bookmarkEnd w:id="146"/>
    </w:p>
    <w:p w14:paraId="15ED2DF2">
      <w:pPr>
        <w:keepNext/>
        <w:jc w:val="center"/>
      </w:pPr>
    </w:p>
    <w:p w14:paraId="2892F4E0">
      <w:pPr>
        <w:pStyle w:val="3"/>
      </w:pPr>
      <w:bookmarkStart w:id="147" w:name="_Toc28886"/>
      <w:bookmarkStart w:id="148" w:name="_Toc4110"/>
      <w:r>
        <w:t>CLIENTE ESCRITORIO</w:t>
      </w:r>
      <w:bookmarkEnd w:id="147"/>
      <w:bookmarkEnd w:id="148"/>
    </w:p>
    <w:p w14:paraId="28C9089F">
      <w:pPr>
        <w:pStyle w:val="4"/>
      </w:pPr>
      <w:bookmarkStart w:id="149" w:name="_Toc19175"/>
      <w:bookmarkStart w:id="150" w:name="_Toc7638"/>
      <w:r>
        <w:t>CREACIÓN DEL PROYECTO</w:t>
      </w:r>
      <w:bookmarkEnd w:id="149"/>
      <w:bookmarkEnd w:id="150"/>
    </w:p>
    <w:p w14:paraId="435C8E08">
      <w:r>
        <w:t xml:space="preserve">El proyecto se crea de igual manera que el cliente de consola </w:t>
      </w:r>
      <w:r>
        <w:rPr>
          <w:i/>
          <w:iCs/>
        </w:rPr>
        <w:t>Java Application</w:t>
      </w:r>
      <w:bookmarkStart w:id="333" w:name="_GoBack"/>
      <w:bookmarkEnd w:id="333"/>
    </w:p>
    <w:p w14:paraId="50C1B3AE">
      <w:pPr>
        <w:pStyle w:val="4"/>
      </w:pPr>
      <w:bookmarkStart w:id="151" w:name="_Toc15513"/>
      <w:bookmarkStart w:id="152" w:name="_Toc3956"/>
      <w:r>
        <w:t>ESTRUCTURA DEL PROYECTO</w:t>
      </w:r>
      <w:bookmarkEnd w:id="151"/>
      <w:bookmarkEnd w:id="152"/>
    </w:p>
    <w:p w14:paraId="3216EDD5">
      <w:r>
        <w:t>El cliente de escritorio con interfaz gráfica se estructuró bajo el patrón MVC. Se crearon los paquetes modelo, vista y controlador para separar el diseño visual de la lógica de consumo del servicio web.</w:t>
      </w:r>
    </w:p>
    <w:p w14:paraId="34AED321">
      <w:pPr>
        <w:keepNext/>
        <w:spacing w:after="0"/>
        <w:jc w:val="center"/>
      </w:pPr>
      <w:ins w:id="867" w:author="marpa" w:date="2026-10-25T15:40:31Z">
        <w:r>
          <w:rPr/>
          <w:drawing>
            <wp:inline distT="0" distB="0" distL="114300" distR="114300">
              <wp:extent cx="2503170" cy="1181735"/>
              <wp:effectExtent l="0" t="0" r="11430" b="12065"/>
              <wp:docPr id="1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5"/>
                      <pic:cNvPicPr>
                        <a:picLocks noChangeAspect="1"/>
                      </pic:cNvPicPr>
                    </pic:nvPicPr>
                    <pic:blipFill>
                      <a:blip r:embed="rId70"/>
                      <a:stretch>
                        <a:fillRect/>
                      </a:stretch>
                    </pic:blipFill>
                    <pic:spPr>
                      <a:xfrm>
                        <a:off x="0" y="0"/>
                        <a:ext cx="2503170" cy="1181735"/>
                      </a:xfrm>
                      <a:prstGeom prst="rect">
                        <a:avLst/>
                      </a:prstGeom>
                      <a:noFill/>
                      <a:ln>
                        <a:noFill/>
                      </a:ln>
                    </pic:spPr>
                  </pic:pic>
                </a:graphicData>
              </a:graphic>
            </wp:inline>
          </w:drawing>
        </w:r>
      </w:ins>
      <w:del w:id="869" w:author="marpa" w:date="2026-10-25T15:40:31Z">
        <w:r>
          <w:rPr/>
          <w:drawing>
            <wp:inline distT="114300" distB="114300" distL="114300" distR="114300">
              <wp:extent cx="3019425" cy="1028700"/>
              <wp:effectExtent l="0" t="0" r="0" b="0"/>
              <wp:docPr id="71" name="image14.png"/>
              <wp:cNvGraphicFramePr/>
              <a:graphic xmlns:a="http://schemas.openxmlformats.org/drawingml/2006/main">
                <a:graphicData uri="http://schemas.openxmlformats.org/drawingml/2006/picture">
                  <pic:pic xmlns:pic="http://schemas.openxmlformats.org/drawingml/2006/picture">
                    <pic:nvPicPr>
                      <pic:cNvPr id="71" name="image14.png"/>
                      <pic:cNvPicPr preferRelativeResize="0"/>
                    </pic:nvPicPr>
                    <pic:blipFill>
                      <a:blip r:embed="rId71"/>
                      <a:srcRect/>
                      <a:stretch>
                        <a:fillRect/>
                      </a:stretch>
                    </pic:blipFill>
                    <pic:spPr>
                      <a:xfrm>
                        <a:off x="0" y="0"/>
                        <a:ext cx="3019425" cy="1028700"/>
                      </a:xfrm>
                      <a:prstGeom prst="rect">
                        <a:avLst/>
                      </a:prstGeom>
                    </pic:spPr>
                  </pic:pic>
                </a:graphicData>
              </a:graphic>
            </wp:inline>
          </w:drawing>
        </w:r>
      </w:del>
    </w:p>
    <w:p w14:paraId="31E66F28">
      <w:pPr>
        <w:pStyle w:val="5"/>
      </w:pPr>
      <w:bookmarkStart w:id="153" w:name="_Toc30719"/>
      <w:bookmarkStart w:id="154" w:name="_Toc17453"/>
      <w:r>
        <w:t xml:space="preserve">Figura </w:t>
      </w:r>
      <w:ins w:id="871" w:author="marpa" w:date="2026-10-25T15:40:57Z">
        <w:r>
          <w:rPr>
            <w:rFonts w:hint="default"/>
            <w:lang w:val="es-EC"/>
          </w:rPr>
          <w:t>4</w:t>
        </w:r>
      </w:ins>
      <w:del w:id="872" w:author="marpa" w:date="2026-10-25T15:40:57Z">
        <w:r>
          <w:rPr/>
          <w:delText>3</w:delText>
        </w:r>
      </w:del>
      <w:r>
        <w:t>3. Estructura del proyecto - Cliente escritorio</w:t>
      </w:r>
      <w:bookmarkEnd w:id="153"/>
      <w:bookmarkEnd w:id="154"/>
    </w:p>
    <w:p w14:paraId="70432706">
      <w:pPr>
        <w:pStyle w:val="3"/>
      </w:pPr>
      <w:bookmarkStart w:id="155" w:name="_Toc9158"/>
      <w:bookmarkStart w:id="156" w:name="_Toc14838"/>
      <w:r>
        <w:t>CODIFICACIÓN DEL PROYECTO CLIENTE ESCRITORIO</w:t>
      </w:r>
      <w:bookmarkEnd w:id="155"/>
      <w:bookmarkEnd w:id="156"/>
    </w:p>
    <w:p w14:paraId="6B4997B2">
      <w:pPr>
        <w:pStyle w:val="4"/>
        <w:rPr>
          <w:ins w:id="873" w:author="marpa" w:date="2026-10-25T23:33:27Z"/>
        </w:rPr>
      </w:pPr>
      <w:ins w:id="874" w:author="marpa" w:date="2026-10-25T23:33:27Z">
        <w:bookmarkStart w:id="157" w:name="_Toc6200"/>
        <w:bookmarkStart w:id="158" w:name="_Toc19122"/>
        <w:r>
          <w:rPr/>
          <w:t>CREACIÓN DE MODELOS Y VISTAS</w:t>
        </w:r>
        <w:bookmarkEnd w:id="157"/>
        <w:bookmarkEnd w:id="158"/>
      </w:ins>
    </w:p>
    <w:p w14:paraId="11755CC5">
      <w:pPr>
        <w:rPr>
          <w:ins w:id="875" w:author="marpa" w:date="2026-10-25T23:33:27Z"/>
          <w:rFonts w:hint="default"/>
          <w:lang w:val="es-EC"/>
        </w:rPr>
      </w:pPr>
      <w:ins w:id="876" w:author="marpa" w:date="2026-10-25T23:33:27Z">
        <w:r>
          <w:rPr/>
          <w:t>Dado que no se requiere persistencia local ni mapeo de entidades complejas, el modelo se enfoca en la organización lógica de las opciones. S</w:t>
        </w:r>
      </w:ins>
      <w:ins w:id="877" w:author="marpa" w:date="2026-10-25T23:33:27Z">
        <w:r>
          <w:rPr>
            <w:rFonts w:hint="default"/>
            <w:lang w:val="es-EC"/>
          </w:rPr>
          <w:t>e crean 2 clases dentro del paquete modelos, una representa las categorías de conversión con sus respectivas unidades y otra representa la entidad de respuesta tras enviar una peticion al servidor.</w:t>
        </w:r>
      </w:ins>
    </w:p>
    <w:p w14:paraId="3C3BD822">
      <w:pPr>
        <w:keepNext/>
        <w:spacing w:after="0"/>
        <w:jc w:val="center"/>
        <w:rPr>
          <w:ins w:id="878" w:author="marpa" w:date="2026-10-25T23:33:27Z"/>
        </w:rPr>
      </w:pPr>
      <w:ins w:id="879" w:author="marpa" w:date="2026-10-25T23:33:27Z">
        <w:r>
          <w:rPr/>
          <w:drawing>
            <wp:inline distT="0" distB="0" distL="114300" distR="114300">
              <wp:extent cx="2065020" cy="557530"/>
              <wp:effectExtent l="0" t="0" r="5080" b="1270"/>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pic:cNvPicPr>
                        <a:picLocks noChangeAspect="1"/>
                      </pic:cNvPicPr>
                    </pic:nvPicPr>
                    <pic:blipFill>
                      <a:blip r:embed="rId72"/>
                      <a:stretch>
                        <a:fillRect/>
                      </a:stretch>
                    </pic:blipFill>
                    <pic:spPr>
                      <a:xfrm>
                        <a:off x="0" y="0"/>
                        <a:ext cx="2065020" cy="557530"/>
                      </a:xfrm>
                      <a:prstGeom prst="rect">
                        <a:avLst/>
                      </a:prstGeom>
                      <a:noFill/>
                      <a:ln>
                        <a:noFill/>
                      </a:ln>
                    </pic:spPr>
                  </pic:pic>
                </a:graphicData>
              </a:graphic>
            </wp:inline>
          </w:drawing>
        </w:r>
      </w:ins>
    </w:p>
    <w:p w14:paraId="5F893409">
      <w:pPr>
        <w:pStyle w:val="5"/>
        <w:rPr>
          <w:ins w:id="881" w:author="marpa" w:date="2026-10-25T23:33:27Z"/>
          <w:rFonts w:hint="default"/>
          <w:lang w:val="es-EC"/>
        </w:rPr>
      </w:pPr>
      <w:ins w:id="882" w:author="marpa" w:date="2026-10-25T23:33:27Z">
        <w:bookmarkStart w:id="159" w:name="_Toc24194"/>
        <w:bookmarkStart w:id="160" w:name="_Toc30822"/>
        <w:r>
          <w:rPr/>
          <w:t xml:space="preserve">Figura </w:t>
        </w:r>
      </w:ins>
      <w:ins w:id="883" w:author="marpa" w:date="2026-10-25T23:33:57Z">
        <w:r>
          <w:rPr>
            <w:rFonts w:hint="default"/>
            <w:lang w:val="es-EC"/>
          </w:rPr>
          <w:t>44</w:t>
        </w:r>
      </w:ins>
      <w:ins w:id="884" w:author="marpa" w:date="2026-10-25T23:33:27Z">
        <w:r>
          <w:rPr/>
          <w:t xml:space="preserve">. Creación de modelos- Cliente </w:t>
        </w:r>
      </w:ins>
      <w:ins w:id="885" w:author="marpa" w:date="2026-10-25T23:36:55Z">
        <w:r>
          <w:rPr>
            <w:rFonts w:hint="default"/>
            <w:lang w:val="es-EC"/>
          </w:rPr>
          <w:t>escri</w:t>
        </w:r>
      </w:ins>
      <w:ins w:id="886" w:author="marpa" w:date="2026-10-25T23:36:56Z">
        <w:r>
          <w:rPr>
            <w:rFonts w:hint="default"/>
            <w:lang w:val="es-EC"/>
          </w:rPr>
          <w:t>torio</w:t>
        </w:r>
        <w:bookmarkEnd w:id="159"/>
        <w:bookmarkEnd w:id="160"/>
      </w:ins>
    </w:p>
    <w:p w14:paraId="18263547">
      <w:pPr>
        <w:rPr>
          <w:ins w:id="887" w:author="marpa" w:date="2026-10-25T23:33:27Z"/>
          <w:rFonts w:hint="default"/>
          <w:lang w:val="es-EC"/>
        </w:rPr>
      </w:pPr>
      <w:ins w:id="888" w:author="marpa" w:date="2026-10-25T23:33:27Z">
        <w:r>
          <w:rPr/>
          <w:t xml:space="preserve">En la capa de interacción, dentro del paquete vista, se </w:t>
        </w:r>
      </w:ins>
      <w:ins w:id="889" w:author="marpa" w:date="2026-10-25T23:34:14Z">
        <w:r>
          <w:rPr>
            <w:rFonts w:hint="default"/>
            <w:lang w:val="es-EC"/>
          </w:rPr>
          <w:t>i</w:t>
        </w:r>
      </w:ins>
      <w:ins w:id="890" w:author="marpa" w:date="2026-10-25T23:34:15Z">
        <w:r>
          <w:rPr>
            <w:rFonts w:hint="default"/>
            <w:lang w:val="es-EC"/>
          </w:rPr>
          <w:t>mplement</w:t>
        </w:r>
      </w:ins>
      <w:ins w:id="891" w:author="marpa" w:date="2026-10-25T23:34:16Z">
        <w:r>
          <w:rPr>
            <w:rFonts w:hint="default"/>
            <w:lang w:val="es-EC"/>
          </w:rPr>
          <w:t xml:space="preserve">aron </w:t>
        </w:r>
      </w:ins>
      <w:ins w:id="892" w:author="marpa" w:date="2026-10-25T23:34:17Z">
        <w:r>
          <w:rPr>
            <w:rFonts w:hint="default"/>
            <w:lang w:val="es-EC"/>
          </w:rPr>
          <w:t>l</w:t>
        </w:r>
      </w:ins>
      <w:ins w:id="893" w:author="marpa" w:date="2026-10-25T23:34:27Z">
        <w:r>
          <w:rPr>
            <w:rFonts w:hint="default"/>
            <w:lang w:val="es-EC"/>
          </w:rPr>
          <w:t>as</w:t>
        </w:r>
      </w:ins>
      <w:ins w:id="894" w:author="marpa" w:date="2026-10-25T23:34:28Z">
        <w:r>
          <w:rPr>
            <w:rFonts w:hint="default"/>
            <w:lang w:val="es-EC"/>
          </w:rPr>
          <w:t xml:space="preserve"> pa</w:t>
        </w:r>
      </w:ins>
      <w:ins w:id="895" w:author="marpa" w:date="2026-10-25T23:34:29Z">
        <w:r>
          <w:rPr>
            <w:rFonts w:hint="default"/>
            <w:lang w:val="es-EC"/>
          </w:rPr>
          <w:t>ntallas</w:t>
        </w:r>
      </w:ins>
      <w:ins w:id="896" w:author="marpa" w:date="2026-10-25T23:34:30Z">
        <w:r>
          <w:rPr>
            <w:rFonts w:hint="default"/>
            <w:lang w:val="es-EC"/>
          </w:rPr>
          <w:t>, crea</w:t>
        </w:r>
      </w:ins>
      <w:ins w:id="897" w:author="marpa" w:date="2026-10-25T23:34:31Z">
        <w:r>
          <w:rPr>
            <w:rFonts w:hint="default"/>
            <w:lang w:val="es-EC"/>
          </w:rPr>
          <w:t>das us</w:t>
        </w:r>
      </w:ins>
      <w:ins w:id="898" w:author="marpa" w:date="2026-10-25T23:34:32Z">
        <w:r>
          <w:rPr>
            <w:rFonts w:hint="default"/>
            <w:lang w:val="es-EC"/>
          </w:rPr>
          <w:t xml:space="preserve">ando </w:t>
        </w:r>
      </w:ins>
      <w:ins w:id="899" w:author="marpa" w:date="2026-10-25T23:34:33Z">
        <w:r>
          <w:rPr>
            <w:rFonts w:hint="default"/>
            <w:lang w:val="es-EC"/>
          </w:rPr>
          <w:t>formula</w:t>
        </w:r>
      </w:ins>
      <w:ins w:id="900" w:author="marpa" w:date="2026-10-25T23:34:34Z">
        <w:r>
          <w:rPr>
            <w:rFonts w:hint="default"/>
            <w:lang w:val="es-EC"/>
          </w:rPr>
          <w:t>rios J</w:t>
        </w:r>
      </w:ins>
      <w:ins w:id="901" w:author="marpa" w:date="2026-10-25T23:34:35Z">
        <w:r>
          <w:rPr>
            <w:rFonts w:hint="default"/>
            <w:lang w:val="es-EC"/>
          </w:rPr>
          <w:t>S</w:t>
        </w:r>
      </w:ins>
      <w:ins w:id="902" w:author="marpa" w:date="2026-10-25T23:34:36Z">
        <w:r>
          <w:rPr>
            <w:rFonts w:hint="default"/>
            <w:lang w:val="es-EC"/>
          </w:rPr>
          <w:t>wi</w:t>
        </w:r>
      </w:ins>
      <w:ins w:id="903" w:author="marpa" w:date="2026-10-25T23:34:37Z">
        <w:r>
          <w:rPr>
            <w:rFonts w:hint="default"/>
            <w:lang w:val="es-EC"/>
          </w:rPr>
          <w:t xml:space="preserve">ng, </w:t>
        </w:r>
      </w:ins>
      <w:ins w:id="904" w:author="marpa" w:date="2026-10-25T23:34:38Z">
        <w:r>
          <w:rPr>
            <w:rFonts w:hint="default"/>
            <w:lang w:val="es-EC"/>
          </w:rPr>
          <w:t>junt</w:t>
        </w:r>
      </w:ins>
      <w:ins w:id="905" w:author="marpa" w:date="2026-10-25T23:34:39Z">
        <w:r>
          <w:rPr>
            <w:rFonts w:hint="default"/>
            <w:lang w:val="es-EC"/>
          </w:rPr>
          <w:t xml:space="preserve">o con </w:t>
        </w:r>
      </w:ins>
      <w:ins w:id="906" w:author="marpa" w:date="2026-10-25T23:35:09Z">
        <w:r>
          <w:rPr>
            <w:rFonts w:hint="default"/>
            <w:lang w:val="es-EC"/>
          </w:rPr>
          <w:t>una</w:t>
        </w:r>
      </w:ins>
      <w:ins w:id="907" w:author="marpa" w:date="2026-10-25T23:35:10Z">
        <w:r>
          <w:rPr>
            <w:rFonts w:hint="default"/>
            <w:lang w:val="es-EC"/>
          </w:rPr>
          <w:t xml:space="preserve"> clase</w:t>
        </w:r>
      </w:ins>
      <w:ins w:id="908" w:author="marpa" w:date="2026-10-25T23:35:11Z">
        <w:r>
          <w:rPr>
            <w:rFonts w:hint="default"/>
            <w:lang w:val="es-EC"/>
          </w:rPr>
          <w:t xml:space="preserve"> pa</w:t>
        </w:r>
      </w:ins>
      <w:ins w:id="909" w:author="marpa" w:date="2026-10-25T23:35:12Z">
        <w:r>
          <w:rPr>
            <w:rFonts w:hint="default"/>
            <w:lang w:val="es-EC"/>
          </w:rPr>
          <w:t>ra mane</w:t>
        </w:r>
      </w:ins>
      <w:ins w:id="910" w:author="marpa" w:date="2026-10-25T23:35:13Z">
        <w:r>
          <w:rPr>
            <w:rFonts w:hint="default"/>
            <w:lang w:val="es-EC"/>
          </w:rPr>
          <w:t xml:space="preserve">jar </w:t>
        </w:r>
      </w:ins>
      <w:ins w:id="911" w:author="marpa" w:date="2026-10-25T23:35:15Z">
        <w:r>
          <w:rPr>
            <w:rFonts w:hint="default"/>
            <w:lang w:val="es-EC"/>
          </w:rPr>
          <w:t>el</w:t>
        </w:r>
      </w:ins>
      <w:ins w:id="912" w:author="marpa" w:date="2026-10-25T23:35:16Z">
        <w:r>
          <w:rPr>
            <w:rFonts w:hint="default"/>
            <w:lang w:val="es-EC"/>
          </w:rPr>
          <w:t xml:space="preserve"> estil</w:t>
        </w:r>
      </w:ins>
      <w:ins w:id="913" w:author="marpa" w:date="2026-10-25T23:35:17Z">
        <w:r>
          <w:rPr>
            <w:rFonts w:hint="default"/>
            <w:lang w:val="es-EC"/>
          </w:rPr>
          <w:t xml:space="preserve">o y </w:t>
        </w:r>
      </w:ins>
      <w:ins w:id="914" w:author="marpa" w:date="2026-10-25T23:35:18Z">
        <w:r>
          <w:rPr>
            <w:rFonts w:hint="default"/>
            <w:lang w:val="es-EC"/>
          </w:rPr>
          <w:t>la palet</w:t>
        </w:r>
      </w:ins>
      <w:ins w:id="915" w:author="marpa" w:date="2026-10-25T23:35:19Z">
        <w:r>
          <w:rPr>
            <w:rFonts w:hint="default"/>
            <w:lang w:val="es-EC"/>
          </w:rPr>
          <w:t>a de c</w:t>
        </w:r>
      </w:ins>
      <w:ins w:id="916" w:author="marpa" w:date="2026-10-25T23:35:20Z">
        <w:r>
          <w:rPr>
            <w:rFonts w:hint="default"/>
            <w:lang w:val="es-EC"/>
          </w:rPr>
          <w:t>olores,</w:t>
        </w:r>
      </w:ins>
      <w:ins w:id="917" w:author="marpa" w:date="2026-10-25T23:35:21Z">
        <w:r>
          <w:rPr>
            <w:rFonts w:hint="default"/>
            <w:lang w:val="es-EC"/>
          </w:rPr>
          <w:t xml:space="preserve"> y ot</w:t>
        </w:r>
      </w:ins>
      <w:ins w:id="918" w:author="marpa" w:date="2026-10-25T23:35:22Z">
        <w:r>
          <w:rPr>
            <w:rFonts w:hint="default"/>
            <w:lang w:val="es-EC"/>
          </w:rPr>
          <w:t>r</w:t>
        </w:r>
      </w:ins>
      <w:ins w:id="919" w:author="marpa" w:date="2026-10-25T23:35:24Z">
        <w:r>
          <w:rPr>
            <w:rFonts w:hint="default"/>
            <w:lang w:val="es-EC"/>
          </w:rPr>
          <w:t xml:space="preserve">a </w:t>
        </w:r>
      </w:ins>
      <w:ins w:id="920" w:author="marpa" w:date="2026-10-25T23:35:25Z">
        <w:r>
          <w:rPr>
            <w:rFonts w:hint="default"/>
            <w:lang w:val="es-EC"/>
          </w:rPr>
          <w:t xml:space="preserve">para </w:t>
        </w:r>
      </w:ins>
      <w:ins w:id="921" w:author="marpa" w:date="2026-10-25T23:35:54Z">
        <w:r>
          <w:rPr>
            <w:rFonts w:hint="default"/>
            <w:lang w:val="es-EC"/>
          </w:rPr>
          <w:t>m</w:t>
        </w:r>
      </w:ins>
      <w:ins w:id="922" w:author="marpa" w:date="2026-10-25T23:35:55Z">
        <w:r>
          <w:rPr>
            <w:rFonts w:hint="default"/>
            <w:lang w:val="es-EC"/>
          </w:rPr>
          <w:t>anipu</w:t>
        </w:r>
      </w:ins>
      <w:ins w:id="923" w:author="marpa" w:date="2026-10-25T23:35:56Z">
        <w:r>
          <w:rPr>
            <w:rFonts w:hint="default"/>
            <w:lang w:val="es-EC"/>
          </w:rPr>
          <w:t>l</w:t>
        </w:r>
      </w:ins>
      <w:ins w:id="924" w:author="marpa" w:date="2026-10-25T23:35:57Z">
        <w:r>
          <w:rPr>
            <w:rFonts w:hint="default"/>
            <w:lang w:val="es-EC"/>
          </w:rPr>
          <w:t>ar el</w:t>
        </w:r>
      </w:ins>
      <w:ins w:id="925" w:author="marpa" w:date="2026-10-25T23:35:58Z">
        <w:r>
          <w:rPr>
            <w:rFonts w:hint="default"/>
            <w:lang w:val="es-EC"/>
          </w:rPr>
          <w:t xml:space="preserve"> posicio</w:t>
        </w:r>
      </w:ins>
      <w:ins w:id="926" w:author="marpa" w:date="2026-10-25T23:35:59Z">
        <w:r>
          <w:rPr>
            <w:rFonts w:hint="default"/>
            <w:lang w:val="es-EC"/>
          </w:rPr>
          <w:t>nam</w:t>
        </w:r>
      </w:ins>
      <w:ins w:id="927" w:author="marpa" w:date="2026-10-25T23:36:00Z">
        <w:r>
          <w:rPr>
            <w:rFonts w:hint="default"/>
            <w:lang w:val="es-EC"/>
          </w:rPr>
          <w:t xml:space="preserve">iento </w:t>
        </w:r>
      </w:ins>
      <w:ins w:id="928" w:author="marpa" w:date="2026-10-25T23:36:42Z">
        <w:r>
          <w:rPr>
            <w:rFonts w:hint="default"/>
            <w:lang w:val="es-EC"/>
          </w:rPr>
          <w:t>y compor</w:t>
        </w:r>
      </w:ins>
      <w:ins w:id="929" w:author="marpa" w:date="2026-10-25T23:36:43Z">
        <w:r>
          <w:rPr>
            <w:rFonts w:hint="default"/>
            <w:lang w:val="es-EC"/>
          </w:rPr>
          <w:t>tamiento</w:t>
        </w:r>
      </w:ins>
      <w:ins w:id="930" w:author="marpa" w:date="2026-10-25T23:36:44Z">
        <w:r>
          <w:rPr>
            <w:rFonts w:hint="default"/>
            <w:lang w:val="es-EC"/>
          </w:rPr>
          <w:t xml:space="preserve">s de </w:t>
        </w:r>
      </w:ins>
      <w:ins w:id="931" w:author="marpa" w:date="2026-10-25T23:36:47Z">
        <w:r>
          <w:rPr>
            <w:rFonts w:hint="default"/>
            <w:lang w:val="es-EC"/>
          </w:rPr>
          <w:t>los el</w:t>
        </w:r>
      </w:ins>
      <w:ins w:id="932" w:author="marpa" w:date="2026-10-25T23:36:48Z">
        <w:r>
          <w:rPr>
            <w:rFonts w:hint="default"/>
            <w:lang w:val="es-EC"/>
          </w:rPr>
          <w:t>ementos d</w:t>
        </w:r>
      </w:ins>
      <w:ins w:id="933" w:author="marpa" w:date="2026-10-25T23:36:49Z">
        <w:r>
          <w:rPr>
            <w:rFonts w:hint="default"/>
            <w:lang w:val="es-EC"/>
          </w:rPr>
          <w:t>e las pa</w:t>
        </w:r>
      </w:ins>
      <w:ins w:id="934" w:author="marpa" w:date="2026-10-25T23:36:50Z">
        <w:r>
          <w:rPr>
            <w:rFonts w:hint="default"/>
            <w:lang w:val="es-EC"/>
          </w:rPr>
          <w:t>ntallas</w:t>
        </w:r>
      </w:ins>
      <w:ins w:id="935" w:author="marpa" w:date="2026-10-25T23:36:51Z">
        <w:r>
          <w:rPr>
            <w:rFonts w:hint="default"/>
            <w:lang w:val="es-EC"/>
          </w:rPr>
          <w:t>.</w:t>
        </w:r>
      </w:ins>
    </w:p>
    <w:p w14:paraId="13AF8200">
      <w:pPr>
        <w:keepNext/>
        <w:spacing w:after="0"/>
        <w:jc w:val="center"/>
        <w:rPr>
          <w:ins w:id="936" w:author="marpa" w:date="2026-10-25T23:33:27Z"/>
        </w:rPr>
      </w:pPr>
      <w:ins w:id="937" w:author="marpa" w:date="2026-10-25T23:37:15Z">
        <w:r>
          <w:rPr/>
          <w:drawing>
            <wp:inline distT="0" distB="0" distL="114300" distR="114300">
              <wp:extent cx="2752090" cy="914400"/>
              <wp:effectExtent l="0" t="0" r="381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pic:cNvPicPr>
                    </pic:nvPicPr>
                    <pic:blipFill>
                      <a:blip r:embed="rId73"/>
                      <a:stretch>
                        <a:fillRect/>
                      </a:stretch>
                    </pic:blipFill>
                    <pic:spPr>
                      <a:xfrm>
                        <a:off x="0" y="0"/>
                        <a:ext cx="2752090" cy="914400"/>
                      </a:xfrm>
                      <a:prstGeom prst="rect">
                        <a:avLst/>
                      </a:prstGeom>
                      <a:noFill/>
                      <a:ln>
                        <a:noFill/>
                      </a:ln>
                    </pic:spPr>
                  </pic:pic>
                </a:graphicData>
              </a:graphic>
            </wp:inline>
          </w:drawing>
        </w:r>
      </w:ins>
    </w:p>
    <w:p w14:paraId="53BCB76E">
      <w:pPr>
        <w:pStyle w:val="5"/>
        <w:rPr>
          <w:ins w:id="939" w:author="marpa" w:date="2026-10-25T23:33:27Z"/>
          <w:rFonts w:hint="default"/>
          <w:lang w:val="es-EC"/>
        </w:rPr>
      </w:pPr>
      <w:ins w:id="940" w:author="marpa" w:date="2026-10-25T23:33:27Z">
        <w:bookmarkStart w:id="161" w:name="_Toc16377"/>
        <w:bookmarkStart w:id="162" w:name="_Toc27905"/>
        <w:r>
          <w:rPr/>
          <w:t xml:space="preserve">Figura </w:t>
        </w:r>
      </w:ins>
      <w:ins w:id="941" w:author="marpa" w:date="2026-10-25T23:39:28Z">
        <w:r>
          <w:rPr>
            <w:rFonts w:hint="default"/>
            <w:lang w:val="es-EC"/>
          </w:rPr>
          <w:t>4</w:t>
        </w:r>
      </w:ins>
      <w:ins w:id="942" w:author="marpa" w:date="2026-10-25T23:39:29Z">
        <w:r>
          <w:rPr>
            <w:rFonts w:hint="default"/>
            <w:lang w:val="es-EC"/>
          </w:rPr>
          <w:t>5</w:t>
        </w:r>
      </w:ins>
      <w:ins w:id="943" w:author="marpa" w:date="2026-10-25T23:33:27Z">
        <w:r>
          <w:rPr/>
          <w:t xml:space="preserve">. Creación de </w:t>
        </w:r>
      </w:ins>
      <w:ins w:id="944" w:author="marpa" w:date="2026-10-25T23:33:27Z">
        <w:r>
          <w:rPr>
            <w:rFonts w:hint="default"/>
            <w:lang w:val="es-EC"/>
          </w:rPr>
          <w:t>vistas</w:t>
        </w:r>
      </w:ins>
      <w:ins w:id="945" w:author="marpa" w:date="2026-10-25T23:33:27Z">
        <w:r>
          <w:rPr/>
          <w:t xml:space="preserve">- Cliente </w:t>
        </w:r>
      </w:ins>
      <w:ins w:id="946" w:author="marpa" w:date="2026-10-25T23:36:59Z">
        <w:r>
          <w:rPr>
            <w:rFonts w:hint="default"/>
            <w:lang w:val="es-EC"/>
          </w:rPr>
          <w:t>esc</w:t>
        </w:r>
      </w:ins>
      <w:ins w:id="947" w:author="marpa" w:date="2026-10-25T23:37:01Z">
        <w:r>
          <w:rPr>
            <w:rFonts w:hint="default"/>
            <w:lang w:val="es-EC"/>
          </w:rPr>
          <w:t>r</w:t>
        </w:r>
      </w:ins>
      <w:ins w:id="948" w:author="marpa" w:date="2026-10-25T23:37:02Z">
        <w:r>
          <w:rPr>
            <w:rFonts w:hint="default"/>
            <w:lang w:val="es-EC"/>
          </w:rPr>
          <w:t>ito</w:t>
        </w:r>
      </w:ins>
      <w:ins w:id="949" w:author="marpa" w:date="2026-10-25T23:37:03Z">
        <w:r>
          <w:rPr>
            <w:rFonts w:hint="default"/>
            <w:lang w:val="es-EC"/>
          </w:rPr>
          <w:t>rio</w:t>
        </w:r>
        <w:bookmarkEnd w:id="161"/>
        <w:bookmarkEnd w:id="162"/>
      </w:ins>
    </w:p>
    <w:p w14:paraId="2C5774E4">
      <w:pPr>
        <w:pStyle w:val="6"/>
        <w:rPr>
          <w:ins w:id="950" w:author="marpa" w:date="2026-10-25T23:33:27Z"/>
        </w:rPr>
        <w:sectPr>
          <w:type w:val="continuous"/>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5EB94D87">
      <w:pPr>
        <w:pStyle w:val="6"/>
        <w:rPr>
          <w:ins w:id="951" w:author="marpa" w:date="2026-10-25T23:33:27Z"/>
          <w:rFonts w:hint="default"/>
          <w:lang w:val="es-EC"/>
        </w:rPr>
      </w:pPr>
      <w:ins w:id="952" w:author="marpa" w:date="2026-10-25T23:33:27Z">
        <w:bookmarkStart w:id="163" w:name="_Toc24832"/>
        <w:bookmarkStart w:id="164" w:name="_Toc32190"/>
        <w:r>
          <w:rPr/>
          <w:t xml:space="preserve">Tabla </w:t>
        </w:r>
      </w:ins>
      <w:ins w:id="953" w:author="marpa" w:date="2026-10-25T23:39:50Z">
        <w:r>
          <w:rPr>
            <w:rFonts w:hint="default"/>
            <w:lang w:val="es-EC"/>
          </w:rPr>
          <w:t>3</w:t>
        </w:r>
      </w:ins>
      <w:ins w:id="954" w:author="marpa" w:date="2026-10-25T23:39:51Z">
        <w:r>
          <w:rPr>
            <w:rFonts w:hint="default"/>
            <w:lang w:val="es-EC"/>
          </w:rPr>
          <w:t>0.</w:t>
        </w:r>
      </w:ins>
      <w:ins w:id="955" w:author="marpa" w:date="2026-10-25T23:33:27Z">
        <w:r>
          <w:rPr/>
          <w:t xml:space="preserve"> Clase </w:t>
        </w:r>
      </w:ins>
      <w:ins w:id="956" w:author="marpa" w:date="2026-10-25T23:39:07Z">
        <w:r>
          <w:rPr>
            <w:rFonts w:hint="default"/>
            <w:lang w:val="es-EC"/>
          </w:rPr>
          <w:t>App</w:t>
        </w:r>
      </w:ins>
      <w:ins w:id="957" w:author="marpa" w:date="2026-10-25T23:39:08Z">
        <w:r>
          <w:rPr>
            <w:rFonts w:hint="default"/>
            <w:lang w:val="es-EC"/>
          </w:rPr>
          <w:t>Theme</w:t>
        </w:r>
      </w:ins>
      <w:ins w:id="958" w:author="marpa" w:date="2026-10-25T23:33:27Z">
        <w:r>
          <w:rPr/>
          <w:t xml:space="preserve">- Cliente </w:t>
        </w:r>
      </w:ins>
      <w:ins w:id="959" w:author="marpa" w:date="2026-10-25T23:39:11Z">
        <w:r>
          <w:rPr>
            <w:rFonts w:hint="default"/>
            <w:lang w:val="es-EC"/>
          </w:rPr>
          <w:t>escri</w:t>
        </w:r>
      </w:ins>
      <w:ins w:id="960" w:author="marpa" w:date="2026-10-25T23:39:12Z">
        <w:r>
          <w:rPr>
            <w:rFonts w:hint="default"/>
            <w:lang w:val="es-EC"/>
          </w:rPr>
          <w:t>torio</w:t>
        </w:r>
        <w:bookmarkEnd w:id="163"/>
        <w:bookmarkEnd w:id="164"/>
      </w:ins>
    </w:p>
    <w:tbl>
      <w:tblPr>
        <w:tblStyle w:val="3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97FC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961" w:author="marpa" w:date="2026-10-25T23:33:27Z"/>
        </w:trPr>
        <w:tc>
          <w:tcPr>
            <w:tcW w:w="8494" w:type="dxa"/>
            <w:shd w:val="clear" w:color="auto" w:fill="D9D9D9"/>
          </w:tcPr>
          <w:p w14:paraId="51D7DC50">
            <w:pPr>
              <w:spacing w:before="0" w:after="0" w:line="240" w:lineRule="auto"/>
              <w:rPr>
                <w:ins w:id="962" w:author="marpa" w:date="2026-10-25T23:39:20Z"/>
                <w:rFonts w:hint="default" w:ascii="Courier New" w:hAnsi="Courier New" w:eastAsia="Courier New" w:cs="Courier New"/>
                <w:color w:val="000000"/>
                <w:sz w:val="16"/>
                <w:szCs w:val="16"/>
                <w:lang w:val="es-EC"/>
              </w:rPr>
            </w:pPr>
            <w:ins w:id="963" w:author="marpa" w:date="2026-10-25T23:39:20Z">
              <w:r>
                <w:rPr>
                  <w:rFonts w:hint="default" w:ascii="Courier New" w:hAnsi="Courier New" w:eastAsia="Courier New" w:cs="Courier New"/>
                  <w:color w:val="000000"/>
                  <w:sz w:val="16"/>
                  <w:szCs w:val="16"/>
                  <w:lang w:val="es-EC"/>
                </w:rPr>
                <w:t>package ec.edu.monster.vistas;</w:t>
              </w:r>
            </w:ins>
          </w:p>
          <w:p w14:paraId="02936AF7">
            <w:pPr>
              <w:spacing w:before="0" w:after="0" w:line="240" w:lineRule="auto"/>
              <w:rPr>
                <w:ins w:id="964" w:author="marpa" w:date="2026-10-25T23:39:20Z"/>
                <w:rFonts w:hint="default" w:ascii="Courier New" w:hAnsi="Courier New" w:eastAsia="Courier New" w:cs="Courier New"/>
                <w:color w:val="000000"/>
                <w:sz w:val="16"/>
                <w:szCs w:val="16"/>
                <w:lang w:val="es-EC"/>
              </w:rPr>
            </w:pPr>
          </w:p>
          <w:p w14:paraId="5AD84411">
            <w:pPr>
              <w:spacing w:before="0" w:after="0" w:line="240" w:lineRule="auto"/>
              <w:rPr>
                <w:ins w:id="965" w:author="marpa" w:date="2026-10-25T23:39:20Z"/>
                <w:rFonts w:hint="default" w:ascii="Courier New" w:hAnsi="Courier New" w:eastAsia="Courier New" w:cs="Courier New"/>
                <w:color w:val="000000"/>
                <w:sz w:val="16"/>
                <w:szCs w:val="16"/>
                <w:lang w:val="es-EC"/>
              </w:rPr>
            </w:pPr>
            <w:ins w:id="966" w:author="marpa" w:date="2026-10-25T23:39:20Z">
              <w:r>
                <w:rPr>
                  <w:rFonts w:hint="default" w:ascii="Courier New" w:hAnsi="Courier New" w:eastAsia="Courier New" w:cs="Courier New"/>
                  <w:color w:val="000000"/>
                  <w:sz w:val="16"/>
                  <w:szCs w:val="16"/>
                  <w:lang w:val="es-EC"/>
                </w:rPr>
                <w:t>import java.awt.BasicStroke;</w:t>
              </w:r>
            </w:ins>
          </w:p>
          <w:p w14:paraId="1C68F76A">
            <w:pPr>
              <w:spacing w:before="0" w:after="0" w:line="240" w:lineRule="auto"/>
              <w:rPr>
                <w:ins w:id="967" w:author="marpa" w:date="2026-10-25T23:39:20Z"/>
                <w:rFonts w:hint="default" w:ascii="Courier New" w:hAnsi="Courier New" w:eastAsia="Courier New" w:cs="Courier New"/>
                <w:color w:val="000000"/>
                <w:sz w:val="16"/>
                <w:szCs w:val="16"/>
                <w:lang w:val="es-EC"/>
              </w:rPr>
            </w:pPr>
            <w:ins w:id="968" w:author="marpa" w:date="2026-10-25T23:39:20Z">
              <w:r>
                <w:rPr>
                  <w:rFonts w:hint="default" w:ascii="Courier New" w:hAnsi="Courier New" w:eastAsia="Courier New" w:cs="Courier New"/>
                  <w:color w:val="000000"/>
                  <w:sz w:val="16"/>
                  <w:szCs w:val="16"/>
                  <w:lang w:val="es-EC"/>
                </w:rPr>
                <w:t>import java.awt.Color;</w:t>
              </w:r>
            </w:ins>
          </w:p>
          <w:p w14:paraId="18AA58F9">
            <w:pPr>
              <w:spacing w:before="0" w:after="0" w:line="240" w:lineRule="auto"/>
              <w:rPr>
                <w:ins w:id="969" w:author="marpa" w:date="2026-10-25T23:39:20Z"/>
                <w:rFonts w:hint="default" w:ascii="Courier New" w:hAnsi="Courier New" w:eastAsia="Courier New" w:cs="Courier New"/>
                <w:color w:val="000000"/>
                <w:sz w:val="16"/>
                <w:szCs w:val="16"/>
                <w:lang w:val="es-EC"/>
              </w:rPr>
            </w:pPr>
            <w:ins w:id="970" w:author="marpa" w:date="2026-10-25T23:39:20Z">
              <w:r>
                <w:rPr>
                  <w:rFonts w:hint="default" w:ascii="Courier New" w:hAnsi="Courier New" w:eastAsia="Courier New" w:cs="Courier New"/>
                  <w:color w:val="000000"/>
                  <w:sz w:val="16"/>
                  <w:szCs w:val="16"/>
                  <w:lang w:val="es-EC"/>
                </w:rPr>
                <w:t>import java.awt.Cursor;</w:t>
              </w:r>
            </w:ins>
          </w:p>
          <w:p w14:paraId="102BFCA4">
            <w:pPr>
              <w:spacing w:before="0" w:after="0" w:line="240" w:lineRule="auto"/>
              <w:rPr>
                <w:ins w:id="971" w:author="marpa" w:date="2026-10-25T23:39:20Z"/>
                <w:rFonts w:hint="default" w:ascii="Courier New" w:hAnsi="Courier New" w:eastAsia="Courier New" w:cs="Courier New"/>
                <w:color w:val="000000"/>
                <w:sz w:val="16"/>
                <w:szCs w:val="16"/>
                <w:lang w:val="es-EC"/>
              </w:rPr>
            </w:pPr>
            <w:ins w:id="972" w:author="marpa" w:date="2026-10-25T23:39:20Z">
              <w:r>
                <w:rPr>
                  <w:rFonts w:hint="default" w:ascii="Courier New" w:hAnsi="Courier New" w:eastAsia="Courier New" w:cs="Courier New"/>
                  <w:color w:val="000000"/>
                  <w:sz w:val="16"/>
                  <w:szCs w:val="16"/>
                  <w:lang w:val="es-EC"/>
                </w:rPr>
                <w:t>import java.awt.Font;</w:t>
              </w:r>
            </w:ins>
          </w:p>
          <w:p w14:paraId="34DC885E">
            <w:pPr>
              <w:spacing w:before="0" w:after="0" w:line="240" w:lineRule="auto"/>
              <w:rPr>
                <w:ins w:id="973" w:author="marpa" w:date="2026-10-25T23:39:20Z"/>
                <w:rFonts w:hint="default" w:ascii="Courier New" w:hAnsi="Courier New" w:eastAsia="Courier New" w:cs="Courier New"/>
                <w:color w:val="000000"/>
                <w:sz w:val="16"/>
                <w:szCs w:val="16"/>
                <w:lang w:val="es-EC"/>
              </w:rPr>
            </w:pPr>
            <w:ins w:id="974" w:author="marpa" w:date="2026-10-25T23:39:20Z">
              <w:r>
                <w:rPr>
                  <w:rFonts w:hint="default" w:ascii="Courier New" w:hAnsi="Courier New" w:eastAsia="Courier New" w:cs="Courier New"/>
                  <w:color w:val="000000"/>
                  <w:sz w:val="16"/>
                  <w:szCs w:val="16"/>
                  <w:lang w:val="es-EC"/>
                </w:rPr>
                <w:t>import java.awt.GradientPaint;</w:t>
              </w:r>
            </w:ins>
          </w:p>
          <w:p w14:paraId="2DB61624">
            <w:pPr>
              <w:spacing w:before="0" w:after="0" w:line="240" w:lineRule="auto"/>
              <w:rPr>
                <w:ins w:id="975" w:author="marpa" w:date="2026-10-25T23:39:20Z"/>
                <w:rFonts w:hint="default" w:ascii="Courier New" w:hAnsi="Courier New" w:eastAsia="Courier New" w:cs="Courier New"/>
                <w:color w:val="000000"/>
                <w:sz w:val="16"/>
                <w:szCs w:val="16"/>
                <w:lang w:val="es-EC"/>
              </w:rPr>
            </w:pPr>
            <w:ins w:id="976" w:author="marpa" w:date="2026-10-25T23:39:20Z">
              <w:r>
                <w:rPr>
                  <w:rFonts w:hint="default" w:ascii="Courier New" w:hAnsi="Courier New" w:eastAsia="Courier New" w:cs="Courier New"/>
                  <w:color w:val="000000"/>
                  <w:sz w:val="16"/>
                  <w:szCs w:val="16"/>
                  <w:lang w:val="es-EC"/>
                </w:rPr>
                <w:t>import java.awt.Graphics;</w:t>
              </w:r>
            </w:ins>
          </w:p>
          <w:p w14:paraId="54005F19">
            <w:pPr>
              <w:spacing w:before="0" w:after="0" w:line="240" w:lineRule="auto"/>
              <w:rPr>
                <w:ins w:id="977" w:author="marpa" w:date="2026-10-25T23:39:20Z"/>
                <w:rFonts w:hint="default" w:ascii="Courier New" w:hAnsi="Courier New" w:eastAsia="Courier New" w:cs="Courier New"/>
                <w:color w:val="000000"/>
                <w:sz w:val="16"/>
                <w:szCs w:val="16"/>
                <w:lang w:val="es-EC"/>
              </w:rPr>
            </w:pPr>
            <w:ins w:id="978" w:author="marpa" w:date="2026-10-25T23:39:20Z">
              <w:r>
                <w:rPr>
                  <w:rFonts w:hint="default" w:ascii="Courier New" w:hAnsi="Courier New" w:eastAsia="Courier New" w:cs="Courier New"/>
                  <w:color w:val="000000"/>
                  <w:sz w:val="16"/>
                  <w:szCs w:val="16"/>
                  <w:lang w:val="es-EC"/>
                </w:rPr>
                <w:t>import java.awt.Graphics2D;</w:t>
              </w:r>
            </w:ins>
          </w:p>
          <w:p w14:paraId="3F7921A3">
            <w:pPr>
              <w:spacing w:before="0" w:after="0" w:line="240" w:lineRule="auto"/>
              <w:rPr>
                <w:ins w:id="979" w:author="marpa" w:date="2026-10-25T23:39:20Z"/>
                <w:rFonts w:hint="default" w:ascii="Courier New" w:hAnsi="Courier New" w:eastAsia="Courier New" w:cs="Courier New"/>
                <w:color w:val="000000"/>
                <w:sz w:val="16"/>
                <w:szCs w:val="16"/>
                <w:lang w:val="es-EC"/>
              </w:rPr>
            </w:pPr>
            <w:ins w:id="980" w:author="marpa" w:date="2026-10-25T23:39:20Z">
              <w:r>
                <w:rPr>
                  <w:rFonts w:hint="default" w:ascii="Courier New" w:hAnsi="Courier New" w:eastAsia="Courier New" w:cs="Courier New"/>
                  <w:color w:val="000000"/>
                  <w:sz w:val="16"/>
                  <w:szCs w:val="16"/>
                  <w:lang w:val="es-EC"/>
                </w:rPr>
                <w:t>import java.awt.Image;</w:t>
              </w:r>
            </w:ins>
          </w:p>
          <w:p w14:paraId="4FE3066C">
            <w:pPr>
              <w:spacing w:before="0" w:after="0" w:line="240" w:lineRule="auto"/>
              <w:rPr>
                <w:ins w:id="981" w:author="marpa" w:date="2026-10-25T23:39:20Z"/>
                <w:rFonts w:hint="default" w:ascii="Courier New" w:hAnsi="Courier New" w:eastAsia="Courier New" w:cs="Courier New"/>
                <w:color w:val="000000"/>
                <w:sz w:val="16"/>
                <w:szCs w:val="16"/>
                <w:lang w:val="es-EC"/>
              </w:rPr>
            </w:pPr>
            <w:ins w:id="982" w:author="marpa" w:date="2026-10-25T23:39:20Z">
              <w:r>
                <w:rPr>
                  <w:rFonts w:hint="default" w:ascii="Courier New" w:hAnsi="Courier New" w:eastAsia="Courier New" w:cs="Courier New"/>
                  <w:color w:val="000000"/>
                  <w:sz w:val="16"/>
                  <w:szCs w:val="16"/>
                  <w:lang w:val="es-EC"/>
                </w:rPr>
                <w:t>import java.awt.RenderingHints;</w:t>
              </w:r>
            </w:ins>
          </w:p>
          <w:p w14:paraId="4769DBB7">
            <w:pPr>
              <w:spacing w:before="0" w:after="0" w:line="240" w:lineRule="auto"/>
              <w:rPr>
                <w:ins w:id="983" w:author="marpa" w:date="2026-10-25T23:39:20Z"/>
                <w:rFonts w:hint="default" w:ascii="Courier New" w:hAnsi="Courier New" w:eastAsia="Courier New" w:cs="Courier New"/>
                <w:color w:val="000000"/>
                <w:sz w:val="16"/>
                <w:szCs w:val="16"/>
                <w:lang w:val="es-EC"/>
              </w:rPr>
            </w:pPr>
            <w:ins w:id="984" w:author="marpa" w:date="2026-10-25T23:39:20Z">
              <w:r>
                <w:rPr>
                  <w:rFonts w:hint="default" w:ascii="Courier New" w:hAnsi="Courier New" w:eastAsia="Courier New" w:cs="Courier New"/>
                  <w:color w:val="000000"/>
                  <w:sz w:val="16"/>
                  <w:szCs w:val="16"/>
                  <w:lang w:val="es-EC"/>
                </w:rPr>
                <w:t>import java.awt.event.MouseAdapter;</w:t>
              </w:r>
            </w:ins>
          </w:p>
          <w:p w14:paraId="190865F5">
            <w:pPr>
              <w:spacing w:before="0" w:after="0" w:line="240" w:lineRule="auto"/>
              <w:rPr>
                <w:ins w:id="985" w:author="marpa" w:date="2026-10-25T23:39:20Z"/>
                <w:rFonts w:hint="default" w:ascii="Courier New" w:hAnsi="Courier New" w:eastAsia="Courier New" w:cs="Courier New"/>
                <w:color w:val="000000"/>
                <w:sz w:val="16"/>
                <w:szCs w:val="16"/>
                <w:lang w:val="es-EC"/>
              </w:rPr>
            </w:pPr>
            <w:ins w:id="986" w:author="marpa" w:date="2026-10-25T23:39:20Z">
              <w:r>
                <w:rPr>
                  <w:rFonts w:hint="default" w:ascii="Courier New" w:hAnsi="Courier New" w:eastAsia="Courier New" w:cs="Courier New"/>
                  <w:color w:val="000000"/>
                  <w:sz w:val="16"/>
                  <w:szCs w:val="16"/>
                  <w:lang w:val="es-EC"/>
                </w:rPr>
                <w:t>import java.awt.event.MouseEvent;</w:t>
              </w:r>
            </w:ins>
          </w:p>
          <w:p w14:paraId="0A7B3146">
            <w:pPr>
              <w:spacing w:before="0" w:after="0" w:line="240" w:lineRule="auto"/>
              <w:rPr>
                <w:ins w:id="987" w:author="marpa" w:date="2026-10-25T23:39:20Z"/>
                <w:rFonts w:hint="default" w:ascii="Courier New" w:hAnsi="Courier New" w:eastAsia="Courier New" w:cs="Courier New"/>
                <w:color w:val="000000"/>
                <w:sz w:val="16"/>
                <w:szCs w:val="16"/>
                <w:lang w:val="es-EC"/>
              </w:rPr>
            </w:pPr>
            <w:ins w:id="988" w:author="marpa" w:date="2026-10-25T23:39:20Z">
              <w:r>
                <w:rPr>
                  <w:rFonts w:hint="default" w:ascii="Courier New" w:hAnsi="Courier New" w:eastAsia="Courier New" w:cs="Courier New"/>
                  <w:color w:val="000000"/>
                  <w:sz w:val="16"/>
                  <w:szCs w:val="16"/>
                  <w:lang w:val="es-EC"/>
                </w:rPr>
                <w:t>import java.net.URL;</w:t>
              </w:r>
            </w:ins>
          </w:p>
          <w:p w14:paraId="44B6410C">
            <w:pPr>
              <w:spacing w:before="0" w:after="0" w:line="240" w:lineRule="auto"/>
              <w:rPr>
                <w:ins w:id="989" w:author="marpa" w:date="2026-10-25T23:39:20Z"/>
                <w:rFonts w:hint="default" w:ascii="Courier New" w:hAnsi="Courier New" w:eastAsia="Courier New" w:cs="Courier New"/>
                <w:color w:val="000000"/>
                <w:sz w:val="16"/>
                <w:szCs w:val="16"/>
                <w:lang w:val="es-EC"/>
              </w:rPr>
            </w:pPr>
            <w:ins w:id="990" w:author="marpa" w:date="2026-10-25T23:39:20Z">
              <w:r>
                <w:rPr>
                  <w:rFonts w:hint="default" w:ascii="Courier New" w:hAnsi="Courier New" w:eastAsia="Courier New" w:cs="Courier New"/>
                  <w:color w:val="000000"/>
                  <w:sz w:val="16"/>
                  <w:szCs w:val="16"/>
                  <w:lang w:val="es-EC"/>
                </w:rPr>
                <w:t>import javax.swing.BorderFactory;</w:t>
              </w:r>
            </w:ins>
          </w:p>
          <w:p w14:paraId="1EE5FFE7">
            <w:pPr>
              <w:spacing w:before="0" w:after="0" w:line="240" w:lineRule="auto"/>
              <w:rPr>
                <w:ins w:id="991" w:author="marpa" w:date="2026-10-25T23:39:20Z"/>
                <w:rFonts w:hint="default" w:ascii="Courier New" w:hAnsi="Courier New" w:eastAsia="Courier New" w:cs="Courier New"/>
                <w:color w:val="000000"/>
                <w:sz w:val="16"/>
                <w:szCs w:val="16"/>
                <w:lang w:val="es-EC"/>
              </w:rPr>
            </w:pPr>
            <w:ins w:id="992" w:author="marpa" w:date="2026-10-25T23:39:20Z">
              <w:r>
                <w:rPr>
                  <w:rFonts w:hint="default" w:ascii="Courier New" w:hAnsi="Courier New" w:eastAsia="Courier New" w:cs="Courier New"/>
                  <w:color w:val="000000"/>
                  <w:sz w:val="16"/>
                  <w:szCs w:val="16"/>
                  <w:lang w:val="es-EC"/>
                </w:rPr>
                <w:t>import javax.swing.ImageIcon;</w:t>
              </w:r>
            </w:ins>
          </w:p>
          <w:p w14:paraId="02C3437C">
            <w:pPr>
              <w:spacing w:before="0" w:after="0" w:line="240" w:lineRule="auto"/>
              <w:rPr>
                <w:ins w:id="993" w:author="marpa" w:date="2026-10-25T23:39:20Z"/>
                <w:rFonts w:hint="default" w:ascii="Courier New" w:hAnsi="Courier New" w:eastAsia="Courier New" w:cs="Courier New"/>
                <w:color w:val="000000"/>
                <w:sz w:val="16"/>
                <w:szCs w:val="16"/>
                <w:lang w:val="es-EC"/>
              </w:rPr>
            </w:pPr>
            <w:ins w:id="994" w:author="marpa" w:date="2026-10-25T23:39:20Z">
              <w:r>
                <w:rPr>
                  <w:rFonts w:hint="default" w:ascii="Courier New" w:hAnsi="Courier New" w:eastAsia="Courier New" w:cs="Courier New"/>
                  <w:color w:val="000000"/>
                  <w:sz w:val="16"/>
                  <w:szCs w:val="16"/>
                  <w:lang w:val="es-EC"/>
                </w:rPr>
                <w:t>import javax.swing.JButton;</w:t>
              </w:r>
            </w:ins>
          </w:p>
          <w:p w14:paraId="77CB414B">
            <w:pPr>
              <w:spacing w:before="0" w:after="0" w:line="240" w:lineRule="auto"/>
              <w:rPr>
                <w:ins w:id="995" w:author="marpa" w:date="2026-10-25T23:39:20Z"/>
                <w:rFonts w:hint="default" w:ascii="Courier New" w:hAnsi="Courier New" w:eastAsia="Courier New" w:cs="Courier New"/>
                <w:color w:val="000000"/>
                <w:sz w:val="16"/>
                <w:szCs w:val="16"/>
                <w:lang w:val="es-EC"/>
              </w:rPr>
            </w:pPr>
            <w:ins w:id="996" w:author="marpa" w:date="2026-10-25T23:39:20Z">
              <w:r>
                <w:rPr>
                  <w:rFonts w:hint="default" w:ascii="Courier New" w:hAnsi="Courier New" w:eastAsia="Courier New" w:cs="Courier New"/>
                  <w:color w:val="000000"/>
                  <w:sz w:val="16"/>
                  <w:szCs w:val="16"/>
                  <w:lang w:val="es-EC"/>
                </w:rPr>
                <w:t>import javax.swing.JComboBox;</w:t>
              </w:r>
            </w:ins>
          </w:p>
          <w:p w14:paraId="0B65DB6E">
            <w:pPr>
              <w:spacing w:before="0" w:after="0" w:line="240" w:lineRule="auto"/>
              <w:rPr>
                <w:ins w:id="997" w:author="marpa" w:date="2026-10-25T23:39:20Z"/>
                <w:rFonts w:hint="default" w:ascii="Courier New" w:hAnsi="Courier New" w:eastAsia="Courier New" w:cs="Courier New"/>
                <w:color w:val="000000"/>
                <w:sz w:val="16"/>
                <w:szCs w:val="16"/>
                <w:lang w:val="es-EC"/>
              </w:rPr>
            </w:pPr>
            <w:ins w:id="998" w:author="marpa" w:date="2026-10-25T23:39:20Z">
              <w:r>
                <w:rPr>
                  <w:rFonts w:hint="default" w:ascii="Courier New" w:hAnsi="Courier New" w:eastAsia="Courier New" w:cs="Courier New"/>
                  <w:color w:val="000000"/>
                  <w:sz w:val="16"/>
                  <w:szCs w:val="16"/>
                  <w:lang w:val="es-EC"/>
                </w:rPr>
                <w:t>import javax.swing.JLabel;</w:t>
              </w:r>
            </w:ins>
          </w:p>
          <w:p w14:paraId="26AFDE09">
            <w:pPr>
              <w:spacing w:before="0" w:after="0" w:line="240" w:lineRule="auto"/>
              <w:rPr>
                <w:ins w:id="999" w:author="marpa" w:date="2026-10-25T23:39:20Z"/>
                <w:rFonts w:hint="default" w:ascii="Courier New" w:hAnsi="Courier New" w:eastAsia="Courier New" w:cs="Courier New"/>
                <w:color w:val="000000"/>
                <w:sz w:val="16"/>
                <w:szCs w:val="16"/>
                <w:lang w:val="es-EC"/>
              </w:rPr>
            </w:pPr>
            <w:ins w:id="1000" w:author="marpa" w:date="2026-10-25T23:39:20Z">
              <w:r>
                <w:rPr>
                  <w:rFonts w:hint="default" w:ascii="Courier New" w:hAnsi="Courier New" w:eastAsia="Courier New" w:cs="Courier New"/>
                  <w:color w:val="000000"/>
                  <w:sz w:val="16"/>
                  <w:szCs w:val="16"/>
                  <w:lang w:val="es-EC"/>
                </w:rPr>
                <w:t>import javax.swing.JPanel;</w:t>
              </w:r>
            </w:ins>
          </w:p>
          <w:p w14:paraId="2B2B73A1">
            <w:pPr>
              <w:spacing w:before="0" w:after="0" w:line="240" w:lineRule="auto"/>
              <w:rPr>
                <w:ins w:id="1001" w:author="marpa" w:date="2026-10-25T23:39:20Z"/>
                <w:rFonts w:hint="default" w:ascii="Courier New" w:hAnsi="Courier New" w:eastAsia="Courier New" w:cs="Courier New"/>
                <w:color w:val="000000"/>
                <w:sz w:val="16"/>
                <w:szCs w:val="16"/>
                <w:lang w:val="es-EC"/>
              </w:rPr>
            </w:pPr>
            <w:ins w:id="1002" w:author="marpa" w:date="2026-10-25T23:39:20Z">
              <w:r>
                <w:rPr>
                  <w:rFonts w:hint="default" w:ascii="Courier New" w:hAnsi="Courier New" w:eastAsia="Courier New" w:cs="Courier New"/>
                  <w:color w:val="000000"/>
                  <w:sz w:val="16"/>
                  <w:szCs w:val="16"/>
                  <w:lang w:val="es-EC"/>
                </w:rPr>
                <w:t>import javax.swing.JTextField;</w:t>
              </w:r>
            </w:ins>
          </w:p>
          <w:p w14:paraId="206AFFF2">
            <w:pPr>
              <w:spacing w:before="0" w:after="0" w:line="240" w:lineRule="auto"/>
              <w:rPr>
                <w:ins w:id="1003" w:author="marpa" w:date="2026-10-25T23:39:20Z"/>
                <w:rFonts w:hint="default" w:ascii="Courier New" w:hAnsi="Courier New" w:eastAsia="Courier New" w:cs="Courier New"/>
                <w:color w:val="000000"/>
                <w:sz w:val="16"/>
                <w:szCs w:val="16"/>
                <w:lang w:val="es-EC"/>
              </w:rPr>
            </w:pPr>
            <w:ins w:id="1004" w:author="marpa" w:date="2026-10-25T23:39:20Z">
              <w:r>
                <w:rPr>
                  <w:rFonts w:hint="default" w:ascii="Courier New" w:hAnsi="Courier New" w:eastAsia="Courier New" w:cs="Courier New"/>
                  <w:color w:val="000000"/>
                  <w:sz w:val="16"/>
                  <w:szCs w:val="16"/>
                  <w:lang w:val="es-EC"/>
                </w:rPr>
                <w:t>import javax.swing.UIManager;</w:t>
              </w:r>
            </w:ins>
          </w:p>
          <w:p w14:paraId="5C41B504">
            <w:pPr>
              <w:spacing w:before="0" w:after="0" w:line="240" w:lineRule="auto"/>
              <w:rPr>
                <w:ins w:id="1005" w:author="marpa" w:date="2026-10-25T23:39:20Z"/>
                <w:rFonts w:hint="default" w:ascii="Courier New" w:hAnsi="Courier New" w:eastAsia="Courier New" w:cs="Courier New"/>
                <w:color w:val="000000"/>
                <w:sz w:val="16"/>
                <w:szCs w:val="16"/>
                <w:lang w:val="es-EC"/>
              </w:rPr>
            </w:pPr>
            <w:ins w:id="1006" w:author="marpa" w:date="2026-10-25T23:39:20Z">
              <w:r>
                <w:rPr>
                  <w:rFonts w:hint="default" w:ascii="Courier New" w:hAnsi="Courier New" w:eastAsia="Courier New" w:cs="Courier New"/>
                  <w:color w:val="000000"/>
                  <w:sz w:val="16"/>
                  <w:szCs w:val="16"/>
                  <w:lang w:val="es-EC"/>
                </w:rPr>
                <w:t>import javax.swing.border.Border;</w:t>
              </w:r>
            </w:ins>
          </w:p>
          <w:p w14:paraId="3392EB34">
            <w:pPr>
              <w:spacing w:before="0" w:after="0" w:line="240" w:lineRule="auto"/>
              <w:rPr>
                <w:ins w:id="1007" w:author="marpa" w:date="2026-10-25T23:39:20Z"/>
                <w:rFonts w:hint="default" w:ascii="Courier New" w:hAnsi="Courier New" w:eastAsia="Courier New" w:cs="Courier New"/>
                <w:color w:val="000000"/>
                <w:sz w:val="16"/>
                <w:szCs w:val="16"/>
                <w:lang w:val="es-EC"/>
              </w:rPr>
            </w:pPr>
          </w:p>
          <w:p w14:paraId="25ECFD18">
            <w:pPr>
              <w:spacing w:before="0" w:after="0" w:line="240" w:lineRule="auto"/>
              <w:rPr>
                <w:ins w:id="1008" w:author="marpa" w:date="2026-10-25T23:39:20Z"/>
                <w:rFonts w:hint="default" w:ascii="Courier New" w:hAnsi="Courier New" w:eastAsia="Courier New" w:cs="Courier New"/>
                <w:color w:val="000000"/>
                <w:sz w:val="16"/>
                <w:szCs w:val="16"/>
                <w:lang w:val="es-EC"/>
              </w:rPr>
            </w:pPr>
            <w:ins w:id="1009" w:author="marpa" w:date="2026-10-25T23:39:20Z">
              <w:r>
                <w:rPr>
                  <w:rFonts w:hint="default" w:ascii="Courier New" w:hAnsi="Courier New" w:eastAsia="Courier New" w:cs="Courier New"/>
                  <w:color w:val="000000"/>
                  <w:sz w:val="16"/>
                  <w:szCs w:val="16"/>
                  <w:lang w:val="es-EC"/>
                </w:rPr>
                <w:t>/** Paleta y componentes visuales compartidos por el cliente de escritorio. */</w:t>
              </w:r>
            </w:ins>
          </w:p>
          <w:p w14:paraId="73576991">
            <w:pPr>
              <w:spacing w:before="0" w:after="0" w:line="240" w:lineRule="auto"/>
              <w:rPr>
                <w:ins w:id="1010" w:author="marpa" w:date="2026-10-25T23:39:20Z"/>
                <w:rFonts w:hint="default" w:ascii="Courier New" w:hAnsi="Courier New" w:eastAsia="Courier New" w:cs="Courier New"/>
                <w:color w:val="000000"/>
                <w:sz w:val="16"/>
                <w:szCs w:val="16"/>
                <w:lang w:val="es-EC"/>
              </w:rPr>
            </w:pPr>
            <w:ins w:id="1011" w:author="marpa" w:date="2026-10-25T23:39:20Z">
              <w:r>
                <w:rPr>
                  <w:rFonts w:hint="default" w:ascii="Courier New" w:hAnsi="Courier New" w:eastAsia="Courier New" w:cs="Courier New"/>
                  <w:color w:val="000000"/>
                  <w:sz w:val="16"/>
                  <w:szCs w:val="16"/>
                  <w:lang w:val="es-EC"/>
                </w:rPr>
                <w:t>public final class AppTheme {</w:t>
              </w:r>
            </w:ins>
          </w:p>
          <w:p w14:paraId="6B564B06">
            <w:pPr>
              <w:spacing w:before="0" w:after="0" w:line="240" w:lineRule="auto"/>
              <w:rPr>
                <w:ins w:id="1012" w:author="marpa" w:date="2026-10-25T23:39:20Z"/>
                <w:rFonts w:hint="default" w:ascii="Courier New" w:hAnsi="Courier New" w:eastAsia="Courier New" w:cs="Courier New"/>
                <w:color w:val="000000"/>
                <w:sz w:val="16"/>
                <w:szCs w:val="16"/>
                <w:lang w:val="es-EC"/>
              </w:rPr>
            </w:pPr>
          </w:p>
          <w:p w14:paraId="45C64D64">
            <w:pPr>
              <w:spacing w:before="0" w:after="0" w:line="240" w:lineRule="auto"/>
              <w:rPr>
                <w:ins w:id="1013" w:author="marpa" w:date="2026-10-25T23:39:20Z"/>
                <w:rFonts w:hint="default" w:ascii="Courier New" w:hAnsi="Courier New" w:eastAsia="Courier New" w:cs="Courier New"/>
                <w:color w:val="000000"/>
                <w:sz w:val="16"/>
                <w:szCs w:val="16"/>
                <w:lang w:val="es-EC"/>
              </w:rPr>
            </w:pPr>
            <w:ins w:id="1014" w:author="marpa" w:date="2026-10-25T23:39:20Z">
              <w:r>
                <w:rPr>
                  <w:rFonts w:hint="default" w:ascii="Courier New" w:hAnsi="Courier New" w:eastAsia="Courier New" w:cs="Courier New"/>
                  <w:color w:val="000000"/>
                  <w:sz w:val="16"/>
                  <w:szCs w:val="16"/>
                  <w:lang w:val="es-EC"/>
                </w:rPr>
                <w:t xml:space="preserve">    public static final Color AZUL_PRINCIPAL = new Color(34, 147, 235);</w:t>
              </w:r>
            </w:ins>
          </w:p>
          <w:p w14:paraId="11554078">
            <w:pPr>
              <w:spacing w:before="0" w:after="0" w:line="240" w:lineRule="auto"/>
              <w:rPr>
                <w:ins w:id="1015" w:author="marpa" w:date="2026-10-25T23:39:20Z"/>
                <w:rFonts w:hint="default" w:ascii="Courier New" w:hAnsi="Courier New" w:eastAsia="Courier New" w:cs="Courier New"/>
                <w:color w:val="000000"/>
                <w:sz w:val="16"/>
                <w:szCs w:val="16"/>
                <w:lang w:val="es-EC"/>
              </w:rPr>
            </w:pPr>
            <w:ins w:id="1016" w:author="marpa" w:date="2026-10-25T23:39:20Z">
              <w:r>
                <w:rPr>
                  <w:rFonts w:hint="default" w:ascii="Courier New" w:hAnsi="Courier New" w:eastAsia="Courier New" w:cs="Courier New"/>
                  <w:color w:val="000000"/>
                  <w:sz w:val="16"/>
                  <w:szCs w:val="16"/>
                  <w:lang w:val="es-EC"/>
                </w:rPr>
                <w:t xml:space="preserve">    public static final Color AZUL_OSCURO = new Color(23, 55, 92);</w:t>
              </w:r>
            </w:ins>
          </w:p>
          <w:p w14:paraId="4C5A6EDF">
            <w:pPr>
              <w:spacing w:before="0" w:after="0" w:line="240" w:lineRule="auto"/>
              <w:rPr>
                <w:ins w:id="1017" w:author="marpa" w:date="2026-10-25T23:39:20Z"/>
                <w:rFonts w:hint="default" w:ascii="Courier New" w:hAnsi="Courier New" w:eastAsia="Courier New" w:cs="Courier New"/>
                <w:color w:val="000000"/>
                <w:sz w:val="16"/>
                <w:szCs w:val="16"/>
                <w:lang w:val="es-EC"/>
              </w:rPr>
            </w:pPr>
            <w:ins w:id="1018" w:author="marpa" w:date="2026-10-25T23:39:20Z">
              <w:r>
                <w:rPr>
                  <w:rFonts w:hint="default" w:ascii="Courier New" w:hAnsi="Courier New" w:eastAsia="Courier New" w:cs="Courier New"/>
                  <w:color w:val="000000"/>
                  <w:sz w:val="16"/>
                  <w:szCs w:val="16"/>
                  <w:lang w:val="es-EC"/>
                </w:rPr>
                <w:t xml:space="preserve">    public static final Color AZUL_SUAVE = new Color(235, 245, 255);</w:t>
              </w:r>
            </w:ins>
          </w:p>
          <w:p w14:paraId="5982EF79">
            <w:pPr>
              <w:spacing w:before="0" w:after="0" w:line="240" w:lineRule="auto"/>
              <w:rPr>
                <w:ins w:id="1019" w:author="marpa" w:date="2026-10-25T23:39:20Z"/>
                <w:rFonts w:hint="default" w:ascii="Courier New" w:hAnsi="Courier New" w:eastAsia="Courier New" w:cs="Courier New"/>
                <w:color w:val="000000"/>
                <w:sz w:val="16"/>
                <w:szCs w:val="16"/>
                <w:lang w:val="es-EC"/>
              </w:rPr>
            </w:pPr>
            <w:ins w:id="1020" w:author="marpa" w:date="2026-10-25T23:39:20Z">
              <w:r>
                <w:rPr>
                  <w:rFonts w:hint="default" w:ascii="Courier New" w:hAnsi="Courier New" w:eastAsia="Courier New" w:cs="Courier New"/>
                  <w:color w:val="000000"/>
                  <w:sz w:val="16"/>
                  <w:szCs w:val="16"/>
                  <w:lang w:val="es-EC"/>
                </w:rPr>
                <w:t xml:space="preserve">    public static final Color FONDO_INICIO = new Color(220, 236, 253);</w:t>
              </w:r>
            </w:ins>
          </w:p>
          <w:p w14:paraId="5D3E3B14">
            <w:pPr>
              <w:spacing w:before="0" w:after="0" w:line="240" w:lineRule="auto"/>
              <w:rPr>
                <w:ins w:id="1021" w:author="marpa" w:date="2026-10-25T23:39:20Z"/>
                <w:rFonts w:hint="default" w:ascii="Courier New" w:hAnsi="Courier New" w:eastAsia="Courier New" w:cs="Courier New"/>
                <w:color w:val="000000"/>
                <w:sz w:val="16"/>
                <w:szCs w:val="16"/>
                <w:lang w:val="es-EC"/>
              </w:rPr>
            </w:pPr>
            <w:ins w:id="1022" w:author="marpa" w:date="2026-10-25T23:39:20Z">
              <w:r>
                <w:rPr>
                  <w:rFonts w:hint="default" w:ascii="Courier New" w:hAnsi="Courier New" w:eastAsia="Courier New" w:cs="Courier New"/>
                  <w:color w:val="000000"/>
                  <w:sz w:val="16"/>
                  <w:szCs w:val="16"/>
                  <w:lang w:val="es-EC"/>
                </w:rPr>
                <w:t xml:space="preserve">    public static final Color FONDO_FIN = new Color(190, 218, 246);</w:t>
              </w:r>
            </w:ins>
          </w:p>
          <w:p w14:paraId="333C5179">
            <w:pPr>
              <w:spacing w:before="0" w:after="0" w:line="240" w:lineRule="auto"/>
              <w:rPr>
                <w:ins w:id="1023" w:author="marpa" w:date="2026-10-25T23:39:20Z"/>
                <w:rFonts w:hint="default" w:ascii="Courier New" w:hAnsi="Courier New" w:eastAsia="Courier New" w:cs="Courier New"/>
                <w:color w:val="000000"/>
                <w:sz w:val="16"/>
                <w:szCs w:val="16"/>
                <w:lang w:val="es-EC"/>
              </w:rPr>
            </w:pPr>
            <w:ins w:id="1024" w:author="marpa" w:date="2026-10-25T23:39:20Z">
              <w:r>
                <w:rPr>
                  <w:rFonts w:hint="default" w:ascii="Courier New" w:hAnsi="Courier New" w:eastAsia="Courier New" w:cs="Courier New"/>
                  <w:color w:val="000000"/>
                  <w:sz w:val="16"/>
                  <w:szCs w:val="16"/>
                  <w:lang w:val="es-EC"/>
                </w:rPr>
                <w:t xml:space="preserve">    public static final Color TEXTO = new Color(31, 45, 61);</w:t>
              </w:r>
            </w:ins>
          </w:p>
          <w:p w14:paraId="2BB61391">
            <w:pPr>
              <w:spacing w:before="0" w:after="0" w:line="240" w:lineRule="auto"/>
              <w:rPr>
                <w:ins w:id="1025" w:author="marpa" w:date="2026-10-25T23:39:20Z"/>
                <w:rFonts w:hint="default" w:ascii="Courier New" w:hAnsi="Courier New" w:eastAsia="Courier New" w:cs="Courier New"/>
                <w:color w:val="000000"/>
                <w:sz w:val="16"/>
                <w:szCs w:val="16"/>
                <w:lang w:val="es-EC"/>
              </w:rPr>
            </w:pPr>
            <w:ins w:id="1026" w:author="marpa" w:date="2026-10-25T23:39:20Z">
              <w:r>
                <w:rPr>
                  <w:rFonts w:hint="default" w:ascii="Courier New" w:hAnsi="Courier New" w:eastAsia="Courier New" w:cs="Courier New"/>
                  <w:color w:val="000000"/>
                  <w:sz w:val="16"/>
                  <w:szCs w:val="16"/>
                  <w:lang w:val="es-EC"/>
                </w:rPr>
                <w:t xml:space="preserve">    public static final Color TEXTO_SUAVE = new Color(94, 112, 132);</w:t>
              </w:r>
            </w:ins>
          </w:p>
          <w:p w14:paraId="2E7A1725">
            <w:pPr>
              <w:spacing w:before="0" w:after="0" w:line="240" w:lineRule="auto"/>
              <w:rPr>
                <w:ins w:id="1027" w:author="marpa" w:date="2026-10-25T23:39:20Z"/>
                <w:rFonts w:hint="default" w:ascii="Courier New" w:hAnsi="Courier New" w:eastAsia="Courier New" w:cs="Courier New"/>
                <w:color w:val="000000"/>
                <w:sz w:val="16"/>
                <w:szCs w:val="16"/>
                <w:lang w:val="es-EC"/>
              </w:rPr>
            </w:pPr>
            <w:ins w:id="1028" w:author="marpa" w:date="2026-10-25T23:39:20Z">
              <w:r>
                <w:rPr>
                  <w:rFonts w:hint="default" w:ascii="Courier New" w:hAnsi="Courier New" w:eastAsia="Courier New" w:cs="Courier New"/>
                  <w:color w:val="000000"/>
                  <w:sz w:val="16"/>
                  <w:szCs w:val="16"/>
                  <w:lang w:val="es-EC"/>
                </w:rPr>
                <w:t xml:space="preserve">    public static final Color BORDE = new Color(207, 220, 234);</w:t>
              </w:r>
            </w:ins>
          </w:p>
          <w:p w14:paraId="338B7BF3">
            <w:pPr>
              <w:spacing w:before="0" w:after="0" w:line="240" w:lineRule="auto"/>
              <w:rPr>
                <w:ins w:id="1029" w:author="marpa" w:date="2026-10-25T23:39:20Z"/>
                <w:rFonts w:hint="default" w:ascii="Courier New" w:hAnsi="Courier New" w:eastAsia="Courier New" w:cs="Courier New"/>
                <w:color w:val="000000"/>
                <w:sz w:val="16"/>
                <w:szCs w:val="16"/>
                <w:lang w:val="es-EC"/>
              </w:rPr>
            </w:pPr>
            <w:ins w:id="1030" w:author="marpa" w:date="2026-10-25T23:39:20Z">
              <w:r>
                <w:rPr>
                  <w:rFonts w:hint="default" w:ascii="Courier New" w:hAnsi="Courier New" w:eastAsia="Courier New" w:cs="Courier New"/>
                  <w:color w:val="000000"/>
                  <w:sz w:val="16"/>
                  <w:szCs w:val="16"/>
                  <w:lang w:val="es-EC"/>
                </w:rPr>
                <w:t xml:space="preserve">    public static final Color EXITO = new Color(25, 135, 84);</w:t>
              </w:r>
            </w:ins>
          </w:p>
          <w:p w14:paraId="418755B4">
            <w:pPr>
              <w:spacing w:before="0" w:after="0" w:line="240" w:lineRule="auto"/>
              <w:rPr>
                <w:ins w:id="1031" w:author="marpa" w:date="2026-10-25T23:39:20Z"/>
                <w:rFonts w:hint="default" w:ascii="Courier New" w:hAnsi="Courier New" w:eastAsia="Courier New" w:cs="Courier New"/>
                <w:color w:val="000000"/>
                <w:sz w:val="16"/>
                <w:szCs w:val="16"/>
                <w:lang w:val="es-EC"/>
              </w:rPr>
            </w:pPr>
            <w:ins w:id="1032" w:author="marpa" w:date="2026-10-25T23:39:20Z">
              <w:r>
                <w:rPr>
                  <w:rFonts w:hint="default" w:ascii="Courier New" w:hAnsi="Courier New" w:eastAsia="Courier New" w:cs="Courier New"/>
                  <w:color w:val="000000"/>
                  <w:sz w:val="16"/>
                  <w:szCs w:val="16"/>
                  <w:lang w:val="es-EC"/>
                </w:rPr>
                <w:t xml:space="preserve">    public static final Color ERROR = new Color(195, 53, 65);</w:t>
              </w:r>
            </w:ins>
          </w:p>
          <w:p w14:paraId="3706E0F5">
            <w:pPr>
              <w:spacing w:before="0" w:after="0" w:line="240" w:lineRule="auto"/>
              <w:rPr>
                <w:ins w:id="1033" w:author="marpa" w:date="2026-10-25T23:39:20Z"/>
                <w:rFonts w:hint="default" w:ascii="Courier New" w:hAnsi="Courier New" w:eastAsia="Courier New" w:cs="Courier New"/>
                <w:color w:val="000000"/>
                <w:sz w:val="16"/>
                <w:szCs w:val="16"/>
                <w:lang w:val="es-EC"/>
              </w:rPr>
            </w:pPr>
          </w:p>
          <w:p w14:paraId="4C835C63">
            <w:pPr>
              <w:spacing w:before="0" w:after="0" w:line="240" w:lineRule="auto"/>
              <w:rPr>
                <w:ins w:id="1034" w:author="marpa" w:date="2026-10-25T23:39:20Z"/>
                <w:rFonts w:hint="default" w:ascii="Courier New" w:hAnsi="Courier New" w:eastAsia="Courier New" w:cs="Courier New"/>
                <w:color w:val="000000"/>
                <w:sz w:val="16"/>
                <w:szCs w:val="16"/>
                <w:lang w:val="es-EC"/>
              </w:rPr>
            </w:pPr>
            <w:ins w:id="1035" w:author="marpa" w:date="2026-10-25T23:39:20Z">
              <w:r>
                <w:rPr>
                  <w:rFonts w:hint="default" w:ascii="Courier New" w:hAnsi="Courier New" w:eastAsia="Courier New" w:cs="Courier New"/>
                  <w:color w:val="000000"/>
                  <w:sz w:val="16"/>
                  <w:szCs w:val="16"/>
                  <w:lang w:val="es-EC"/>
                </w:rPr>
                <w:t xml:space="preserve">    private AppTheme() { }</w:t>
              </w:r>
            </w:ins>
          </w:p>
          <w:p w14:paraId="5BEC9986">
            <w:pPr>
              <w:spacing w:before="0" w:after="0" w:line="240" w:lineRule="auto"/>
              <w:rPr>
                <w:ins w:id="1036" w:author="marpa" w:date="2026-10-25T23:39:20Z"/>
                <w:rFonts w:hint="default" w:ascii="Courier New" w:hAnsi="Courier New" w:eastAsia="Courier New" w:cs="Courier New"/>
                <w:color w:val="000000"/>
                <w:sz w:val="16"/>
                <w:szCs w:val="16"/>
                <w:lang w:val="es-EC"/>
              </w:rPr>
            </w:pPr>
          </w:p>
          <w:p w14:paraId="429FD099">
            <w:pPr>
              <w:spacing w:before="0" w:after="0" w:line="240" w:lineRule="auto"/>
              <w:rPr>
                <w:ins w:id="1037" w:author="marpa" w:date="2026-10-25T23:39:20Z"/>
                <w:rFonts w:hint="default" w:ascii="Courier New" w:hAnsi="Courier New" w:eastAsia="Courier New" w:cs="Courier New"/>
                <w:color w:val="000000"/>
                <w:sz w:val="16"/>
                <w:szCs w:val="16"/>
                <w:lang w:val="es-EC"/>
              </w:rPr>
            </w:pPr>
            <w:ins w:id="1038" w:author="marpa" w:date="2026-10-25T23:39:20Z">
              <w:r>
                <w:rPr>
                  <w:rFonts w:hint="default" w:ascii="Courier New" w:hAnsi="Courier New" w:eastAsia="Courier New" w:cs="Courier New"/>
                  <w:color w:val="000000"/>
                  <w:sz w:val="16"/>
                  <w:szCs w:val="16"/>
                  <w:lang w:val="es-EC"/>
                </w:rPr>
                <w:t xml:space="preserve">    public static void instalar() {</w:t>
              </w:r>
            </w:ins>
          </w:p>
          <w:p w14:paraId="0B0B4DA3">
            <w:pPr>
              <w:spacing w:before="0" w:after="0" w:line="240" w:lineRule="auto"/>
              <w:rPr>
                <w:ins w:id="1039" w:author="marpa" w:date="2026-10-25T23:39:20Z"/>
                <w:rFonts w:hint="default" w:ascii="Courier New" w:hAnsi="Courier New" w:eastAsia="Courier New" w:cs="Courier New"/>
                <w:color w:val="000000"/>
                <w:sz w:val="16"/>
                <w:szCs w:val="16"/>
                <w:lang w:val="es-EC"/>
              </w:rPr>
            </w:pPr>
            <w:ins w:id="1040" w:author="marpa" w:date="2026-10-25T23:39:20Z">
              <w:r>
                <w:rPr>
                  <w:rFonts w:hint="default" w:ascii="Courier New" w:hAnsi="Courier New" w:eastAsia="Courier New" w:cs="Courier New"/>
                  <w:color w:val="000000"/>
                  <w:sz w:val="16"/>
                  <w:szCs w:val="16"/>
                  <w:lang w:val="es-EC"/>
                </w:rPr>
                <w:t xml:space="preserve">        try {</w:t>
              </w:r>
            </w:ins>
          </w:p>
          <w:p w14:paraId="2759B2C1">
            <w:pPr>
              <w:spacing w:before="0" w:after="0" w:line="240" w:lineRule="auto"/>
              <w:rPr>
                <w:ins w:id="1041" w:author="marpa" w:date="2026-10-25T23:39:20Z"/>
                <w:rFonts w:hint="default" w:ascii="Courier New" w:hAnsi="Courier New" w:eastAsia="Courier New" w:cs="Courier New"/>
                <w:color w:val="000000"/>
                <w:sz w:val="16"/>
                <w:szCs w:val="16"/>
                <w:lang w:val="es-EC"/>
              </w:rPr>
            </w:pPr>
            <w:ins w:id="1042" w:author="marpa" w:date="2026-10-25T23:39:20Z">
              <w:r>
                <w:rPr>
                  <w:rFonts w:hint="default" w:ascii="Courier New" w:hAnsi="Courier New" w:eastAsia="Courier New" w:cs="Courier New"/>
                  <w:color w:val="000000"/>
                  <w:sz w:val="16"/>
                  <w:szCs w:val="16"/>
                  <w:lang w:val="es-EC"/>
                </w:rPr>
                <w:t xml:space="preserve">            UIManager.setLookAndFeel(UIManager.getSystemLookAndFeelClassName());</w:t>
              </w:r>
            </w:ins>
          </w:p>
          <w:p w14:paraId="05912BEB">
            <w:pPr>
              <w:spacing w:before="0" w:after="0" w:line="240" w:lineRule="auto"/>
              <w:rPr>
                <w:ins w:id="1043" w:author="marpa" w:date="2026-10-25T23:39:20Z"/>
                <w:rFonts w:hint="default" w:ascii="Courier New" w:hAnsi="Courier New" w:eastAsia="Courier New" w:cs="Courier New"/>
                <w:color w:val="000000"/>
                <w:sz w:val="16"/>
                <w:szCs w:val="16"/>
                <w:lang w:val="es-EC"/>
              </w:rPr>
            </w:pPr>
            <w:ins w:id="1044" w:author="marpa" w:date="2026-10-25T23:39:20Z">
              <w:r>
                <w:rPr>
                  <w:rFonts w:hint="default" w:ascii="Courier New" w:hAnsi="Courier New" w:eastAsia="Courier New" w:cs="Courier New"/>
                  <w:color w:val="000000"/>
                  <w:sz w:val="16"/>
                  <w:szCs w:val="16"/>
                  <w:lang w:val="es-EC"/>
                </w:rPr>
                <w:t xml:space="preserve">        } catch (Exception ignored) {</w:t>
              </w:r>
            </w:ins>
          </w:p>
          <w:p w14:paraId="7404D209">
            <w:pPr>
              <w:spacing w:before="0" w:after="0" w:line="240" w:lineRule="auto"/>
              <w:rPr>
                <w:ins w:id="1045" w:author="marpa" w:date="2026-10-25T23:39:20Z"/>
                <w:rFonts w:hint="default" w:ascii="Courier New" w:hAnsi="Courier New" w:eastAsia="Courier New" w:cs="Courier New"/>
                <w:color w:val="000000"/>
                <w:sz w:val="16"/>
                <w:szCs w:val="16"/>
                <w:lang w:val="es-EC"/>
              </w:rPr>
            </w:pPr>
            <w:ins w:id="1046" w:author="marpa" w:date="2026-10-25T23:39:20Z">
              <w:r>
                <w:rPr>
                  <w:rFonts w:hint="default" w:ascii="Courier New" w:hAnsi="Courier New" w:eastAsia="Courier New" w:cs="Courier New"/>
                  <w:color w:val="000000"/>
                  <w:sz w:val="16"/>
                  <w:szCs w:val="16"/>
                  <w:lang w:val="es-EC"/>
                </w:rPr>
                <w:t xml:space="preserve">            // La aplicación puede funcionar con el look and feel por defecto.</w:t>
              </w:r>
            </w:ins>
          </w:p>
          <w:p w14:paraId="17D080FB">
            <w:pPr>
              <w:spacing w:before="0" w:after="0" w:line="240" w:lineRule="auto"/>
              <w:rPr>
                <w:ins w:id="1047" w:author="marpa" w:date="2026-10-25T23:39:20Z"/>
                <w:rFonts w:hint="default" w:ascii="Courier New" w:hAnsi="Courier New" w:eastAsia="Courier New" w:cs="Courier New"/>
                <w:color w:val="000000"/>
                <w:sz w:val="16"/>
                <w:szCs w:val="16"/>
                <w:lang w:val="es-EC"/>
              </w:rPr>
            </w:pPr>
            <w:ins w:id="1048" w:author="marpa" w:date="2026-10-25T23:39:20Z">
              <w:r>
                <w:rPr>
                  <w:rFonts w:hint="default" w:ascii="Courier New" w:hAnsi="Courier New" w:eastAsia="Courier New" w:cs="Courier New"/>
                  <w:color w:val="000000"/>
                  <w:sz w:val="16"/>
                  <w:szCs w:val="16"/>
                  <w:lang w:val="es-EC"/>
                </w:rPr>
                <w:t xml:space="preserve">        }</w:t>
              </w:r>
            </w:ins>
          </w:p>
          <w:p w14:paraId="143A1BB9">
            <w:pPr>
              <w:spacing w:before="0" w:after="0" w:line="240" w:lineRule="auto"/>
              <w:rPr>
                <w:ins w:id="1049" w:author="marpa" w:date="2026-10-25T23:39:20Z"/>
                <w:rFonts w:hint="default" w:ascii="Courier New" w:hAnsi="Courier New" w:eastAsia="Courier New" w:cs="Courier New"/>
                <w:color w:val="000000"/>
                <w:sz w:val="16"/>
                <w:szCs w:val="16"/>
                <w:lang w:val="es-EC"/>
              </w:rPr>
            </w:pPr>
            <w:ins w:id="1050" w:author="marpa" w:date="2026-10-25T23:39:20Z">
              <w:r>
                <w:rPr>
                  <w:rFonts w:hint="default" w:ascii="Courier New" w:hAnsi="Courier New" w:eastAsia="Courier New" w:cs="Courier New"/>
                  <w:color w:val="000000"/>
                  <w:sz w:val="16"/>
                  <w:szCs w:val="16"/>
                  <w:lang w:val="es-EC"/>
                </w:rPr>
                <w:t xml:space="preserve">        UIManager.put("TabbedPane.selected", Color.WHITE);</w:t>
              </w:r>
            </w:ins>
          </w:p>
          <w:p w14:paraId="7C2D9CF0">
            <w:pPr>
              <w:spacing w:before="0" w:after="0" w:line="240" w:lineRule="auto"/>
              <w:rPr>
                <w:ins w:id="1051" w:author="marpa" w:date="2026-10-25T23:39:20Z"/>
                <w:rFonts w:hint="default" w:ascii="Courier New" w:hAnsi="Courier New" w:eastAsia="Courier New" w:cs="Courier New"/>
                <w:color w:val="000000"/>
                <w:sz w:val="16"/>
                <w:szCs w:val="16"/>
                <w:lang w:val="es-EC"/>
              </w:rPr>
            </w:pPr>
            <w:ins w:id="1052" w:author="marpa" w:date="2026-10-25T23:39:20Z">
              <w:r>
                <w:rPr>
                  <w:rFonts w:hint="default" w:ascii="Courier New" w:hAnsi="Courier New" w:eastAsia="Courier New" w:cs="Courier New"/>
                  <w:color w:val="000000"/>
                  <w:sz w:val="16"/>
                  <w:szCs w:val="16"/>
                  <w:lang w:val="es-EC"/>
                </w:rPr>
                <w:t xml:space="preserve">        UIManager.put("TabbedPane.background", Color.WHITE);</w:t>
              </w:r>
            </w:ins>
          </w:p>
          <w:p w14:paraId="06B5BE1C">
            <w:pPr>
              <w:spacing w:before="0" w:after="0" w:line="240" w:lineRule="auto"/>
              <w:rPr>
                <w:ins w:id="1053" w:author="marpa" w:date="2026-10-25T23:39:20Z"/>
                <w:rFonts w:hint="default" w:ascii="Courier New" w:hAnsi="Courier New" w:eastAsia="Courier New" w:cs="Courier New"/>
                <w:color w:val="000000"/>
                <w:sz w:val="16"/>
                <w:szCs w:val="16"/>
                <w:lang w:val="es-EC"/>
              </w:rPr>
            </w:pPr>
            <w:ins w:id="1054" w:author="marpa" w:date="2026-10-25T23:39:20Z">
              <w:r>
                <w:rPr>
                  <w:rFonts w:hint="default" w:ascii="Courier New" w:hAnsi="Courier New" w:eastAsia="Courier New" w:cs="Courier New"/>
                  <w:color w:val="000000"/>
                  <w:sz w:val="16"/>
                  <w:szCs w:val="16"/>
                  <w:lang w:val="es-EC"/>
                </w:rPr>
                <w:t xml:space="preserve">        UIManager.put("TabbedPane.foreground", TEXTO_SUAVE);</w:t>
              </w:r>
            </w:ins>
          </w:p>
          <w:p w14:paraId="12751130">
            <w:pPr>
              <w:spacing w:before="0" w:after="0" w:line="240" w:lineRule="auto"/>
              <w:rPr>
                <w:ins w:id="1055" w:author="marpa" w:date="2026-10-25T23:39:20Z"/>
                <w:rFonts w:hint="default" w:ascii="Courier New" w:hAnsi="Courier New" w:eastAsia="Courier New" w:cs="Courier New"/>
                <w:color w:val="000000"/>
                <w:sz w:val="16"/>
                <w:szCs w:val="16"/>
                <w:lang w:val="es-EC"/>
              </w:rPr>
            </w:pPr>
            <w:ins w:id="1056" w:author="marpa" w:date="2026-10-25T23:39:20Z">
              <w:r>
                <w:rPr>
                  <w:rFonts w:hint="default" w:ascii="Courier New" w:hAnsi="Courier New" w:eastAsia="Courier New" w:cs="Courier New"/>
                  <w:color w:val="000000"/>
                  <w:sz w:val="16"/>
                  <w:szCs w:val="16"/>
                  <w:lang w:val="es-EC"/>
                </w:rPr>
                <w:t xml:space="preserve">        UIManager.put("TabbedPane.focus", new Color(0, 0, 0, 0));</w:t>
              </w:r>
            </w:ins>
          </w:p>
          <w:p w14:paraId="71EE2F46">
            <w:pPr>
              <w:spacing w:before="0" w:after="0" w:line="240" w:lineRule="auto"/>
              <w:rPr>
                <w:ins w:id="1057" w:author="marpa" w:date="2026-10-25T23:39:20Z"/>
                <w:rFonts w:hint="default" w:ascii="Courier New" w:hAnsi="Courier New" w:eastAsia="Courier New" w:cs="Courier New"/>
                <w:color w:val="000000"/>
                <w:sz w:val="16"/>
                <w:szCs w:val="16"/>
                <w:lang w:val="es-EC"/>
              </w:rPr>
            </w:pPr>
            <w:ins w:id="1058" w:author="marpa" w:date="2026-10-25T23:39:20Z">
              <w:r>
                <w:rPr>
                  <w:rFonts w:hint="default" w:ascii="Courier New" w:hAnsi="Courier New" w:eastAsia="Courier New" w:cs="Courier New"/>
                  <w:color w:val="000000"/>
                  <w:sz w:val="16"/>
                  <w:szCs w:val="16"/>
                  <w:lang w:val="es-EC"/>
                </w:rPr>
                <w:t xml:space="preserve">        UIManager.put("ComboBox.selectionBackground", AZUL_PRINCIPAL);</w:t>
              </w:r>
            </w:ins>
          </w:p>
          <w:p w14:paraId="4D66A720">
            <w:pPr>
              <w:spacing w:before="0" w:after="0" w:line="240" w:lineRule="auto"/>
              <w:rPr>
                <w:ins w:id="1059" w:author="marpa" w:date="2026-10-25T23:39:20Z"/>
                <w:rFonts w:hint="default" w:ascii="Courier New" w:hAnsi="Courier New" w:eastAsia="Courier New" w:cs="Courier New"/>
                <w:color w:val="000000"/>
                <w:sz w:val="16"/>
                <w:szCs w:val="16"/>
                <w:lang w:val="es-EC"/>
              </w:rPr>
            </w:pPr>
            <w:ins w:id="1060" w:author="marpa" w:date="2026-10-25T23:39:20Z">
              <w:r>
                <w:rPr>
                  <w:rFonts w:hint="default" w:ascii="Courier New" w:hAnsi="Courier New" w:eastAsia="Courier New" w:cs="Courier New"/>
                  <w:color w:val="000000"/>
                  <w:sz w:val="16"/>
                  <w:szCs w:val="16"/>
                  <w:lang w:val="es-EC"/>
                </w:rPr>
                <w:t xml:space="preserve">        UIManager.put("ComboBox.selectionForeground", Color.WHITE);</w:t>
              </w:r>
            </w:ins>
          </w:p>
          <w:p w14:paraId="2E7D9AF2">
            <w:pPr>
              <w:spacing w:before="0" w:after="0" w:line="240" w:lineRule="auto"/>
              <w:rPr>
                <w:ins w:id="1061" w:author="marpa" w:date="2026-10-25T23:39:20Z"/>
                <w:rFonts w:hint="default" w:ascii="Courier New" w:hAnsi="Courier New" w:eastAsia="Courier New" w:cs="Courier New"/>
                <w:color w:val="000000"/>
                <w:sz w:val="16"/>
                <w:szCs w:val="16"/>
                <w:lang w:val="es-EC"/>
              </w:rPr>
            </w:pPr>
            <w:ins w:id="1062" w:author="marpa" w:date="2026-10-25T23:39:20Z">
              <w:r>
                <w:rPr>
                  <w:rFonts w:hint="default" w:ascii="Courier New" w:hAnsi="Courier New" w:eastAsia="Courier New" w:cs="Courier New"/>
                  <w:color w:val="000000"/>
                  <w:sz w:val="16"/>
                  <w:szCs w:val="16"/>
                  <w:lang w:val="es-EC"/>
                </w:rPr>
                <w:t xml:space="preserve">    }</w:t>
              </w:r>
            </w:ins>
          </w:p>
          <w:p w14:paraId="5572BBDF">
            <w:pPr>
              <w:spacing w:before="0" w:after="0" w:line="240" w:lineRule="auto"/>
              <w:rPr>
                <w:ins w:id="1063" w:author="marpa" w:date="2026-10-25T23:39:20Z"/>
                <w:rFonts w:hint="default" w:ascii="Courier New" w:hAnsi="Courier New" w:eastAsia="Courier New" w:cs="Courier New"/>
                <w:color w:val="000000"/>
                <w:sz w:val="16"/>
                <w:szCs w:val="16"/>
                <w:lang w:val="es-EC"/>
              </w:rPr>
            </w:pPr>
          </w:p>
          <w:p w14:paraId="3EEC3DF5">
            <w:pPr>
              <w:spacing w:before="0" w:after="0" w:line="240" w:lineRule="auto"/>
              <w:rPr>
                <w:ins w:id="1064" w:author="marpa" w:date="2026-10-25T23:39:20Z"/>
                <w:rFonts w:hint="default" w:ascii="Courier New" w:hAnsi="Courier New" w:eastAsia="Courier New" w:cs="Courier New"/>
                <w:color w:val="000000"/>
                <w:sz w:val="16"/>
                <w:szCs w:val="16"/>
                <w:lang w:val="es-EC"/>
              </w:rPr>
            </w:pPr>
            <w:ins w:id="1065" w:author="marpa" w:date="2026-10-25T23:39:20Z">
              <w:r>
                <w:rPr>
                  <w:rFonts w:hint="default" w:ascii="Courier New" w:hAnsi="Courier New" w:eastAsia="Courier New" w:cs="Courier New"/>
                  <w:color w:val="000000"/>
                  <w:sz w:val="16"/>
                  <w:szCs w:val="16"/>
                  <w:lang w:val="es-EC"/>
                </w:rPr>
                <w:t xml:space="preserve">    public static JLabel etiqueta(String texto, float tamano, int estilo, Color color) {</w:t>
              </w:r>
            </w:ins>
          </w:p>
          <w:p w14:paraId="5F40AE73">
            <w:pPr>
              <w:spacing w:before="0" w:after="0" w:line="240" w:lineRule="auto"/>
              <w:rPr>
                <w:ins w:id="1066" w:author="marpa" w:date="2026-10-25T23:39:20Z"/>
                <w:rFonts w:hint="default" w:ascii="Courier New" w:hAnsi="Courier New" w:eastAsia="Courier New" w:cs="Courier New"/>
                <w:color w:val="000000"/>
                <w:sz w:val="16"/>
                <w:szCs w:val="16"/>
                <w:lang w:val="es-EC"/>
              </w:rPr>
            </w:pPr>
            <w:ins w:id="1067" w:author="marpa" w:date="2026-10-25T23:39:20Z">
              <w:r>
                <w:rPr>
                  <w:rFonts w:hint="default" w:ascii="Courier New" w:hAnsi="Courier New" w:eastAsia="Courier New" w:cs="Courier New"/>
                  <w:color w:val="000000"/>
                  <w:sz w:val="16"/>
                  <w:szCs w:val="16"/>
                  <w:lang w:val="es-EC"/>
                </w:rPr>
                <w:t xml:space="preserve">        JLabel etiqueta = new JLabel(texto);</w:t>
              </w:r>
            </w:ins>
          </w:p>
          <w:p w14:paraId="451CF774">
            <w:pPr>
              <w:spacing w:before="0" w:after="0" w:line="240" w:lineRule="auto"/>
              <w:rPr>
                <w:ins w:id="1068" w:author="marpa" w:date="2026-10-25T23:39:20Z"/>
                <w:rFonts w:hint="default" w:ascii="Courier New" w:hAnsi="Courier New" w:eastAsia="Courier New" w:cs="Courier New"/>
                <w:color w:val="000000"/>
                <w:sz w:val="16"/>
                <w:szCs w:val="16"/>
                <w:lang w:val="es-EC"/>
              </w:rPr>
            </w:pPr>
            <w:ins w:id="1069" w:author="marpa" w:date="2026-10-25T23:39:20Z">
              <w:r>
                <w:rPr>
                  <w:rFonts w:hint="default" w:ascii="Courier New" w:hAnsi="Courier New" w:eastAsia="Courier New" w:cs="Courier New"/>
                  <w:color w:val="000000"/>
                  <w:sz w:val="16"/>
                  <w:szCs w:val="16"/>
                  <w:lang w:val="es-EC"/>
                </w:rPr>
                <w:t xml:space="preserve">        etiqueta.setFont(new Font("Segoe UI", estilo, Math.round(tamano)));</w:t>
              </w:r>
            </w:ins>
          </w:p>
          <w:p w14:paraId="4AC9DC3F">
            <w:pPr>
              <w:spacing w:before="0" w:after="0" w:line="240" w:lineRule="auto"/>
              <w:rPr>
                <w:ins w:id="1070" w:author="marpa" w:date="2026-10-25T23:39:20Z"/>
                <w:rFonts w:hint="default" w:ascii="Courier New" w:hAnsi="Courier New" w:eastAsia="Courier New" w:cs="Courier New"/>
                <w:color w:val="000000"/>
                <w:sz w:val="16"/>
                <w:szCs w:val="16"/>
                <w:lang w:val="es-EC"/>
              </w:rPr>
            </w:pPr>
            <w:ins w:id="1071" w:author="marpa" w:date="2026-10-25T23:39:20Z">
              <w:r>
                <w:rPr>
                  <w:rFonts w:hint="default" w:ascii="Courier New" w:hAnsi="Courier New" w:eastAsia="Courier New" w:cs="Courier New"/>
                  <w:color w:val="000000"/>
                  <w:sz w:val="16"/>
                  <w:szCs w:val="16"/>
                  <w:lang w:val="es-EC"/>
                </w:rPr>
                <w:t xml:space="preserve">        etiqueta.setForeground(color);</w:t>
              </w:r>
            </w:ins>
          </w:p>
          <w:p w14:paraId="4D4BC221">
            <w:pPr>
              <w:spacing w:before="0" w:after="0" w:line="240" w:lineRule="auto"/>
              <w:rPr>
                <w:ins w:id="1072" w:author="marpa" w:date="2026-10-25T23:39:20Z"/>
                <w:rFonts w:hint="default" w:ascii="Courier New" w:hAnsi="Courier New" w:eastAsia="Courier New" w:cs="Courier New"/>
                <w:color w:val="000000"/>
                <w:sz w:val="16"/>
                <w:szCs w:val="16"/>
                <w:lang w:val="es-EC"/>
              </w:rPr>
            </w:pPr>
            <w:ins w:id="1073" w:author="marpa" w:date="2026-10-25T23:39:20Z">
              <w:r>
                <w:rPr>
                  <w:rFonts w:hint="default" w:ascii="Courier New" w:hAnsi="Courier New" w:eastAsia="Courier New" w:cs="Courier New"/>
                  <w:color w:val="000000"/>
                  <w:sz w:val="16"/>
                  <w:szCs w:val="16"/>
                  <w:lang w:val="es-EC"/>
                </w:rPr>
                <w:t xml:space="preserve">        return etiqueta;</w:t>
              </w:r>
            </w:ins>
          </w:p>
          <w:p w14:paraId="281E0630">
            <w:pPr>
              <w:spacing w:before="0" w:after="0" w:line="240" w:lineRule="auto"/>
              <w:rPr>
                <w:ins w:id="1074" w:author="marpa" w:date="2026-10-25T23:39:20Z"/>
                <w:rFonts w:hint="default" w:ascii="Courier New" w:hAnsi="Courier New" w:eastAsia="Courier New" w:cs="Courier New"/>
                <w:color w:val="000000"/>
                <w:sz w:val="16"/>
                <w:szCs w:val="16"/>
                <w:lang w:val="es-EC"/>
              </w:rPr>
            </w:pPr>
            <w:ins w:id="1075" w:author="marpa" w:date="2026-10-25T23:39:20Z">
              <w:r>
                <w:rPr>
                  <w:rFonts w:hint="default" w:ascii="Courier New" w:hAnsi="Courier New" w:eastAsia="Courier New" w:cs="Courier New"/>
                  <w:color w:val="000000"/>
                  <w:sz w:val="16"/>
                  <w:szCs w:val="16"/>
                  <w:lang w:val="es-EC"/>
                </w:rPr>
                <w:t xml:space="preserve">    }</w:t>
              </w:r>
            </w:ins>
          </w:p>
          <w:p w14:paraId="0226440D">
            <w:pPr>
              <w:spacing w:before="0" w:after="0" w:line="240" w:lineRule="auto"/>
              <w:rPr>
                <w:ins w:id="1076" w:author="marpa" w:date="2026-10-25T23:39:20Z"/>
                <w:rFonts w:hint="default" w:ascii="Courier New" w:hAnsi="Courier New" w:eastAsia="Courier New" w:cs="Courier New"/>
                <w:color w:val="000000"/>
                <w:sz w:val="16"/>
                <w:szCs w:val="16"/>
                <w:lang w:val="es-EC"/>
              </w:rPr>
            </w:pPr>
          </w:p>
          <w:p w14:paraId="7CC25153">
            <w:pPr>
              <w:spacing w:before="0" w:after="0" w:line="240" w:lineRule="auto"/>
              <w:rPr>
                <w:ins w:id="1077" w:author="marpa" w:date="2026-10-25T23:39:20Z"/>
                <w:rFonts w:hint="default" w:ascii="Courier New" w:hAnsi="Courier New" w:eastAsia="Courier New" w:cs="Courier New"/>
                <w:color w:val="000000"/>
                <w:sz w:val="16"/>
                <w:szCs w:val="16"/>
                <w:lang w:val="es-EC"/>
              </w:rPr>
            </w:pPr>
            <w:ins w:id="1078" w:author="marpa" w:date="2026-10-25T23:39:20Z">
              <w:r>
                <w:rPr>
                  <w:rFonts w:hint="default" w:ascii="Courier New" w:hAnsi="Courier New" w:eastAsia="Courier New" w:cs="Courier New"/>
                  <w:color w:val="000000"/>
                  <w:sz w:val="16"/>
                  <w:szCs w:val="16"/>
                  <w:lang w:val="es-EC"/>
                </w:rPr>
                <w:t xml:space="preserve">    public static void configurarCampo(JTextField campo) {</w:t>
              </w:r>
            </w:ins>
          </w:p>
          <w:p w14:paraId="7B9F9F6F">
            <w:pPr>
              <w:spacing w:before="0" w:after="0" w:line="240" w:lineRule="auto"/>
              <w:rPr>
                <w:ins w:id="1079" w:author="marpa" w:date="2026-10-25T23:39:20Z"/>
                <w:rFonts w:hint="default" w:ascii="Courier New" w:hAnsi="Courier New" w:eastAsia="Courier New" w:cs="Courier New"/>
                <w:color w:val="000000"/>
                <w:sz w:val="16"/>
                <w:szCs w:val="16"/>
                <w:lang w:val="es-EC"/>
              </w:rPr>
            </w:pPr>
            <w:ins w:id="1080" w:author="marpa" w:date="2026-10-25T23:39:20Z">
              <w:r>
                <w:rPr>
                  <w:rFonts w:hint="default" w:ascii="Courier New" w:hAnsi="Courier New" w:eastAsia="Courier New" w:cs="Courier New"/>
                  <w:color w:val="000000"/>
                  <w:sz w:val="16"/>
                  <w:szCs w:val="16"/>
                  <w:lang w:val="es-EC"/>
                </w:rPr>
                <w:t xml:space="preserve">        campo.setFont(new Font("Segoe UI", Font.PLAIN, 15));</w:t>
              </w:r>
            </w:ins>
          </w:p>
          <w:p w14:paraId="6F6C300F">
            <w:pPr>
              <w:spacing w:before="0" w:after="0" w:line="240" w:lineRule="auto"/>
              <w:rPr>
                <w:ins w:id="1081" w:author="marpa" w:date="2026-10-25T23:39:20Z"/>
                <w:rFonts w:hint="default" w:ascii="Courier New" w:hAnsi="Courier New" w:eastAsia="Courier New" w:cs="Courier New"/>
                <w:color w:val="000000"/>
                <w:sz w:val="16"/>
                <w:szCs w:val="16"/>
                <w:lang w:val="es-EC"/>
              </w:rPr>
            </w:pPr>
            <w:ins w:id="1082" w:author="marpa" w:date="2026-10-25T23:39:20Z">
              <w:r>
                <w:rPr>
                  <w:rFonts w:hint="default" w:ascii="Courier New" w:hAnsi="Courier New" w:eastAsia="Courier New" w:cs="Courier New"/>
                  <w:color w:val="000000"/>
                  <w:sz w:val="16"/>
                  <w:szCs w:val="16"/>
                  <w:lang w:val="es-EC"/>
                </w:rPr>
                <w:t xml:space="preserve">        campo.setForeground(TEXTO);</w:t>
              </w:r>
            </w:ins>
          </w:p>
          <w:p w14:paraId="3D308A5E">
            <w:pPr>
              <w:spacing w:before="0" w:after="0" w:line="240" w:lineRule="auto"/>
              <w:rPr>
                <w:ins w:id="1083" w:author="marpa" w:date="2026-10-25T23:39:20Z"/>
                <w:rFonts w:hint="default" w:ascii="Courier New" w:hAnsi="Courier New" w:eastAsia="Courier New" w:cs="Courier New"/>
                <w:color w:val="000000"/>
                <w:sz w:val="16"/>
                <w:szCs w:val="16"/>
                <w:lang w:val="es-EC"/>
              </w:rPr>
            </w:pPr>
            <w:ins w:id="1084" w:author="marpa" w:date="2026-10-25T23:39:20Z">
              <w:r>
                <w:rPr>
                  <w:rFonts w:hint="default" w:ascii="Courier New" w:hAnsi="Courier New" w:eastAsia="Courier New" w:cs="Courier New"/>
                  <w:color w:val="000000"/>
                  <w:sz w:val="16"/>
                  <w:szCs w:val="16"/>
                  <w:lang w:val="es-EC"/>
                </w:rPr>
                <w:t xml:space="preserve">        campo.setBackground(Color.WHITE);</w:t>
              </w:r>
            </w:ins>
          </w:p>
          <w:p w14:paraId="19596EEA">
            <w:pPr>
              <w:spacing w:before="0" w:after="0" w:line="240" w:lineRule="auto"/>
              <w:rPr>
                <w:ins w:id="1085" w:author="marpa" w:date="2026-10-25T23:39:20Z"/>
                <w:rFonts w:hint="default" w:ascii="Courier New" w:hAnsi="Courier New" w:eastAsia="Courier New" w:cs="Courier New"/>
                <w:color w:val="000000"/>
                <w:sz w:val="16"/>
                <w:szCs w:val="16"/>
                <w:lang w:val="es-EC"/>
              </w:rPr>
            </w:pPr>
            <w:ins w:id="1086" w:author="marpa" w:date="2026-10-25T23:39:20Z">
              <w:r>
                <w:rPr>
                  <w:rFonts w:hint="default" w:ascii="Courier New" w:hAnsi="Courier New" w:eastAsia="Courier New" w:cs="Courier New"/>
                  <w:color w:val="000000"/>
                  <w:sz w:val="16"/>
                  <w:szCs w:val="16"/>
                  <w:lang w:val="es-EC"/>
                </w:rPr>
                <w:t xml:space="preserve">        campo.setCaretColor(AZUL_PRINCIPAL);</w:t>
              </w:r>
            </w:ins>
          </w:p>
          <w:p w14:paraId="56E94870">
            <w:pPr>
              <w:spacing w:before="0" w:after="0" w:line="240" w:lineRule="auto"/>
              <w:rPr>
                <w:ins w:id="1087" w:author="marpa" w:date="2026-10-25T23:39:20Z"/>
                <w:rFonts w:hint="default" w:ascii="Courier New" w:hAnsi="Courier New" w:eastAsia="Courier New" w:cs="Courier New"/>
                <w:color w:val="000000"/>
                <w:sz w:val="16"/>
                <w:szCs w:val="16"/>
                <w:lang w:val="es-EC"/>
              </w:rPr>
            </w:pPr>
            <w:ins w:id="1088" w:author="marpa" w:date="2026-10-25T23:39:20Z">
              <w:r>
                <w:rPr>
                  <w:rFonts w:hint="default" w:ascii="Courier New" w:hAnsi="Courier New" w:eastAsia="Courier New" w:cs="Courier New"/>
                  <w:color w:val="000000"/>
                  <w:sz w:val="16"/>
                  <w:szCs w:val="16"/>
                  <w:lang w:val="es-EC"/>
                </w:rPr>
                <w:t xml:space="preserve">        campo.setBorder(bordeCampo());</w:t>
              </w:r>
            </w:ins>
          </w:p>
          <w:p w14:paraId="42415C1D">
            <w:pPr>
              <w:spacing w:before="0" w:after="0" w:line="240" w:lineRule="auto"/>
              <w:rPr>
                <w:ins w:id="1089" w:author="marpa" w:date="2026-10-25T23:39:20Z"/>
                <w:rFonts w:hint="default" w:ascii="Courier New" w:hAnsi="Courier New" w:eastAsia="Courier New" w:cs="Courier New"/>
                <w:color w:val="000000"/>
                <w:sz w:val="16"/>
                <w:szCs w:val="16"/>
                <w:lang w:val="es-EC"/>
              </w:rPr>
            </w:pPr>
            <w:ins w:id="1090" w:author="marpa" w:date="2026-10-25T23:39:20Z">
              <w:r>
                <w:rPr>
                  <w:rFonts w:hint="default" w:ascii="Courier New" w:hAnsi="Courier New" w:eastAsia="Courier New" w:cs="Courier New"/>
                  <w:color w:val="000000"/>
                  <w:sz w:val="16"/>
                  <w:szCs w:val="16"/>
                  <w:lang w:val="es-EC"/>
                </w:rPr>
                <w:t xml:space="preserve">        campo.setMargin(new java.awt.Insets(8, 11, 8, 11));</w:t>
              </w:r>
            </w:ins>
          </w:p>
          <w:p w14:paraId="025BD067">
            <w:pPr>
              <w:spacing w:before="0" w:after="0" w:line="240" w:lineRule="auto"/>
              <w:rPr>
                <w:ins w:id="1091" w:author="marpa" w:date="2026-10-25T23:39:20Z"/>
                <w:rFonts w:hint="default" w:ascii="Courier New" w:hAnsi="Courier New" w:eastAsia="Courier New" w:cs="Courier New"/>
                <w:color w:val="000000"/>
                <w:sz w:val="16"/>
                <w:szCs w:val="16"/>
                <w:lang w:val="es-EC"/>
              </w:rPr>
            </w:pPr>
            <w:ins w:id="1092" w:author="marpa" w:date="2026-10-25T23:39:20Z">
              <w:r>
                <w:rPr>
                  <w:rFonts w:hint="default" w:ascii="Courier New" w:hAnsi="Courier New" w:eastAsia="Courier New" w:cs="Courier New"/>
                  <w:color w:val="000000"/>
                  <w:sz w:val="16"/>
                  <w:szCs w:val="16"/>
                  <w:lang w:val="es-EC"/>
                </w:rPr>
                <w:t xml:space="preserve">        campo.setPreferredSize(new java.awt.Dimension(280, 43));</w:t>
              </w:r>
            </w:ins>
          </w:p>
          <w:p w14:paraId="4CF19016">
            <w:pPr>
              <w:spacing w:before="0" w:after="0" w:line="240" w:lineRule="auto"/>
              <w:rPr>
                <w:ins w:id="1093" w:author="marpa" w:date="2026-10-25T23:39:20Z"/>
                <w:rFonts w:hint="default" w:ascii="Courier New" w:hAnsi="Courier New" w:eastAsia="Courier New" w:cs="Courier New"/>
                <w:color w:val="000000"/>
                <w:sz w:val="16"/>
                <w:szCs w:val="16"/>
                <w:lang w:val="es-EC"/>
              </w:rPr>
            </w:pPr>
            <w:ins w:id="1094" w:author="marpa" w:date="2026-10-25T23:39:20Z">
              <w:r>
                <w:rPr>
                  <w:rFonts w:hint="default" w:ascii="Courier New" w:hAnsi="Courier New" w:eastAsia="Courier New" w:cs="Courier New"/>
                  <w:color w:val="000000"/>
                  <w:sz w:val="16"/>
                  <w:szCs w:val="16"/>
                  <w:lang w:val="es-EC"/>
                </w:rPr>
                <w:t xml:space="preserve">    }</w:t>
              </w:r>
            </w:ins>
          </w:p>
          <w:p w14:paraId="15BE7014">
            <w:pPr>
              <w:spacing w:before="0" w:after="0" w:line="240" w:lineRule="auto"/>
              <w:rPr>
                <w:ins w:id="1095" w:author="marpa" w:date="2026-10-25T23:39:20Z"/>
                <w:rFonts w:hint="default" w:ascii="Courier New" w:hAnsi="Courier New" w:eastAsia="Courier New" w:cs="Courier New"/>
                <w:color w:val="000000"/>
                <w:sz w:val="16"/>
                <w:szCs w:val="16"/>
                <w:lang w:val="es-EC"/>
              </w:rPr>
            </w:pPr>
          </w:p>
          <w:p w14:paraId="35335684">
            <w:pPr>
              <w:spacing w:before="0" w:after="0" w:line="240" w:lineRule="auto"/>
              <w:rPr>
                <w:ins w:id="1096" w:author="marpa" w:date="2026-10-25T23:39:20Z"/>
                <w:rFonts w:hint="default" w:ascii="Courier New" w:hAnsi="Courier New" w:eastAsia="Courier New" w:cs="Courier New"/>
                <w:color w:val="000000"/>
                <w:sz w:val="16"/>
                <w:szCs w:val="16"/>
                <w:lang w:val="es-EC"/>
              </w:rPr>
            </w:pPr>
            <w:ins w:id="1097" w:author="marpa" w:date="2026-10-25T23:39:20Z">
              <w:r>
                <w:rPr>
                  <w:rFonts w:hint="default" w:ascii="Courier New" w:hAnsi="Courier New" w:eastAsia="Courier New" w:cs="Courier New"/>
                  <w:color w:val="000000"/>
                  <w:sz w:val="16"/>
                  <w:szCs w:val="16"/>
                  <w:lang w:val="es-EC"/>
                </w:rPr>
                <w:t xml:space="preserve">    public static void configurarCombo(JComboBox&lt;?&gt; combo) {</w:t>
              </w:r>
            </w:ins>
          </w:p>
          <w:p w14:paraId="543D2EAD">
            <w:pPr>
              <w:spacing w:before="0" w:after="0" w:line="240" w:lineRule="auto"/>
              <w:rPr>
                <w:ins w:id="1098" w:author="marpa" w:date="2026-10-25T23:39:20Z"/>
                <w:rFonts w:hint="default" w:ascii="Courier New" w:hAnsi="Courier New" w:eastAsia="Courier New" w:cs="Courier New"/>
                <w:color w:val="000000"/>
                <w:sz w:val="16"/>
                <w:szCs w:val="16"/>
                <w:lang w:val="es-EC"/>
              </w:rPr>
            </w:pPr>
            <w:ins w:id="1099" w:author="marpa" w:date="2026-10-25T23:39:20Z">
              <w:r>
                <w:rPr>
                  <w:rFonts w:hint="default" w:ascii="Courier New" w:hAnsi="Courier New" w:eastAsia="Courier New" w:cs="Courier New"/>
                  <w:color w:val="000000"/>
                  <w:sz w:val="16"/>
                  <w:szCs w:val="16"/>
                  <w:lang w:val="es-EC"/>
                </w:rPr>
                <w:t xml:space="preserve">        combo.setFont(new Font("Segoe UI", Font.PLAIN, 15));</w:t>
              </w:r>
            </w:ins>
          </w:p>
          <w:p w14:paraId="5670396A">
            <w:pPr>
              <w:spacing w:before="0" w:after="0" w:line="240" w:lineRule="auto"/>
              <w:rPr>
                <w:ins w:id="1100" w:author="marpa" w:date="2026-10-25T23:39:20Z"/>
                <w:rFonts w:hint="default" w:ascii="Courier New" w:hAnsi="Courier New" w:eastAsia="Courier New" w:cs="Courier New"/>
                <w:color w:val="000000"/>
                <w:sz w:val="16"/>
                <w:szCs w:val="16"/>
                <w:lang w:val="es-EC"/>
              </w:rPr>
            </w:pPr>
            <w:ins w:id="1101" w:author="marpa" w:date="2026-10-25T23:39:20Z">
              <w:r>
                <w:rPr>
                  <w:rFonts w:hint="default" w:ascii="Courier New" w:hAnsi="Courier New" w:eastAsia="Courier New" w:cs="Courier New"/>
                  <w:color w:val="000000"/>
                  <w:sz w:val="16"/>
                  <w:szCs w:val="16"/>
                  <w:lang w:val="es-EC"/>
                </w:rPr>
                <w:t xml:space="preserve">        combo.setForeground(TEXTO);</w:t>
              </w:r>
            </w:ins>
          </w:p>
          <w:p w14:paraId="3AE8EB6F">
            <w:pPr>
              <w:spacing w:before="0" w:after="0" w:line="240" w:lineRule="auto"/>
              <w:rPr>
                <w:ins w:id="1102" w:author="marpa" w:date="2026-10-25T23:39:20Z"/>
                <w:rFonts w:hint="default" w:ascii="Courier New" w:hAnsi="Courier New" w:eastAsia="Courier New" w:cs="Courier New"/>
                <w:color w:val="000000"/>
                <w:sz w:val="16"/>
                <w:szCs w:val="16"/>
                <w:lang w:val="es-EC"/>
              </w:rPr>
            </w:pPr>
            <w:ins w:id="1103" w:author="marpa" w:date="2026-10-25T23:39:20Z">
              <w:r>
                <w:rPr>
                  <w:rFonts w:hint="default" w:ascii="Courier New" w:hAnsi="Courier New" w:eastAsia="Courier New" w:cs="Courier New"/>
                  <w:color w:val="000000"/>
                  <w:sz w:val="16"/>
                  <w:szCs w:val="16"/>
                  <w:lang w:val="es-EC"/>
                </w:rPr>
                <w:t xml:space="preserve">        combo.setBackground(Color.WHITE);</w:t>
              </w:r>
            </w:ins>
          </w:p>
          <w:p w14:paraId="547F1421">
            <w:pPr>
              <w:spacing w:before="0" w:after="0" w:line="240" w:lineRule="auto"/>
              <w:rPr>
                <w:ins w:id="1104" w:author="marpa" w:date="2026-10-25T23:39:20Z"/>
                <w:rFonts w:hint="default" w:ascii="Courier New" w:hAnsi="Courier New" w:eastAsia="Courier New" w:cs="Courier New"/>
                <w:color w:val="000000"/>
                <w:sz w:val="16"/>
                <w:szCs w:val="16"/>
                <w:lang w:val="es-EC"/>
              </w:rPr>
            </w:pPr>
            <w:ins w:id="1105" w:author="marpa" w:date="2026-10-25T23:39:20Z">
              <w:r>
                <w:rPr>
                  <w:rFonts w:hint="default" w:ascii="Courier New" w:hAnsi="Courier New" w:eastAsia="Courier New" w:cs="Courier New"/>
                  <w:color w:val="000000"/>
                  <w:sz w:val="16"/>
                  <w:szCs w:val="16"/>
                  <w:lang w:val="es-EC"/>
                </w:rPr>
                <w:t xml:space="preserve">        combo.setBorder(bordeCampo());</w:t>
              </w:r>
            </w:ins>
          </w:p>
          <w:p w14:paraId="4DB14E5E">
            <w:pPr>
              <w:spacing w:before="0" w:after="0" w:line="240" w:lineRule="auto"/>
              <w:rPr>
                <w:ins w:id="1106" w:author="marpa" w:date="2026-10-25T23:39:20Z"/>
                <w:rFonts w:hint="default" w:ascii="Courier New" w:hAnsi="Courier New" w:eastAsia="Courier New" w:cs="Courier New"/>
                <w:color w:val="000000"/>
                <w:sz w:val="16"/>
                <w:szCs w:val="16"/>
                <w:lang w:val="es-EC"/>
              </w:rPr>
            </w:pPr>
            <w:ins w:id="1107" w:author="marpa" w:date="2026-10-25T23:39:20Z">
              <w:r>
                <w:rPr>
                  <w:rFonts w:hint="default" w:ascii="Courier New" w:hAnsi="Courier New" w:eastAsia="Courier New" w:cs="Courier New"/>
                  <w:color w:val="000000"/>
                  <w:sz w:val="16"/>
                  <w:szCs w:val="16"/>
                  <w:lang w:val="es-EC"/>
                </w:rPr>
                <w:t xml:space="preserve">        combo.setPreferredSize(new java.awt.Dimension(280, 43));</w:t>
              </w:r>
            </w:ins>
          </w:p>
          <w:p w14:paraId="59FD808F">
            <w:pPr>
              <w:spacing w:before="0" w:after="0" w:line="240" w:lineRule="auto"/>
              <w:rPr>
                <w:ins w:id="1108" w:author="marpa" w:date="2026-10-25T23:39:20Z"/>
                <w:rFonts w:hint="default" w:ascii="Courier New" w:hAnsi="Courier New" w:eastAsia="Courier New" w:cs="Courier New"/>
                <w:color w:val="000000"/>
                <w:sz w:val="16"/>
                <w:szCs w:val="16"/>
                <w:lang w:val="es-EC"/>
              </w:rPr>
            </w:pPr>
            <w:ins w:id="1109" w:author="marpa" w:date="2026-10-25T23:39:20Z">
              <w:r>
                <w:rPr>
                  <w:rFonts w:hint="default" w:ascii="Courier New" w:hAnsi="Courier New" w:eastAsia="Courier New" w:cs="Courier New"/>
                  <w:color w:val="000000"/>
                  <w:sz w:val="16"/>
                  <w:szCs w:val="16"/>
                  <w:lang w:val="es-EC"/>
                </w:rPr>
                <w:t xml:space="preserve">    }</w:t>
              </w:r>
            </w:ins>
          </w:p>
          <w:p w14:paraId="240D82D7">
            <w:pPr>
              <w:spacing w:before="0" w:after="0" w:line="240" w:lineRule="auto"/>
              <w:rPr>
                <w:ins w:id="1110" w:author="marpa" w:date="2026-10-25T23:39:20Z"/>
                <w:rFonts w:hint="default" w:ascii="Courier New" w:hAnsi="Courier New" w:eastAsia="Courier New" w:cs="Courier New"/>
                <w:color w:val="000000"/>
                <w:sz w:val="16"/>
                <w:szCs w:val="16"/>
                <w:lang w:val="es-EC"/>
              </w:rPr>
            </w:pPr>
          </w:p>
          <w:p w14:paraId="67E3BB59">
            <w:pPr>
              <w:spacing w:before="0" w:after="0" w:line="240" w:lineRule="auto"/>
              <w:rPr>
                <w:ins w:id="1111" w:author="marpa" w:date="2026-10-25T23:39:20Z"/>
                <w:rFonts w:hint="default" w:ascii="Courier New" w:hAnsi="Courier New" w:eastAsia="Courier New" w:cs="Courier New"/>
                <w:color w:val="000000"/>
                <w:sz w:val="16"/>
                <w:szCs w:val="16"/>
                <w:lang w:val="es-EC"/>
              </w:rPr>
            </w:pPr>
            <w:ins w:id="1112" w:author="marpa" w:date="2026-10-25T23:39:20Z">
              <w:r>
                <w:rPr>
                  <w:rFonts w:hint="default" w:ascii="Courier New" w:hAnsi="Courier New" w:eastAsia="Courier New" w:cs="Courier New"/>
                  <w:color w:val="000000"/>
                  <w:sz w:val="16"/>
                  <w:szCs w:val="16"/>
                  <w:lang w:val="es-EC"/>
                </w:rPr>
                <w:t xml:space="preserve">    private static Border bordeCampo() {</w:t>
              </w:r>
            </w:ins>
          </w:p>
          <w:p w14:paraId="7982DB54">
            <w:pPr>
              <w:spacing w:before="0" w:after="0" w:line="240" w:lineRule="auto"/>
              <w:rPr>
                <w:ins w:id="1113" w:author="marpa" w:date="2026-10-25T23:39:20Z"/>
                <w:rFonts w:hint="default" w:ascii="Courier New" w:hAnsi="Courier New" w:eastAsia="Courier New" w:cs="Courier New"/>
                <w:color w:val="000000"/>
                <w:sz w:val="16"/>
                <w:szCs w:val="16"/>
                <w:lang w:val="es-EC"/>
              </w:rPr>
            </w:pPr>
            <w:ins w:id="1114" w:author="marpa" w:date="2026-10-25T23:39:20Z">
              <w:r>
                <w:rPr>
                  <w:rFonts w:hint="default" w:ascii="Courier New" w:hAnsi="Courier New" w:eastAsia="Courier New" w:cs="Courier New"/>
                  <w:color w:val="000000"/>
                  <w:sz w:val="16"/>
                  <w:szCs w:val="16"/>
                  <w:lang w:val="es-EC"/>
                </w:rPr>
                <w:t xml:space="preserve">        return BorderFactory.createCompoundBorder(</w:t>
              </w:r>
            </w:ins>
          </w:p>
          <w:p w14:paraId="6B1B17D3">
            <w:pPr>
              <w:spacing w:before="0" w:after="0" w:line="240" w:lineRule="auto"/>
              <w:rPr>
                <w:ins w:id="1115" w:author="marpa" w:date="2026-10-25T23:39:20Z"/>
                <w:rFonts w:hint="default" w:ascii="Courier New" w:hAnsi="Courier New" w:eastAsia="Courier New" w:cs="Courier New"/>
                <w:color w:val="000000"/>
                <w:sz w:val="16"/>
                <w:szCs w:val="16"/>
                <w:lang w:val="es-EC"/>
              </w:rPr>
            </w:pPr>
            <w:ins w:id="1116" w:author="marpa" w:date="2026-10-25T23:39:20Z">
              <w:r>
                <w:rPr>
                  <w:rFonts w:hint="default" w:ascii="Courier New" w:hAnsi="Courier New" w:eastAsia="Courier New" w:cs="Courier New"/>
                  <w:color w:val="000000"/>
                  <w:sz w:val="16"/>
                  <w:szCs w:val="16"/>
                  <w:lang w:val="es-EC"/>
                </w:rPr>
                <w:t xml:space="preserve">                BorderFactory.createLineBorder(BORDE, 1, true),</w:t>
              </w:r>
            </w:ins>
          </w:p>
          <w:p w14:paraId="2E78ECCE">
            <w:pPr>
              <w:spacing w:before="0" w:after="0" w:line="240" w:lineRule="auto"/>
              <w:rPr>
                <w:ins w:id="1117" w:author="marpa" w:date="2026-10-25T23:39:20Z"/>
                <w:rFonts w:hint="default" w:ascii="Courier New" w:hAnsi="Courier New" w:eastAsia="Courier New" w:cs="Courier New"/>
                <w:color w:val="000000"/>
                <w:sz w:val="16"/>
                <w:szCs w:val="16"/>
                <w:lang w:val="es-EC"/>
              </w:rPr>
            </w:pPr>
            <w:ins w:id="1118" w:author="marpa" w:date="2026-10-25T23:39:20Z">
              <w:r>
                <w:rPr>
                  <w:rFonts w:hint="default" w:ascii="Courier New" w:hAnsi="Courier New" w:eastAsia="Courier New" w:cs="Courier New"/>
                  <w:color w:val="000000"/>
                  <w:sz w:val="16"/>
                  <w:szCs w:val="16"/>
                  <w:lang w:val="es-EC"/>
                </w:rPr>
                <w:t xml:space="preserve">                BorderFactory.createEmptyBorder(1, 3, 1, 3));</w:t>
              </w:r>
            </w:ins>
          </w:p>
          <w:p w14:paraId="6514D240">
            <w:pPr>
              <w:spacing w:before="0" w:after="0" w:line="240" w:lineRule="auto"/>
              <w:rPr>
                <w:ins w:id="1119" w:author="marpa" w:date="2026-10-25T23:39:20Z"/>
                <w:rFonts w:hint="default" w:ascii="Courier New" w:hAnsi="Courier New" w:eastAsia="Courier New" w:cs="Courier New"/>
                <w:color w:val="000000"/>
                <w:sz w:val="16"/>
                <w:szCs w:val="16"/>
                <w:lang w:val="es-EC"/>
              </w:rPr>
            </w:pPr>
            <w:ins w:id="1120" w:author="marpa" w:date="2026-10-25T23:39:20Z">
              <w:r>
                <w:rPr>
                  <w:rFonts w:hint="default" w:ascii="Courier New" w:hAnsi="Courier New" w:eastAsia="Courier New" w:cs="Courier New"/>
                  <w:color w:val="000000"/>
                  <w:sz w:val="16"/>
                  <w:szCs w:val="16"/>
                  <w:lang w:val="es-EC"/>
                </w:rPr>
                <w:t xml:space="preserve">    }</w:t>
              </w:r>
            </w:ins>
          </w:p>
          <w:p w14:paraId="28A07FD3">
            <w:pPr>
              <w:spacing w:before="0" w:after="0" w:line="240" w:lineRule="auto"/>
              <w:rPr>
                <w:ins w:id="1121" w:author="marpa" w:date="2026-10-25T23:39:20Z"/>
                <w:rFonts w:hint="default" w:ascii="Courier New" w:hAnsi="Courier New" w:eastAsia="Courier New" w:cs="Courier New"/>
                <w:color w:val="000000"/>
                <w:sz w:val="16"/>
                <w:szCs w:val="16"/>
                <w:lang w:val="es-EC"/>
              </w:rPr>
            </w:pPr>
          </w:p>
          <w:p w14:paraId="42DBEE89">
            <w:pPr>
              <w:spacing w:before="0" w:after="0" w:line="240" w:lineRule="auto"/>
              <w:rPr>
                <w:ins w:id="1122" w:author="marpa" w:date="2026-10-25T23:39:20Z"/>
                <w:rFonts w:hint="default" w:ascii="Courier New" w:hAnsi="Courier New" w:eastAsia="Courier New" w:cs="Courier New"/>
                <w:color w:val="000000"/>
                <w:sz w:val="16"/>
                <w:szCs w:val="16"/>
                <w:lang w:val="es-EC"/>
              </w:rPr>
            </w:pPr>
            <w:ins w:id="1123" w:author="marpa" w:date="2026-10-25T23:39:20Z">
              <w:r>
                <w:rPr>
                  <w:rFonts w:hint="default" w:ascii="Courier New" w:hAnsi="Courier New" w:eastAsia="Courier New" w:cs="Courier New"/>
                  <w:color w:val="000000"/>
                  <w:sz w:val="16"/>
                  <w:szCs w:val="16"/>
                  <w:lang w:val="es-EC"/>
                </w:rPr>
                <w:t xml:space="preserve">    public static JButton botonPrincipal(String texto) {</w:t>
              </w:r>
            </w:ins>
          </w:p>
          <w:p w14:paraId="336960DC">
            <w:pPr>
              <w:spacing w:before="0" w:after="0" w:line="240" w:lineRule="auto"/>
              <w:rPr>
                <w:ins w:id="1124" w:author="marpa" w:date="2026-10-25T23:39:20Z"/>
                <w:rFonts w:hint="default" w:ascii="Courier New" w:hAnsi="Courier New" w:eastAsia="Courier New" w:cs="Courier New"/>
                <w:color w:val="000000"/>
                <w:sz w:val="16"/>
                <w:szCs w:val="16"/>
                <w:lang w:val="es-EC"/>
              </w:rPr>
            </w:pPr>
            <w:ins w:id="1125" w:author="marpa" w:date="2026-10-25T23:39:20Z">
              <w:r>
                <w:rPr>
                  <w:rFonts w:hint="default" w:ascii="Courier New" w:hAnsi="Courier New" w:eastAsia="Courier New" w:cs="Courier New"/>
                  <w:color w:val="000000"/>
                  <w:sz w:val="16"/>
                  <w:szCs w:val="16"/>
                  <w:lang w:val="es-EC"/>
                </w:rPr>
                <w:t xml:space="preserve">        return new RoundedButton(texto, AZUL_PRINCIPAL, Color.WHITE, false);</w:t>
              </w:r>
            </w:ins>
          </w:p>
          <w:p w14:paraId="7370BCC4">
            <w:pPr>
              <w:spacing w:before="0" w:after="0" w:line="240" w:lineRule="auto"/>
              <w:rPr>
                <w:ins w:id="1126" w:author="marpa" w:date="2026-10-25T23:39:20Z"/>
                <w:rFonts w:hint="default" w:ascii="Courier New" w:hAnsi="Courier New" w:eastAsia="Courier New" w:cs="Courier New"/>
                <w:color w:val="000000"/>
                <w:sz w:val="16"/>
                <w:szCs w:val="16"/>
                <w:lang w:val="es-EC"/>
              </w:rPr>
            </w:pPr>
            <w:ins w:id="1127" w:author="marpa" w:date="2026-10-25T23:39:20Z">
              <w:r>
                <w:rPr>
                  <w:rFonts w:hint="default" w:ascii="Courier New" w:hAnsi="Courier New" w:eastAsia="Courier New" w:cs="Courier New"/>
                  <w:color w:val="000000"/>
                  <w:sz w:val="16"/>
                  <w:szCs w:val="16"/>
                  <w:lang w:val="es-EC"/>
                </w:rPr>
                <w:t xml:space="preserve">    }</w:t>
              </w:r>
            </w:ins>
          </w:p>
          <w:p w14:paraId="4032AE45">
            <w:pPr>
              <w:spacing w:before="0" w:after="0" w:line="240" w:lineRule="auto"/>
              <w:rPr>
                <w:ins w:id="1128" w:author="marpa" w:date="2026-10-25T23:39:20Z"/>
                <w:rFonts w:hint="default" w:ascii="Courier New" w:hAnsi="Courier New" w:eastAsia="Courier New" w:cs="Courier New"/>
                <w:color w:val="000000"/>
                <w:sz w:val="16"/>
                <w:szCs w:val="16"/>
                <w:lang w:val="es-EC"/>
              </w:rPr>
            </w:pPr>
          </w:p>
          <w:p w14:paraId="56DE4A44">
            <w:pPr>
              <w:spacing w:before="0" w:after="0" w:line="240" w:lineRule="auto"/>
              <w:rPr>
                <w:ins w:id="1129" w:author="marpa" w:date="2026-10-25T23:39:20Z"/>
                <w:rFonts w:hint="default" w:ascii="Courier New" w:hAnsi="Courier New" w:eastAsia="Courier New" w:cs="Courier New"/>
                <w:color w:val="000000"/>
                <w:sz w:val="16"/>
                <w:szCs w:val="16"/>
                <w:lang w:val="es-EC"/>
              </w:rPr>
            </w:pPr>
            <w:ins w:id="1130" w:author="marpa" w:date="2026-10-25T23:39:20Z">
              <w:r>
                <w:rPr>
                  <w:rFonts w:hint="default" w:ascii="Courier New" w:hAnsi="Courier New" w:eastAsia="Courier New" w:cs="Courier New"/>
                  <w:color w:val="000000"/>
                  <w:sz w:val="16"/>
                  <w:szCs w:val="16"/>
                  <w:lang w:val="es-EC"/>
                </w:rPr>
                <w:t xml:space="preserve">    public static JButton botonSecundario(String texto) {</w:t>
              </w:r>
            </w:ins>
          </w:p>
          <w:p w14:paraId="32CD35FC">
            <w:pPr>
              <w:spacing w:before="0" w:after="0" w:line="240" w:lineRule="auto"/>
              <w:rPr>
                <w:ins w:id="1131" w:author="marpa" w:date="2026-10-25T23:39:20Z"/>
                <w:rFonts w:hint="default" w:ascii="Courier New" w:hAnsi="Courier New" w:eastAsia="Courier New" w:cs="Courier New"/>
                <w:color w:val="000000"/>
                <w:sz w:val="16"/>
                <w:szCs w:val="16"/>
                <w:lang w:val="es-EC"/>
              </w:rPr>
            </w:pPr>
            <w:ins w:id="1132" w:author="marpa" w:date="2026-10-25T23:39:20Z">
              <w:r>
                <w:rPr>
                  <w:rFonts w:hint="default" w:ascii="Courier New" w:hAnsi="Courier New" w:eastAsia="Courier New" w:cs="Courier New"/>
                  <w:color w:val="000000"/>
                  <w:sz w:val="16"/>
                  <w:szCs w:val="16"/>
                  <w:lang w:val="es-EC"/>
                </w:rPr>
                <w:t xml:space="preserve">        return new RoundedButton(texto, Color.WHITE, AZUL_PRINCIPAL, true);</w:t>
              </w:r>
            </w:ins>
          </w:p>
          <w:p w14:paraId="5B4C29E4">
            <w:pPr>
              <w:spacing w:before="0" w:after="0" w:line="240" w:lineRule="auto"/>
              <w:rPr>
                <w:ins w:id="1133" w:author="marpa" w:date="2026-10-25T23:39:20Z"/>
                <w:rFonts w:hint="default" w:ascii="Courier New" w:hAnsi="Courier New" w:eastAsia="Courier New" w:cs="Courier New"/>
                <w:color w:val="000000"/>
                <w:sz w:val="16"/>
                <w:szCs w:val="16"/>
                <w:lang w:val="es-EC"/>
              </w:rPr>
            </w:pPr>
            <w:ins w:id="1134" w:author="marpa" w:date="2026-10-25T23:39:20Z">
              <w:r>
                <w:rPr>
                  <w:rFonts w:hint="default" w:ascii="Courier New" w:hAnsi="Courier New" w:eastAsia="Courier New" w:cs="Courier New"/>
                  <w:color w:val="000000"/>
                  <w:sz w:val="16"/>
                  <w:szCs w:val="16"/>
                  <w:lang w:val="es-EC"/>
                </w:rPr>
                <w:t xml:space="preserve">    }</w:t>
              </w:r>
            </w:ins>
          </w:p>
          <w:p w14:paraId="6F146A0C">
            <w:pPr>
              <w:spacing w:before="0" w:after="0" w:line="240" w:lineRule="auto"/>
              <w:rPr>
                <w:ins w:id="1135" w:author="marpa" w:date="2026-10-25T23:39:20Z"/>
                <w:rFonts w:hint="default" w:ascii="Courier New" w:hAnsi="Courier New" w:eastAsia="Courier New" w:cs="Courier New"/>
                <w:color w:val="000000"/>
                <w:sz w:val="16"/>
                <w:szCs w:val="16"/>
                <w:lang w:val="es-EC"/>
              </w:rPr>
            </w:pPr>
          </w:p>
          <w:p w14:paraId="2A683377">
            <w:pPr>
              <w:spacing w:before="0" w:after="0" w:line="240" w:lineRule="auto"/>
              <w:rPr>
                <w:ins w:id="1136" w:author="marpa" w:date="2026-10-25T23:39:20Z"/>
                <w:rFonts w:hint="default" w:ascii="Courier New" w:hAnsi="Courier New" w:eastAsia="Courier New" w:cs="Courier New"/>
                <w:color w:val="000000"/>
                <w:sz w:val="16"/>
                <w:szCs w:val="16"/>
                <w:lang w:val="es-EC"/>
              </w:rPr>
            </w:pPr>
            <w:ins w:id="1137" w:author="marpa" w:date="2026-10-25T23:39:20Z">
              <w:r>
                <w:rPr>
                  <w:rFonts w:hint="default" w:ascii="Courier New" w:hAnsi="Courier New" w:eastAsia="Courier New" w:cs="Courier New"/>
                  <w:color w:val="000000"/>
                  <w:sz w:val="16"/>
                  <w:szCs w:val="16"/>
                  <w:lang w:val="es-EC"/>
                </w:rPr>
                <w:t xml:space="preserve">    public static ImageIcon logo(int ancho, int alto) {</w:t>
              </w:r>
            </w:ins>
          </w:p>
          <w:p w14:paraId="78D04E91">
            <w:pPr>
              <w:spacing w:before="0" w:after="0" w:line="240" w:lineRule="auto"/>
              <w:rPr>
                <w:ins w:id="1138" w:author="marpa" w:date="2026-10-25T23:39:20Z"/>
                <w:rFonts w:hint="default" w:ascii="Courier New" w:hAnsi="Courier New" w:eastAsia="Courier New" w:cs="Courier New"/>
                <w:color w:val="000000"/>
                <w:sz w:val="16"/>
                <w:szCs w:val="16"/>
                <w:lang w:val="es-EC"/>
              </w:rPr>
            </w:pPr>
            <w:ins w:id="1139" w:author="marpa" w:date="2026-10-25T23:39:20Z">
              <w:r>
                <w:rPr>
                  <w:rFonts w:hint="default" w:ascii="Courier New" w:hAnsi="Courier New" w:eastAsia="Courier New" w:cs="Courier New"/>
                  <w:color w:val="000000"/>
                  <w:sz w:val="16"/>
                  <w:szCs w:val="16"/>
                  <w:lang w:val="es-EC"/>
                </w:rPr>
                <w:t xml:space="preserve">        URL recurso = AppTheme.class.getResource("/img/logo.png");</w:t>
              </w:r>
            </w:ins>
          </w:p>
          <w:p w14:paraId="7D5A1C06">
            <w:pPr>
              <w:spacing w:before="0" w:after="0" w:line="240" w:lineRule="auto"/>
              <w:rPr>
                <w:ins w:id="1140" w:author="marpa" w:date="2026-10-25T23:39:20Z"/>
                <w:rFonts w:hint="default" w:ascii="Courier New" w:hAnsi="Courier New" w:eastAsia="Courier New" w:cs="Courier New"/>
                <w:color w:val="000000"/>
                <w:sz w:val="16"/>
                <w:szCs w:val="16"/>
                <w:lang w:val="es-EC"/>
              </w:rPr>
            </w:pPr>
            <w:ins w:id="1141" w:author="marpa" w:date="2026-10-25T23:39:20Z">
              <w:r>
                <w:rPr>
                  <w:rFonts w:hint="default" w:ascii="Courier New" w:hAnsi="Courier New" w:eastAsia="Courier New" w:cs="Courier New"/>
                  <w:color w:val="000000"/>
                  <w:sz w:val="16"/>
                  <w:szCs w:val="16"/>
                  <w:lang w:val="es-EC"/>
                </w:rPr>
                <w:t xml:space="preserve">        if (recurso == null) {</w:t>
              </w:r>
            </w:ins>
          </w:p>
          <w:p w14:paraId="11CA2D4A">
            <w:pPr>
              <w:spacing w:before="0" w:after="0" w:line="240" w:lineRule="auto"/>
              <w:rPr>
                <w:ins w:id="1142" w:author="marpa" w:date="2026-10-25T23:39:20Z"/>
                <w:rFonts w:hint="default" w:ascii="Courier New" w:hAnsi="Courier New" w:eastAsia="Courier New" w:cs="Courier New"/>
                <w:color w:val="000000"/>
                <w:sz w:val="16"/>
                <w:szCs w:val="16"/>
                <w:lang w:val="es-EC"/>
              </w:rPr>
            </w:pPr>
            <w:ins w:id="1143" w:author="marpa" w:date="2026-10-25T23:39:20Z">
              <w:r>
                <w:rPr>
                  <w:rFonts w:hint="default" w:ascii="Courier New" w:hAnsi="Courier New" w:eastAsia="Courier New" w:cs="Courier New"/>
                  <w:color w:val="000000"/>
                  <w:sz w:val="16"/>
                  <w:szCs w:val="16"/>
                  <w:lang w:val="es-EC"/>
                </w:rPr>
                <w:t xml:space="preserve">            return null;</w:t>
              </w:r>
            </w:ins>
          </w:p>
          <w:p w14:paraId="5B77E37E">
            <w:pPr>
              <w:spacing w:before="0" w:after="0" w:line="240" w:lineRule="auto"/>
              <w:rPr>
                <w:ins w:id="1144" w:author="marpa" w:date="2026-10-25T23:39:20Z"/>
                <w:rFonts w:hint="default" w:ascii="Courier New" w:hAnsi="Courier New" w:eastAsia="Courier New" w:cs="Courier New"/>
                <w:color w:val="000000"/>
                <w:sz w:val="16"/>
                <w:szCs w:val="16"/>
                <w:lang w:val="es-EC"/>
              </w:rPr>
            </w:pPr>
            <w:ins w:id="1145" w:author="marpa" w:date="2026-10-25T23:39:20Z">
              <w:r>
                <w:rPr>
                  <w:rFonts w:hint="default" w:ascii="Courier New" w:hAnsi="Courier New" w:eastAsia="Courier New" w:cs="Courier New"/>
                  <w:color w:val="000000"/>
                  <w:sz w:val="16"/>
                  <w:szCs w:val="16"/>
                  <w:lang w:val="es-EC"/>
                </w:rPr>
                <w:t xml:space="preserve">        }</w:t>
              </w:r>
            </w:ins>
          </w:p>
          <w:p w14:paraId="510DF8D4">
            <w:pPr>
              <w:spacing w:before="0" w:after="0" w:line="240" w:lineRule="auto"/>
              <w:rPr>
                <w:ins w:id="1146" w:author="marpa" w:date="2026-10-25T23:39:20Z"/>
                <w:rFonts w:hint="default" w:ascii="Courier New" w:hAnsi="Courier New" w:eastAsia="Courier New" w:cs="Courier New"/>
                <w:color w:val="000000"/>
                <w:sz w:val="16"/>
                <w:szCs w:val="16"/>
                <w:lang w:val="es-EC"/>
              </w:rPr>
            </w:pPr>
            <w:ins w:id="1147" w:author="marpa" w:date="2026-10-25T23:39:20Z">
              <w:r>
                <w:rPr>
                  <w:rFonts w:hint="default" w:ascii="Courier New" w:hAnsi="Courier New" w:eastAsia="Courier New" w:cs="Courier New"/>
                  <w:color w:val="000000"/>
                  <w:sz w:val="16"/>
                  <w:szCs w:val="16"/>
                  <w:lang w:val="es-EC"/>
                </w:rPr>
                <w:t xml:space="preserve">        Image imagen = new ImageIcon(recurso).getImage()</w:t>
              </w:r>
            </w:ins>
          </w:p>
          <w:p w14:paraId="757FF33B">
            <w:pPr>
              <w:spacing w:before="0" w:after="0" w:line="240" w:lineRule="auto"/>
              <w:rPr>
                <w:ins w:id="1148" w:author="marpa" w:date="2026-10-25T23:39:20Z"/>
                <w:rFonts w:hint="default" w:ascii="Courier New" w:hAnsi="Courier New" w:eastAsia="Courier New" w:cs="Courier New"/>
                <w:color w:val="000000"/>
                <w:sz w:val="16"/>
                <w:szCs w:val="16"/>
                <w:lang w:val="es-EC"/>
              </w:rPr>
            </w:pPr>
            <w:ins w:id="1149" w:author="marpa" w:date="2026-10-25T23:39:20Z">
              <w:r>
                <w:rPr>
                  <w:rFonts w:hint="default" w:ascii="Courier New" w:hAnsi="Courier New" w:eastAsia="Courier New" w:cs="Courier New"/>
                  <w:color w:val="000000"/>
                  <w:sz w:val="16"/>
                  <w:szCs w:val="16"/>
                  <w:lang w:val="es-EC"/>
                </w:rPr>
                <w:t xml:space="preserve">                .getScaledInstance(ancho, alto, Image.SCALE_SMOOTH);</w:t>
              </w:r>
            </w:ins>
          </w:p>
          <w:p w14:paraId="16367DE0">
            <w:pPr>
              <w:spacing w:before="0" w:after="0" w:line="240" w:lineRule="auto"/>
              <w:rPr>
                <w:ins w:id="1150" w:author="marpa" w:date="2026-10-25T23:39:20Z"/>
                <w:rFonts w:hint="default" w:ascii="Courier New" w:hAnsi="Courier New" w:eastAsia="Courier New" w:cs="Courier New"/>
                <w:color w:val="000000"/>
                <w:sz w:val="16"/>
                <w:szCs w:val="16"/>
                <w:lang w:val="es-EC"/>
              </w:rPr>
            </w:pPr>
            <w:ins w:id="1151" w:author="marpa" w:date="2026-10-25T23:39:20Z">
              <w:r>
                <w:rPr>
                  <w:rFonts w:hint="default" w:ascii="Courier New" w:hAnsi="Courier New" w:eastAsia="Courier New" w:cs="Courier New"/>
                  <w:color w:val="000000"/>
                  <w:sz w:val="16"/>
                  <w:szCs w:val="16"/>
                  <w:lang w:val="es-EC"/>
                </w:rPr>
                <w:t xml:space="preserve">        return new ImageIcon(imagen);</w:t>
              </w:r>
            </w:ins>
          </w:p>
          <w:p w14:paraId="0637CC94">
            <w:pPr>
              <w:spacing w:before="0" w:after="0" w:line="240" w:lineRule="auto"/>
              <w:rPr>
                <w:ins w:id="1152" w:author="marpa" w:date="2026-10-25T23:39:20Z"/>
                <w:rFonts w:hint="default" w:ascii="Courier New" w:hAnsi="Courier New" w:eastAsia="Courier New" w:cs="Courier New"/>
                <w:color w:val="000000"/>
                <w:sz w:val="16"/>
                <w:szCs w:val="16"/>
                <w:lang w:val="es-EC"/>
              </w:rPr>
            </w:pPr>
            <w:ins w:id="1153" w:author="marpa" w:date="2026-10-25T23:39:20Z">
              <w:r>
                <w:rPr>
                  <w:rFonts w:hint="default" w:ascii="Courier New" w:hAnsi="Courier New" w:eastAsia="Courier New" w:cs="Courier New"/>
                  <w:color w:val="000000"/>
                  <w:sz w:val="16"/>
                  <w:szCs w:val="16"/>
                  <w:lang w:val="es-EC"/>
                </w:rPr>
                <w:t xml:space="preserve">    }</w:t>
              </w:r>
            </w:ins>
          </w:p>
          <w:p w14:paraId="4B1FC1D7">
            <w:pPr>
              <w:spacing w:before="0" w:after="0" w:line="240" w:lineRule="auto"/>
              <w:rPr>
                <w:ins w:id="1154" w:author="marpa" w:date="2026-10-25T23:39:20Z"/>
                <w:rFonts w:hint="default" w:ascii="Courier New" w:hAnsi="Courier New" w:eastAsia="Courier New" w:cs="Courier New"/>
                <w:color w:val="000000"/>
                <w:sz w:val="16"/>
                <w:szCs w:val="16"/>
                <w:lang w:val="es-EC"/>
              </w:rPr>
            </w:pPr>
          </w:p>
          <w:p w14:paraId="18C6FFC6">
            <w:pPr>
              <w:spacing w:before="0" w:after="0" w:line="240" w:lineRule="auto"/>
              <w:rPr>
                <w:ins w:id="1155" w:author="marpa" w:date="2026-10-25T23:39:20Z"/>
                <w:rFonts w:hint="default" w:ascii="Courier New" w:hAnsi="Courier New" w:eastAsia="Courier New" w:cs="Courier New"/>
                <w:color w:val="000000"/>
                <w:sz w:val="16"/>
                <w:szCs w:val="16"/>
                <w:lang w:val="es-EC"/>
              </w:rPr>
            </w:pPr>
            <w:ins w:id="1156" w:author="marpa" w:date="2026-10-25T23:39:20Z">
              <w:r>
                <w:rPr>
                  <w:rFonts w:hint="default" w:ascii="Courier New" w:hAnsi="Courier New" w:eastAsia="Courier New" w:cs="Courier New"/>
                  <w:color w:val="000000"/>
                  <w:sz w:val="16"/>
                  <w:szCs w:val="16"/>
                  <w:lang w:val="es-EC"/>
                </w:rPr>
                <w:t xml:space="preserve">    static class PanelRedondeado extends JPanel {</w:t>
              </w:r>
            </w:ins>
          </w:p>
          <w:p w14:paraId="61385764">
            <w:pPr>
              <w:spacing w:before="0" w:after="0" w:line="240" w:lineRule="auto"/>
              <w:rPr>
                <w:ins w:id="1157" w:author="marpa" w:date="2026-10-25T23:39:20Z"/>
                <w:rFonts w:hint="default" w:ascii="Courier New" w:hAnsi="Courier New" w:eastAsia="Courier New" w:cs="Courier New"/>
                <w:color w:val="000000"/>
                <w:sz w:val="16"/>
                <w:szCs w:val="16"/>
                <w:lang w:val="es-EC"/>
              </w:rPr>
            </w:pPr>
            <w:ins w:id="1158" w:author="marpa" w:date="2026-10-25T23:39:20Z">
              <w:r>
                <w:rPr>
                  <w:rFonts w:hint="default" w:ascii="Courier New" w:hAnsi="Courier New" w:eastAsia="Courier New" w:cs="Courier New"/>
                  <w:color w:val="000000"/>
                  <w:sz w:val="16"/>
                  <w:szCs w:val="16"/>
                  <w:lang w:val="es-EC"/>
                </w:rPr>
                <w:t xml:space="preserve">        private final int radio;</w:t>
              </w:r>
            </w:ins>
          </w:p>
          <w:p w14:paraId="2C3B1CF3">
            <w:pPr>
              <w:spacing w:before="0" w:after="0" w:line="240" w:lineRule="auto"/>
              <w:rPr>
                <w:ins w:id="1159" w:author="marpa" w:date="2026-10-25T23:39:20Z"/>
                <w:rFonts w:hint="default" w:ascii="Courier New" w:hAnsi="Courier New" w:eastAsia="Courier New" w:cs="Courier New"/>
                <w:color w:val="000000"/>
                <w:sz w:val="16"/>
                <w:szCs w:val="16"/>
                <w:lang w:val="es-EC"/>
              </w:rPr>
            </w:pPr>
            <w:ins w:id="1160" w:author="marpa" w:date="2026-10-25T23:39:20Z">
              <w:r>
                <w:rPr>
                  <w:rFonts w:hint="default" w:ascii="Courier New" w:hAnsi="Courier New" w:eastAsia="Courier New" w:cs="Courier New"/>
                  <w:color w:val="000000"/>
                  <w:sz w:val="16"/>
                  <w:szCs w:val="16"/>
                  <w:lang w:val="es-EC"/>
                </w:rPr>
                <w:t xml:space="preserve">        private final Color color;</w:t>
              </w:r>
            </w:ins>
          </w:p>
          <w:p w14:paraId="334EF886">
            <w:pPr>
              <w:spacing w:before="0" w:after="0" w:line="240" w:lineRule="auto"/>
              <w:rPr>
                <w:ins w:id="1161" w:author="marpa" w:date="2026-10-25T23:39:20Z"/>
                <w:rFonts w:hint="default" w:ascii="Courier New" w:hAnsi="Courier New" w:eastAsia="Courier New" w:cs="Courier New"/>
                <w:color w:val="000000"/>
                <w:sz w:val="16"/>
                <w:szCs w:val="16"/>
                <w:lang w:val="es-EC"/>
              </w:rPr>
            </w:pPr>
          </w:p>
          <w:p w14:paraId="38E0EE5D">
            <w:pPr>
              <w:spacing w:before="0" w:after="0" w:line="240" w:lineRule="auto"/>
              <w:rPr>
                <w:ins w:id="1162" w:author="marpa" w:date="2026-10-25T23:39:20Z"/>
                <w:rFonts w:hint="default" w:ascii="Courier New" w:hAnsi="Courier New" w:eastAsia="Courier New" w:cs="Courier New"/>
                <w:color w:val="000000"/>
                <w:sz w:val="16"/>
                <w:szCs w:val="16"/>
                <w:lang w:val="es-EC"/>
              </w:rPr>
            </w:pPr>
            <w:ins w:id="1163" w:author="marpa" w:date="2026-10-25T23:39:20Z">
              <w:r>
                <w:rPr>
                  <w:rFonts w:hint="default" w:ascii="Courier New" w:hAnsi="Courier New" w:eastAsia="Courier New" w:cs="Courier New"/>
                  <w:color w:val="000000"/>
                  <w:sz w:val="16"/>
                  <w:szCs w:val="16"/>
                  <w:lang w:val="es-EC"/>
                </w:rPr>
                <w:t xml:space="preserve">        PanelRedondeado(int radio, Color color) {</w:t>
              </w:r>
            </w:ins>
          </w:p>
          <w:p w14:paraId="140E9224">
            <w:pPr>
              <w:spacing w:before="0" w:after="0" w:line="240" w:lineRule="auto"/>
              <w:rPr>
                <w:ins w:id="1164" w:author="marpa" w:date="2026-10-25T23:39:20Z"/>
                <w:rFonts w:hint="default" w:ascii="Courier New" w:hAnsi="Courier New" w:eastAsia="Courier New" w:cs="Courier New"/>
                <w:color w:val="000000"/>
                <w:sz w:val="16"/>
                <w:szCs w:val="16"/>
                <w:lang w:val="es-EC"/>
              </w:rPr>
            </w:pPr>
            <w:ins w:id="1165" w:author="marpa" w:date="2026-10-25T23:39:20Z">
              <w:r>
                <w:rPr>
                  <w:rFonts w:hint="default" w:ascii="Courier New" w:hAnsi="Courier New" w:eastAsia="Courier New" w:cs="Courier New"/>
                  <w:color w:val="000000"/>
                  <w:sz w:val="16"/>
                  <w:szCs w:val="16"/>
                  <w:lang w:val="es-EC"/>
                </w:rPr>
                <w:t xml:space="preserve">            this.radio = radio;</w:t>
              </w:r>
            </w:ins>
          </w:p>
          <w:p w14:paraId="60C201DC">
            <w:pPr>
              <w:spacing w:before="0" w:after="0" w:line="240" w:lineRule="auto"/>
              <w:rPr>
                <w:ins w:id="1166" w:author="marpa" w:date="2026-10-25T23:39:20Z"/>
                <w:rFonts w:hint="default" w:ascii="Courier New" w:hAnsi="Courier New" w:eastAsia="Courier New" w:cs="Courier New"/>
                <w:color w:val="000000"/>
                <w:sz w:val="16"/>
                <w:szCs w:val="16"/>
                <w:lang w:val="es-EC"/>
              </w:rPr>
            </w:pPr>
            <w:ins w:id="1167" w:author="marpa" w:date="2026-10-25T23:39:20Z">
              <w:r>
                <w:rPr>
                  <w:rFonts w:hint="default" w:ascii="Courier New" w:hAnsi="Courier New" w:eastAsia="Courier New" w:cs="Courier New"/>
                  <w:color w:val="000000"/>
                  <w:sz w:val="16"/>
                  <w:szCs w:val="16"/>
                  <w:lang w:val="es-EC"/>
                </w:rPr>
                <w:t xml:space="preserve">            this.color = color;</w:t>
              </w:r>
            </w:ins>
          </w:p>
          <w:p w14:paraId="65F518AB">
            <w:pPr>
              <w:spacing w:before="0" w:after="0" w:line="240" w:lineRule="auto"/>
              <w:rPr>
                <w:ins w:id="1168" w:author="marpa" w:date="2026-10-25T23:39:20Z"/>
                <w:rFonts w:hint="default" w:ascii="Courier New" w:hAnsi="Courier New" w:eastAsia="Courier New" w:cs="Courier New"/>
                <w:color w:val="000000"/>
                <w:sz w:val="16"/>
                <w:szCs w:val="16"/>
                <w:lang w:val="es-EC"/>
              </w:rPr>
            </w:pPr>
            <w:ins w:id="1169" w:author="marpa" w:date="2026-10-25T23:39:20Z">
              <w:r>
                <w:rPr>
                  <w:rFonts w:hint="default" w:ascii="Courier New" w:hAnsi="Courier New" w:eastAsia="Courier New" w:cs="Courier New"/>
                  <w:color w:val="000000"/>
                  <w:sz w:val="16"/>
                  <w:szCs w:val="16"/>
                  <w:lang w:val="es-EC"/>
                </w:rPr>
                <w:t xml:space="preserve">            setOpaque(false);</w:t>
              </w:r>
            </w:ins>
          </w:p>
          <w:p w14:paraId="0A569901">
            <w:pPr>
              <w:spacing w:before="0" w:after="0" w:line="240" w:lineRule="auto"/>
              <w:rPr>
                <w:ins w:id="1170" w:author="marpa" w:date="2026-10-25T23:39:20Z"/>
                <w:rFonts w:hint="default" w:ascii="Courier New" w:hAnsi="Courier New" w:eastAsia="Courier New" w:cs="Courier New"/>
                <w:color w:val="000000"/>
                <w:sz w:val="16"/>
                <w:szCs w:val="16"/>
                <w:lang w:val="es-EC"/>
              </w:rPr>
            </w:pPr>
            <w:ins w:id="1171" w:author="marpa" w:date="2026-10-25T23:39:20Z">
              <w:r>
                <w:rPr>
                  <w:rFonts w:hint="default" w:ascii="Courier New" w:hAnsi="Courier New" w:eastAsia="Courier New" w:cs="Courier New"/>
                  <w:color w:val="000000"/>
                  <w:sz w:val="16"/>
                  <w:szCs w:val="16"/>
                  <w:lang w:val="es-EC"/>
                </w:rPr>
                <w:t xml:space="preserve">        }</w:t>
              </w:r>
            </w:ins>
          </w:p>
          <w:p w14:paraId="276C5FD5">
            <w:pPr>
              <w:spacing w:before="0" w:after="0" w:line="240" w:lineRule="auto"/>
              <w:rPr>
                <w:ins w:id="1172" w:author="marpa" w:date="2026-10-25T23:39:20Z"/>
                <w:rFonts w:hint="default" w:ascii="Courier New" w:hAnsi="Courier New" w:eastAsia="Courier New" w:cs="Courier New"/>
                <w:color w:val="000000"/>
                <w:sz w:val="16"/>
                <w:szCs w:val="16"/>
                <w:lang w:val="es-EC"/>
              </w:rPr>
            </w:pPr>
          </w:p>
          <w:p w14:paraId="06BFD310">
            <w:pPr>
              <w:spacing w:before="0" w:after="0" w:line="240" w:lineRule="auto"/>
              <w:rPr>
                <w:ins w:id="1173" w:author="marpa" w:date="2026-10-25T23:39:20Z"/>
                <w:rFonts w:hint="default" w:ascii="Courier New" w:hAnsi="Courier New" w:eastAsia="Courier New" w:cs="Courier New"/>
                <w:color w:val="000000"/>
                <w:sz w:val="16"/>
                <w:szCs w:val="16"/>
                <w:lang w:val="es-EC"/>
              </w:rPr>
            </w:pPr>
            <w:ins w:id="1174" w:author="marpa" w:date="2026-10-25T23:39:20Z">
              <w:r>
                <w:rPr>
                  <w:rFonts w:hint="default" w:ascii="Courier New" w:hAnsi="Courier New" w:eastAsia="Courier New" w:cs="Courier New"/>
                  <w:color w:val="000000"/>
                  <w:sz w:val="16"/>
                  <w:szCs w:val="16"/>
                  <w:lang w:val="es-EC"/>
                </w:rPr>
                <w:t xml:space="preserve">        @Override</w:t>
              </w:r>
            </w:ins>
          </w:p>
          <w:p w14:paraId="4FE3580E">
            <w:pPr>
              <w:spacing w:before="0" w:after="0" w:line="240" w:lineRule="auto"/>
              <w:rPr>
                <w:ins w:id="1175" w:author="marpa" w:date="2026-10-25T23:39:20Z"/>
                <w:rFonts w:hint="default" w:ascii="Courier New" w:hAnsi="Courier New" w:eastAsia="Courier New" w:cs="Courier New"/>
                <w:color w:val="000000"/>
                <w:sz w:val="16"/>
                <w:szCs w:val="16"/>
                <w:lang w:val="es-EC"/>
              </w:rPr>
            </w:pPr>
            <w:ins w:id="1176" w:author="marpa" w:date="2026-10-25T23:39:20Z">
              <w:r>
                <w:rPr>
                  <w:rFonts w:hint="default" w:ascii="Courier New" w:hAnsi="Courier New" w:eastAsia="Courier New" w:cs="Courier New"/>
                  <w:color w:val="000000"/>
                  <w:sz w:val="16"/>
                  <w:szCs w:val="16"/>
                  <w:lang w:val="es-EC"/>
                </w:rPr>
                <w:t xml:space="preserve">        protected void paintComponent(Graphics graphics) {</w:t>
              </w:r>
            </w:ins>
          </w:p>
          <w:p w14:paraId="36FFAE3F">
            <w:pPr>
              <w:spacing w:before="0" w:after="0" w:line="240" w:lineRule="auto"/>
              <w:rPr>
                <w:ins w:id="1177" w:author="marpa" w:date="2026-10-25T23:39:20Z"/>
                <w:rFonts w:hint="default" w:ascii="Courier New" w:hAnsi="Courier New" w:eastAsia="Courier New" w:cs="Courier New"/>
                <w:color w:val="000000"/>
                <w:sz w:val="16"/>
                <w:szCs w:val="16"/>
                <w:lang w:val="es-EC"/>
              </w:rPr>
            </w:pPr>
            <w:ins w:id="1178" w:author="marpa" w:date="2026-10-25T23:39:20Z">
              <w:r>
                <w:rPr>
                  <w:rFonts w:hint="default" w:ascii="Courier New" w:hAnsi="Courier New" w:eastAsia="Courier New" w:cs="Courier New"/>
                  <w:color w:val="000000"/>
                  <w:sz w:val="16"/>
                  <w:szCs w:val="16"/>
                  <w:lang w:val="es-EC"/>
                </w:rPr>
                <w:t xml:space="preserve">            Graphics2D g2 = (Graphics2D) graphics.create();</w:t>
              </w:r>
            </w:ins>
          </w:p>
          <w:p w14:paraId="4C6899E5">
            <w:pPr>
              <w:spacing w:before="0" w:after="0" w:line="240" w:lineRule="auto"/>
              <w:rPr>
                <w:ins w:id="1179" w:author="marpa" w:date="2026-10-25T23:39:20Z"/>
                <w:rFonts w:hint="default" w:ascii="Courier New" w:hAnsi="Courier New" w:eastAsia="Courier New" w:cs="Courier New"/>
                <w:color w:val="000000"/>
                <w:sz w:val="16"/>
                <w:szCs w:val="16"/>
                <w:lang w:val="es-EC"/>
              </w:rPr>
            </w:pPr>
            <w:ins w:id="1180" w:author="marpa" w:date="2026-10-25T23:39:20Z">
              <w:r>
                <w:rPr>
                  <w:rFonts w:hint="default" w:ascii="Courier New" w:hAnsi="Courier New" w:eastAsia="Courier New" w:cs="Courier New"/>
                  <w:color w:val="000000"/>
                  <w:sz w:val="16"/>
                  <w:szCs w:val="16"/>
                  <w:lang w:val="es-EC"/>
                </w:rPr>
                <w:t xml:space="preserve">            g2.setRenderingHint(RenderingHints.KEY_ANTIALIASING,</w:t>
              </w:r>
            </w:ins>
          </w:p>
          <w:p w14:paraId="1EE87FC6">
            <w:pPr>
              <w:spacing w:before="0" w:after="0" w:line="240" w:lineRule="auto"/>
              <w:rPr>
                <w:ins w:id="1181" w:author="marpa" w:date="2026-10-25T23:39:20Z"/>
                <w:rFonts w:hint="default" w:ascii="Courier New" w:hAnsi="Courier New" w:eastAsia="Courier New" w:cs="Courier New"/>
                <w:color w:val="000000"/>
                <w:sz w:val="16"/>
                <w:szCs w:val="16"/>
                <w:lang w:val="es-EC"/>
              </w:rPr>
            </w:pPr>
            <w:ins w:id="1182" w:author="marpa" w:date="2026-10-25T23:39:20Z">
              <w:r>
                <w:rPr>
                  <w:rFonts w:hint="default" w:ascii="Courier New" w:hAnsi="Courier New" w:eastAsia="Courier New" w:cs="Courier New"/>
                  <w:color w:val="000000"/>
                  <w:sz w:val="16"/>
                  <w:szCs w:val="16"/>
                  <w:lang w:val="es-EC"/>
                </w:rPr>
                <w:t xml:space="preserve">                    RenderingHints.VALUE_ANTIALIAS_ON);</w:t>
              </w:r>
            </w:ins>
          </w:p>
          <w:p w14:paraId="13624E3F">
            <w:pPr>
              <w:spacing w:before="0" w:after="0" w:line="240" w:lineRule="auto"/>
              <w:rPr>
                <w:ins w:id="1183" w:author="marpa" w:date="2026-10-25T23:39:20Z"/>
                <w:rFonts w:hint="default" w:ascii="Courier New" w:hAnsi="Courier New" w:eastAsia="Courier New" w:cs="Courier New"/>
                <w:color w:val="000000"/>
                <w:sz w:val="16"/>
                <w:szCs w:val="16"/>
                <w:lang w:val="es-EC"/>
              </w:rPr>
            </w:pPr>
            <w:ins w:id="1184" w:author="marpa" w:date="2026-10-25T23:39:20Z">
              <w:r>
                <w:rPr>
                  <w:rFonts w:hint="default" w:ascii="Courier New" w:hAnsi="Courier New" w:eastAsia="Courier New" w:cs="Courier New"/>
                  <w:color w:val="000000"/>
                  <w:sz w:val="16"/>
                  <w:szCs w:val="16"/>
                  <w:lang w:val="es-EC"/>
                </w:rPr>
                <w:t xml:space="preserve">            g2.setColor(color);</w:t>
              </w:r>
            </w:ins>
          </w:p>
          <w:p w14:paraId="45C219BB">
            <w:pPr>
              <w:spacing w:before="0" w:after="0" w:line="240" w:lineRule="auto"/>
              <w:rPr>
                <w:ins w:id="1185" w:author="marpa" w:date="2026-10-25T23:39:20Z"/>
                <w:rFonts w:hint="default" w:ascii="Courier New" w:hAnsi="Courier New" w:eastAsia="Courier New" w:cs="Courier New"/>
                <w:color w:val="000000"/>
                <w:sz w:val="16"/>
                <w:szCs w:val="16"/>
                <w:lang w:val="es-EC"/>
              </w:rPr>
            </w:pPr>
            <w:ins w:id="1186" w:author="marpa" w:date="2026-10-25T23:39:20Z">
              <w:r>
                <w:rPr>
                  <w:rFonts w:hint="default" w:ascii="Courier New" w:hAnsi="Courier New" w:eastAsia="Courier New" w:cs="Courier New"/>
                  <w:color w:val="000000"/>
                  <w:sz w:val="16"/>
                  <w:szCs w:val="16"/>
                  <w:lang w:val="es-EC"/>
                </w:rPr>
                <w:t xml:space="preserve">            g2.fillRoundRect(0, 0, getWidth(), getHeight(), radio, radio);</w:t>
              </w:r>
            </w:ins>
          </w:p>
          <w:p w14:paraId="729C5D9C">
            <w:pPr>
              <w:spacing w:before="0" w:after="0" w:line="240" w:lineRule="auto"/>
              <w:rPr>
                <w:ins w:id="1187" w:author="marpa" w:date="2026-10-25T23:39:20Z"/>
                <w:rFonts w:hint="default" w:ascii="Courier New" w:hAnsi="Courier New" w:eastAsia="Courier New" w:cs="Courier New"/>
                <w:color w:val="000000"/>
                <w:sz w:val="16"/>
                <w:szCs w:val="16"/>
                <w:lang w:val="es-EC"/>
              </w:rPr>
            </w:pPr>
            <w:ins w:id="1188" w:author="marpa" w:date="2026-10-25T23:39:20Z">
              <w:r>
                <w:rPr>
                  <w:rFonts w:hint="default" w:ascii="Courier New" w:hAnsi="Courier New" w:eastAsia="Courier New" w:cs="Courier New"/>
                  <w:color w:val="000000"/>
                  <w:sz w:val="16"/>
                  <w:szCs w:val="16"/>
                  <w:lang w:val="es-EC"/>
                </w:rPr>
                <w:t xml:space="preserve">            g2.dispose();</w:t>
              </w:r>
            </w:ins>
          </w:p>
          <w:p w14:paraId="06FE05FC">
            <w:pPr>
              <w:spacing w:before="0" w:after="0" w:line="240" w:lineRule="auto"/>
              <w:rPr>
                <w:ins w:id="1189" w:author="marpa" w:date="2026-10-25T23:39:20Z"/>
                <w:rFonts w:hint="default" w:ascii="Courier New" w:hAnsi="Courier New" w:eastAsia="Courier New" w:cs="Courier New"/>
                <w:color w:val="000000"/>
                <w:sz w:val="16"/>
                <w:szCs w:val="16"/>
                <w:lang w:val="es-EC"/>
              </w:rPr>
            </w:pPr>
            <w:ins w:id="1190" w:author="marpa" w:date="2026-10-25T23:39:20Z">
              <w:r>
                <w:rPr>
                  <w:rFonts w:hint="default" w:ascii="Courier New" w:hAnsi="Courier New" w:eastAsia="Courier New" w:cs="Courier New"/>
                  <w:color w:val="000000"/>
                  <w:sz w:val="16"/>
                  <w:szCs w:val="16"/>
                  <w:lang w:val="es-EC"/>
                </w:rPr>
                <w:t xml:space="preserve">            super.paintComponent(graphics);</w:t>
              </w:r>
            </w:ins>
          </w:p>
          <w:p w14:paraId="0586770C">
            <w:pPr>
              <w:spacing w:before="0" w:after="0" w:line="240" w:lineRule="auto"/>
              <w:rPr>
                <w:ins w:id="1191" w:author="marpa" w:date="2026-10-25T23:39:20Z"/>
                <w:rFonts w:hint="default" w:ascii="Courier New" w:hAnsi="Courier New" w:eastAsia="Courier New" w:cs="Courier New"/>
                <w:color w:val="000000"/>
                <w:sz w:val="16"/>
                <w:szCs w:val="16"/>
                <w:lang w:val="es-EC"/>
              </w:rPr>
            </w:pPr>
            <w:ins w:id="1192" w:author="marpa" w:date="2026-10-25T23:39:20Z">
              <w:r>
                <w:rPr>
                  <w:rFonts w:hint="default" w:ascii="Courier New" w:hAnsi="Courier New" w:eastAsia="Courier New" w:cs="Courier New"/>
                  <w:color w:val="000000"/>
                  <w:sz w:val="16"/>
                  <w:szCs w:val="16"/>
                  <w:lang w:val="es-EC"/>
                </w:rPr>
                <w:t xml:space="preserve">        }</w:t>
              </w:r>
            </w:ins>
          </w:p>
          <w:p w14:paraId="692D98E4">
            <w:pPr>
              <w:spacing w:before="0" w:after="0" w:line="240" w:lineRule="auto"/>
              <w:rPr>
                <w:ins w:id="1193" w:author="marpa" w:date="2026-10-25T23:39:20Z"/>
                <w:rFonts w:hint="default" w:ascii="Courier New" w:hAnsi="Courier New" w:eastAsia="Courier New" w:cs="Courier New"/>
                <w:color w:val="000000"/>
                <w:sz w:val="16"/>
                <w:szCs w:val="16"/>
                <w:lang w:val="es-EC"/>
              </w:rPr>
            </w:pPr>
            <w:ins w:id="1194" w:author="marpa" w:date="2026-10-25T23:39:20Z">
              <w:r>
                <w:rPr>
                  <w:rFonts w:hint="default" w:ascii="Courier New" w:hAnsi="Courier New" w:eastAsia="Courier New" w:cs="Courier New"/>
                  <w:color w:val="000000"/>
                  <w:sz w:val="16"/>
                  <w:szCs w:val="16"/>
                  <w:lang w:val="es-EC"/>
                </w:rPr>
                <w:t xml:space="preserve">    }</w:t>
              </w:r>
            </w:ins>
          </w:p>
          <w:p w14:paraId="17378C29">
            <w:pPr>
              <w:spacing w:before="0" w:after="0" w:line="240" w:lineRule="auto"/>
              <w:rPr>
                <w:ins w:id="1195" w:author="marpa" w:date="2026-10-25T23:39:20Z"/>
                <w:rFonts w:hint="default" w:ascii="Courier New" w:hAnsi="Courier New" w:eastAsia="Courier New" w:cs="Courier New"/>
                <w:color w:val="000000"/>
                <w:sz w:val="16"/>
                <w:szCs w:val="16"/>
                <w:lang w:val="es-EC"/>
              </w:rPr>
            </w:pPr>
          </w:p>
          <w:p w14:paraId="21007529">
            <w:pPr>
              <w:spacing w:before="0" w:after="0" w:line="240" w:lineRule="auto"/>
              <w:rPr>
                <w:ins w:id="1196" w:author="marpa" w:date="2026-10-25T23:39:20Z"/>
                <w:rFonts w:hint="default" w:ascii="Courier New" w:hAnsi="Courier New" w:eastAsia="Courier New" w:cs="Courier New"/>
                <w:color w:val="000000"/>
                <w:sz w:val="16"/>
                <w:szCs w:val="16"/>
                <w:lang w:val="es-EC"/>
              </w:rPr>
            </w:pPr>
            <w:ins w:id="1197" w:author="marpa" w:date="2026-10-25T23:39:20Z">
              <w:r>
                <w:rPr>
                  <w:rFonts w:hint="default" w:ascii="Courier New" w:hAnsi="Courier New" w:eastAsia="Courier New" w:cs="Courier New"/>
                  <w:color w:val="000000"/>
                  <w:sz w:val="16"/>
                  <w:szCs w:val="16"/>
                  <w:lang w:val="es-EC"/>
                </w:rPr>
                <w:t xml:space="preserve">    static class FondoDegradado extends JPanel {</w:t>
              </w:r>
            </w:ins>
          </w:p>
          <w:p w14:paraId="380583A0">
            <w:pPr>
              <w:spacing w:before="0" w:after="0" w:line="240" w:lineRule="auto"/>
              <w:rPr>
                <w:ins w:id="1198" w:author="marpa" w:date="2026-10-25T23:39:20Z"/>
                <w:rFonts w:hint="default" w:ascii="Courier New" w:hAnsi="Courier New" w:eastAsia="Courier New" w:cs="Courier New"/>
                <w:color w:val="000000"/>
                <w:sz w:val="16"/>
                <w:szCs w:val="16"/>
                <w:lang w:val="es-EC"/>
              </w:rPr>
            </w:pPr>
            <w:ins w:id="1199" w:author="marpa" w:date="2026-10-25T23:39:20Z">
              <w:r>
                <w:rPr>
                  <w:rFonts w:hint="default" w:ascii="Courier New" w:hAnsi="Courier New" w:eastAsia="Courier New" w:cs="Courier New"/>
                  <w:color w:val="000000"/>
                  <w:sz w:val="16"/>
                  <w:szCs w:val="16"/>
                  <w:lang w:val="es-EC"/>
                </w:rPr>
                <w:t xml:space="preserve">        FondoDegradado() {</w:t>
              </w:r>
            </w:ins>
          </w:p>
          <w:p w14:paraId="468FB3C7">
            <w:pPr>
              <w:spacing w:before="0" w:after="0" w:line="240" w:lineRule="auto"/>
              <w:rPr>
                <w:ins w:id="1200" w:author="marpa" w:date="2026-10-25T23:39:20Z"/>
                <w:rFonts w:hint="default" w:ascii="Courier New" w:hAnsi="Courier New" w:eastAsia="Courier New" w:cs="Courier New"/>
                <w:color w:val="000000"/>
                <w:sz w:val="16"/>
                <w:szCs w:val="16"/>
                <w:lang w:val="es-EC"/>
              </w:rPr>
            </w:pPr>
            <w:ins w:id="1201" w:author="marpa" w:date="2026-10-25T23:39:20Z">
              <w:r>
                <w:rPr>
                  <w:rFonts w:hint="default" w:ascii="Courier New" w:hAnsi="Courier New" w:eastAsia="Courier New" w:cs="Courier New"/>
                  <w:color w:val="000000"/>
                  <w:sz w:val="16"/>
                  <w:szCs w:val="16"/>
                  <w:lang w:val="es-EC"/>
                </w:rPr>
                <w:t xml:space="preserve">            setOpaque(false);</w:t>
              </w:r>
            </w:ins>
          </w:p>
          <w:p w14:paraId="524FD313">
            <w:pPr>
              <w:spacing w:before="0" w:after="0" w:line="240" w:lineRule="auto"/>
              <w:rPr>
                <w:ins w:id="1202" w:author="marpa" w:date="2026-10-25T23:39:20Z"/>
                <w:rFonts w:hint="default" w:ascii="Courier New" w:hAnsi="Courier New" w:eastAsia="Courier New" w:cs="Courier New"/>
                <w:color w:val="000000"/>
                <w:sz w:val="16"/>
                <w:szCs w:val="16"/>
                <w:lang w:val="es-EC"/>
              </w:rPr>
            </w:pPr>
            <w:ins w:id="1203" w:author="marpa" w:date="2026-10-25T23:39:20Z">
              <w:r>
                <w:rPr>
                  <w:rFonts w:hint="default" w:ascii="Courier New" w:hAnsi="Courier New" w:eastAsia="Courier New" w:cs="Courier New"/>
                  <w:color w:val="000000"/>
                  <w:sz w:val="16"/>
                  <w:szCs w:val="16"/>
                  <w:lang w:val="es-EC"/>
                </w:rPr>
                <w:t xml:space="preserve">        }</w:t>
              </w:r>
            </w:ins>
          </w:p>
          <w:p w14:paraId="1872BF33">
            <w:pPr>
              <w:spacing w:before="0" w:after="0" w:line="240" w:lineRule="auto"/>
              <w:rPr>
                <w:ins w:id="1204" w:author="marpa" w:date="2026-10-25T23:39:20Z"/>
                <w:rFonts w:hint="default" w:ascii="Courier New" w:hAnsi="Courier New" w:eastAsia="Courier New" w:cs="Courier New"/>
                <w:color w:val="000000"/>
                <w:sz w:val="16"/>
                <w:szCs w:val="16"/>
                <w:lang w:val="es-EC"/>
              </w:rPr>
            </w:pPr>
          </w:p>
          <w:p w14:paraId="1D83ED45">
            <w:pPr>
              <w:spacing w:before="0" w:after="0" w:line="240" w:lineRule="auto"/>
              <w:rPr>
                <w:ins w:id="1205" w:author="marpa" w:date="2026-10-25T23:39:20Z"/>
                <w:rFonts w:hint="default" w:ascii="Courier New" w:hAnsi="Courier New" w:eastAsia="Courier New" w:cs="Courier New"/>
                <w:color w:val="000000"/>
                <w:sz w:val="16"/>
                <w:szCs w:val="16"/>
                <w:lang w:val="es-EC"/>
              </w:rPr>
            </w:pPr>
            <w:ins w:id="1206" w:author="marpa" w:date="2026-10-25T23:39:20Z">
              <w:r>
                <w:rPr>
                  <w:rFonts w:hint="default" w:ascii="Courier New" w:hAnsi="Courier New" w:eastAsia="Courier New" w:cs="Courier New"/>
                  <w:color w:val="000000"/>
                  <w:sz w:val="16"/>
                  <w:szCs w:val="16"/>
                  <w:lang w:val="es-EC"/>
                </w:rPr>
                <w:t xml:space="preserve">        @Override</w:t>
              </w:r>
            </w:ins>
          </w:p>
          <w:p w14:paraId="646EA2C8">
            <w:pPr>
              <w:spacing w:before="0" w:after="0" w:line="240" w:lineRule="auto"/>
              <w:rPr>
                <w:ins w:id="1207" w:author="marpa" w:date="2026-10-25T23:39:20Z"/>
                <w:rFonts w:hint="default" w:ascii="Courier New" w:hAnsi="Courier New" w:eastAsia="Courier New" w:cs="Courier New"/>
                <w:color w:val="000000"/>
                <w:sz w:val="16"/>
                <w:szCs w:val="16"/>
                <w:lang w:val="es-EC"/>
              </w:rPr>
            </w:pPr>
            <w:ins w:id="1208" w:author="marpa" w:date="2026-10-25T23:39:20Z">
              <w:r>
                <w:rPr>
                  <w:rFonts w:hint="default" w:ascii="Courier New" w:hAnsi="Courier New" w:eastAsia="Courier New" w:cs="Courier New"/>
                  <w:color w:val="000000"/>
                  <w:sz w:val="16"/>
                  <w:szCs w:val="16"/>
                  <w:lang w:val="es-EC"/>
                </w:rPr>
                <w:t xml:space="preserve">        protected void paintComponent(Graphics graphics) {</w:t>
              </w:r>
            </w:ins>
          </w:p>
          <w:p w14:paraId="26675377">
            <w:pPr>
              <w:spacing w:before="0" w:after="0" w:line="240" w:lineRule="auto"/>
              <w:rPr>
                <w:ins w:id="1209" w:author="marpa" w:date="2026-10-25T23:39:20Z"/>
                <w:rFonts w:hint="default" w:ascii="Courier New" w:hAnsi="Courier New" w:eastAsia="Courier New" w:cs="Courier New"/>
                <w:color w:val="000000"/>
                <w:sz w:val="16"/>
                <w:szCs w:val="16"/>
                <w:lang w:val="es-EC"/>
              </w:rPr>
            </w:pPr>
            <w:ins w:id="1210" w:author="marpa" w:date="2026-10-25T23:39:20Z">
              <w:r>
                <w:rPr>
                  <w:rFonts w:hint="default" w:ascii="Courier New" w:hAnsi="Courier New" w:eastAsia="Courier New" w:cs="Courier New"/>
                  <w:color w:val="000000"/>
                  <w:sz w:val="16"/>
                  <w:szCs w:val="16"/>
                  <w:lang w:val="es-EC"/>
                </w:rPr>
                <w:t xml:space="preserve">            Graphics2D g2 = (Graphics2D) graphics.create();</w:t>
              </w:r>
            </w:ins>
          </w:p>
          <w:p w14:paraId="3FDA2BD6">
            <w:pPr>
              <w:spacing w:before="0" w:after="0" w:line="240" w:lineRule="auto"/>
              <w:rPr>
                <w:ins w:id="1211" w:author="marpa" w:date="2026-10-25T23:39:20Z"/>
                <w:rFonts w:hint="default" w:ascii="Courier New" w:hAnsi="Courier New" w:eastAsia="Courier New" w:cs="Courier New"/>
                <w:color w:val="000000"/>
                <w:sz w:val="16"/>
                <w:szCs w:val="16"/>
                <w:lang w:val="es-EC"/>
              </w:rPr>
            </w:pPr>
            <w:ins w:id="1212" w:author="marpa" w:date="2026-10-25T23:39:20Z">
              <w:r>
                <w:rPr>
                  <w:rFonts w:hint="default" w:ascii="Courier New" w:hAnsi="Courier New" w:eastAsia="Courier New" w:cs="Courier New"/>
                  <w:color w:val="000000"/>
                  <w:sz w:val="16"/>
                  <w:szCs w:val="16"/>
                  <w:lang w:val="es-EC"/>
                </w:rPr>
                <w:t xml:space="preserve">            g2.setRenderingHint(RenderingHints.KEY_RENDERING,</w:t>
              </w:r>
            </w:ins>
          </w:p>
          <w:p w14:paraId="32DFD6D9">
            <w:pPr>
              <w:spacing w:before="0" w:after="0" w:line="240" w:lineRule="auto"/>
              <w:rPr>
                <w:ins w:id="1213" w:author="marpa" w:date="2026-10-25T23:39:20Z"/>
                <w:rFonts w:hint="default" w:ascii="Courier New" w:hAnsi="Courier New" w:eastAsia="Courier New" w:cs="Courier New"/>
                <w:color w:val="000000"/>
                <w:sz w:val="16"/>
                <w:szCs w:val="16"/>
                <w:lang w:val="es-EC"/>
              </w:rPr>
            </w:pPr>
            <w:ins w:id="1214" w:author="marpa" w:date="2026-10-25T23:39:20Z">
              <w:r>
                <w:rPr>
                  <w:rFonts w:hint="default" w:ascii="Courier New" w:hAnsi="Courier New" w:eastAsia="Courier New" w:cs="Courier New"/>
                  <w:color w:val="000000"/>
                  <w:sz w:val="16"/>
                  <w:szCs w:val="16"/>
                  <w:lang w:val="es-EC"/>
                </w:rPr>
                <w:t xml:space="preserve">                    RenderingHints.VALUE_RENDER_QUALITY);</w:t>
              </w:r>
            </w:ins>
          </w:p>
          <w:p w14:paraId="7AE8D27E">
            <w:pPr>
              <w:spacing w:before="0" w:after="0" w:line="240" w:lineRule="auto"/>
              <w:rPr>
                <w:ins w:id="1215" w:author="marpa" w:date="2026-10-25T23:39:20Z"/>
                <w:rFonts w:hint="default" w:ascii="Courier New" w:hAnsi="Courier New" w:eastAsia="Courier New" w:cs="Courier New"/>
                <w:color w:val="000000"/>
                <w:sz w:val="16"/>
                <w:szCs w:val="16"/>
                <w:lang w:val="es-EC"/>
              </w:rPr>
            </w:pPr>
            <w:ins w:id="1216" w:author="marpa" w:date="2026-10-25T23:39:20Z">
              <w:r>
                <w:rPr>
                  <w:rFonts w:hint="default" w:ascii="Courier New" w:hAnsi="Courier New" w:eastAsia="Courier New" w:cs="Courier New"/>
                  <w:color w:val="000000"/>
                  <w:sz w:val="16"/>
                  <w:szCs w:val="16"/>
                  <w:lang w:val="es-EC"/>
                </w:rPr>
                <w:t xml:space="preserve">            g2.setPaint(new GradientPaint(0, 0, FONDO_INICIO,</w:t>
              </w:r>
            </w:ins>
          </w:p>
          <w:p w14:paraId="0E8EE0B4">
            <w:pPr>
              <w:spacing w:before="0" w:after="0" w:line="240" w:lineRule="auto"/>
              <w:rPr>
                <w:ins w:id="1217" w:author="marpa" w:date="2026-10-25T23:39:20Z"/>
                <w:rFonts w:hint="default" w:ascii="Courier New" w:hAnsi="Courier New" w:eastAsia="Courier New" w:cs="Courier New"/>
                <w:color w:val="000000"/>
                <w:sz w:val="16"/>
                <w:szCs w:val="16"/>
                <w:lang w:val="es-EC"/>
              </w:rPr>
            </w:pPr>
            <w:ins w:id="1218" w:author="marpa" w:date="2026-10-25T23:39:20Z">
              <w:r>
                <w:rPr>
                  <w:rFonts w:hint="default" w:ascii="Courier New" w:hAnsi="Courier New" w:eastAsia="Courier New" w:cs="Courier New"/>
                  <w:color w:val="000000"/>
                  <w:sz w:val="16"/>
                  <w:szCs w:val="16"/>
                  <w:lang w:val="es-EC"/>
                </w:rPr>
                <w:t xml:space="preserve">                    getWidth(), getHeight(), FONDO_FIN));</w:t>
              </w:r>
            </w:ins>
          </w:p>
          <w:p w14:paraId="5C579901">
            <w:pPr>
              <w:spacing w:before="0" w:after="0" w:line="240" w:lineRule="auto"/>
              <w:rPr>
                <w:ins w:id="1219" w:author="marpa" w:date="2026-10-25T23:39:20Z"/>
                <w:rFonts w:hint="default" w:ascii="Courier New" w:hAnsi="Courier New" w:eastAsia="Courier New" w:cs="Courier New"/>
                <w:color w:val="000000"/>
                <w:sz w:val="16"/>
                <w:szCs w:val="16"/>
                <w:lang w:val="es-EC"/>
              </w:rPr>
            </w:pPr>
            <w:ins w:id="1220" w:author="marpa" w:date="2026-10-25T23:39:20Z">
              <w:r>
                <w:rPr>
                  <w:rFonts w:hint="default" w:ascii="Courier New" w:hAnsi="Courier New" w:eastAsia="Courier New" w:cs="Courier New"/>
                  <w:color w:val="000000"/>
                  <w:sz w:val="16"/>
                  <w:szCs w:val="16"/>
                  <w:lang w:val="es-EC"/>
                </w:rPr>
                <w:t xml:space="preserve">            g2.fillRect(0, 0, getWidth(), getHeight());</w:t>
              </w:r>
            </w:ins>
          </w:p>
          <w:p w14:paraId="0A7F2174">
            <w:pPr>
              <w:spacing w:before="0" w:after="0" w:line="240" w:lineRule="auto"/>
              <w:rPr>
                <w:ins w:id="1221" w:author="marpa" w:date="2026-10-25T23:39:20Z"/>
                <w:rFonts w:hint="default" w:ascii="Courier New" w:hAnsi="Courier New" w:eastAsia="Courier New" w:cs="Courier New"/>
                <w:color w:val="000000"/>
                <w:sz w:val="16"/>
                <w:szCs w:val="16"/>
                <w:lang w:val="es-EC"/>
              </w:rPr>
            </w:pPr>
            <w:ins w:id="1222" w:author="marpa" w:date="2026-10-25T23:39:20Z">
              <w:r>
                <w:rPr>
                  <w:rFonts w:hint="default" w:ascii="Courier New" w:hAnsi="Courier New" w:eastAsia="Courier New" w:cs="Courier New"/>
                  <w:color w:val="000000"/>
                  <w:sz w:val="16"/>
                  <w:szCs w:val="16"/>
                  <w:lang w:val="es-EC"/>
                </w:rPr>
                <w:t xml:space="preserve">            g2.setColor(new Color(255, 255, 255, 42));</w:t>
              </w:r>
            </w:ins>
          </w:p>
          <w:p w14:paraId="3B7B292F">
            <w:pPr>
              <w:spacing w:before="0" w:after="0" w:line="240" w:lineRule="auto"/>
              <w:rPr>
                <w:ins w:id="1223" w:author="marpa" w:date="2026-10-25T23:39:20Z"/>
                <w:rFonts w:hint="default" w:ascii="Courier New" w:hAnsi="Courier New" w:eastAsia="Courier New" w:cs="Courier New"/>
                <w:color w:val="000000"/>
                <w:sz w:val="16"/>
                <w:szCs w:val="16"/>
                <w:lang w:val="es-EC"/>
              </w:rPr>
            </w:pPr>
            <w:ins w:id="1224" w:author="marpa" w:date="2026-10-25T23:39:20Z">
              <w:r>
                <w:rPr>
                  <w:rFonts w:hint="default" w:ascii="Courier New" w:hAnsi="Courier New" w:eastAsia="Courier New" w:cs="Courier New"/>
                  <w:color w:val="000000"/>
                  <w:sz w:val="16"/>
                  <w:szCs w:val="16"/>
                  <w:lang w:val="es-EC"/>
                </w:rPr>
                <w:t xml:space="preserve">            g2.fillOval(-110, -100, 320, 320);</w:t>
              </w:r>
            </w:ins>
          </w:p>
          <w:p w14:paraId="0963CA1F">
            <w:pPr>
              <w:spacing w:before="0" w:after="0" w:line="240" w:lineRule="auto"/>
              <w:rPr>
                <w:ins w:id="1225" w:author="marpa" w:date="2026-10-25T23:39:20Z"/>
                <w:rFonts w:hint="default" w:ascii="Courier New" w:hAnsi="Courier New" w:eastAsia="Courier New" w:cs="Courier New"/>
                <w:color w:val="000000"/>
                <w:sz w:val="16"/>
                <w:szCs w:val="16"/>
                <w:lang w:val="es-EC"/>
              </w:rPr>
            </w:pPr>
            <w:ins w:id="1226" w:author="marpa" w:date="2026-10-25T23:39:20Z">
              <w:r>
                <w:rPr>
                  <w:rFonts w:hint="default" w:ascii="Courier New" w:hAnsi="Courier New" w:eastAsia="Courier New" w:cs="Courier New"/>
                  <w:color w:val="000000"/>
                  <w:sz w:val="16"/>
                  <w:szCs w:val="16"/>
                  <w:lang w:val="es-EC"/>
                </w:rPr>
                <w:t xml:space="preserve">            g2.fillOval(getWidth() - 200, getHeight() - 175, 310, 310);</w:t>
              </w:r>
            </w:ins>
          </w:p>
          <w:p w14:paraId="7E911233">
            <w:pPr>
              <w:spacing w:before="0" w:after="0" w:line="240" w:lineRule="auto"/>
              <w:rPr>
                <w:ins w:id="1227" w:author="marpa" w:date="2026-10-25T23:39:20Z"/>
                <w:rFonts w:hint="default" w:ascii="Courier New" w:hAnsi="Courier New" w:eastAsia="Courier New" w:cs="Courier New"/>
                <w:color w:val="000000"/>
                <w:sz w:val="16"/>
                <w:szCs w:val="16"/>
                <w:lang w:val="es-EC"/>
              </w:rPr>
            </w:pPr>
            <w:ins w:id="1228" w:author="marpa" w:date="2026-10-25T23:39:20Z">
              <w:r>
                <w:rPr>
                  <w:rFonts w:hint="default" w:ascii="Courier New" w:hAnsi="Courier New" w:eastAsia="Courier New" w:cs="Courier New"/>
                  <w:color w:val="000000"/>
                  <w:sz w:val="16"/>
                  <w:szCs w:val="16"/>
                  <w:lang w:val="es-EC"/>
                </w:rPr>
                <w:t xml:space="preserve">            g2.setColor(new Color(34, 147, 235, 28));</w:t>
              </w:r>
            </w:ins>
          </w:p>
          <w:p w14:paraId="2A1A0F40">
            <w:pPr>
              <w:spacing w:before="0" w:after="0" w:line="240" w:lineRule="auto"/>
              <w:rPr>
                <w:ins w:id="1229" w:author="marpa" w:date="2026-10-25T23:39:20Z"/>
                <w:rFonts w:hint="default" w:ascii="Courier New" w:hAnsi="Courier New" w:eastAsia="Courier New" w:cs="Courier New"/>
                <w:color w:val="000000"/>
                <w:sz w:val="16"/>
                <w:szCs w:val="16"/>
                <w:lang w:val="es-EC"/>
              </w:rPr>
            </w:pPr>
            <w:ins w:id="1230" w:author="marpa" w:date="2026-10-25T23:39:20Z">
              <w:r>
                <w:rPr>
                  <w:rFonts w:hint="default" w:ascii="Courier New" w:hAnsi="Courier New" w:eastAsia="Courier New" w:cs="Courier New"/>
                  <w:color w:val="000000"/>
                  <w:sz w:val="16"/>
                  <w:szCs w:val="16"/>
                  <w:lang w:val="es-EC"/>
                </w:rPr>
                <w:t xml:space="preserve">            g2.fillOval(getWidth() - 250, -75, 250, 250);</w:t>
              </w:r>
            </w:ins>
          </w:p>
          <w:p w14:paraId="51841174">
            <w:pPr>
              <w:spacing w:before="0" w:after="0" w:line="240" w:lineRule="auto"/>
              <w:rPr>
                <w:ins w:id="1231" w:author="marpa" w:date="2026-10-25T23:39:20Z"/>
                <w:rFonts w:hint="default" w:ascii="Courier New" w:hAnsi="Courier New" w:eastAsia="Courier New" w:cs="Courier New"/>
                <w:color w:val="000000"/>
                <w:sz w:val="16"/>
                <w:szCs w:val="16"/>
                <w:lang w:val="es-EC"/>
              </w:rPr>
            </w:pPr>
            <w:ins w:id="1232" w:author="marpa" w:date="2026-10-25T23:39:20Z">
              <w:r>
                <w:rPr>
                  <w:rFonts w:hint="default" w:ascii="Courier New" w:hAnsi="Courier New" w:eastAsia="Courier New" w:cs="Courier New"/>
                  <w:color w:val="000000"/>
                  <w:sz w:val="16"/>
                  <w:szCs w:val="16"/>
                  <w:lang w:val="es-EC"/>
                </w:rPr>
                <w:t xml:space="preserve">            g2.dispose();</w:t>
              </w:r>
            </w:ins>
          </w:p>
          <w:p w14:paraId="7D20455A">
            <w:pPr>
              <w:spacing w:before="0" w:after="0" w:line="240" w:lineRule="auto"/>
              <w:rPr>
                <w:ins w:id="1233" w:author="marpa" w:date="2026-10-25T23:39:20Z"/>
                <w:rFonts w:hint="default" w:ascii="Courier New" w:hAnsi="Courier New" w:eastAsia="Courier New" w:cs="Courier New"/>
                <w:color w:val="000000"/>
                <w:sz w:val="16"/>
                <w:szCs w:val="16"/>
                <w:lang w:val="es-EC"/>
              </w:rPr>
            </w:pPr>
            <w:ins w:id="1234" w:author="marpa" w:date="2026-10-25T23:39:20Z">
              <w:r>
                <w:rPr>
                  <w:rFonts w:hint="default" w:ascii="Courier New" w:hAnsi="Courier New" w:eastAsia="Courier New" w:cs="Courier New"/>
                  <w:color w:val="000000"/>
                  <w:sz w:val="16"/>
                  <w:szCs w:val="16"/>
                  <w:lang w:val="es-EC"/>
                </w:rPr>
                <w:t xml:space="preserve">            super.paintComponent(graphics);</w:t>
              </w:r>
            </w:ins>
          </w:p>
          <w:p w14:paraId="047383B2">
            <w:pPr>
              <w:spacing w:before="0" w:after="0" w:line="240" w:lineRule="auto"/>
              <w:rPr>
                <w:ins w:id="1235" w:author="marpa" w:date="2026-10-25T23:39:20Z"/>
                <w:rFonts w:hint="default" w:ascii="Courier New" w:hAnsi="Courier New" w:eastAsia="Courier New" w:cs="Courier New"/>
                <w:color w:val="000000"/>
                <w:sz w:val="16"/>
                <w:szCs w:val="16"/>
                <w:lang w:val="es-EC"/>
              </w:rPr>
            </w:pPr>
            <w:ins w:id="1236" w:author="marpa" w:date="2026-10-25T23:39:20Z">
              <w:r>
                <w:rPr>
                  <w:rFonts w:hint="default" w:ascii="Courier New" w:hAnsi="Courier New" w:eastAsia="Courier New" w:cs="Courier New"/>
                  <w:color w:val="000000"/>
                  <w:sz w:val="16"/>
                  <w:szCs w:val="16"/>
                  <w:lang w:val="es-EC"/>
                </w:rPr>
                <w:t xml:space="preserve">        }</w:t>
              </w:r>
            </w:ins>
          </w:p>
          <w:p w14:paraId="57F7322D">
            <w:pPr>
              <w:spacing w:before="0" w:after="0" w:line="240" w:lineRule="auto"/>
              <w:rPr>
                <w:ins w:id="1237" w:author="marpa" w:date="2026-10-25T23:39:20Z"/>
                <w:rFonts w:hint="default" w:ascii="Courier New" w:hAnsi="Courier New" w:eastAsia="Courier New" w:cs="Courier New"/>
                <w:color w:val="000000"/>
                <w:sz w:val="16"/>
                <w:szCs w:val="16"/>
                <w:lang w:val="es-EC"/>
              </w:rPr>
            </w:pPr>
            <w:ins w:id="1238" w:author="marpa" w:date="2026-10-25T23:39:20Z">
              <w:r>
                <w:rPr>
                  <w:rFonts w:hint="default" w:ascii="Courier New" w:hAnsi="Courier New" w:eastAsia="Courier New" w:cs="Courier New"/>
                  <w:color w:val="000000"/>
                  <w:sz w:val="16"/>
                  <w:szCs w:val="16"/>
                  <w:lang w:val="es-EC"/>
                </w:rPr>
                <w:t xml:space="preserve">    }</w:t>
              </w:r>
            </w:ins>
          </w:p>
          <w:p w14:paraId="74D995D3">
            <w:pPr>
              <w:spacing w:before="0" w:after="0" w:line="240" w:lineRule="auto"/>
              <w:rPr>
                <w:ins w:id="1239" w:author="marpa" w:date="2026-10-25T23:39:20Z"/>
                <w:rFonts w:hint="default" w:ascii="Courier New" w:hAnsi="Courier New" w:eastAsia="Courier New" w:cs="Courier New"/>
                <w:color w:val="000000"/>
                <w:sz w:val="16"/>
                <w:szCs w:val="16"/>
                <w:lang w:val="es-EC"/>
              </w:rPr>
            </w:pPr>
          </w:p>
          <w:p w14:paraId="46250C83">
            <w:pPr>
              <w:spacing w:before="0" w:after="0" w:line="240" w:lineRule="auto"/>
              <w:rPr>
                <w:ins w:id="1240" w:author="marpa" w:date="2026-10-25T23:39:20Z"/>
                <w:rFonts w:hint="default" w:ascii="Courier New" w:hAnsi="Courier New" w:eastAsia="Courier New" w:cs="Courier New"/>
                <w:color w:val="000000"/>
                <w:sz w:val="16"/>
                <w:szCs w:val="16"/>
                <w:lang w:val="es-EC"/>
              </w:rPr>
            </w:pPr>
            <w:ins w:id="1241" w:author="marpa" w:date="2026-10-25T23:39:20Z">
              <w:r>
                <w:rPr>
                  <w:rFonts w:hint="default" w:ascii="Courier New" w:hAnsi="Courier New" w:eastAsia="Courier New" w:cs="Courier New"/>
                  <w:color w:val="000000"/>
                  <w:sz w:val="16"/>
                  <w:szCs w:val="16"/>
                  <w:lang w:val="es-EC"/>
                </w:rPr>
                <w:t xml:space="preserve">    private static class RoundedButton extends JButton {</w:t>
              </w:r>
            </w:ins>
          </w:p>
          <w:p w14:paraId="233EFB61">
            <w:pPr>
              <w:spacing w:before="0" w:after="0" w:line="240" w:lineRule="auto"/>
              <w:rPr>
                <w:ins w:id="1242" w:author="marpa" w:date="2026-10-25T23:39:20Z"/>
                <w:rFonts w:hint="default" w:ascii="Courier New" w:hAnsi="Courier New" w:eastAsia="Courier New" w:cs="Courier New"/>
                <w:color w:val="000000"/>
                <w:sz w:val="16"/>
                <w:szCs w:val="16"/>
                <w:lang w:val="es-EC"/>
              </w:rPr>
            </w:pPr>
            <w:ins w:id="1243" w:author="marpa" w:date="2026-10-25T23:39:20Z">
              <w:r>
                <w:rPr>
                  <w:rFonts w:hint="default" w:ascii="Courier New" w:hAnsi="Courier New" w:eastAsia="Courier New" w:cs="Courier New"/>
                  <w:color w:val="000000"/>
                  <w:sz w:val="16"/>
                  <w:szCs w:val="16"/>
                  <w:lang w:val="es-EC"/>
                </w:rPr>
                <w:t xml:space="preserve">        private final Color fondo;</w:t>
              </w:r>
            </w:ins>
          </w:p>
          <w:p w14:paraId="4B6F4F60">
            <w:pPr>
              <w:spacing w:before="0" w:after="0" w:line="240" w:lineRule="auto"/>
              <w:rPr>
                <w:ins w:id="1244" w:author="marpa" w:date="2026-10-25T23:39:20Z"/>
                <w:rFonts w:hint="default" w:ascii="Courier New" w:hAnsi="Courier New" w:eastAsia="Courier New" w:cs="Courier New"/>
                <w:color w:val="000000"/>
                <w:sz w:val="16"/>
                <w:szCs w:val="16"/>
                <w:lang w:val="es-EC"/>
              </w:rPr>
            </w:pPr>
            <w:ins w:id="1245" w:author="marpa" w:date="2026-10-25T23:39:20Z">
              <w:r>
                <w:rPr>
                  <w:rFonts w:hint="default" w:ascii="Courier New" w:hAnsi="Courier New" w:eastAsia="Courier New" w:cs="Courier New"/>
                  <w:color w:val="000000"/>
                  <w:sz w:val="16"/>
                  <w:szCs w:val="16"/>
                  <w:lang w:val="es-EC"/>
                </w:rPr>
                <w:t xml:space="preserve">        private final boolean contorno;</w:t>
              </w:r>
            </w:ins>
          </w:p>
          <w:p w14:paraId="7FF69D56">
            <w:pPr>
              <w:spacing w:before="0" w:after="0" w:line="240" w:lineRule="auto"/>
              <w:rPr>
                <w:ins w:id="1246" w:author="marpa" w:date="2026-10-25T23:39:20Z"/>
                <w:rFonts w:hint="default" w:ascii="Courier New" w:hAnsi="Courier New" w:eastAsia="Courier New" w:cs="Courier New"/>
                <w:color w:val="000000"/>
                <w:sz w:val="16"/>
                <w:szCs w:val="16"/>
                <w:lang w:val="es-EC"/>
              </w:rPr>
            </w:pPr>
          </w:p>
          <w:p w14:paraId="00DA8201">
            <w:pPr>
              <w:spacing w:before="0" w:after="0" w:line="240" w:lineRule="auto"/>
              <w:rPr>
                <w:ins w:id="1247" w:author="marpa" w:date="2026-10-25T23:39:20Z"/>
                <w:rFonts w:hint="default" w:ascii="Courier New" w:hAnsi="Courier New" w:eastAsia="Courier New" w:cs="Courier New"/>
                <w:color w:val="000000"/>
                <w:sz w:val="16"/>
                <w:szCs w:val="16"/>
                <w:lang w:val="es-EC"/>
              </w:rPr>
            </w:pPr>
            <w:ins w:id="1248" w:author="marpa" w:date="2026-10-25T23:39:20Z">
              <w:r>
                <w:rPr>
                  <w:rFonts w:hint="default" w:ascii="Courier New" w:hAnsi="Courier New" w:eastAsia="Courier New" w:cs="Courier New"/>
                  <w:color w:val="000000"/>
                  <w:sz w:val="16"/>
                  <w:szCs w:val="16"/>
                  <w:lang w:val="es-EC"/>
                </w:rPr>
                <w:t xml:space="preserve">        RoundedButton(String textoBoton, Color fondo, Color texto, boolean contorno) {</w:t>
              </w:r>
            </w:ins>
          </w:p>
          <w:p w14:paraId="1DF26309">
            <w:pPr>
              <w:spacing w:before="0" w:after="0" w:line="240" w:lineRule="auto"/>
              <w:rPr>
                <w:ins w:id="1249" w:author="marpa" w:date="2026-10-25T23:39:20Z"/>
                <w:rFonts w:hint="default" w:ascii="Courier New" w:hAnsi="Courier New" w:eastAsia="Courier New" w:cs="Courier New"/>
                <w:color w:val="000000"/>
                <w:sz w:val="16"/>
                <w:szCs w:val="16"/>
                <w:lang w:val="es-EC"/>
              </w:rPr>
            </w:pPr>
            <w:ins w:id="1250" w:author="marpa" w:date="2026-10-25T23:39:20Z">
              <w:r>
                <w:rPr>
                  <w:rFonts w:hint="default" w:ascii="Courier New" w:hAnsi="Courier New" w:eastAsia="Courier New" w:cs="Courier New"/>
                  <w:color w:val="000000"/>
                  <w:sz w:val="16"/>
                  <w:szCs w:val="16"/>
                  <w:lang w:val="es-EC"/>
                </w:rPr>
                <w:t xml:space="preserve">            super(textoBoton);</w:t>
              </w:r>
            </w:ins>
          </w:p>
          <w:p w14:paraId="5A216136">
            <w:pPr>
              <w:spacing w:before="0" w:after="0" w:line="240" w:lineRule="auto"/>
              <w:rPr>
                <w:ins w:id="1251" w:author="marpa" w:date="2026-10-25T23:39:20Z"/>
                <w:rFonts w:hint="default" w:ascii="Courier New" w:hAnsi="Courier New" w:eastAsia="Courier New" w:cs="Courier New"/>
                <w:color w:val="000000"/>
                <w:sz w:val="16"/>
                <w:szCs w:val="16"/>
                <w:lang w:val="es-EC"/>
              </w:rPr>
            </w:pPr>
            <w:ins w:id="1252" w:author="marpa" w:date="2026-10-25T23:39:20Z">
              <w:r>
                <w:rPr>
                  <w:rFonts w:hint="default" w:ascii="Courier New" w:hAnsi="Courier New" w:eastAsia="Courier New" w:cs="Courier New"/>
                  <w:color w:val="000000"/>
                  <w:sz w:val="16"/>
                  <w:szCs w:val="16"/>
                  <w:lang w:val="es-EC"/>
                </w:rPr>
                <w:t xml:space="preserve">            this.fondo = fondo;</w:t>
              </w:r>
            </w:ins>
          </w:p>
          <w:p w14:paraId="0829AC87">
            <w:pPr>
              <w:spacing w:before="0" w:after="0" w:line="240" w:lineRule="auto"/>
              <w:rPr>
                <w:ins w:id="1253" w:author="marpa" w:date="2026-10-25T23:39:20Z"/>
                <w:rFonts w:hint="default" w:ascii="Courier New" w:hAnsi="Courier New" w:eastAsia="Courier New" w:cs="Courier New"/>
                <w:color w:val="000000"/>
                <w:sz w:val="16"/>
                <w:szCs w:val="16"/>
                <w:lang w:val="es-EC"/>
              </w:rPr>
            </w:pPr>
            <w:ins w:id="1254" w:author="marpa" w:date="2026-10-25T23:39:20Z">
              <w:r>
                <w:rPr>
                  <w:rFonts w:hint="default" w:ascii="Courier New" w:hAnsi="Courier New" w:eastAsia="Courier New" w:cs="Courier New"/>
                  <w:color w:val="000000"/>
                  <w:sz w:val="16"/>
                  <w:szCs w:val="16"/>
                  <w:lang w:val="es-EC"/>
                </w:rPr>
                <w:t xml:space="preserve">            this.contorno = contorno;</w:t>
              </w:r>
            </w:ins>
          </w:p>
          <w:p w14:paraId="2F81276B">
            <w:pPr>
              <w:spacing w:before="0" w:after="0" w:line="240" w:lineRule="auto"/>
              <w:rPr>
                <w:ins w:id="1255" w:author="marpa" w:date="2026-10-25T23:39:20Z"/>
                <w:rFonts w:hint="default" w:ascii="Courier New" w:hAnsi="Courier New" w:eastAsia="Courier New" w:cs="Courier New"/>
                <w:color w:val="000000"/>
                <w:sz w:val="16"/>
                <w:szCs w:val="16"/>
                <w:lang w:val="es-EC"/>
              </w:rPr>
            </w:pPr>
            <w:ins w:id="1256" w:author="marpa" w:date="2026-10-25T23:39:20Z">
              <w:r>
                <w:rPr>
                  <w:rFonts w:hint="default" w:ascii="Courier New" w:hAnsi="Courier New" w:eastAsia="Courier New" w:cs="Courier New"/>
                  <w:color w:val="000000"/>
                  <w:sz w:val="16"/>
                  <w:szCs w:val="16"/>
                  <w:lang w:val="es-EC"/>
                </w:rPr>
                <w:t xml:space="preserve">            setFont(new Font("Segoe UI", Font.BOLD, 15));</w:t>
              </w:r>
            </w:ins>
          </w:p>
          <w:p w14:paraId="3492401E">
            <w:pPr>
              <w:spacing w:before="0" w:after="0" w:line="240" w:lineRule="auto"/>
              <w:rPr>
                <w:ins w:id="1257" w:author="marpa" w:date="2026-10-25T23:39:20Z"/>
                <w:rFonts w:hint="default" w:ascii="Courier New" w:hAnsi="Courier New" w:eastAsia="Courier New" w:cs="Courier New"/>
                <w:color w:val="000000"/>
                <w:sz w:val="16"/>
                <w:szCs w:val="16"/>
                <w:lang w:val="es-EC"/>
              </w:rPr>
            </w:pPr>
            <w:ins w:id="1258" w:author="marpa" w:date="2026-10-25T23:39:20Z">
              <w:r>
                <w:rPr>
                  <w:rFonts w:hint="default" w:ascii="Courier New" w:hAnsi="Courier New" w:eastAsia="Courier New" w:cs="Courier New"/>
                  <w:color w:val="000000"/>
                  <w:sz w:val="16"/>
                  <w:szCs w:val="16"/>
                  <w:lang w:val="es-EC"/>
                </w:rPr>
                <w:t xml:space="preserve">            setForeground(texto);</w:t>
              </w:r>
            </w:ins>
          </w:p>
          <w:p w14:paraId="238469C0">
            <w:pPr>
              <w:spacing w:before="0" w:after="0" w:line="240" w:lineRule="auto"/>
              <w:rPr>
                <w:ins w:id="1259" w:author="marpa" w:date="2026-10-25T23:39:20Z"/>
                <w:rFonts w:hint="default" w:ascii="Courier New" w:hAnsi="Courier New" w:eastAsia="Courier New" w:cs="Courier New"/>
                <w:color w:val="000000"/>
                <w:sz w:val="16"/>
                <w:szCs w:val="16"/>
                <w:lang w:val="es-EC"/>
              </w:rPr>
            </w:pPr>
            <w:ins w:id="1260" w:author="marpa" w:date="2026-10-25T23:39:20Z">
              <w:r>
                <w:rPr>
                  <w:rFonts w:hint="default" w:ascii="Courier New" w:hAnsi="Courier New" w:eastAsia="Courier New" w:cs="Courier New"/>
                  <w:color w:val="000000"/>
                  <w:sz w:val="16"/>
                  <w:szCs w:val="16"/>
                  <w:lang w:val="es-EC"/>
                </w:rPr>
                <w:t xml:space="preserve">            setFocusPainted(false);</w:t>
              </w:r>
            </w:ins>
          </w:p>
          <w:p w14:paraId="795AC1F0">
            <w:pPr>
              <w:spacing w:before="0" w:after="0" w:line="240" w:lineRule="auto"/>
              <w:rPr>
                <w:ins w:id="1261" w:author="marpa" w:date="2026-10-25T23:39:20Z"/>
                <w:rFonts w:hint="default" w:ascii="Courier New" w:hAnsi="Courier New" w:eastAsia="Courier New" w:cs="Courier New"/>
                <w:color w:val="000000"/>
                <w:sz w:val="16"/>
                <w:szCs w:val="16"/>
                <w:lang w:val="es-EC"/>
              </w:rPr>
            </w:pPr>
            <w:ins w:id="1262" w:author="marpa" w:date="2026-10-25T23:39:20Z">
              <w:r>
                <w:rPr>
                  <w:rFonts w:hint="default" w:ascii="Courier New" w:hAnsi="Courier New" w:eastAsia="Courier New" w:cs="Courier New"/>
                  <w:color w:val="000000"/>
                  <w:sz w:val="16"/>
                  <w:szCs w:val="16"/>
                  <w:lang w:val="es-EC"/>
                </w:rPr>
                <w:t xml:space="preserve">            setBorderPainted(false);</w:t>
              </w:r>
            </w:ins>
          </w:p>
          <w:p w14:paraId="14C848A6">
            <w:pPr>
              <w:spacing w:before="0" w:after="0" w:line="240" w:lineRule="auto"/>
              <w:rPr>
                <w:ins w:id="1263" w:author="marpa" w:date="2026-10-25T23:39:20Z"/>
                <w:rFonts w:hint="default" w:ascii="Courier New" w:hAnsi="Courier New" w:eastAsia="Courier New" w:cs="Courier New"/>
                <w:color w:val="000000"/>
                <w:sz w:val="16"/>
                <w:szCs w:val="16"/>
                <w:lang w:val="es-EC"/>
              </w:rPr>
            </w:pPr>
            <w:ins w:id="1264" w:author="marpa" w:date="2026-10-25T23:39:20Z">
              <w:r>
                <w:rPr>
                  <w:rFonts w:hint="default" w:ascii="Courier New" w:hAnsi="Courier New" w:eastAsia="Courier New" w:cs="Courier New"/>
                  <w:color w:val="000000"/>
                  <w:sz w:val="16"/>
                  <w:szCs w:val="16"/>
                  <w:lang w:val="es-EC"/>
                </w:rPr>
                <w:t xml:space="preserve">            setContentAreaFilled(false);</w:t>
              </w:r>
            </w:ins>
          </w:p>
          <w:p w14:paraId="09D0F21F">
            <w:pPr>
              <w:spacing w:before="0" w:after="0" w:line="240" w:lineRule="auto"/>
              <w:rPr>
                <w:ins w:id="1265" w:author="marpa" w:date="2026-10-25T23:39:20Z"/>
                <w:rFonts w:hint="default" w:ascii="Courier New" w:hAnsi="Courier New" w:eastAsia="Courier New" w:cs="Courier New"/>
                <w:color w:val="000000"/>
                <w:sz w:val="16"/>
                <w:szCs w:val="16"/>
                <w:lang w:val="es-EC"/>
              </w:rPr>
            </w:pPr>
            <w:ins w:id="1266" w:author="marpa" w:date="2026-10-25T23:39:20Z">
              <w:r>
                <w:rPr>
                  <w:rFonts w:hint="default" w:ascii="Courier New" w:hAnsi="Courier New" w:eastAsia="Courier New" w:cs="Courier New"/>
                  <w:color w:val="000000"/>
                  <w:sz w:val="16"/>
                  <w:szCs w:val="16"/>
                  <w:lang w:val="es-EC"/>
                </w:rPr>
                <w:t xml:space="preserve">            setCursor(Cursor.getPredefinedCursor(Cursor.HAND_CURSOR));</w:t>
              </w:r>
            </w:ins>
          </w:p>
          <w:p w14:paraId="102248C6">
            <w:pPr>
              <w:spacing w:before="0" w:after="0" w:line="240" w:lineRule="auto"/>
              <w:rPr>
                <w:ins w:id="1267" w:author="marpa" w:date="2026-10-25T23:39:20Z"/>
                <w:rFonts w:hint="default" w:ascii="Courier New" w:hAnsi="Courier New" w:eastAsia="Courier New" w:cs="Courier New"/>
                <w:color w:val="000000"/>
                <w:sz w:val="16"/>
                <w:szCs w:val="16"/>
                <w:lang w:val="es-EC"/>
              </w:rPr>
            </w:pPr>
            <w:ins w:id="1268" w:author="marpa" w:date="2026-10-25T23:39:20Z">
              <w:r>
                <w:rPr>
                  <w:rFonts w:hint="default" w:ascii="Courier New" w:hAnsi="Courier New" w:eastAsia="Courier New" w:cs="Courier New"/>
                  <w:color w:val="000000"/>
                  <w:sz w:val="16"/>
                  <w:szCs w:val="16"/>
                  <w:lang w:val="es-EC"/>
                </w:rPr>
                <w:t xml:space="preserve">            setPreferredSize(new java.awt.Dimension(160, 43));</w:t>
              </w:r>
            </w:ins>
          </w:p>
          <w:p w14:paraId="1AC678D9">
            <w:pPr>
              <w:spacing w:before="0" w:after="0" w:line="240" w:lineRule="auto"/>
              <w:rPr>
                <w:ins w:id="1269" w:author="marpa" w:date="2026-10-25T23:39:20Z"/>
                <w:rFonts w:hint="default" w:ascii="Courier New" w:hAnsi="Courier New" w:eastAsia="Courier New" w:cs="Courier New"/>
                <w:color w:val="000000"/>
                <w:sz w:val="16"/>
                <w:szCs w:val="16"/>
                <w:lang w:val="es-EC"/>
              </w:rPr>
            </w:pPr>
            <w:ins w:id="1270" w:author="marpa" w:date="2026-10-25T23:39:20Z">
              <w:r>
                <w:rPr>
                  <w:rFonts w:hint="default" w:ascii="Courier New" w:hAnsi="Courier New" w:eastAsia="Courier New" w:cs="Courier New"/>
                  <w:color w:val="000000"/>
                  <w:sz w:val="16"/>
                  <w:szCs w:val="16"/>
                  <w:lang w:val="es-EC"/>
                </w:rPr>
                <w:t xml:space="preserve">            addMouseListener(new MouseAdapter() {</w:t>
              </w:r>
            </w:ins>
          </w:p>
          <w:p w14:paraId="373EF0F0">
            <w:pPr>
              <w:spacing w:before="0" w:after="0" w:line="240" w:lineRule="auto"/>
              <w:rPr>
                <w:ins w:id="1271" w:author="marpa" w:date="2026-10-25T23:39:20Z"/>
                <w:rFonts w:hint="default" w:ascii="Courier New" w:hAnsi="Courier New" w:eastAsia="Courier New" w:cs="Courier New"/>
                <w:color w:val="000000"/>
                <w:sz w:val="16"/>
                <w:szCs w:val="16"/>
                <w:lang w:val="es-EC"/>
              </w:rPr>
            </w:pPr>
            <w:ins w:id="1272" w:author="marpa" w:date="2026-10-25T23:39:20Z">
              <w:r>
                <w:rPr>
                  <w:rFonts w:hint="default" w:ascii="Courier New" w:hAnsi="Courier New" w:eastAsia="Courier New" w:cs="Courier New"/>
                  <w:color w:val="000000"/>
                  <w:sz w:val="16"/>
                  <w:szCs w:val="16"/>
                  <w:lang w:val="es-EC"/>
                </w:rPr>
                <w:t xml:space="preserve">                @Override public void mouseEntered(MouseEvent evento) { repaint(); }</w:t>
              </w:r>
            </w:ins>
          </w:p>
          <w:p w14:paraId="533996AE">
            <w:pPr>
              <w:spacing w:before="0" w:after="0" w:line="240" w:lineRule="auto"/>
              <w:rPr>
                <w:ins w:id="1273" w:author="marpa" w:date="2026-10-25T23:39:20Z"/>
                <w:rFonts w:hint="default" w:ascii="Courier New" w:hAnsi="Courier New" w:eastAsia="Courier New" w:cs="Courier New"/>
                <w:color w:val="000000"/>
                <w:sz w:val="16"/>
                <w:szCs w:val="16"/>
                <w:lang w:val="es-EC"/>
              </w:rPr>
            </w:pPr>
            <w:ins w:id="1274" w:author="marpa" w:date="2026-10-25T23:39:20Z">
              <w:r>
                <w:rPr>
                  <w:rFonts w:hint="default" w:ascii="Courier New" w:hAnsi="Courier New" w:eastAsia="Courier New" w:cs="Courier New"/>
                  <w:color w:val="000000"/>
                  <w:sz w:val="16"/>
                  <w:szCs w:val="16"/>
                  <w:lang w:val="es-EC"/>
                </w:rPr>
                <w:t xml:space="preserve">                @Override public void mouseExited(MouseEvent evento) { repaint(); }</w:t>
              </w:r>
            </w:ins>
          </w:p>
          <w:p w14:paraId="69605AFF">
            <w:pPr>
              <w:spacing w:before="0" w:after="0" w:line="240" w:lineRule="auto"/>
              <w:rPr>
                <w:ins w:id="1275" w:author="marpa" w:date="2026-10-25T23:39:20Z"/>
                <w:rFonts w:hint="default" w:ascii="Courier New" w:hAnsi="Courier New" w:eastAsia="Courier New" w:cs="Courier New"/>
                <w:color w:val="000000"/>
                <w:sz w:val="16"/>
                <w:szCs w:val="16"/>
                <w:lang w:val="es-EC"/>
              </w:rPr>
            </w:pPr>
            <w:ins w:id="1276" w:author="marpa" w:date="2026-10-25T23:39:20Z">
              <w:r>
                <w:rPr>
                  <w:rFonts w:hint="default" w:ascii="Courier New" w:hAnsi="Courier New" w:eastAsia="Courier New" w:cs="Courier New"/>
                  <w:color w:val="000000"/>
                  <w:sz w:val="16"/>
                  <w:szCs w:val="16"/>
                  <w:lang w:val="es-EC"/>
                </w:rPr>
                <w:t xml:space="preserve">            });</w:t>
              </w:r>
            </w:ins>
          </w:p>
          <w:p w14:paraId="0D639AF6">
            <w:pPr>
              <w:spacing w:before="0" w:after="0" w:line="240" w:lineRule="auto"/>
              <w:rPr>
                <w:ins w:id="1277" w:author="marpa" w:date="2026-10-25T23:39:20Z"/>
                <w:rFonts w:hint="default" w:ascii="Courier New" w:hAnsi="Courier New" w:eastAsia="Courier New" w:cs="Courier New"/>
                <w:color w:val="000000"/>
                <w:sz w:val="16"/>
                <w:szCs w:val="16"/>
                <w:lang w:val="es-EC"/>
              </w:rPr>
            </w:pPr>
            <w:ins w:id="1278" w:author="marpa" w:date="2026-10-25T23:39:20Z">
              <w:r>
                <w:rPr>
                  <w:rFonts w:hint="default" w:ascii="Courier New" w:hAnsi="Courier New" w:eastAsia="Courier New" w:cs="Courier New"/>
                  <w:color w:val="000000"/>
                  <w:sz w:val="16"/>
                  <w:szCs w:val="16"/>
                  <w:lang w:val="es-EC"/>
                </w:rPr>
                <w:t xml:space="preserve">        }</w:t>
              </w:r>
            </w:ins>
          </w:p>
          <w:p w14:paraId="15E7DC57">
            <w:pPr>
              <w:spacing w:before="0" w:after="0" w:line="240" w:lineRule="auto"/>
              <w:rPr>
                <w:ins w:id="1279" w:author="marpa" w:date="2026-10-25T23:39:20Z"/>
                <w:rFonts w:hint="default" w:ascii="Courier New" w:hAnsi="Courier New" w:eastAsia="Courier New" w:cs="Courier New"/>
                <w:color w:val="000000"/>
                <w:sz w:val="16"/>
                <w:szCs w:val="16"/>
                <w:lang w:val="es-EC"/>
              </w:rPr>
            </w:pPr>
          </w:p>
          <w:p w14:paraId="045A978F">
            <w:pPr>
              <w:spacing w:before="0" w:after="0" w:line="240" w:lineRule="auto"/>
              <w:rPr>
                <w:ins w:id="1280" w:author="marpa" w:date="2026-10-25T23:39:20Z"/>
                <w:rFonts w:hint="default" w:ascii="Courier New" w:hAnsi="Courier New" w:eastAsia="Courier New" w:cs="Courier New"/>
                <w:color w:val="000000"/>
                <w:sz w:val="16"/>
                <w:szCs w:val="16"/>
                <w:lang w:val="es-EC"/>
              </w:rPr>
            </w:pPr>
            <w:ins w:id="1281" w:author="marpa" w:date="2026-10-25T23:39:20Z">
              <w:r>
                <w:rPr>
                  <w:rFonts w:hint="default" w:ascii="Courier New" w:hAnsi="Courier New" w:eastAsia="Courier New" w:cs="Courier New"/>
                  <w:color w:val="000000"/>
                  <w:sz w:val="16"/>
                  <w:szCs w:val="16"/>
                  <w:lang w:val="es-EC"/>
                </w:rPr>
                <w:t xml:space="preserve">        @Override</w:t>
              </w:r>
            </w:ins>
          </w:p>
          <w:p w14:paraId="2C571CDC">
            <w:pPr>
              <w:spacing w:before="0" w:after="0" w:line="240" w:lineRule="auto"/>
              <w:rPr>
                <w:ins w:id="1282" w:author="marpa" w:date="2026-10-25T23:39:20Z"/>
                <w:rFonts w:hint="default" w:ascii="Courier New" w:hAnsi="Courier New" w:eastAsia="Courier New" w:cs="Courier New"/>
                <w:color w:val="000000"/>
                <w:sz w:val="16"/>
                <w:szCs w:val="16"/>
                <w:lang w:val="es-EC"/>
              </w:rPr>
            </w:pPr>
            <w:ins w:id="1283" w:author="marpa" w:date="2026-10-25T23:39:20Z">
              <w:r>
                <w:rPr>
                  <w:rFonts w:hint="default" w:ascii="Courier New" w:hAnsi="Courier New" w:eastAsia="Courier New" w:cs="Courier New"/>
                  <w:color w:val="000000"/>
                  <w:sz w:val="16"/>
                  <w:szCs w:val="16"/>
                  <w:lang w:val="es-EC"/>
                </w:rPr>
                <w:t xml:space="preserve">        protected void paintComponent(Graphics graphics) {</w:t>
              </w:r>
            </w:ins>
          </w:p>
          <w:p w14:paraId="57272EAF">
            <w:pPr>
              <w:spacing w:before="0" w:after="0" w:line="240" w:lineRule="auto"/>
              <w:rPr>
                <w:ins w:id="1284" w:author="marpa" w:date="2026-10-25T23:39:20Z"/>
                <w:rFonts w:hint="default" w:ascii="Courier New" w:hAnsi="Courier New" w:eastAsia="Courier New" w:cs="Courier New"/>
                <w:color w:val="000000"/>
                <w:sz w:val="16"/>
                <w:szCs w:val="16"/>
                <w:lang w:val="es-EC"/>
              </w:rPr>
            </w:pPr>
            <w:ins w:id="1285" w:author="marpa" w:date="2026-10-25T23:39:20Z">
              <w:r>
                <w:rPr>
                  <w:rFonts w:hint="default" w:ascii="Courier New" w:hAnsi="Courier New" w:eastAsia="Courier New" w:cs="Courier New"/>
                  <w:color w:val="000000"/>
                  <w:sz w:val="16"/>
                  <w:szCs w:val="16"/>
                  <w:lang w:val="es-EC"/>
                </w:rPr>
                <w:t xml:space="preserve">            Graphics2D g2 = (Graphics2D) graphics.create();</w:t>
              </w:r>
            </w:ins>
          </w:p>
          <w:p w14:paraId="4C6BE891">
            <w:pPr>
              <w:spacing w:before="0" w:after="0" w:line="240" w:lineRule="auto"/>
              <w:rPr>
                <w:ins w:id="1286" w:author="marpa" w:date="2026-10-25T23:39:20Z"/>
                <w:rFonts w:hint="default" w:ascii="Courier New" w:hAnsi="Courier New" w:eastAsia="Courier New" w:cs="Courier New"/>
                <w:color w:val="000000"/>
                <w:sz w:val="16"/>
                <w:szCs w:val="16"/>
                <w:lang w:val="es-EC"/>
              </w:rPr>
            </w:pPr>
            <w:ins w:id="1287" w:author="marpa" w:date="2026-10-25T23:39:20Z">
              <w:r>
                <w:rPr>
                  <w:rFonts w:hint="default" w:ascii="Courier New" w:hAnsi="Courier New" w:eastAsia="Courier New" w:cs="Courier New"/>
                  <w:color w:val="000000"/>
                  <w:sz w:val="16"/>
                  <w:szCs w:val="16"/>
                  <w:lang w:val="es-EC"/>
                </w:rPr>
                <w:t xml:space="preserve">            g2.setRenderingHint(RenderingHints.KEY_ANTIALIASING,</w:t>
              </w:r>
            </w:ins>
          </w:p>
          <w:p w14:paraId="537AA45A">
            <w:pPr>
              <w:spacing w:before="0" w:after="0" w:line="240" w:lineRule="auto"/>
              <w:rPr>
                <w:ins w:id="1288" w:author="marpa" w:date="2026-10-25T23:39:20Z"/>
                <w:rFonts w:hint="default" w:ascii="Courier New" w:hAnsi="Courier New" w:eastAsia="Courier New" w:cs="Courier New"/>
                <w:color w:val="000000"/>
                <w:sz w:val="16"/>
                <w:szCs w:val="16"/>
                <w:lang w:val="es-EC"/>
              </w:rPr>
            </w:pPr>
            <w:ins w:id="1289" w:author="marpa" w:date="2026-10-25T23:39:20Z">
              <w:r>
                <w:rPr>
                  <w:rFonts w:hint="default" w:ascii="Courier New" w:hAnsi="Courier New" w:eastAsia="Courier New" w:cs="Courier New"/>
                  <w:color w:val="000000"/>
                  <w:sz w:val="16"/>
                  <w:szCs w:val="16"/>
                  <w:lang w:val="es-EC"/>
                </w:rPr>
                <w:t xml:space="preserve">                    RenderingHints.VALUE_ANTIALIAS_ON);</w:t>
              </w:r>
            </w:ins>
          </w:p>
          <w:p w14:paraId="500C7B68">
            <w:pPr>
              <w:spacing w:before="0" w:after="0" w:line="240" w:lineRule="auto"/>
              <w:rPr>
                <w:ins w:id="1290" w:author="marpa" w:date="2026-10-25T23:39:20Z"/>
                <w:rFonts w:hint="default" w:ascii="Courier New" w:hAnsi="Courier New" w:eastAsia="Courier New" w:cs="Courier New"/>
                <w:color w:val="000000"/>
                <w:sz w:val="16"/>
                <w:szCs w:val="16"/>
                <w:lang w:val="es-EC"/>
              </w:rPr>
            </w:pPr>
            <w:ins w:id="1291" w:author="marpa" w:date="2026-10-25T23:39:20Z">
              <w:r>
                <w:rPr>
                  <w:rFonts w:hint="default" w:ascii="Courier New" w:hAnsi="Courier New" w:eastAsia="Courier New" w:cs="Courier New"/>
                  <w:color w:val="000000"/>
                  <w:sz w:val="16"/>
                  <w:szCs w:val="16"/>
                  <w:lang w:val="es-EC"/>
                </w:rPr>
                <w:t xml:space="preserve">            Color colorActual = fondo;</w:t>
              </w:r>
            </w:ins>
          </w:p>
          <w:p w14:paraId="0B30DCA3">
            <w:pPr>
              <w:spacing w:before="0" w:after="0" w:line="240" w:lineRule="auto"/>
              <w:rPr>
                <w:ins w:id="1292" w:author="marpa" w:date="2026-10-25T23:39:20Z"/>
                <w:rFonts w:hint="default" w:ascii="Courier New" w:hAnsi="Courier New" w:eastAsia="Courier New" w:cs="Courier New"/>
                <w:color w:val="000000"/>
                <w:sz w:val="16"/>
                <w:szCs w:val="16"/>
                <w:lang w:val="es-EC"/>
              </w:rPr>
            </w:pPr>
            <w:ins w:id="1293" w:author="marpa" w:date="2026-10-25T23:39:20Z">
              <w:r>
                <w:rPr>
                  <w:rFonts w:hint="default" w:ascii="Courier New" w:hAnsi="Courier New" w:eastAsia="Courier New" w:cs="Courier New"/>
                  <w:color w:val="000000"/>
                  <w:sz w:val="16"/>
                  <w:szCs w:val="16"/>
                  <w:lang w:val="es-EC"/>
                </w:rPr>
                <w:t xml:space="preserve">            if (!isEnabled()) {</w:t>
              </w:r>
            </w:ins>
          </w:p>
          <w:p w14:paraId="22F7C817">
            <w:pPr>
              <w:spacing w:before="0" w:after="0" w:line="240" w:lineRule="auto"/>
              <w:rPr>
                <w:ins w:id="1294" w:author="marpa" w:date="2026-10-25T23:39:20Z"/>
                <w:rFonts w:hint="default" w:ascii="Courier New" w:hAnsi="Courier New" w:eastAsia="Courier New" w:cs="Courier New"/>
                <w:color w:val="000000"/>
                <w:sz w:val="16"/>
                <w:szCs w:val="16"/>
                <w:lang w:val="es-EC"/>
              </w:rPr>
            </w:pPr>
            <w:ins w:id="1295" w:author="marpa" w:date="2026-10-25T23:39:20Z">
              <w:r>
                <w:rPr>
                  <w:rFonts w:hint="default" w:ascii="Courier New" w:hAnsi="Courier New" w:eastAsia="Courier New" w:cs="Courier New"/>
                  <w:color w:val="000000"/>
                  <w:sz w:val="16"/>
                  <w:szCs w:val="16"/>
                  <w:lang w:val="es-EC"/>
                </w:rPr>
                <w:t xml:space="preserve">                colorActual = new Color(170, 196, 219);</w:t>
              </w:r>
            </w:ins>
          </w:p>
          <w:p w14:paraId="1861ACA7">
            <w:pPr>
              <w:spacing w:before="0" w:after="0" w:line="240" w:lineRule="auto"/>
              <w:rPr>
                <w:ins w:id="1296" w:author="marpa" w:date="2026-10-25T23:39:20Z"/>
                <w:rFonts w:hint="default" w:ascii="Courier New" w:hAnsi="Courier New" w:eastAsia="Courier New" w:cs="Courier New"/>
                <w:color w:val="000000"/>
                <w:sz w:val="16"/>
                <w:szCs w:val="16"/>
                <w:lang w:val="es-EC"/>
              </w:rPr>
            </w:pPr>
            <w:ins w:id="1297" w:author="marpa" w:date="2026-10-25T23:39:20Z">
              <w:r>
                <w:rPr>
                  <w:rFonts w:hint="default" w:ascii="Courier New" w:hAnsi="Courier New" w:eastAsia="Courier New" w:cs="Courier New"/>
                  <w:color w:val="000000"/>
                  <w:sz w:val="16"/>
                  <w:szCs w:val="16"/>
                  <w:lang w:val="es-EC"/>
                </w:rPr>
                <w:t xml:space="preserve">            } else if (getModel().isPressed()) {</w:t>
              </w:r>
            </w:ins>
          </w:p>
          <w:p w14:paraId="30A28C40">
            <w:pPr>
              <w:spacing w:before="0" w:after="0" w:line="240" w:lineRule="auto"/>
              <w:rPr>
                <w:ins w:id="1298" w:author="marpa" w:date="2026-10-25T23:39:20Z"/>
                <w:rFonts w:hint="default" w:ascii="Courier New" w:hAnsi="Courier New" w:eastAsia="Courier New" w:cs="Courier New"/>
                <w:color w:val="000000"/>
                <w:sz w:val="16"/>
                <w:szCs w:val="16"/>
                <w:lang w:val="es-EC"/>
              </w:rPr>
            </w:pPr>
            <w:ins w:id="1299" w:author="marpa" w:date="2026-10-25T23:39:20Z">
              <w:r>
                <w:rPr>
                  <w:rFonts w:hint="default" w:ascii="Courier New" w:hAnsi="Courier New" w:eastAsia="Courier New" w:cs="Courier New"/>
                  <w:color w:val="000000"/>
                  <w:sz w:val="16"/>
                  <w:szCs w:val="16"/>
                  <w:lang w:val="es-EC"/>
                </w:rPr>
                <w:t xml:space="preserve">                colorActual = fondo.darker();</w:t>
              </w:r>
            </w:ins>
          </w:p>
          <w:p w14:paraId="75F42596">
            <w:pPr>
              <w:spacing w:before="0" w:after="0" w:line="240" w:lineRule="auto"/>
              <w:rPr>
                <w:ins w:id="1300" w:author="marpa" w:date="2026-10-25T23:39:20Z"/>
                <w:rFonts w:hint="default" w:ascii="Courier New" w:hAnsi="Courier New" w:eastAsia="Courier New" w:cs="Courier New"/>
                <w:color w:val="000000"/>
                <w:sz w:val="16"/>
                <w:szCs w:val="16"/>
                <w:lang w:val="es-EC"/>
              </w:rPr>
            </w:pPr>
            <w:ins w:id="1301" w:author="marpa" w:date="2026-10-25T23:39:20Z">
              <w:r>
                <w:rPr>
                  <w:rFonts w:hint="default" w:ascii="Courier New" w:hAnsi="Courier New" w:eastAsia="Courier New" w:cs="Courier New"/>
                  <w:color w:val="000000"/>
                  <w:sz w:val="16"/>
                  <w:szCs w:val="16"/>
                  <w:lang w:val="es-EC"/>
                </w:rPr>
                <w:t xml:space="preserve">            } else if (getModel().isRollover()) {</w:t>
              </w:r>
            </w:ins>
          </w:p>
          <w:p w14:paraId="08A76975">
            <w:pPr>
              <w:spacing w:before="0" w:after="0" w:line="240" w:lineRule="auto"/>
              <w:rPr>
                <w:ins w:id="1302" w:author="marpa" w:date="2026-10-25T23:39:20Z"/>
                <w:rFonts w:hint="default" w:ascii="Courier New" w:hAnsi="Courier New" w:eastAsia="Courier New" w:cs="Courier New"/>
                <w:color w:val="000000"/>
                <w:sz w:val="16"/>
                <w:szCs w:val="16"/>
                <w:lang w:val="es-EC"/>
              </w:rPr>
            </w:pPr>
            <w:ins w:id="1303" w:author="marpa" w:date="2026-10-25T23:39:20Z">
              <w:r>
                <w:rPr>
                  <w:rFonts w:hint="default" w:ascii="Courier New" w:hAnsi="Courier New" w:eastAsia="Courier New" w:cs="Courier New"/>
                  <w:color w:val="000000"/>
                  <w:sz w:val="16"/>
                  <w:szCs w:val="16"/>
                  <w:lang w:val="es-EC"/>
                </w:rPr>
                <w:t xml:space="preserve">                colorActual = contorno ? AZUL_SUAVE : fondo.brighter();</w:t>
              </w:r>
            </w:ins>
          </w:p>
          <w:p w14:paraId="4273CC6A">
            <w:pPr>
              <w:spacing w:before="0" w:after="0" w:line="240" w:lineRule="auto"/>
              <w:rPr>
                <w:ins w:id="1304" w:author="marpa" w:date="2026-10-25T23:39:20Z"/>
                <w:rFonts w:hint="default" w:ascii="Courier New" w:hAnsi="Courier New" w:eastAsia="Courier New" w:cs="Courier New"/>
                <w:color w:val="000000"/>
                <w:sz w:val="16"/>
                <w:szCs w:val="16"/>
                <w:lang w:val="es-EC"/>
              </w:rPr>
            </w:pPr>
            <w:ins w:id="1305" w:author="marpa" w:date="2026-10-25T23:39:20Z">
              <w:r>
                <w:rPr>
                  <w:rFonts w:hint="default" w:ascii="Courier New" w:hAnsi="Courier New" w:eastAsia="Courier New" w:cs="Courier New"/>
                  <w:color w:val="000000"/>
                  <w:sz w:val="16"/>
                  <w:szCs w:val="16"/>
                  <w:lang w:val="es-EC"/>
                </w:rPr>
                <w:t xml:space="preserve">            }</w:t>
              </w:r>
            </w:ins>
          </w:p>
          <w:p w14:paraId="59A81A54">
            <w:pPr>
              <w:spacing w:before="0" w:after="0" w:line="240" w:lineRule="auto"/>
              <w:rPr>
                <w:ins w:id="1306" w:author="marpa" w:date="2026-10-25T23:39:20Z"/>
                <w:rFonts w:hint="default" w:ascii="Courier New" w:hAnsi="Courier New" w:eastAsia="Courier New" w:cs="Courier New"/>
                <w:color w:val="000000"/>
                <w:sz w:val="16"/>
                <w:szCs w:val="16"/>
                <w:lang w:val="es-EC"/>
              </w:rPr>
            </w:pPr>
            <w:ins w:id="1307" w:author="marpa" w:date="2026-10-25T23:39:20Z">
              <w:r>
                <w:rPr>
                  <w:rFonts w:hint="default" w:ascii="Courier New" w:hAnsi="Courier New" w:eastAsia="Courier New" w:cs="Courier New"/>
                  <w:color w:val="000000"/>
                  <w:sz w:val="16"/>
                  <w:szCs w:val="16"/>
                  <w:lang w:val="es-EC"/>
                </w:rPr>
                <w:t xml:space="preserve">            g2.setColor(colorActual);</w:t>
              </w:r>
            </w:ins>
          </w:p>
          <w:p w14:paraId="0EA94F56">
            <w:pPr>
              <w:spacing w:before="0" w:after="0" w:line="240" w:lineRule="auto"/>
              <w:rPr>
                <w:ins w:id="1308" w:author="marpa" w:date="2026-10-25T23:39:20Z"/>
                <w:rFonts w:hint="default" w:ascii="Courier New" w:hAnsi="Courier New" w:eastAsia="Courier New" w:cs="Courier New"/>
                <w:color w:val="000000"/>
                <w:sz w:val="16"/>
                <w:szCs w:val="16"/>
                <w:lang w:val="es-EC"/>
              </w:rPr>
            </w:pPr>
            <w:ins w:id="1309" w:author="marpa" w:date="2026-10-25T23:39:20Z">
              <w:r>
                <w:rPr>
                  <w:rFonts w:hint="default" w:ascii="Courier New" w:hAnsi="Courier New" w:eastAsia="Courier New" w:cs="Courier New"/>
                  <w:color w:val="000000"/>
                  <w:sz w:val="16"/>
                  <w:szCs w:val="16"/>
                  <w:lang w:val="es-EC"/>
                </w:rPr>
                <w:t xml:space="preserve">            g2.fillRoundRect(0, 0, getWidth(), getHeight(), 12, 12);</w:t>
              </w:r>
            </w:ins>
          </w:p>
          <w:p w14:paraId="4C781FD3">
            <w:pPr>
              <w:spacing w:before="0" w:after="0" w:line="240" w:lineRule="auto"/>
              <w:rPr>
                <w:ins w:id="1310" w:author="marpa" w:date="2026-10-25T23:39:20Z"/>
                <w:rFonts w:hint="default" w:ascii="Courier New" w:hAnsi="Courier New" w:eastAsia="Courier New" w:cs="Courier New"/>
                <w:color w:val="000000"/>
                <w:sz w:val="16"/>
                <w:szCs w:val="16"/>
                <w:lang w:val="es-EC"/>
              </w:rPr>
            </w:pPr>
            <w:ins w:id="1311" w:author="marpa" w:date="2026-10-25T23:39:20Z">
              <w:r>
                <w:rPr>
                  <w:rFonts w:hint="default" w:ascii="Courier New" w:hAnsi="Courier New" w:eastAsia="Courier New" w:cs="Courier New"/>
                  <w:color w:val="000000"/>
                  <w:sz w:val="16"/>
                  <w:szCs w:val="16"/>
                  <w:lang w:val="es-EC"/>
                </w:rPr>
                <w:t xml:space="preserve">            if (contorno) {</w:t>
              </w:r>
            </w:ins>
          </w:p>
          <w:p w14:paraId="614FE489">
            <w:pPr>
              <w:spacing w:before="0" w:after="0" w:line="240" w:lineRule="auto"/>
              <w:rPr>
                <w:ins w:id="1312" w:author="marpa" w:date="2026-10-25T23:39:20Z"/>
                <w:rFonts w:hint="default" w:ascii="Courier New" w:hAnsi="Courier New" w:eastAsia="Courier New" w:cs="Courier New"/>
                <w:color w:val="000000"/>
                <w:sz w:val="16"/>
                <w:szCs w:val="16"/>
                <w:lang w:val="es-EC"/>
              </w:rPr>
            </w:pPr>
            <w:ins w:id="1313" w:author="marpa" w:date="2026-10-25T23:39:20Z">
              <w:r>
                <w:rPr>
                  <w:rFonts w:hint="default" w:ascii="Courier New" w:hAnsi="Courier New" w:eastAsia="Courier New" w:cs="Courier New"/>
                  <w:color w:val="000000"/>
                  <w:sz w:val="16"/>
                  <w:szCs w:val="16"/>
                  <w:lang w:val="es-EC"/>
                </w:rPr>
                <w:t xml:space="preserve">                g2.setColor(AZUL_PRINCIPAL);</w:t>
              </w:r>
            </w:ins>
          </w:p>
          <w:p w14:paraId="04D53A6F">
            <w:pPr>
              <w:spacing w:before="0" w:after="0" w:line="240" w:lineRule="auto"/>
              <w:rPr>
                <w:ins w:id="1314" w:author="marpa" w:date="2026-10-25T23:39:20Z"/>
                <w:rFonts w:hint="default" w:ascii="Courier New" w:hAnsi="Courier New" w:eastAsia="Courier New" w:cs="Courier New"/>
                <w:color w:val="000000"/>
                <w:sz w:val="16"/>
                <w:szCs w:val="16"/>
                <w:lang w:val="es-EC"/>
              </w:rPr>
            </w:pPr>
            <w:ins w:id="1315" w:author="marpa" w:date="2026-10-25T23:39:20Z">
              <w:r>
                <w:rPr>
                  <w:rFonts w:hint="default" w:ascii="Courier New" w:hAnsi="Courier New" w:eastAsia="Courier New" w:cs="Courier New"/>
                  <w:color w:val="000000"/>
                  <w:sz w:val="16"/>
                  <w:szCs w:val="16"/>
                  <w:lang w:val="es-EC"/>
                </w:rPr>
                <w:t xml:space="preserve">                g2.setStroke(new BasicStroke(1.2f));</w:t>
              </w:r>
            </w:ins>
          </w:p>
          <w:p w14:paraId="13C9C7A1">
            <w:pPr>
              <w:spacing w:before="0" w:after="0" w:line="240" w:lineRule="auto"/>
              <w:rPr>
                <w:ins w:id="1316" w:author="marpa" w:date="2026-10-25T23:39:20Z"/>
                <w:rFonts w:hint="default" w:ascii="Courier New" w:hAnsi="Courier New" w:eastAsia="Courier New" w:cs="Courier New"/>
                <w:color w:val="000000"/>
                <w:sz w:val="16"/>
                <w:szCs w:val="16"/>
                <w:lang w:val="es-EC"/>
              </w:rPr>
            </w:pPr>
            <w:ins w:id="1317" w:author="marpa" w:date="2026-10-25T23:39:20Z">
              <w:r>
                <w:rPr>
                  <w:rFonts w:hint="default" w:ascii="Courier New" w:hAnsi="Courier New" w:eastAsia="Courier New" w:cs="Courier New"/>
                  <w:color w:val="000000"/>
                  <w:sz w:val="16"/>
                  <w:szCs w:val="16"/>
                  <w:lang w:val="es-EC"/>
                </w:rPr>
                <w:t xml:space="preserve">                g2.drawRoundRect(0, 0, getWidth() - 1, getHeight() - 1, 12, 12);</w:t>
              </w:r>
            </w:ins>
          </w:p>
          <w:p w14:paraId="47E85CB3">
            <w:pPr>
              <w:spacing w:before="0" w:after="0" w:line="240" w:lineRule="auto"/>
              <w:rPr>
                <w:ins w:id="1318" w:author="marpa" w:date="2026-10-25T23:39:20Z"/>
                <w:rFonts w:hint="default" w:ascii="Courier New" w:hAnsi="Courier New" w:eastAsia="Courier New" w:cs="Courier New"/>
                <w:color w:val="000000"/>
                <w:sz w:val="16"/>
                <w:szCs w:val="16"/>
                <w:lang w:val="es-EC"/>
              </w:rPr>
            </w:pPr>
            <w:ins w:id="1319" w:author="marpa" w:date="2026-10-25T23:39:20Z">
              <w:r>
                <w:rPr>
                  <w:rFonts w:hint="default" w:ascii="Courier New" w:hAnsi="Courier New" w:eastAsia="Courier New" w:cs="Courier New"/>
                  <w:color w:val="000000"/>
                  <w:sz w:val="16"/>
                  <w:szCs w:val="16"/>
                  <w:lang w:val="es-EC"/>
                </w:rPr>
                <w:t xml:space="preserve">            }</w:t>
              </w:r>
            </w:ins>
          </w:p>
          <w:p w14:paraId="1F9F60F0">
            <w:pPr>
              <w:spacing w:before="0" w:after="0" w:line="240" w:lineRule="auto"/>
              <w:rPr>
                <w:ins w:id="1320" w:author="marpa" w:date="2026-10-25T23:39:20Z"/>
                <w:rFonts w:hint="default" w:ascii="Courier New" w:hAnsi="Courier New" w:eastAsia="Courier New" w:cs="Courier New"/>
                <w:color w:val="000000"/>
                <w:sz w:val="16"/>
                <w:szCs w:val="16"/>
                <w:lang w:val="es-EC"/>
              </w:rPr>
            </w:pPr>
            <w:ins w:id="1321" w:author="marpa" w:date="2026-10-25T23:39:20Z">
              <w:r>
                <w:rPr>
                  <w:rFonts w:hint="default" w:ascii="Courier New" w:hAnsi="Courier New" w:eastAsia="Courier New" w:cs="Courier New"/>
                  <w:color w:val="000000"/>
                  <w:sz w:val="16"/>
                  <w:szCs w:val="16"/>
                  <w:lang w:val="es-EC"/>
                </w:rPr>
                <w:t xml:space="preserve">            g2.dispose();</w:t>
              </w:r>
            </w:ins>
          </w:p>
          <w:p w14:paraId="40532AAE">
            <w:pPr>
              <w:spacing w:before="0" w:after="0" w:line="240" w:lineRule="auto"/>
              <w:rPr>
                <w:ins w:id="1322" w:author="marpa" w:date="2026-10-25T23:39:20Z"/>
                <w:rFonts w:hint="default" w:ascii="Courier New" w:hAnsi="Courier New" w:eastAsia="Courier New" w:cs="Courier New"/>
                <w:color w:val="000000"/>
                <w:sz w:val="16"/>
                <w:szCs w:val="16"/>
                <w:lang w:val="es-EC"/>
              </w:rPr>
            </w:pPr>
            <w:ins w:id="1323" w:author="marpa" w:date="2026-10-25T23:39:20Z">
              <w:r>
                <w:rPr>
                  <w:rFonts w:hint="default" w:ascii="Courier New" w:hAnsi="Courier New" w:eastAsia="Courier New" w:cs="Courier New"/>
                  <w:color w:val="000000"/>
                  <w:sz w:val="16"/>
                  <w:szCs w:val="16"/>
                  <w:lang w:val="es-EC"/>
                </w:rPr>
                <w:t xml:space="preserve">            super.paintComponent(graphics);</w:t>
              </w:r>
            </w:ins>
          </w:p>
          <w:p w14:paraId="679A3E3D">
            <w:pPr>
              <w:spacing w:before="0" w:after="0" w:line="240" w:lineRule="auto"/>
              <w:rPr>
                <w:ins w:id="1324" w:author="marpa" w:date="2026-10-25T23:39:20Z"/>
                <w:rFonts w:hint="default" w:ascii="Courier New" w:hAnsi="Courier New" w:eastAsia="Courier New" w:cs="Courier New"/>
                <w:color w:val="000000"/>
                <w:sz w:val="16"/>
                <w:szCs w:val="16"/>
                <w:lang w:val="es-EC"/>
              </w:rPr>
            </w:pPr>
            <w:ins w:id="1325" w:author="marpa" w:date="2026-10-25T23:39:20Z">
              <w:r>
                <w:rPr>
                  <w:rFonts w:hint="default" w:ascii="Courier New" w:hAnsi="Courier New" w:eastAsia="Courier New" w:cs="Courier New"/>
                  <w:color w:val="000000"/>
                  <w:sz w:val="16"/>
                  <w:szCs w:val="16"/>
                  <w:lang w:val="es-EC"/>
                </w:rPr>
                <w:t xml:space="preserve">        }</w:t>
              </w:r>
            </w:ins>
          </w:p>
          <w:p w14:paraId="3EDC105C">
            <w:pPr>
              <w:spacing w:before="0" w:after="0" w:line="240" w:lineRule="auto"/>
              <w:rPr>
                <w:ins w:id="1326" w:author="marpa" w:date="2026-10-25T23:39:20Z"/>
                <w:rFonts w:hint="default" w:ascii="Courier New" w:hAnsi="Courier New" w:eastAsia="Courier New" w:cs="Courier New"/>
                <w:color w:val="000000"/>
                <w:sz w:val="16"/>
                <w:szCs w:val="16"/>
                <w:lang w:val="es-EC"/>
              </w:rPr>
            </w:pPr>
            <w:ins w:id="1327" w:author="marpa" w:date="2026-10-25T23:39:20Z">
              <w:r>
                <w:rPr>
                  <w:rFonts w:hint="default" w:ascii="Courier New" w:hAnsi="Courier New" w:eastAsia="Courier New" w:cs="Courier New"/>
                  <w:color w:val="000000"/>
                  <w:sz w:val="16"/>
                  <w:szCs w:val="16"/>
                  <w:lang w:val="es-EC"/>
                </w:rPr>
                <w:t xml:space="preserve">    }</w:t>
              </w:r>
            </w:ins>
          </w:p>
          <w:p w14:paraId="28C9B28C">
            <w:pPr>
              <w:spacing w:before="0" w:after="0" w:line="240" w:lineRule="auto"/>
              <w:rPr>
                <w:ins w:id="1328" w:author="marpa" w:date="2026-10-25T23:33:27Z"/>
                <w:rFonts w:hint="default" w:ascii="Courier New" w:hAnsi="Courier New" w:eastAsia="Courier New" w:cs="Courier New"/>
                <w:color w:val="000000"/>
                <w:sz w:val="16"/>
                <w:szCs w:val="16"/>
                <w:lang w:val="es-EC"/>
              </w:rPr>
            </w:pPr>
            <w:ins w:id="1329" w:author="marpa" w:date="2026-10-25T23:39:20Z">
              <w:r>
                <w:rPr>
                  <w:rFonts w:hint="default" w:ascii="Courier New" w:hAnsi="Courier New" w:eastAsia="Courier New" w:cs="Courier New"/>
                  <w:color w:val="000000"/>
                  <w:sz w:val="16"/>
                  <w:szCs w:val="16"/>
                  <w:lang w:val="es-EC"/>
                </w:rPr>
                <w:t>}</w:t>
              </w:r>
            </w:ins>
          </w:p>
        </w:tc>
      </w:tr>
    </w:tbl>
    <w:p w14:paraId="3777E2E8">
      <w:pPr>
        <w:pStyle w:val="6"/>
        <w:rPr>
          <w:ins w:id="1330" w:author="marpa" w:date="2026-10-25T23:33:27Z"/>
        </w:rPr>
      </w:pPr>
    </w:p>
    <w:p w14:paraId="1098446B">
      <w:pPr>
        <w:rPr>
          <w:ins w:id="1331" w:author="marpa" w:date="2026-10-25T23:33:27Z"/>
          <w:i/>
          <w:iCs/>
          <w:color w:val="1F497D"/>
          <w:sz w:val="18"/>
          <w:szCs w:val="18"/>
        </w:rPr>
      </w:pPr>
      <w:ins w:id="1332" w:author="marpa" w:date="2026-10-25T23:33:27Z">
        <w:r>
          <w:rPr/>
          <w:br w:type="page"/>
        </w:r>
      </w:ins>
    </w:p>
    <w:p w14:paraId="47003FDF">
      <w:pPr>
        <w:pStyle w:val="6"/>
        <w:rPr>
          <w:ins w:id="1333" w:author="marpa" w:date="2026-10-25T23:33:27Z"/>
          <w:rFonts w:hint="default"/>
          <w:lang w:val="es-EC"/>
        </w:rPr>
      </w:pPr>
      <w:ins w:id="1334" w:author="marpa" w:date="2026-10-25T23:33:27Z">
        <w:bookmarkStart w:id="165" w:name="_Toc18000"/>
        <w:bookmarkStart w:id="166" w:name="_Toc2255"/>
        <w:r>
          <w:rPr/>
          <w:t xml:space="preserve">Tabla </w:t>
        </w:r>
      </w:ins>
      <w:ins w:id="1335" w:author="marpa" w:date="2026-10-25T23:40:37Z">
        <w:r>
          <w:rPr>
            <w:rFonts w:hint="default"/>
            <w:lang w:val="es-EC"/>
          </w:rPr>
          <w:t>31</w:t>
        </w:r>
      </w:ins>
      <w:ins w:id="1336" w:author="marpa" w:date="2026-10-25T23:33:27Z">
        <w:r>
          <w:rPr/>
          <w:t xml:space="preserve">. Clase </w:t>
        </w:r>
      </w:ins>
      <w:ins w:id="1337" w:author="marpa" w:date="2026-10-25T23:42:24Z">
        <w:r>
          <w:rPr>
            <w:rFonts w:hint="default"/>
            <w:lang w:val="es-EC"/>
          </w:rPr>
          <w:t>P</w:t>
        </w:r>
      </w:ins>
      <w:ins w:id="1338" w:author="marpa" w:date="2026-10-25T23:42:25Z">
        <w:r>
          <w:rPr>
            <w:rFonts w:hint="default"/>
            <w:lang w:val="es-EC"/>
          </w:rPr>
          <w:t>anel</w:t>
        </w:r>
      </w:ins>
      <w:ins w:id="1339" w:author="marpa" w:date="2026-10-25T23:42:26Z">
        <w:r>
          <w:rPr>
            <w:rFonts w:hint="default"/>
            <w:lang w:val="es-EC"/>
          </w:rPr>
          <w:t>Conversion</w:t>
        </w:r>
      </w:ins>
      <w:ins w:id="1340" w:author="marpa" w:date="2026-10-25T23:42:27Z">
        <w:r>
          <w:rPr>
            <w:rFonts w:hint="default"/>
            <w:lang w:val="es-EC"/>
          </w:rPr>
          <w:t>Vis</w:t>
        </w:r>
      </w:ins>
      <w:ins w:id="1341" w:author="marpa" w:date="2026-10-25T23:42:28Z">
        <w:r>
          <w:rPr>
            <w:rFonts w:hint="default"/>
            <w:lang w:val="es-EC"/>
          </w:rPr>
          <w:t>ta</w:t>
        </w:r>
      </w:ins>
      <w:ins w:id="1342" w:author="marpa" w:date="2026-10-25T23:33:27Z">
        <w:r>
          <w:rPr/>
          <w:t xml:space="preserve">- Cliente </w:t>
        </w:r>
      </w:ins>
      <w:ins w:id="1343" w:author="marpa" w:date="2026-10-25T23:42:30Z">
        <w:r>
          <w:rPr>
            <w:rFonts w:hint="default"/>
            <w:lang w:val="es-EC"/>
          </w:rPr>
          <w:t>es</w:t>
        </w:r>
      </w:ins>
      <w:ins w:id="1344" w:author="marpa" w:date="2026-10-25T23:42:31Z">
        <w:r>
          <w:rPr>
            <w:rFonts w:hint="default"/>
            <w:lang w:val="es-EC"/>
          </w:rPr>
          <w:t>critorio</w:t>
        </w:r>
        <w:bookmarkEnd w:id="165"/>
        <w:bookmarkEnd w:id="166"/>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F8C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45" w:author="marpa" w:date="2026-10-25T23:42:18Z"/>
        </w:trPr>
        <w:tc>
          <w:tcPr>
            <w:tcW w:w="8640" w:type="dxa"/>
            <w:shd w:val="clear" w:color="auto" w:fill="D9D9D9"/>
          </w:tcPr>
          <w:p w14:paraId="6B5F73A4">
            <w:pPr>
              <w:spacing w:after="0" w:line="240" w:lineRule="auto"/>
              <w:rPr>
                <w:ins w:id="1346" w:author="marpa" w:date="2026-10-25T23:42:18Z"/>
              </w:rPr>
            </w:pPr>
            <w:ins w:id="1347" w:author="marpa" w:date="2026-10-25T23:42:18Z">
              <w:r>
                <w:rPr>
                  <w:rFonts w:ascii="Courier New" w:hAnsi="Courier New"/>
                  <w:color w:val="000000"/>
                  <w:sz w:val="16"/>
                </w:rPr>
                <w:t>package ec.edu.monster.vistas;</w:t>
              </w:r>
            </w:ins>
            <w:ins w:id="1348" w:author="marpa" w:date="2026-10-25T23:42:18Z">
              <w:r>
                <w:rPr>
                  <w:rFonts w:ascii="Courier New" w:hAnsi="Courier New"/>
                  <w:color w:val="000000"/>
                  <w:sz w:val="16"/>
                </w:rPr>
                <w:br w:type="textWrapping"/>
              </w:r>
            </w:ins>
            <w:ins w:id="1349" w:author="marpa" w:date="2026-10-25T23:42:18Z">
              <w:r>
                <w:rPr>
                  <w:rFonts w:ascii="Courier New" w:hAnsi="Courier New"/>
                  <w:color w:val="000000"/>
                  <w:sz w:val="16"/>
                </w:rPr>
                <w:br w:type="textWrapping"/>
              </w:r>
            </w:ins>
            <w:ins w:id="1350" w:author="marpa" w:date="2026-10-25T23:42:18Z">
              <w:r>
                <w:rPr>
                  <w:rFonts w:ascii="Courier New" w:hAnsi="Courier New"/>
                  <w:color w:val="000000"/>
                  <w:sz w:val="16"/>
                </w:rPr>
                <w:t>import ec.edu.monster.modelos.ResultadoConversion;</w:t>
              </w:r>
            </w:ins>
            <w:ins w:id="1351" w:author="marpa" w:date="2026-10-25T23:42:18Z">
              <w:r>
                <w:rPr>
                  <w:rFonts w:ascii="Courier New" w:hAnsi="Courier New"/>
                  <w:color w:val="000000"/>
                  <w:sz w:val="16"/>
                </w:rPr>
                <w:br w:type="textWrapping"/>
              </w:r>
            </w:ins>
            <w:ins w:id="1352" w:author="marpa" w:date="2026-10-25T23:42:18Z">
              <w:r>
                <w:rPr>
                  <w:rFonts w:ascii="Courier New" w:hAnsi="Courier New"/>
                  <w:color w:val="000000"/>
                  <w:sz w:val="16"/>
                </w:rPr>
                <w:t>import ec.edu.monster.modelos.TipoConversion;</w:t>
              </w:r>
            </w:ins>
            <w:ins w:id="1353" w:author="marpa" w:date="2026-10-25T23:42:18Z">
              <w:r>
                <w:rPr>
                  <w:rFonts w:ascii="Courier New" w:hAnsi="Courier New"/>
                  <w:color w:val="000000"/>
                  <w:sz w:val="16"/>
                </w:rPr>
                <w:br w:type="textWrapping"/>
              </w:r>
            </w:ins>
            <w:ins w:id="1354" w:author="marpa" w:date="2026-10-25T23:42:18Z">
              <w:r>
                <w:rPr>
                  <w:rFonts w:ascii="Courier New" w:hAnsi="Courier New"/>
                  <w:color w:val="000000"/>
                  <w:sz w:val="16"/>
                </w:rPr>
                <w:t>import java.awt.BorderLayout;</w:t>
              </w:r>
            </w:ins>
            <w:ins w:id="1355" w:author="marpa" w:date="2026-10-25T23:42:18Z">
              <w:r>
                <w:rPr>
                  <w:rFonts w:ascii="Courier New" w:hAnsi="Courier New"/>
                  <w:color w:val="000000"/>
                  <w:sz w:val="16"/>
                </w:rPr>
                <w:br w:type="textWrapping"/>
              </w:r>
            </w:ins>
            <w:ins w:id="1356" w:author="marpa" w:date="2026-10-25T23:42:18Z">
              <w:r>
                <w:rPr>
                  <w:rFonts w:ascii="Courier New" w:hAnsi="Courier New"/>
                  <w:color w:val="000000"/>
                  <w:sz w:val="16"/>
                </w:rPr>
                <w:t>import java.awt.Color;</w:t>
              </w:r>
            </w:ins>
            <w:ins w:id="1357" w:author="marpa" w:date="2026-10-25T23:42:18Z">
              <w:r>
                <w:rPr>
                  <w:rFonts w:ascii="Courier New" w:hAnsi="Courier New"/>
                  <w:color w:val="000000"/>
                  <w:sz w:val="16"/>
                </w:rPr>
                <w:br w:type="textWrapping"/>
              </w:r>
            </w:ins>
            <w:ins w:id="1358" w:author="marpa" w:date="2026-10-25T23:42:18Z">
              <w:r>
                <w:rPr>
                  <w:rFonts w:ascii="Courier New" w:hAnsi="Courier New"/>
                  <w:color w:val="000000"/>
                  <w:sz w:val="16"/>
                </w:rPr>
                <w:t>import java.awt.Dimension;</w:t>
              </w:r>
            </w:ins>
            <w:ins w:id="1359" w:author="marpa" w:date="2026-10-25T23:42:18Z">
              <w:r>
                <w:rPr>
                  <w:rFonts w:ascii="Courier New" w:hAnsi="Courier New"/>
                  <w:color w:val="000000"/>
                  <w:sz w:val="16"/>
                </w:rPr>
                <w:br w:type="textWrapping"/>
              </w:r>
            </w:ins>
            <w:ins w:id="1360" w:author="marpa" w:date="2026-10-25T23:42:18Z">
              <w:r>
                <w:rPr>
                  <w:rFonts w:ascii="Courier New" w:hAnsi="Courier New"/>
                  <w:color w:val="000000"/>
                  <w:sz w:val="16"/>
                </w:rPr>
                <w:t>import java.awt.Font;</w:t>
              </w:r>
            </w:ins>
            <w:ins w:id="1361" w:author="marpa" w:date="2026-10-25T23:42:18Z">
              <w:r>
                <w:rPr>
                  <w:rFonts w:ascii="Courier New" w:hAnsi="Courier New"/>
                  <w:color w:val="000000"/>
                  <w:sz w:val="16"/>
                </w:rPr>
                <w:br w:type="textWrapping"/>
              </w:r>
            </w:ins>
            <w:ins w:id="1362" w:author="marpa" w:date="2026-10-25T23:42:18Z">
              <w:r>
                <w:rPr>
                  <w:rFonts w:ascii="Courier New" w:hAnsi="Courier New"/>
                  <w:color w:val="000000"/>
                  <w:sz w:val="16"/>
                </w:rPr>
                <w:t>import java.awt.GridBagConstraints;</w:t>
              </w:r>
            </w:ins>
            <w:ins w:id="1363" w:author="marpa" w:date="2026-10-25T23:42:18Z">
              <w:r>
                <w:rPr>
                  <w:rFonts w:ascii="Courier New" w:hAnsi="Courier New"/>
                  <w:color w:val="000000"/>
                  <w:sz w:val="16"/>
                </w:rPr>
                <w:br w:type="textWrapping"/>
              </w:r>
            </w:ins>
            <w:ins w:id="1364" w:author="marpa" w:date="2026-10-25T23:42:18Z">
              <w:r>
                <w:rPr>
                  <w:rFonts w:ascii="Courier New" w:hAnsi="Courier New"/>
                  <w:color w:val="000000"/>
                  <w:sz w:val="16"/>
                </w:rPr>
                <w:t>import java.awt.GridBagLayout;</w:t>
              </w:r>
            </w:ins>
            <w:ins w:id="1365" w:author="marpa" w:date="2026-10-25T23:42:18Z">
              <w:r>
                <w:rPr>
                  <w:rFonts w:ascii="Courier New" w:hAnsi="Courier New"/>
                  <w:color w:val="000000"/>
                  <w:sz w:val="16"/>
                </w:rPr>
                <w:br w:type="textWrapping"/>
              </w:r>
            </w:ins>
            <w:ins w:id="1366" w:author="marpa" w:date="2026-10-25T23:42:18Z">
              <w:r>
                <w:rPr>
                  <w:rFonts w:ascii="Courier New" w:hAnsi="Courier New"/>
                  <w:color w:val="000000"/>
                  <w:sz w:val="16"/>
                </w:rPr>
                <w:t>import java.awt.Insets;</w:t>
              </w:r>
            </w:ins>
            <w:ins w:id="1367" w:author="marpa" w:date="2026-10-25T23:42:18Z">
              <w:r>
                <w:rPr>
                  <w:rFonts w:ascii="Courier New" w:hAnsi="Courier New"/>
                  <w:color w:val="000000"/>
                  <w:sz w:val="16"/>
                </w:rPr>
                <w:br w:type="textWrapping"/>
              </w:r>
            </w:ins>
            <w:ins w:id="1368" w:author="marpa" w:date="2026-10-25T23:42:18Z">
              <w:r>
                <w:rPr>
                  <w:rFonts w:ascii="Courier New" w:hAnsi="Courier New"/>
                  <w:color w:val="000000"/>
                  <w:sz w:val="16"/>
                </w:rPr>
                <w:t>import java.awt.Window;</w:t>
              </w:r>
            </w:ins>
            <w:ins w:id="1369" w:author="marpa" w:date="2026-10-25T23:42:18Z">
              <w:r>
                <w:rPr>
                  <w:rFonts w:ascii="Courier New" w:hAnsi="Courier New"/>
                  <w:color w:val="000000"/>
                  <w:sz w:val="16"/>
                </w:rPr>
                <w:br w:type="textWrapping"/>
              </w:r>
            </w:ins>
            <w:ins w:id="1370" w:author="marpa" w:date="2026-10-25T23:42:18Z">
              <w:r>
                <w:rPr>
                  <w:rFonts w:ascii="Courier New" w:hAnsi="Courier New"/>
                  <w:color w:val="000000"/>
                  <w:sz w:val="16"/>
                </w:rPr>
                <w:t>import java.awt.event.ActionListener;</w:t>
              </w:r>
            </w:ins>
            <w:ins w:id="1371" w:author="marpa" w:date="2026-10-25T23:42:18Z">
              <w:r>
                <w:rPr>
                  <w:rFonts w:ascii="Courier New" w:hAnsi="Courier New"/>
                  <w:color w:val="000000"/>
                  <w:sz w:val="16"/>
                </w:rPr>
                <w:br w:type="textWrapping"/>
              </w:r>
            </w:ins>
            <w:ins w:id="1372" w:author="marpa" w:date="2026-10-25T23:42:18Z">
              <w:r>
                <w:rPr>
                  <w:rFonts w:ascii="Courier New" w:hAnsi="Courier New"/>
                  <w:color w:val="000000"/>
                  <w:sz w:val="16"/>
                </w:rPr>
                <w:t>import java.text.DecimalFormat;</w:t>
              </w:r>
            </w:ins>
            <w:ins w:id="1373" w:author="marpa" w:date="2026-10-25T23:42:18Z">
              <w:r>
                <w:rPr>
                  <w:rFonts w:ascii="Courier New" w:hAnsi="Courier New"/>
                  <w:color w:val="000000"/>
                  <w:sz w:val="16"/>
                </w:rPr>
                <w:br w:type="textWrapping"/>
              </w:r>
            </w:ins>
            <w:ins w:id="1374" w:author="marpa" w:date="2026-10-25T23:42:18Z">
              <w:r>
                <w:rPr>
                  <w:rFonts w:ascii="Courier New" w:hAnsi="Courier New"/>
                  <w:color w:val="000000"/>
                  <w:sz w:val="16"/>
                </w:rPr>
                <w:t>import java.util.Locale;</w:t>
              </w:r>
            </w:ins>
            <w:ins w:id="1375" w:author="marpa" w:date="2026-10-25T23:42:18Z">
              <w:r>
                <w:rPr>
                  <w:rFonts w:ascii="Courier New" w:hAnsi="Courier New"/>
                  <w:color w:val="000000"/>
                  <w:sz w:val="16"/>
                </w:rPr>
                <w:br w:type="textWrapping"/>
              </w:r>
            </w:ins>
            <w:ins w:id="1376" w:author="marpa" w:date="2026-10-25T23:42:18Z">
              <w:r>
                <w:rPr>
                  <w:rFonts w:ascii="Courier New" w:hAnsi="Courier New"/>
                  <w:color w:val="000000"/>
                  <w:sz w:val="16"/>
                </w:rPr>
                <w:t>import javax.swing.BorderFactory;</w:t>
              </w:r>
            </w:ins>
            <w:ins w:id="1377" w:author="marpa" w:date="2026-10-25T23:42:18Z">
              <w:r>
                <w:rPr>
                  <w:rFonts w:ascii="Courier New" w:hAnsi="Courier New"/>
                  <w:color w:val="000000"/>
                  <w:sz w:val="16"/>
                </w:rPr>
                <w:br w:type="textWrapping"/>
              </w:r>
            </w:ins>
            <w:ins w:id="1378" w:author="marpa" w:date="2026-10-25T23:42:18Z">
              <w:r>
                <w:rPr>
                  <w:rFonts w:ascii="Courier New" w:hAnsi="Courier New"/>
                  <w:color w:val="000000"/>
                  <w:sz w:val="16"/>
                </w:rPr>
                <w:t>import javax.swing.JButton;</w:t>
              </w:r>
            </w:ins>
            <w:ins w:id="1379" w:author="marpa" w:date="2026-10-25T23:42:18Z">
              <w:r>
                <w:rPr>
                  <w:rFonts w:ascii="Courier New" w:hAnsi="Courier New"/>
                  <w:color w:val="000000"/>
                  <w:sz w:val="16"/>
                </w:rPr>
                <w:br w:type="textWrapping"/>
              </w:r>
            </w:ins>
            <w:ins w:id="1380" w:author="marpa" w:date="2026-10-25T23:42:18Z">
              <w:r>
                <w:rPr>
                  <w:rFonts w:ascii="Courier New" w:hAnsi="Courier New"/>
                  <w:color w:val="000000"/>
                  <w:sz w:val="16"/>
                </w:rPr>
                <w:t>import javax.swing.JComboBox;</w:t>
              </w:r>
            </w:ins>
            <w:ins w:id="1381" w:author="marpa" w:date="2026-10-25T23:42:18Z">
              <w:r>
                <w:rPr>
                  <w:rFonts w:ascii="Courier New" w:hAnsi="Courier New"/>
                  <w:color w:val="000000"/>
                  <w:sz w:val="16"/>
                </w:rPr>
                <w:br w:type="textWrapping"/>
              </w:r>
            </w:ins>
            <w:ins w:id="1382" w:author="marpa" w:date="2026-10-25T23:42:18Z">
              <w:r>
                <w:rPr>
                  <w:rFonts w:ascii="Courier New" w:hAnsi="Courier New"/>
                  <w:color w:val="000000"/>
                  <w:sz w:val="16"/>
                </w:rPr>
                <w:t>import javax.swing.JLabel;</w:t>
              </w:r>
            </w:ins>
            <w:ins w:id="1383" w:author="marpa" w:date="2026-10-25T23:42:18Z">
              <w:r>
                <w:rPr>
                  <w:rFonts w:ascii="Courier New" w:hAnsi="Courier New"/>
                  <w:color w:val="000000"/>
                  <w:sz w:val="16"/>
                </w:rPr>
                <w:br w:type="textWrapping"/>
              </w:r>
            </w:ins>
            <w:ins w:id="1384" w:author="marpa" w:date="2026-10-25T23:42:18Z">
              <w:r>
                <w:rPr>
                  <w:rFonts w:ascii="Courier New" w:hAnsi="Courier New"/>
                  <w:color w:val="000000"/>
                  <w:sz w:val="16"/>
                </w:rPr>
                <w:t>import javax.swing.JOptionPane;</w:t>
              </w:r>
            </w:ins>
            <w:ins w:id="1385" w:author="marpa" w:date="2026-10-25T23:42:18Z">
              <w:r>
                <w:rPr>
                  <w:rFonts w:ascii="Courier New" w:hAnsi="Courier New"/>
                  <w:color w:val="000000"/>
                  <w:sz w:val="16"/>
                </w:rPr>
                <w:br w:type="textWrapping"/>
              </w:r>
            </w:ins>
            <w:ins w:id="1386" w:author="marpa" w:date="2026-10-25T23:42:18Z">
              <w:r>
                <w:rPr>
                  <w:rFonts w:ascii="Courier New" w:hAnsi="Courier New"/>
                  <w:color w:val="000000"/>
                  <w:sz w:val="16"/>
                </w:rPr>
                <w:t>import javax.swing.JPanel;</w:t>
              </w:r>
            </w:ins>
            <w:ins w:id="1387" w:author="marpa" w:date="2026-10-25T23:42:18Z">
              <w:r>
                <w:rPr>
                  <w:rFonts w:ascii="Courier New" w:hAnsi="Courier New"/>
                  <w:color w:val="000000"/>
                  <w:sz w:val="16"/>
                </w:rPr>
                <w:br w:type="textWrapping"/>
              </w:r>
            </w:ins>
            <w:ins w:id="1388" w:author="marpa" w:date="2026-10-25T23:42:18Z">
              <w:r>
                <w:rPr>
                  <w:rFonts w:ascii="Courier New" w:hAnsi="Courier New"/>
                  <w:color w:val="000000"/>
                  <w:sz w:val="16"/>
                </w:rPr>
                <w:t>import javax.swing.JTextField;</w:t>
              </w:r>
            </w:ins>
            <w:ins w:id="1389" w:author="marpa" w:date="2026-10-25T23:42:18Z">
              <w:r>
                <w:rPr>
                  <w:rFonts w:ascii="Courier New" w:hAnsi="Courier New"/>
                  <w:color w:val="000000"/>
                  <w:sz w:val="16"/>
                </w:rPr>
                <w:br w:type="textWrapping"/>
              </w:r>
            </w:ins>
            <w:ins w:id="1390" w:author="marpa" w:date="2026-10-25T23:42:18Z">
              <w:r>
                <w:rPr>
                  <w:rFonts w:ascii="Courier New" w:hAnsi="Courier New"/>
                  <w:color w:val="000000"/>
                  <w:sz w:val="16"/>
                </w:rPr>
                <w:t>import javax.swing.SwingConstants;</w:t>
              </w:r>
            </w:ins>
            <w:ins w:id="1391" w:author="marpa" w:date="2026-10-25T23:42:18Z">
              <w:r>
                <w:rPr>
                  <w:rFonts w:ascii="Courier New" w:hAnsi="Courier New"/>
                  <w:color w:val="000000"/>
                  <w:sz w:val="16"/>
                </w:rPr>
                <w:br w:type="textWrapping"/>
              </w:r>
            </w:ins>
            <w:ins w:id="1392" w:author="marpa" w:date="2026-10-25T23:42:18Z">
              <w:r>
                <w:rPr>
                  <w:rFonts w:ascii="Courier New" w:hAnsi="Courier New"/>
                  <w:color w:val="000000"/>
                  <w:sz w:val="16"/>
                </w:rPr>
                <w:t>import javax.swing.SwingUtilities;</w:t>
              </w:r>
            </w:ins>
            <w:ins w:id="1393" w:author="marpa" w:date="2026-10-25T23:42:18Z">
              <w:r>
                <w:rPr>
                  <w:rFonts w:ascii="Courier New" w:hAnsi="Courier New"/>
                  <w:color w:val="000000"/>
                  <w:sz w:val="16"/>
                </w:rPr>
                <w:br w:type="textWrapping"/>
              </w:r>
            </w:ins>
            <w:ins w:id="1394" w:author="marpa" w:date="2026-10-25T23:42:18Z">
              <w:r>
                <w:rPr>
                  <w:rFonts w:ascii="Courier New" w:hAnsi="Courier New"/>
                  <w:color w:val="000000"/>
                  <w:sz w:val="16"/>
                </w:rPr>
                <w:br w:type="textWrapping"/>
              </w:r>
            </w:ins>
            <w:ins w:id="1395" w:author="marpa" w:date="2026-10-25T23:42:18Z">
              <w:r>
                <w:rPr>
                  <w:rFonts w:ascii="Courier New" w:hAnsi="Courier New"/>
                  <w:color w:val="000000"/>
                  <w:sz w:val="16"/>
                </w:rPr>
                <w:t>/** Formulario de conversión con un flujo compacto y resultado de ancho completo. */</w:t>
              </w:r>
            </w:ins>
            <w:ins w:id="1396" w:author="marpa" w:date="2026-10-25T23:42:18Z">
              <w:r>
                <w:rPr>
                  <w:rFonts w:ascii="Courier New" w:hAnsi="Courier New"/>
                  <w:color w:val="000000"/>
                  <w:sz w:val="16"/>
                </w:rPr>
                <w:br w:type="textWrapping"/>
              </w:r>
            </w:ins>
            <w:ins w:id="1397" w:author="marpa" w:date="2026-10-25T23:42:18Z">
              <w:r>
                <w:rPr>
                  <w:rFonts w:ascii="Courier New" w:hAnsi="Courier New"/>
                  <w:color w:val="000000"/>
                  <w:sz w:val="16"/>
                </w:rPr>
                <w:t>public class PanelConversionVista extends JPanel {</w:t>
              </w:r>
            </w:ins>
            <w:ins w:id="1398" w:author="marpa" w:date="2026-10-25T23:42:18Z">
              <w:r>
                <w:rPr>
                  <w:rFonts w:ascii="Courier New" w:hAnsi="Courier New"/>
                  <w:color w:val="000000"/>
                  <w:sz w:val="16"/>
                </w:rPr>
                <w:br w:type="textWrapping"/>
              </w:r>
            </w:ins>
            <w:ins w:id="1399" w:author="marpa" w:date="2026-10-25T23:42:18Z">
              <w:r>
                <w:rPr>
                  <w:rFonts w:ascii="Courier New" w:hAnsi="Courier New"/>
                  <w:color w:val="000000"/>
                  <w:sz w:val="16"/>
                </w:rPr>
                <w:br w:type="textWrapping"/>
              </w:r>
            </w:ins>
            <w:ins w:id="1400" w:author="marpa" w:date="2026-10-25T23:42:18Z">
              <w:r>
                <w:rPr>
                  <w:rFonts w:ascii="Courier New" w:hAnsi="Courier New"/>
                  <w:color w:val="000000"/>
                  <w:sz w:val="16"/>
                </w:rPr>
                <w:t xml:space="preserve">    private static final DecimalFormat FORMATO_RESULTADO = new DecimalFormat("0.##########");</w:t>
              </w:r>
            </w:ins>
            <w:ins w:id="1401" w:author="marpa" w:date="2026-10-25T23:42:18Z">
              <w:r>
                <w:rPr>
                  <w:rFonts w:ascii="Courier New" w:hAnsi="Courier New"/>
                  <w:color w:val="000000"/>
                  <w:sz w:val="16"/>
                </w:rPr>
                <w:br w:type="textWrapping"/>
              </w:r>
            </w:ins>
            <w:ins w:id="1402" w:author="marpa" w:date="2026-10-25T23:42:18Z">
              <w:r>
                <w:rPr>
                  <w:rFonts w:ascii="Courier New" w:hAnsi="Courier New"/>
                  <w:color w:val="000000"/>
                  <w:sz w:val="16"/>
                </w:rPr>
                <w:br w:type="textWrapping"/>
              </w:r>
            </w:ins>
            <w:ins w:id="1403" w:author="marpa" w:date="2026-10-25T23:42:18Z">
              <w:r>
                <w:rPr>
                  <w:rFonts w:ascii="Courier New" w:hAnsi="Courier New"/>
                  <w:color w:val="000000"/>
                  <w:sz w:val="16"/>
                </w:rPr>
                <w:t xml:space="preserve">    private final JTextField txtValor = new JTextField();</w:t>
              </w:r>
            </w:ins>
            <w:ins w:id="1404" w:author="marpa" w:date="2026-10-25T23:42:18Z">
              <w:r>
                <w:rPr>
                  <w:rFonts w:ascii="Courier New" w:hAnsi="Courier New"/>
                  <w:color w:val="000000"/>
                  <w:sz w:val="16"/>
                </w:rPr>
                <w:br w:type="textWrapping"/>
              </w:r>
            </w:ins>
            <w:ins w:id="1405" w:author="marpa" w:date="2026-10-25T23:42:18Z">
              <w:r>
                <w:rPr>
                  <w:rFonts w:ascii="Courier New" w:hAnsi="Courier New"/>
                  <w:color w:val="000000"/>
                  <w:sz w:val="16"/>
                </w:rPr>
                <w:t xml:space="preserve">    private final JComboBox&lt;String&gt; cmbOrigen;</w:t>
              </w:r>
            </w:ins>
            <w:ins w:id="1406" w:author="marpa" w:date="2026-10-25T23:42:18Z">
              <w:r>
                <w:rPr>
                  <w:rFonts w:ascii="Courier New" w:hAnsi="Courier New"/>
                  <w:color w:val="000000"/>
                  <w:sz w:val="16"/>
                </w:rPr>
                <w:br w:type="textWrapping"/>
              </w:r>
            </w:ins>
            <w:ins w:id="1407" w:author="marpa" w:date="2026-10-25T23:42:18Z">
              <w:r>
                <w:rPr>
                  <w:rFonts w:ascii="Courier New" w:hAnsi="Courier New"/>
                  <w:color w:val="000000"/>
                  <w:sz w:val="16"/>
                </w:rPr>
                <w:t xml:space="preserve">    private final JComboBox&lt;String&gt; cmbDestino;</w:t>
              </w:r>
            </w:ins>
            <w:ins w:id="1408" w:author="marpa" w:date="2026-10-25T23:42:18Z">
              <w:r>
                <w:rPr>
                  <w:rFonts w:ascii="Courier New" w:hAnsi="Courier New"/>
                  <w:color w:val="000000"/>
                  <w:sz w:val="16"/>
                </w:rPr>
                <w:br w:type="textWrapping"/>
              </w:r>
            </w:ins>
            <w:ins w:id="1409" w:author="marpa" w:date="2026-10-25T23:42:18Z">
              <w:r>
                <w:rPr>
                  <w:rFonts w:ascii="Courier New" w:hAnsi="Courier New"/>
                  <w:color w:val="000000"/>
                  <w:sz w:val="16"/>
                </w:rPr>
                <w:t xml:space="preserve">    private final JButton btnConvertir = AppTheme.botonPrincipal("Convertir");</w:t>
              </w:r>
            </w:ins>
            <w:ins w:id="1410" w:author="marpa" w:date="2026-10-25T23:42:18Z">
              <w:r>
                <w:rPr>
                  <w:rFonts w:ascii="Courier New" w:hAnsi="Courier New"/>
                  <w:color w:val="000000"/>
                  <w:sz w:val="16"/>
                </w:rPr>
                <w:br w:type="textWrapping"/>
              </w:r>
            </w:ins>
            <w:ins w:id="1411" w:author="marpa" w:date="2026-10-25T23:42:18Z">
              <w:r>
                <w:rPr>
                  <w:rFonts w:ascii="Courier New" w:hAnsi="Courier New"/>
                  <w:color w:val="000000"/>
                  <w:sz w:val="16"/>
                </w:rPr>
                <w:t xml:space="preserve">    private final JLabel lblResultado = AppTheme.etiqueta("—", 30, Font.BOLD, AppTheme.AZUL_OSCURO);</w:t>
              </w:r>
            </w:ins>
            <w:ins w:id="1412" w:author="marpa" w:date="2026-10-25T23:42:18Z">
              <w:r>
                <w:rPr>
                  <w:rFonts w:ascii="Courier New" w:hAnsi="Courier New"/>
                  <w:color w:val="000000"/>
                  <w:sz w:val="16"/>
                </w:rPr>
                <w:br w:type="textWrapping"/>
              </w:r>
            </w:ins>
            <w:ins w:id="1413" w:author="marpa" w:date="2026-10-25T23:42:18Z">
              <w:r>
                <w:rPr>
                  <w:rFonts w:ascii="Courier New" w:hAnsi="Courier New"/>
                  <w:color w:val="000000"/>
                  <w:sz w:val="16"/>
                </w:rPr>
                <w:t xml:space="preserve">    private final JLabel lblMensaje = AppTheme.etiqueta("Completa los campos para realizar una conversión.", 13, Font.PLAIN, AppTheme.TEXTO_SUAVE);</w:t>
              </w:r>
            </w:ins>
            <w:ins w:id="1414" w:author="marpa" w:date="2026-10-25T23:42:18Z">
              <w:r>
                <w:rPr>
                  <w:rFonts w:ascii="Courier New" w:hAnsi="Courier New"/>
                  <w:color w:val="000000"/>
                  <w:sz w:val="16"/>
                </w:rPr>
                <w:br w:type="textWrapping"/>
              </w:r>
            </w:ins>
            <w:ins w:id="1415" w:author="marpa" w:date="2026-10-25T23:42:18Z">
              <w:r>
                <w:rPr>
                  <w:rFonts w:ascii="Courier New" w:hAnsi="Courier New"/>
                  <w:color w:val="000000"/>
                  <w:sz w:val="16"/>
                </w:rPr>
                <w:br w:type="textWrapping"/>
              </w:r>
            </w:ins>
            <w:ins w:id="1416" w:author="marpa" w:date="2026-10-25T23:42:18Z">
              <w:r>
                <w:rPr>
                  <w:rFonts w:ascii="Courier New" w:hAnsi="Courier New"/>
                  <w:color w:val="000000"/>
                  <w:sz w:val="16"/>
                </w:rPr>
                <w:t xml:space="preserve">    public PanelConversionVista(TipoConversion tipo) {</w:t>
              </w:r>
            </w:ins>
            <w:ins w:id="1417" w:author="marpa" w:date="2026-10-25T23:42:18Z">
              <w:r>
                <w:rPr>
                  <w:rFonts w:ascii="Courier New" w:hAnsi="Courier New"/>
                  <w:color w:val="000000"/>
                  <w:sz w:val="16"/>
                </w:rPr>
                <w:br w:type="textWrapping"/>
              </w:r>
            </w:ins>
            <w:ins w:id="1418" w:author="marpa" w:date="2026-10-25T23:42:18Z">
              <w:r>
                <w:rPr>
                  <w:rFonts w:ascii="Courier New" w:hAnsi="Courier New"/>
                  <w:color w:val="000000"/>
                  <w:sz w:val="16"/>
                </w:rPr>
                <w:t xml:space="preserve">        cmbOrigen = new JComboBox&lt;&gt;(tipo.getUnidades().toArray(String[]::new));</w:t>
              </w:r>
            </w:ins>
            <w:ins w:id="1419" w:author="marpa" w:date="2026-10-25T23:42:18Z">
              <w:r>
                <w:rPr>
                  <w:rFonts w:ascii="Courier New" w:hAnsi="Courier New"/>
                  <w:color w:val="000000"/>
                  <w:sz w:val="16"/>
                </w:rPr>
                <w:br w:type="textWrapping"/>
              </w:r>
            </w:ins>
            <w:ins w:id="1420" w:author="marpa" w:date="2026-10-25T23:42:18Z">
              <w:r>
                <w:rPr>
                  <w:rFonts w:ascii="Courier New" w:hAnsi="Courier New"/>
                  <w:color w:val="000000"/>
                  <w:sz w:val="16"/>
                </w:rPr>
                <w:t xml:space="preserve">        cmbDestino = new JComboBox&lt;&gt;(tipo.getUnidades().toArray(String[]::new));</w:t>
              </w:r>
            </w:ins>
            <w:ins w:id="1421" w:author="marpa" w:date="2026-10-25T23:42:18Z">
              <w:r>
                <w:rPr>
                  <w:rFonts w:ascii="Courier New" w:hAnsi="Courier New"/>
                  <w:color w:val="000000"/>
                  <w:sz w:val="16"/>
                </w:rPr>
                <w:br w:type="textWrapping"/>
              </w:r>
            </w:ins>
            <w:ins w:id="1422" w:author="marpa" w:date="2026-10-25T23:42:18Z">
              <w:r>
                <w:rPr>
                  <w:rFonts w:ascii="Courier New" w:hAnsi="Courier New"/>
                  <w:color w:val="000000"/>
                  <w:sz w:val="16"/>
                </w:rPr>
                <w:t xml:space="preserve">        if (cmbDestino.getItemCount() &gt; 1) {</w:t>
              </w:r>
            </w:ins>
            <w:ins w:id="1423" w:author="marpa" w:date="2026-10-25T23:42:18Z">
              <w:r>
                <w:rPr>
                  <w:rFonts w:ascii="Courier New" w:hAnsi="Courier New"/>
                  <w:color w:val="000000"/>
                  <w:sz w:val="16"/>
                </w:rPr>
                <w:br w:type="textWrapping"/>
              </w:r>
            </w:ins>
            <w:ins w:id="1424" w:author="marpa" w:date="2026-10-25T23:42:18Z">
              <w:r>
                <w:rPr>
                  <w:rFonts w:ascii="Courier New" w:hAnsi="Courier New"/>
                  <w:color w:val="000000"/>
                  <w:sz w:val="16"/>
                </w:rPr>
                <w:t xml:space="preserve">            cmbDestino.setSelectedIndex(1);</w:t>
              </w:r>
            </w:ins>
            <w:ins w:id="1425" w:author="marpa" w:date="2026-10-25T23:42:18Z">
              <w:r>
                <w:rPr>
                  <w:rFonts w:ascii="Courier New" w:hAnsi="Courier New"/>
                  <w:color w:val="000000"/>
                  <w:sz w:val="16"/>
                </w:rPr>
                <w:br w:type="textWrapping"/>
              </w:r>
            </w:ins>
            <w:ins w:id="1426" w:author="marpa" w:date="2026-10-25T23:42:18Z">
              <w:r>
                <w:rPr>
                  <w:rFonts w:ascii="Courier New" w:hAnsi="Courier New"/>
                  <w:color w:val="000000"/>
                  <w:sz w:val="16"/>
                </w:rPr>
                <w:t xml:space="preserve">        }</w:t>
              </w:r>
            </w:ins>
            <w:ins w:id="1427" w:author="marpa" w:date="2026-10-25T23:42:18Z">
              <w:r>
                <w:rPr>
                  <w:rFonts w:ascii="Courier New" w:hAnsi="Courier New"/>
                  <w:color w:val="000000"/>
                  <w:sz w:val="16"/>
                </w:rPr>
                <w:br w:type="textWrapping"/>
              </w:r>
            </w:ins>
            <w:ins w:id="1428" w:author="marpa" w:date="2026-10-25T23:42:18Z">
              <w:r>
                <w:rPr>
                  <w:rFonts w:ascii="Courier New" w:hAnsi="Courier New"/>
                  <w:color w:val="000000"/>
                  <w:sz w:val="16"/>
                </w:rPr>
                <w:t xml:space="preserve">        configurarComponentes(tipo);</w:t>
              </w:r>
            </w:ins>
            <w:ins w:id="1429" w:author="marpa" w:date="2026-10-25T23:42:18Z">
              <w:r>
                <w:rPr>
                  <w:rFonts w:ascii="Courier New" w:hAnsi="Courier New"/>
                  <w:color w:val="000000"/>
                  <w:sz w:val="16"/>
                </w:rPr>
                <w:br w:type="textWrapping"/>
              </w:r>
            </w:ins>
            <w:ins w:id="1430" w:author="marpa" w:date="2026-10-25T23:42:18Z">
              <w:r>
                <w:rPr>
                  <w:rFonts w:ascii="Courier New" w:hAnsi="Courier New"/>
                  <w:color w:val="000000"/>
                  <w:sz w:val="16"/>
                </w:rPr>
                <w:t xml:space="preserve">    }</w:t>
              </w:r>
            </w:ins>
            <w:ins w:id="1431" w:author="marpa" w:date="2026-10-25T23:42:18Z">
              <w:r>
                <w:rPr>
                  <w:rFonts w:ascii="Courier New" w:hAnsi="Courier New"/>
                  <w:color w:val="000000"/>
                  <w:sz w:val="16"/>
                </w:rPr>
                <w:br w:type="textWrapping"/>
              </w:r>
            </w:ins>
            <w:ins w:id="1432" w:author="marpa" w:date="2026-10-25T23:42:18Z">
              <w:r>
                <w:rPr>
                  <w:rFonts w:ascii="Courier New" w:hAnsi="Courier New"/>
                  <w:color w:val="000000"/>
                  <w:sz w:val="16"/>
                </w:rPr>
                <w:br w:type="textWrapping"/>
              </w:r>
            </w:ins>
            <w:ins w:id="1433" w:author="marpa" w:date="2026-10-25T23:42:18Z">
              <w:r>
                <w:rPr>
                  <w:rFonts w:ascii="Courier New" w:hAnsi="Courier New"/>
                  <w:color w:val="000000"/>
                  <w:sz w:val="16"/>
                </w:rPr>
                <w:t xml:space="preserve">    private void configurarComponentes(TipoConversion tipo) {</w:t>
              </w:r>
            </w:ins>
            <w:ins w:id="1434" w:author="marpa" w:date="2026-10-25T23:42:18Z">
              <w:r>
                <w:rPr>
                  <w:rFonts w:ascii="Courier New" w:hAnsi="Courier New"/>
                  <w:color w:val="000000"/>
                  <w:sz w:val="16"/>
                </w:rPr>
                <w:br w:type="textWrapping"/>
              </w:r>
            </w:ins>
            <w:ins w:id="1435" w:author="marpa" w:date="2026-10-25T23:42:18Z">
              <w:r>
                <w:rPr>
                  <w:rFonts w:ascii="Courier New" w:hAnsi="Courier New"/>
                  <w:color w:val="000000"/>
                  <w:sz w:val="16"/>
                </w:rPr>
                <w:t xml:space="preserve">        setOpaque(false);</w:t>
              </w:r>
            </w:ins>
            <w:ins w:id="1436" w:author="marpa" w:date="2026-10-25T23:42:18Z">
              <w:r>
                <w:rPr>
                  <w:rFonts w:ascii="Courier New" w:hAnsi="Courier New"/>
                  <w:color w:val="000000"/>
                  <w:sz w:val="16"/>
                </w:rPr>
                <w:br w:type="textWrapping"/>
              </w:r>
            </w:ins>
            <w:ins w:id="1437" w:author="marpa" w:date="2026-10-25T23:42:18Z">
              <w:r>
                <w:rPr>
                  <w:rFonts w:ascii="Courier New" w:hAnsi="Courier New"/>
                  <w:color w:val="000000"/>
                  <w:sz w:val="16"/>
                </w:rPr>
                <w:t xml:space="preserve">        setLayout(new BorderLayout(0, 10));</w:t>
              </w:r>
            </w:ins>
            <w:ins w:id="1438" w:author="marpa" w:date="2026-10-25T23:42:18Z">
              <w:r>
                <w:rPr>
                  <w:rFonts w:ascii="Courier New" w:hAnsi="Courier New"/>
                  <w:color w:val="000000"/>
                  <w:sz w:val="16"/>
                </w:rPr>
                <w:br w:type="textWrapping"/>
              </w:r>
            </w:ins>
            <w:ins w:id="1439" w:author="marpa" w:date="2026-10-25T23:42:18Z">
              <w:r>
                <w:rPr>
                  <w:rFonts w:ascii="Courier New" w:hAnsi="Courier New"/>
                  <w:color w:val="000000"/>
                  <w:sz w:val="16"/>
                </w:rPr>
                <w:t xml:space="preserve">        setBorder(BorderFactory.createEmptyBorder(18, 14, 8, 14));</w:t>
              </w:r>
            </w:ins>
            <w:ins w:id="1440" w:author="marpa" w:date="2026-10-25T23:42:18Z">
              <w:r>
                <w:rPr>
                  <w:rFonts w:ascii="Courier New" w:hAnsi="Courier New"/>
                  <w:color w:val="000000"/>
                  <w:sz w:val="16"/>
                </w:rPr>
                <w:br w:type="textWrapping"/>
              </w:r>
            </w:ins>
            <w:ins w:id="1441" w:author="marpa" w:date="2026-10-25T23:42:18Z">
              <w:r>
                <w:rPr>
                  <w:rFonts w:ascii="Courier New" w:hAnsi="Courier New"/>
                  <w:color w:val="000000"/>
                  <w:sz w:val="16"/>
                </w:rPr>
                <w:br w:type="textWrapping"/>
              </w:r>
            </w:ins>
            <w:ins w:id="1442" w:author="marpa" w:date="2026-10-25T23:42:18Z">
              <w:r>
                <w:rPr>
                  <w:rFonts w:ascii="Courier New" w:hAnsi="Courier New"/>
                  <w:color w:val="000000"/>
                  <w:sz w:val="16"/>
                </w:rPr>
                <w:t xml:space="preserve">        JPanel introduccion = new JPanel(new BorderLayout(0, 3));</w:t>
              </w:r>
            </w:ins>
            <w:ins w:id="1443" w:author="marpa" w:date="2026-10-25T23:42:18Z">
              <w:r>
                <w:rPr>
                  <w:rFonts w:ascii="Courier New" w:hAnsi="Courier New"/>
                  <w:color w:val="000000"/>
                  <w:sz w:val="16"/>
                </w:rPr>
                <w:br w:type="textWrapping"/>
              </w:r>
            </w:ins>
            <w:ins w:id="1444" w:author="marpa" w:date="2026-10-25T23:42:18Z">
              <w:r>
                <w:rPr>
                  <w:rFonts w:ascii="Courier New" w:hAnsi="Courier New"/>
                  <w:color w:val="000000"/>
                  <w:sz w:val="16"/>
                </w:rPr>
                <w:t xml:space="preserve">        introduccion.setOpaque(false);</w:t>
              </w:r>
            </w:ins>
            <w:ins w:id="1445" w:author="marpa" w:date="2026-10-25T23:42:18Z">
              <w:r>
                <w:rPr>
                  <w:rFonts w:ascii="Courier New" w:hAnsi="Courier New"/>
                  <w:color w:val="000000"/>
                  <w:sz w:val="16"/>
                </w:rPr>
                <w:br w:type="textWrapping"/>
              </w:r>
            </w:ins>
            <w:ins w:id="1446" w:author="marpa" w:date="2026-10-25T23:42:18Z">
              <w:r>
                <w:rPr>
                  <w:rFonts w:ascii="Courier New" w:hAnsi="Courier New"/>
                  <w:color w:val="000000"/>
                  <w:sz w:val="16"/>
                </w:rPr>
                <w:t xml:space="preserve">        introduccion.add(AppTheme.etiqueta("Conversión de " + tipo.getTitulo(), 20, Font.BOLD, AppTheme.AZUL_OSCURO), BorderLayout.NORTH);</w:t>
              </w:r>
            </w:ins>
            <w:ins w:id="1447" w:author="marpa" w:date="2026-10-25T23:42:18Z">
              <w:r>
                <w:rPr>
                  <w:rFonts w:ascii="Courier New" w:hAnsi="Courier New"/>
                  <w:color w:val="000000"/>
                  <w:sz w:val="16"/>
                </w:rPr>
                <w:br w:type="textWrapping"/>
              </w:r>
            </w:ins>
            <w:ins w:id="1448" w:author="marpa" w:date="2026-10-25T23:42:18Z">
              <w:r>
                <w:rPr>
                  <w:rFonts w:ascii="Courier New" w:hAnsi="Courier New"/>
                  <w:color w:val="000000"/>
                  <w:sz w:val="16"/>
                </w:rPr>
                <w:t xml:space="preserve">        introduccion.add(AppTheme.etiqueta("Ingresa un valor, elige las unidades y obtén el resultado al instante.", 13, Font.PLAIN, AppTheme.TEXTO_SUAVE), BorderLayout.SOUTH);</w:t>
              </w:r>
            </w:ins>
            <w:ins w:id="1449" w:author="marpa" w:date="2026-10-25T23:42:18Z">
              <w:r>
                <w:rPr>
                  <w:rFonts w:ascii="Courier New" w:hAnsi="Courier New"/>
                  <w:color w:val="000000"/>
                  <w:sz w:val="16"/>
                </w:rPr>
                <w:br w:type="textWrapping"/>
              </w:r>
            </w:ins>
            <w:ins w:id="1450" w:author="marpa" w:date="2026-10-25T23:42:18Z">
              <w:r>
                <w:rPr>
                  <w:rFonts w:ascii="Courier New" w:hAnsi="Courier New"/>
                  <w:color w:val="000000"/>
                  <w:sz w:val="16"/>
                </w:rPr>
                <w:t xml:space="preserve">        add(introduccion, BorderLayout.NORTH);</w:t>
              </w:r>
            </w:ins>
            <w:ins w:id="1451" w:author="marpa" w:date="2026-10-25T23:42:18Z">
              <w:r>
                <w:rPr>
                  <w:rFonts w:ascii="Courier New" w:hAnsi="Courier New"/>
                  <w:color w:val="000000"/>
                  <w:sz w:val="16"/>
                </w:rPr>
                <w:br w:type="textWrapping"/>
              </w:r>
            </w:ins>
            <w:ins w:id="1452" w:author="marpa" w:date="2026-10-25T23:42:18Z">
              <w:r>
                <w:rPr>
                  <w:rFonts w:ascii="Courier New" w:hAnsi="Courier New"/>
                  <w:color w:val="000000"/>
                  <w:sz w:val="16"/>
                </w:rPr>
                <w:br w:type="textWrapping"/>
              </w:r>
            </w:ins>
            <w:ins w:id="1453" w:author="marpa" w:date="2026-10-25T23:42:18Z">
              <w:r>
                <w:rPr>
                  <w:rFonts w:ascii="Courier New" w:hAnsi="Courier New"/>
                  <w:color w:val="000000"/>
                  <w:sz w:val="16"/>
                </w:rPr>
                <w:t xml:space="preserve">        JPanel contenido = new JPanel(new BorderLayout(0, 12));</w:t>
              </w:r>
            </w:ins>
            <w:ins w:id="1454" w:author="marpa" w:date="2026-10-25T23:42:18Z">
              <w:r>
                <w:rPr>
                  <w:rFonts w:ascii="Courier New" w:hAnsi="Courier New"/>
                  <w:color w:val="000000"/>
                  <w:sz w:val="16"/>
                </w:rPr>
                <w:br w:type="textWrapping"/>
              </w:r>
            </w:ins>
            <w:ins w:id="1455" w:author="marpa" w:date="2026-10-25T23:42:18Z">
              <w:r>
                <w:rPr>
                  <w:rFonts w:ascii="Courier New" w:hAnsi="Courier New"/>
                  <w:color w:val="000000"/>
                  <w:sz w:val="16"/>
                </w:rPr>
                <w:t xml:space="preserve">        contenido.setOpaque(false);</w:t>
              </w:r>
            </w:ins>
            <w:ins w:id="1456" w:author="marpa" w:date="2026-10-25T23:42:18Z">
              <w:r>
                <w:rPr>
                  <w:rFonts w:ascii="Courier New" w:hAnsi="Courier New"/>
                  <w:color w:val="000000"/>
                  <w:sz w:val="16"/>
                </w:rPr>
                <w:br w:type="textWrapping"/>
              </w:r>
            </w:ins>
            <w:ins w:id="1457" w:author="marpa" w:date="2026-10-25T23:42:18Z">
              <w:r>
                <w:rPr>
                  <w:rFonts w:ascii="Courier New" w:hAnsi="Courier New"/>
                  <w:color w:val="000000"/>
                  <w:sz w:val="16"/>
                </w:rPr>
                <w:t xml:space="preserve">        contenido.add(crearFormulario(), BorderLayout.NORTH);</w:t>
              </w:r>
            </w:ins>
            <w:ins w:id="1458" w:author="marpa" w:date="2026-10-25T23:42:18Z">
              <w:r>
                <w:rPr>
                  <w:rFonts w:ascii="Courier New" w:hAnsi="Courier New"/>
                  <w:color w:val="000000"/>
                  <w:sz w:val="16"/>
                </w:rPr>
                <w:br w:type="textWrapping"/>
              </w:r>
            </w:ins>
            <w:ins w:id="1459" w:author="marpa" w:date="2026-10-25T23:42:18Z">
              <w:r>
                <w:rPr>
                  <w:rFonts w:ascii="Courier New" w:hAnsi="Courier New"/>
                  <w:color w:val="000000"/>
                  <w:sz w:val="16"/>
                </w:rPr>
                <w:t xml:space="preserve">        contenido.add(crearResultado(), BorderLayout.SOUTH);</w:t>
              </w:r>
            </w:ins>
            <w:ins w:id="1460" w:author="marpa" w:date="2026-10-25T23:42:18Z">
              <w:r>
                <w:rPr>
                  <w:rFonts w:ascii="Courier New" w:hAnsi="Courier New"/>
                  <w:color w:val="000000"/>
                  <w:sz w:val="16"/>
                </w:rPr>
                <w:br w:type="textWrapping"/>
              </w:r>
            </w:ins>
            <w:ins w:id="1461" w:author="marpa" w:date="2026-10-25T23:42:18Z">
              <w:r>
                <w:rPr>
                  <w:rFonts w:ascii="Courier New" w:hAnsi="Courier New"/>
                  <w:color w:val="000000"/>
                  <w:sz w:val="16"/>
                </w:rPr>
                <w:t xml:space="preserve">        add(contenido, BorderLayout.CENTER);</w:t>
              </w:r>
            </w:ins>
            <w:ins w:id="1462" w:author="marpa" w:date="2026-10-25T23:42:18Z">
              <w:r>
                <w:rPr>
                  <w:rFonts w:ascii="Courier New" w:hAnsi="Courier New"/>
                  <w:color w:val="000000"/>
                  <w:sz w:val="16"/>
                </w:rPr>
                <w:br w:type="textWrapping"/>
              </w:r>
            </w:ins>
            <w:ins w:id="1463" w:author="marpa" w:date="2026-10-25T23:42:18Z">
              <w:r>
                <w:rPr>
                  <w:rFonts w:ascii="Courier New" w:hAnsi="Courier New"/>
                  <w:color w:val="000000"/>
                  <w:sz w:val="16"/>
                </w:rPr>
                <w:t xml:space="preserve">    }</w:t>
              </w:r>
            </w:ins>
            <w:ins w:id="1464" w:author="marpa" w:date="2026-10-25T23:42:18Z">
              <w:r>
                <w:rPr>
                  <w:rFonts w:ascii="Courier New" w:hAnsi="Courier New"/>
                  <w:color w:val="000000"/>
                  <w:sz w:val="16"/>
                </w:rPr>
                <w:br w:type="textWrapping"/>
              </w:r>
            </w:ins>
            <w:ins w:id="1465" w:author="marpa" w:date="2026-10-25T23:42:18Z">
              <w:r>
                <w:rPr>
                  <w:rFonts w:ascii="Courier New" w:hAnsi="Courier New"/>
                  <w:color w:val="000000"/>
                  <w:sz w:val="16"/>
                </w:rPr>
                <w:br w:type="textWrapping"/>
              </w:r>
            </w:ins>
            <w:ins w:id="1466" w:author="marpa" w:date="2026-10-25T23:42:18Z">
              <w:r>
                <w:rPr>
                  <w:rFonts w:ascii="Courier New" w:hAnsi="Courier New"/>
                  <w:color w:val="000000"/>
                  <w:sz w:val="16"/>
                </w:rPr>
                <w:t xml:space="preserve">    private JPanel crearFormulario() {</w:t>
              </w:r>
            </w:ins>
            <w:ins w:id="1467" w:author="marpa" w:date="2026-10-25T23:42:18Z">
              <w:r>
                <w:rPr>
                  <w:rFonts w:ascii="Courier New" w:hAnsi="Courier New"/>
                  <w:color w:val="000000"/>
                  <w:sz w:val="16"/>
                </w:rPr>
                <w:br w:type="textWrapping"/>
              </w:r>
            </w:ins>
            <w:ins w:id="1468" w:author="marpa" w:date="2026-10-25T23:42:18Z">
              <w:r>
                <w:rPr>
                  <w:rFonts w:ascii="Courier New" w:hAnsi="Courier New"/>
                  <w:color w:val="000000"/>
                  <w:sz w:val="16"/>
                </w:rPr>
                <w:t xml:space="preserve">        AppTheme.PanelRedondeado tarjeta = new AppTheme.PanelRedondeado(18, Color.WHITE);</w:t>
              </w:r>
            </w:ins>
            <w:ins w:id="1469" w:author="marpa" w:date="2026-10-25T23:42:18Z">
              <w:r>
                <w:rPr>
                  <w:rFonts w:ascii="Courier New" w:hAnsi="Courier New"/>
                  <w:color w:val="000000"/>
                  <w:sz w:val="16"/>
                </w:rPr>
                <w:br w:type="textWrapping"/>
              </w:r>
            </w:ins>
            <w:ins w:id="1470" w:author="marpa" w:date="2026-10-25T23:42:18Z">
              <w:r>
                <w:rPr>
                  <w:rFonts w:ascii="Courier New" w:hAnsi="Courier New"/>
                  <w:color w:val="000000"/>
                  <w:sz w:val="16"/>
                </w:rPr>
                <w:t xml:space="preserve">        tarjeta.setLayout(new GridBagLayout());</w:t>
              </w:r>
            </w:ins>
            <w:ins w:id="1471" w:author="marpa" w:date="2026-10-25T23:42:18Z">
              <w:r>
                <w:rPr>
                  <w:rFonts w:ascii="Courier New" w:hAnsi="Courier New"/>
                  <w:color w:val="000000"/>
                  <w:sz w:val="16"/>
                </w:rPr>
                <w:br w:type="textWrapping"/>
              </w:r>
            </w:ins>
            <w:ins w:id="1472" w:author="marpa" w:date="2026-10-25T23:42:18Z">
              <w:r>
                <w:rPr>
                  <w:rFonts w:ascii="Courier New" w:hAnsi="Courier New"/>
                  <w:color w:val="000000"/>
                  <w:sz w:val="16"/>
                </w:rPr>
                <w:t xml:space="preserve">        tarjeta.setBorder(BorderFactory.createCompoundBorder(</w:t>
              </w:r>
            </w:ins>
            <w:ins w:id="1473" w:author="marpa" w:date="2026-10-25T23:42:18Z">
              <w:r>
                <w:rPr>
                  <w:rFonts w:ascii="Courier New" w:hAnsi="Courier New"/>
                  <w:color w:val="000000"/>
                  <w:sz w:val="16"/>
                </w:rPr>
                <w:br w:type="textWrapping"/>
              </w:r>
            </w:ins>
            <w:ins w:id="1474" w:author="marpa" w:date="2026-10-25T23:42:18Z">
              <w:r>
                <w:rPr>
                  <w:rFonts w:ascii="Courier New" w:hAnsi="Courier New"/>
                  <w:color w:val="000000"/>
                  <w:sz w:val="16"/>
                </w:rPr>
                <w:t xml:space="preserve">                BorderFactory.createLineBorder(new Color(226, 235, 244), 1, true),</w:t>
              </w:r>
            </w:ins>
            <w:ins w:id="1475" w:author="marpa" w:date="2026-10-25T23:42:18Z">
              <w:r>
                <w:rPr>
                  <w:rFonts w:ascii="Courier New" w:hAnsi="Courier New"/>
                  <w:color w:val="000000"/>
                  <w:sz w:val="16"/>
                </w:rPr>
                <w:br w:type="textWrapping"/>
              </w:r>
            </w:ins>
            <w:ins w:id="1476" w:author="marpa" w:date="2026-10-25T23:42:18Z">
              <w:r>
                <w:rPr>
                  <w:rFonts w:ascii="Courier New" w:hAnsi="Courier New"/>
                  <w:color w:val="000000"/>
                  <w:sz w:val="16"/>
                </w:rPr>
                <w:t xml:space="preserve">                BorderFactory.createEmptyBorder(16, 24, 16, 24)));</w:t>
              </w:r>
            </w:ins>
            <w:ins w:id="1477" w:author="marpa" w:date="2026-10-25T23:42:18Z">
              <w:r>
                <w:rPr>
                  <w:rFonts w:ascii="Courier New" w:hAnsi="Courier New"/>
                  <w:color w:val="000000"/>
                  <w:sz w:val="16"/>
                </w:rPr>
                <w:br w:type="textWrapping"/>
              </w:r>
            </w:ins>
            <w:ins w:id="1478" w:author="marpa" w:date="2026-10-25T23:42:18Z">
              <w:r>
                <w:rPr>
                  <w:rFonts w:ascii="Courier New" w:hAnsi="Courier New"/>
                  <w:color w:val="000000"/>
                  <w:sz w:val="16"/>
                </w:rPr>
                <w:br w:type="textWrapping"/>
              </w:r>
            </w:ins>
            <w:ins w:id="1479" w:author="marpa" w:date="2026-10-25T23:42:18Z">
              <w:r>
                <w:rPr>
                  <w:rFonts w:ascii="Courier New" w:hAnsi="Courier New"/>
                  <w:color w:val="000000"/>
                  <w:sz w:val="16"/>
                </w:rPr>
                <w:t xml:space="preserve">        AppTheme.configurarCampo(txtValor);</w:t>
              </w:r>
            </w:ins>
            <w:ins w:id="1480" w:author="marpa" w:date="2026-10-25T23:42:18Z">
              <w:r>
                <w:rPr>
                  <w:rFonts w:ascii="Courier New" w:hAnsi="Courier New"/>
                  <w:color w:val="000000"/>
                  <w:sz w:val="16"/>
                </w:rPr>
                <w:br w:type="textWrapping"/>
              </w:r>
            </w:ins>
            <w:ins w:id="1481" w:author="marpa" w:date="2026-10-25T23:42:18Z">
              <w:r>
                <w:rPr>
                  <w:rFonts w:ascii="Courier New" w:hAnsi="Courier New"/>
                  <w:color w:val="000000"/>
                  <w:sz w:val="16"/>
                </w:rPr>
                <w:t xml:space="preserve">        txtValor.setToolTipText("Por ejemplo: 25.5");</w:t>
              </w:r>
            </w:ins>
            <w:ins w:id="1482" w:author="marpa" w:date="2026-10-25T23:42:18Z">
              <w:r>
                <w:rPr>
                  <w:rFonts w:ascii="Courier New" w:hAnsi="Courier New"/>
                  <w:color w:val="000000"/>
                  <w:sz w:val="16"/>
                </w:rPr>
                <w:br w:type="textWrapping"/>
              </w:r>
            </w:ins>
            <w:ins w:id="1483" w:author="marpa" w:date="2026-10-25T23:42:18Z">
              <w:r>
                <w:rPr>
                  <w:rFonts w:ascii="Courier New" w:hAnsi="Courier New"/>
                  <w:color w:val="000000"/>
                  <w:sz w:val="16"/>
                </w:rPr>
                <w:t xml:space="preserve">        AppTheme.configurarCombo(cmbOrigen);</w:t>
              </w:r>
            </w:ins>
            <w:ins w:id="1484" w:author="marpa" w:date="2026-10-25T23:42:18Z">
              <w:r>
                <w:rPr>
                  <w:rFonts w:ascii="Courier New" w:hAnsi="Courier New"/>
                  <w:color w:val="000000"/>
                  <w:sz w:val="16"/>
                </w:rPr>
                <w:br w:type="textWrapping"/>
              </w:r>
            </w:ins>
            <w:ins w:id="1485" w:author="marpa" w:date="2026-10-25T23:42:18Z">
              <w:r>
                <w:rPr>
                  <w:rFonts w:ascii="Courier New" w:hAnsi="Courier New"/>
                  <w:color w:val="000000"/>
                  <w:sz w:val="16"/>
                </w:rPr>
                <w:t xml:space="preserve">        AppTheme.configurarCombo(cmbDestino);</w:t>
              </w:r>
            </w:ins>
            <w:ins w:id="1486" w:author="marpa" w:date="2026-10-25T23:42:18Z">
              <w:r>
                <w:rPr>
                  <w:rFonts w:ascii="Courier New" w:hAnsi="Courier New"/>
                  <w:color w:val="000000"/>
                  <w:sz w:val="16"/>
                </w:rPr>
                <w:br w:type="textWrapping"/>
              </w:r>
            </w:ins>
            <w:ins w:id="1487" w:author="marpa" w:date="2026-10-25T23:42:18Z">
              <w:r>
                <w:rPr>
                  <w:rFonts w:ascii="Courier New" w:hAnsi="Courier New"/>
                  <w:color w:val="000000"/>
                  <w:sz w:val="16"/>
                </w:rPr>
                <w:br w:type="textWrapping"/>
              </w:r>
            </w:ins>
            <w:ins w:id="1488" w:author="marpa" w:date="2026-10-25T23:42:18Z">
              <w:r>
                <w:rPr>
                  <w:rFonts w:ascii="Courier New" w:hAnsi="Courier New"/>
                  <w:color w:val="000000"/>
                  <w:sz w:val="16"/>
                </w:rPr>
                <w:t xml:space="preserve">        GridBagConstraints c = new GridBagConstraints();</w:t>
              </w:r>
            </w:ins>
            <w:ins w:id="1489" w:author="marpa" w:date="2026-10-25T23:42:18Z">
              <w:r>
                <w:rPr>
                  <w:rFonts w:ascii="Courier New" w:hAnsi="Courier New"/>
                  <w:color w:val="000000"/>
                  <w:sz w:val="16"/>
                </w:rPr>
                <w:br w:type="textWrapping"/>
              </w:r>
            </w:ins>
            <w:ins w:id="1490" w:author="marpa" w:date="2026-10-25T23:42:18Z">
              <w:r>
                <w:rPr>
                  <w:rFonts w:ascii="Courier New" w:hAnsi="Courier New"/>
                  <w:color w:val="000000"/>
                  <w:sz w:val="16"/>
                </w:rPr>
                <w:t xml:space="preserve">        c.anchor = GridBagConstraints.LINE_START;</w:t>
              </w:r>
            </w:ins>
            <w:ins w:id="1491" w:author="marpa" w:date="2026-10-25T23:42:18Z">
              <w:r>
                <w:rPr>
                  <w:rFonts w:ascii="Courier New" w:hAnsi="Courier New"/>
                  <w:color w:val="000000"/>
                  <w:sz w:val="16"/>
                </w:rPr>
                <w:br w:type="textWrapping"/>
              </w:r>
            </w:ins>
            <w:ins w:id="1492" w:author="marpa" w:date="2026-10-25T23:42:18Z">
              <w:r>
                <w:rPr>
                  <w:rFonts w:ascii="Courier New" w:hAnsi="Courier New"/>
                  <w:color w:val="000000"/>
                  <w:sz w:val="16"/>
                </w:rPr>
                <w:t xml:space="preserve">        c.fill = GridBagConstraints.HORIZONTAL;</w:t>
              </w:r>
            </w:ins>
            <w:ins w:id="1493" w:author="marpa" w:date="2026-10-25T23:42:18Z">
              <w:r>
                <w:rPr>
                  <w:rFonts w:ascii="Courier New" w:hAnsi="Courier New"/>
                  <w:color w:val="000000"/>
                  <w:sz w:val="16"/>
                </w:rPr>
                <w:br w:type="textWrapping"/>
              </w:r>
            </w:ins>
            <w:ins w:id="1494" w:author="marpa" w:date="2026-10-25T23:42:18Z">
              <w:r>
                <w:rPr>
                  <w:rFonts w:ascii="Courier New" w:hAnsi="Courier New"/>
                  <w:color w:val="000000"/>
                  <w:sz w:val="16"/>
                </w:rPr>
                <w:br w:type="textWrapping"/>
              </w:r>
            </w:ins>
            <w:ins w:id="1495" w:author="marpa" w:date="2026-10-25T23:42:18Z">
              <w:r>
                <w:rPr>
                  <w:rFonts w:ascii="Courier New" w:hAnsi="Courier New"/>
                  <w:color w:val="000000"/>
                  <w:sz w:val="16"/>
                </w:rPr>
                <w:t xml:space="preserve">        c.gridx = 0;</w:t>
              </w:r>
            </w:ins>
            <w:ins w:id="1496" w:author="marpa" w:date="2026-10-25T23:42:18Z">
              <w:r>
                <w:rPr>
                  <w:rFonts w:ascii="Courier New" w:hAnsi="Courier New"/>
                  <w:color w:val="000000"/>
                  <w:sz w:val="16"/>
                </w:rPr>
                <w:br w:type="textWrapping"/>
              </w:r>
            </w:ins>
            <w:ins w:id="1497" w:author="marpa" w:date="2026-10-25T23:42:18Z">
              <w:r>
                <w:rPr>
                  <w:rFonts w:ascii="Courier New" w:hAnsi="Courier New"/>
                  <w:color w:val="000000"/>
                  <w:sz w:val="16"/>
                </w:rPr>
                <w:t xml:space="preserve">        c.gridy = 0;</w:t>
              </w:r>
            </w:ins>
            <w:ins w:id="1498" w:author="marpa" w:date="2026-10-25T23:42:18Z">
              <w:r>
                <w:rPr>
                  <w:rFonts w:ascii="Courier New" w:hAnsi="Courier New"/>
                  <w:color w:val="000000"/>
                  <w:sz w:val="16"/>
                </w:rPr>
                <w:br w:type="textWrapping"/>
              </w:r>
            </w:ins>
            <w:ins w:id="1499" w:author="marpa" w:date="2026-10-25T23:42:18Z">
              <w:r>
                <w:rPr>
                  <w:rFonts w:ascii="Courier New" w:hAnsi="Courier New"/>
                  <w:color w:val="000000"/>
                  <w:sz w:val="16"/>
                </w:rPr>
                <w:t xml:space="preserve">        c.gridwidth = 3;</w:t>
              </w:r>
            </w:ins>
            <w:ins w:id="1500" w:author="marpa" w:date="2026-10-25T23:42:18Z">
              <w:r>
                <w:rPr>
                  <w:rFonts w:ascii="Courier New" w:hAnsi="Courier New"/>
                  <w:color w:val="000000"/>
                  <w:sz w:val="16"/>
                </w:rPr>
                <w:br w:type="textWrapping"/>
              </w:r>
            </w:ins>
            <w:ins w:id="1501" w:author="marpa" w:date="2026-10-25T23:42:18Z">
              <w:r>
                <w:rPr>
                  <w:rFonts w:ascii="Courier New" w:hAnsi="Courier New"/>
                  <w:color w:val="000000"/>
                  <w:sz w:val="16"/>
                </w:rPr>
                <w:t xml:space="preserve">        c.weightx = 1;</w:t>
              </w:r>
            </w:ins>
            <w:ins w:id="1502" w:author="marpa" w:date="2026-10-25T23:42:18Z">
              <w:r>
                <w:rPr>
                  <w:rFonts w:ascii="Courier New" w:hAnsi="Courier New"/>
                  <w:color w:val="000000"/>
                  <w:sz w:val="16"/>
                </w:rPr>
                <w:br w:type="textWrapping"/>
              </w:r>
            </w:ins>
            <w:ins w:id="1503" w:author="marpa" w:date="2026-10-25T23:42:18Z">
              <w:r>
                <w:rPr>
                  <w:rFonts w:ascii="Courier New" w:hAnsi="Courier New"/>
                  <w:color w:val="000000"/>
                  <w:sz w:val="16"/>
                </w:rPr>
                <w:t xml:space="preserve">        c.insets = new Insets(0, 0, 4, 0);</w:t>
              </w:r>
            </w:ins>
            <w:ins w:id="1504" w:author="marpa" w:date="2026-10-25T23:42:18Z">
              <w:r>
                <w:rPr>
                  <w:rFonts w:ascii="Courier New" w:hAnsi="Courier New"/>
                  <w:color w:val="000000"/>
                  <w:sz w:val="16"/>
                </w:rPr>
                <w:br w:type="textWrapping"/>
              </w:r>
            </w:ins>
            <w:ins w:id="1505" w:author="marpa" w:date="2026-10-25T23:42:18Z">
              <w:r>
                <w:rPr>
                  <w:rFonts w:ascii="Courier New" w:hAnsi="Courier New"/>
                  <w:color w:val="000000"/>
                  <w:sz w:val="16"/>
                </w:rPr>
                <w:t xml:space="preserve">        tarjeta.add(AppTheme.etiqueta("Valor a convertir", 13, Font.PLAIN, AppTheme.TEXTO_SUAVE), c);</w:t>
              </w:r>
            </w:ins>
            <w:ins w:id="1506" w:author="marpa" w:date="2026-10-25T23:42:18Z">
              <w:r>
                <w:rPr>
                  <w:rFonts w:ascii="Courier New" w:hAnsi="Courier New"/>
                  <w:color w:val="000000"/>
                  <w:sz w:val="16"/>
                </w:rPr>
                <w:br w:type="textWrapping"/>
              </w:r>
            </w:ins>
            <w:ins w:id="1507" w:author="marpa" w:date="2026-10-25T23:42:18Z">
              <w:r>
                <w:rPr>
                  <w:rFonts w:ascii="Courier New" w:hAnsi="Courier New"/>
                  <w:color w:val="000000"/>
                  <w:sz w:val="16"/>
                </w:rPr>
                <w:br w:type="textWrapping"/>
              </w:r>
            </w:ins>
            <w:ins w:id="1508" w:author="marpa" w:date="2026-10-25T23:42:18Z">
              <w:r>
                <w:rPr>
                  <w:rFonts w:ascii="Courier New" w:hAnsi="Courier New"/>
                  <w:color w:val="000000"/>
                  <w:sz w:val="16"/>
                </w:rPr>
                <w:t xml:space="preserve">        c.gridy++;</w:t>
              </w:r>
            </w:ins>
            <w:ins w:id="1509" w:author="marpa" w:date="2026-10-25T23:42:18Z">
              <w:r>
                <w:rPr>
                  <w:rFonts w:ascii="Courier New" w:hAnsi="Courier New"/>
                  <w:color w:val="000000"/>
                  <w:sz w:val="16"/>
                </w:rPr>
                <w:br w:type="textWrapping"/>
              </w:r>
            </w:ins>
            <w:ins w:id="1510" w:author="marpa" w:date="2026-10-25T23:42:18Z">
              <w:r>
                <w:rPr>
                  <w:rFonts w:ascii="Courier New" w:hAnsi="Courier New"/>
                  <w:color w:val="000000"/>
                  <w:sz w:val="16"/>
                </w:rPr>
                <w:t xml:space="preserve">        c.insets = new Insets(0, 0, 3, 0);</w:t>
              </w:r>
            </w:ins>
            <w:ins w:id="1511" w:author="marpa" w:date="2026-10-25T23:42:18Z">
              <w:r>
                <w:rPr>
                  <w:rFonts w:ascii="Courier New" w:hAnsi="Courier New"/>
                  <w:color w:val="000000"/>
                  <w:sz w:val="16"/>
                </w:rPr>
                <w:br w:type="textWrapping"/>
              </w:r>
            </w:ins>
            <w:ins w:id="1512" w:author="marpa" w:date="2026-10-25T23:42:18Z">
              <w:r>
                <w:rPr>
                  <w:rFonts w:ascii="Courier New" w:hAnsi="Courier New"/>
                  <w:color w:val="000000"/>
                  <w:sz w:val="16"/>
                </w:rPr>
                <w:t xml:space="preserve">        tarjeta.add(txtValor, c);</w:t>
              </w:r>
            </w:ins>
            <w:ins w:id="1513" w:author="marpa" w:date="2026-10-25T23:42:18Z">
              <w:r>
                <w:rPr>
                  <w:rFonts w:ascii="Courier New" w:hAnsi="Courier New"/>
                  <w:color w:val="000000"/>
                  <w:sz w:val="16"/>
                </w:rPr>
                <w:br w:type="textWrapping"/>
              </w:r>
            </w:ins>
            <w:ins w:id="1514" w:author="marpa" w:date="2026-10-25T23:42:18Z">
              <w:r>
                <w:rPr>
                  <w:rFonts w:ascii="Courier New" w:hAnsi="Courier New"/>
                  <w:color w:val="000000"/>
                  <w:sz w:val="16"/>
                </w:rPr>
                <w:br w:type="textWrapping"/>
              </w:r>
            </w:ins>
            <w:ins w:id="1515" w:author="marpa" w:date="2026-10-25T23:42:18Z">
              <w:r>
                <w:rPr>
                  <w:rFonts w:ascii="Courier New" w:hAnsi="Courier New"/>
                  <w:color w:val="000000"/>
                  <w:sz w:val="16"/>
                </w:rPr>
                <w:t xml:space="preserve">        c.gridy++;</w:t>
              </w:r>
            </w:ins>
            <w:ins w:id="1516" w:author="marpa" w:date="2026-10-25T23:42:18Z">
              <w:r>
                <w:rPr>
                  <w:rFonts w:ascii="Courier New" w:hAnsi="Courier New"/>
                  <w:color w:val="000000"/>
                  <w:sz w:val="16"/>
                </w:rPr>
                <w:br w:type="textWrapping"/>
              </w:r>
            </w:ins>
            <w:ins w:id="1517" w:author="marpa" w:date="2026-10-25T23:42:18Z">
              <w:r>
                <w:rPr>
                  <w:rFonts w:ascii="Courier New" w:hAnsi="Courier New"/>
                  <w:color w:val="000000"/>
                  <w:sz w:val="16"/>
                </w:rPr>
                <w:t xml:space="preserve">        c.insets = new Insets(0, 0, 11, 0);</w:t>
              </w:r>
            </w:ins>
            <w:ins w:id="1518" w:author="marpa" w:date="2026-10-25T23:42:18Z">
              <w:r>
                <w:rPr>
                  <w:rFonts w:ascii="Courier New" w:hAnsi="Courier New"/>
                  <w:color w:val="000000"/>
                  <w:sz w:val="16"/>
                </w:rPr>
                <w:br w:type="textWrapping"/>
              </w:r>
            </w:ins>
            <w:ins w:id="1519" w:author="marpa" w:date="2026-10-25T23:42:18Z">
              <w:r>
                <w:rPr>
                  <w:rFonts w:ascii="Courier New" w:hAnsi="Courier New"/>
                  <w:color w:val="000000"/>
                  <w:sz w:val="16"/>
                </w:rPr>
                <w:t xml:space="preserve">        tarjeta.add(AppTheme.etiqueta("Ejemplo: 25.5", 11, Font.PLAIN, new Color(125, 143, 162)), c);</w:t>
              </w:r>
            </w:ins>
            <w:ins w:id="1520" w:author="marpa" w:date="2026-10-25T23:42:18Z">
              <w:r>
                <w:rPr>
                  <w:rFonts w:ascii="Courier New" w:hAnsi="Courier New"/>
                  <w:color w:val="000000"/>
                  <w:sz w:val="16"/>
                </w:rPr>
                <w:br w:type="textWrapping"/>
              </w:r>
            </w:ins>
            <w:ins w:id="1521" w:author="marpa" w:date="2026-10-25T23:42:18Z">
              <w:r>
                <w:rPr>
                  <w:rFonts w:ascii="Courier New" w:hAnsi="Courier New"/>
                  <w:color w:val="000000"/>
                  <w:sz w:val="16"/>
                </w:rPr>
                <w:br w:type="textWrapping"/>
              </w:r>
            </w:ins>
            <w:ins w:id="1522" w:author="marpa" w:date="2026-10-25T23:42:18Z">
              <w:r>
                <w:rPr>
                  <w:rFonts w:ascii="Courier New" w:hAnsi="Courier New"/>
                  <w:color w:val="000000"/>
                  <w:sz w:val="16"/>
                </w:rPr>
                <w:t xml:space="preserve">        c.gridy++;</w:t>
              </w:r>
            </w:ins>
            <w:ins w:id="1523" w:author="marpa" w:date="2026-10-25T23:42:18Z">
              <w:r>
                <w:rPr>
                  <w:rFonts w:ascii="Courier New" w:hAnsi="Courier New"/>
                  <w:color w:val="000000"/>
                  <w:sz w:val="16"/>
                </w:rPr>
                <w:br w:type="textWrapping"/>
              </w:r>
            </w:ins>
            <w:ins w:id="1524" w:author="marpa" w:date="2026-10-25T23:42:18Z">
              <w:r>
                <w:rPr>
                  <w:rFonts w:ascii="Courier New" w:hAnsi="Courier New"/>
                  <w:color w:val="000000"/>
                  <w:sz w:val="16"/>
                </w:rPr>
                <w:t xml:space="preserve">        c.gridx = 0;</w:t>
              </w:r>
            </w:ins>
            <w:ins w:id="1525" w:author="marpa" w:date="2026-10-25T23:42:18Z">
              <w:r>
                <w:rPr>
                  <w:rFonts w:ascii="Courier New" w:hAnsi="Courier New"/>
                  <w:color w:val="000000"/>
                  <w:sz w:val="16"/>
                </w:rPr>
                <w:br w:type="textWrapping"/>
              </w:r>
            </w:ins>
            <w:ins w:id="1526" w:author="marpa" w:date="2026-10-25T23:42:18Z">
              <w:r>
                <w:rPr>
                  <w:rFonts w:ascii="Courier New" w:hAnsi="Courier New"/>
                  <w:color w:val="000000"/>
                  <w:sz w:val="16"/>
                </w:rPr>
                <w:t xml:space="preserve">        c.gridwidth = 1;</w:t>
              </w:r>
            </w:ins>
            <w:ins w:id="1527" w:author="marpa" w:date="2026-10-25T23:42:18Z">
              <w:r>
                <w:rPr>
                  <w:rFonts w:ascii="Courier New" w:hAnsi="Courier New"/>
                  <w:color w:val="000000"/>
                  <w:sz w:val="16"/>
                </w:rPr>
                <w:br w:type="textWrapping"/>
              </w:r>
            </w:ins>
            <w:ins w:id="1528" w:author="marpa" w:date="2026-10-25T23:42:18Z">
              <w:r>
                <w:rPr>
                  <w:rFonts w:ascii="Courier New" w:hAnsi="Courier New"/>
                  <w:color w:val="000000"/>
                  <w:sz w:val="16"/>
                </w:rPr>
                <w:t xml:space="preserve">        c.weightx = .46;</w:t>
              </w:r>
            </w:ins>
            <w:ins w:id="1529" w:author="marpa" w:date="2026-10-25T23:42:18Z">
              <w:r>
                <w:rPr>
                  <w:rFonts w:ascii="Courier New" w:hAnsi="Courier New"/>
                  <w:color w:val="000000"/>
                  <w:sz w:val="16"/>
                </w:rPr>
                <w:br w:type="textWrapping"/>
              </w:r>
            </w:ins>
            <w:ins w:id="1530" w:author="marpa" w:date="2026-10-25T23:42:18Z">
              <w:r>
                <w:rPr>
                  <w:rFonts w:ascii="Courier New" w:hAnsi="Courier New"/>
                  <w:color w:val="000000"/>
                  <w:sz w:val="16"/>
                </w:rPr>
                <w:t xml:space="preserve">        c.insets = new Insets(0, 0, 6, 12);</w:t>
              </w:r>
            </w:ins>
            <w:ins w:id="1531" w:author="marpa" w:date="2026-10-25T23:42:18Z">
              <w:r>
                <w:rPr>
                  <w:rFonts w:ascii="Courier New" w:hAnsi="Courier New"/>
                  <w:color w:val="000000"/>
                  <w:sz w:val="16"/>
                </w:rPr>
                <w:br w:type="textWrapping"/>
              </w:r>
            </w:ins>
            <w:ins w:id="1532" w:author="marpa" w:date="2026-10-25T23:42:18Z">
              <w:r>
                <w:rPr>
                  <w:rFonts w:ascii="Courier New" w:hAnsi="Courier New"/>
                  <w:color w:val="000000"/>
                  <w:sz w:val="16"/>
                </w:rPr>
                <w:t xml:space="preserve">        tarjeta.add(AppTheme.etiqueta("Desde", 13, Font.PLAIN, AppTheme.TEXTO_SUAVE), c);</w:t>
              </w:r>
            </w:ins>
            <w:ins w:id="1533" w:author="marpa" w:date="2026-10-25T23:42:18Z">
              <w:r>
                <w:rPr>
                  <w:rFonts w:ascii="Courier New" w:hAnsi="Courier New"/>
                  <w:color w:val="000000"/>
                  <w:sz w:val="16"/>
                </w:rPr>
                <w:br w:type="textWrapping"/>
              </w:r>
            </w:ins>
            <w:ins w:id="1534" w:author="marpa" w:date="2026-10-25T23:42:18Z">
              <w:r>
                <w:rPr>
                  <w:rFonts w:ascii="Courier New" w:hAnsi="Courier New"/>
                  <w:color w:val="000000"/>
                  <w:sz w:val="16"/>
                </w:rPr>
                <w:br w:type="textWrapping"/>
              </w:r>
            </w:ins>
            <w:ins w:id="1535" w:author="marpa" w:date="2026-10-25T23:42:18Z">
              <w:r>
                <w:rPr>
                  <w:rFonts w:ascii="Courier New" w:hAnsi="Courier New"/>
                  <w:color w:val="000000"/>
                  <w:sz w:val="16"/>
                </w:rPr>
                <w:t xml:space="preserve">        c.gridx = 2;</w:t>
              </w:r>
            </w:ins>
            <w:ins w:id="1536" w:author="marpa" w:date="2026-10-25T23:42:18Z">
              <w:r>
                <w:rPr>
                  <w:rFonts w:ascii="Courier New" w:hAnsi="Courier New"/>
                  <w:color w:val="000000"/>
                  <w:sz w:val="16"/>
                </w:rPr>
                <w:br w:type="textWrapping"/>
              </w:r>
            </w:ins>
            <w:ins w:id="1537" w:author="marpa" w:date="2026-10-25T23:42:18Z">
              <w:r>
                <w:rPr>
                  <w:rFonts w:ascii="Courier New" w:hAnsi="Courier New"/>
                  <w:color w:val="000000"/>
                  <w:sz w:val="16"/>
                </w:rPr>
                <w:t xml:space="preserve">        c.weightx = .46;</w:t>
              </w:r>
            </w:ins>
            <w:ins w:id="1538" w:author="marpa" w:date="2026-10-25T23:42:18Z">
              <w:r>
                <w:rPr>
                  <w:rFonts w:ascii="Courier New" w:hAnsi="Courier New"/>
                  <w:color w:val="000000"/>
                  <w:sz w:val="16"/>
                </w:rPr>
                <w:br w:type="textWrapping"/>
              </w:r>
            </w:ins>
            <w:ins w:id="1539" w:author="marpa" w:date="2026-10-25T23:42:18Z">
              <w:r>
                <w:rPr>
                  <w:rFonts w:ascii="Courier New" w:hAnsi="Courier New"/>
                  <w:color w:val="000000"/>
                  <w:sz w:val="16"/>
                </w:rPr>
                <w:t xml:space="preserve">        c.insets = new Insets(0, 12, 6, 0);</w:t>
              </w:r>
            </w:ins>
            <w:ins w:id="1540" w:author="marpa" w:date="2026-10-25T23:42:18Z">
              <w:r>
                <w:rPr>
                  <w:rFonts w:ascii="Courier New" w:hAnsi="Courier New"/>
                  <w:color w:val="000000"/>
                  <w:sz w:val="16"/>
                </w:rPr>
                <w:br w:type="textWrapping"/>
              </w:r>
            </w:ins>
            <w:ins w:id="1541" w:author="marpa" w:date="2026-10-25T23:42:18Z">
              <w:r>
                <w:rPr>
                  <w:rFonts w:ascii="Courier New" w:hAnsi="Courier New"/>
                  <w:color w:val="000000"/>
                  <w:sz w:val="16"/>
                </w:rPr>
                <w:t xml:space="preserve">        tarjeta.add(AppTheme.etiqueta("Hacia", 13, Font.PLAIN, AppTheme.TEXTO_SUAVE), c);</w:t>
              </w:r>
            </w:ins>
            <w:ins w:id="1542" w:author="marpa" w:date="2026-10-25T23:42:18Z">
              <w:r>
                <w:rPr>
                  <w:rFonts w:ascii="Courier New" w:hAnsi="Courier New"/>
                  <w:color w:val="000000"/>
                  <w:sz w:val="16"/>
                </w:rPr>
                <w:br w:type="textWrapping"/>
              </w:r>
            </w:ins>
            <w:ins w:id="1543" w:author="marpa" w:date="2026-10-25T23:42:18Z">
              <w:r>
                <w:rPr>
                  <w:rFonts w:ascii="Courier New" w:hAnsi="Courier New"/>
                  <w:color w:val="000000"/>
                  <w:sz w:val="16"/>
                </w:rPr>
                <w:br w:type="textWrapping"/>
              </w:r>
            </w:ins>
            <w:ins w:id="1544" w:author="marpa" w:date="2026-10-25T23:42:18Z">
              <w:r>
                <w:rPr>
                  <w:rFonts w:ascii="Courier New" w:hAnsi="Courier New"/>
                  <w:color w:val="000000"/>
                  <w:sz w:val="16"/>
                </w:rPr>
                <w:t xml:space="preserve">        c.gridy++;</w:t>
              </w:r>
            </w:ins>
            <w:ins w:id="1545" w:author="marpa" w:date="2026-10-25T23:42:18Z">
              <w:r>
                <w:rPr>
                  <w:rFonts w:ascii="Courier New" w:hAnsi="Courier New"/>
                  <w:color w:val="000000"/>
                  <w:sz w:val="16"/>
                </w:rPr>
                <w:br w:type="textWrapping"/>
              </w:r>
            </w:ins>
            <w:ins w:id="1546" w:author="marpa" w:date="2026-10-25T23:42:18Z">
              <w:r>
                <w:rPr>
                  <w:rFonts w:ascii="Courier New" w:hAnsi="Courier New"/>
                  <w:color w:val="000000"/>
                  <w:sz w:val="16"/>
                </w:rPr>
                <w:t xml:space="preserve">        c.gridx = 0;</w:t>
              </w:r>
            </w:ins>
            <w:ins w:id="1547" w:author="marpa" w:date="2026-10-25T23:42:18Z">
              <w:r>
                <w:rPr>
                  <w:rFonts w:ascii="Courier New" w:hAnsi="Courier New"/>
                  <w:color w:val="000000"/>
                  <w:sz w:val="16"/>
                </w:rPr>
                <w:br w:type="textWrapping"/>
              </w:r>
            </w:ins>
            <w:ins w:id="1548" w:author="marpa" w:date="2026-10-25T23:42:18Z">
              <w:r>
                <w:rPr>
                  <w:rFonts w:ascii="Courier New" w:hAnsi="Courier New"/>
                  <w:color w:val="000000"/>
                  <w:sz w:val="16"/>
                </w:rPr>
                <w:t xml:space="preserve">        c.weightx = .46;</w:t>
              </w:r>
            </w:ins>
            <w:ins w:id="1549" w:author="marpa" w:date="2026-10-25T23:42:18Z">
              <w:r>
                <w:rPr>
                  <w:rFonts w:ascii="Courier New" w:hAnsi="Courier New"/>
                  <w:color w:val="000000"/>
                  <w:sz w:val="16"/>
                </w:rPr>
                <w:br w:type="textWrapping"/>
              </w:r>
            </w:ins>
            <w:ins w:id="1550" w:author="marpa" w:date="2026-10-25T23:42:18Z">
              <w:r>
                <w:rPr>
                  <w:rFonts w:ascii="Courier New" w:hAnsi="Courier New"/>
                  <w:color w:val="000000"/>
                  <w:sz w:val="16"/>
                </w:rPr>
                <w:t xml:space="preserve">        c.insets = new Insets(0, 0, 0, 12);</w:t>
              </w:r>
            </w:ins>
            <w:ins w:id="1551" w:author="marpa" w:date="2026-10-25T23:42:18Z">
              <w:r>
                <w:rPr>
                  <w:rFonts w:ascii="Courier New" w:hAnsi="Courier New"/>
                  <w:color w:val="000000"/>
                  <w:sz w:val="16"/>
                </w:rPr>
                <w:br w:type="textWrapping"/>
              </w:r>
            </w:ins>
            <w:ins w:id="1552" w:author="marpa" w:date="2026-10-25T23:42:18Z">
              <w:r>
                <w:rPr>
                  <w:rFonts w:ascii="Courier New" w:hAnsi="Courier New"/>
                  <w:color w:val="000000"/>
                  <w:sz w:val="16"/>
                </w:rPr>
                <w:t xml:space="preserve">        tarjeta.add(cmbOrigen, c);</w:t>
              </w:r>
            </w:ins>
            <w:ins w:id="1553" w:author="marpa" w:date="2026-10-25T23:42:18Z">
              <w:r>
                <w:rPr>
                  <w:rFonts w:ascii="Courier New" w:hAnsi="Courier New"/>
                  <w:color w:val="000000"/>
                  <w:sz w:val="16"/>
                </w:rPr>
                <w:br w:type="textWrapping"/>
              </w:r>
            </w:ins>
            <w:ins w:id="1554" w:author="marpa" w:date="2026-10-25T23:42:18Z">
              <w:r>
                <w:rPr>
                  <w:rFonts w:ascii="Courier New" w:hAnsi="Courier New"/>
                  <w:color w:val="000000"/>
                  <w:sz w:val="16"/>
                </w:rPr>
                <w:br w:type="textWrapping"/>
              </w:r>
            </w:ins>
            <w:ins w:id="1555" w:author="marpa" w:date="2026-10-25T23:42:18Z">
              <w:r>
                <w:rPr>
                  <w:rFonts w:ascii="Courier New" w:hAnsi="Courier New"/>
                  <w:color w:val="000000"/>
                  <w:sz w:val="16"/>
                </w:rPr>
                <w:t xml:space="preserve">        JLabel flecha = AppTheme.etiqueta("→", 24, Font.BOLD, AppTheme.AZUL_PRINCIPAL);</w:t>
              </w:r>
            </w:ins>
            <w:ins w:id="1556" w:author="marpa" w:date="2026-10-25T23:42:18Z">
              <w:r>
                <w:rPr>
                  <w:rFonts w:ascii="Courier New" w:hAnsi="Courier New"/>
                  <w:color w:val="000000"/>
                  <w:sz w:val="16"/>
                </w:rPr>
                <w:br w:type="textWrapping"/>
              </w:r>
            </w:ins>
            <w:ins w:id="1557" w:author="marpa" w:date="2026-10-25T23:42:18Z">
              <w:r>
                <w:rPr>
                  <w:rFonts w:ascii="Courier New" w:hAnsi="Courier New"/>
                  <w:color w:val="000000"/>
                  <w:sz w:val="16"/>
                </w:rPr>
                <w:t xml:space="preserve">        flecha.setHorizontalAlignment(SwingConstants.CENTER);</w:t>
              </w:r>
            </w:ins>
            <w:ins w:id="1558" w:author="marpa" w:date="2026-10-25T23:42:18Z">
              <w:r>
                <w:rPr>
                  <w:rFonts w:ascii="Courier New" w:hAnsi="Courier New"/>
                  <w:color w:val="000000"/>
                  <w:sz w:val="16"/>
                </w:rPr>
                <w:br w:type="textWrapping"/>
              </w:r>
            </w:ins>
            <w:ins w:id="1559" w:author="marpa" w:date="2026-10-25T23:42:18Z">
              <w:r>
                <w:rPr>
                  <w:rFonts w:ascii="Courier New" w:hAnsi="Courier New"/>
                  <w:color w:val="000000"/>
                  <w:sz w:val="16"/>
                </w:rPr>
                <w:t xml:space="preserve">        c.gridx = 1;</w:t>
              </w:r>
            </w:ins>
            <w:ins w:id="1560" w:author="marpa" w:date="2026-10-25T23:42:18Z">
              <w:r>
                <w:rPr>
                  <w:rFonts w:ascii="Courier New" w:hAnsi="Courier New"/>
                  <w:color w:val="000000"/>
                  <w:sz w:val="16"/>
                </w:rPr>
                <w:br w:type="textWrapping"/>
              </w:r>
            </w:ins>
            <w:ins w:id="1561" w:author="marpa" w:date="2026-10-25T23:42:18Z">
              <w:r>
                <w:rPr>
                  <w:rFonts w:ascii="Courier New" w:hAnsi="Courier New"/>
                  <w:color w:val="000000"/>
                  <w:sz w:val="16"/>
                </w:rPr>
                <w:t xml:space="preserve">        c.weightx = .08;</w:t>
              </w:r>
            </w:ins>
            <w:ins w:id="1562" w:author="marpa" w:date="2026-10-25T23:42:18Z">
              <w:r>
                <w:rPr>
                  <w:rFonts w:ascii="Courier New" w:hAnsi="Courier New"/>
                  <w:color w:val="000000"/>
                  <w:sz w:val="16"/>
                </w:rPr>
                <w:br w:type="textWrapping"/>
              </w:r>
            </w:ins>
            <w:ins w:id="1563" w:author="marpa" w:date="2026-10-25T23:42:18Z">
              <w:r>
                <w:rPr>
                  <w:rFonts w:ascii="Courier New" w:hAnsi="Courier New"/>
                  <w:color w:val="000000"/>
                  <w:sz w:val="16"/>
                </w:rPr>
                <w:t xml:space="preserve">        c.fill = GridBagConstraints.NONE;</w:t>
              </w:r>
            </w:ins>
            <w:ins w:id="1564" w:author="marpa" w:date="2026-10-25T23:42:18Z">
              <w:r>
                <w:rPr>
                  <w:rFonts w:ascii="Courier New" w:hAnsi="Courier New"/>
                  <w:color w:val="000000"/>
                  <w:sz w:val="16"/>
                </w:rPr>
                <w:br w:type="textWrapping"/>
              </w:r>
            </w:ins>
            <w:ins w:id="1565" w:author="marpa" w:date="2026-10-25T23:42:18Z">
              <w:r>
                <w:rPr>
                  <w:rFonts w:ascii="Courier New" w:hAnsi="Courier New"/>
                  <w:color w:val="000000"/>
                  <w:sz w:val="16"/>
                </w:rPr>
                <w:t xml:space="preserve">        c.insets = new Insets(0, 0, 0, 0);</w:t>
              </w:r>
            </w:ins>
            <w:ins w:id="1566" w:author="marpa" w:date="2026-10-25T23:42:18Z">
              <w:r>
                <w:rPr>
                  <w:rFonts w:ascii="Courier New" w:hAnsi="Courier New"/>
                  <w:color w:val="000000"/>
                  <w:sz w:val="16"/>
                </w:rPr>
                <w:br w:type="textWrapping"/>
              </w:r>
            </w:ins>
            <w:ins w:id="1567" w:author="marpa" w:date="2026-10-25T23:42:18Z">
              <w:r>
                <w:rPr>
                  <w:rFonts w:ascii="Courier New" w:hAnsi="Courier New"/>
                  <w:color w:val="000000"/>
                  <w:sz w:val="16"/>
                </w:rPr>
                <w:t xml:space="preserve">        tarjeta.add(flecha, c);</w:t>
              </w:r>
            </w:ins>
            <w:ins w:id="1568" w:author="marpa" w:date="2026-10-25T23:42:18Z">
              <w:r>
                <w:rPr>
                  <w:rFonts w:ascii="Courier New" w:hAnsi="Courier New"/>
                  <w:color w:val="000000"/>
                  <w:sz w:val="16"/>
                </w:rPr>
                <w:br w:type="textWrapping"/>
              </w:r>
            </w:ins>
            <w:ins w:id="1569" w:author="marpa" w:date="2026-10-25T23:42:18Z">
              <w:r>
                <w:rPr>
                  <w:rFonts w:ascii="Courier New" w:hAnsi="Courier New"/>
                  <w:color w:val="000000"/>
                  <w:sz w:val="16"/>
                </w:rPr>
                <w:br w:type="textWrapping"/>
              </w:r>
            </w:ins>
            <w:ins w:id="1570" w:author="marpa" w:date="2026-10-25T23:42:18Z">
              <w:r>
                <w:rPr>
                  <w:rFonts w:ascii="Courier New" w:hAnsi="Courier New"/>
                  <w:color w:val="000000"/>
                  <w:sz w:val="16"/>
                </w:rPr>
                <w:t xml:space="preserve">        c.gridx = 2;</w:t>
              </w:r>
            </w:ins>
            <w:ins w:id="1571" w:author="marpa" w:date="2026-10-25T23:42:18Z">
              <w:r>
                <w:rPr>
                  <w:rFonts w:ascii="Courier New" w:hAnsi="Courier New"/>
                  <w:color w:val="000000"/>
                  <w:sz w:val="16"/>
                </w:rPr>
                <w:br w:type="textWrapping"/>
              </w:r>
            </w:ins>
            <w:ins w:id="1572" w:author="marpa" w:date="2026-10-25T23:42:18Z">
              <w:r>
                <w:rPr>
                  <w:rFonts w:ascii="Courier New" w:hAnsi="Courier New"/>
                  <w:color w:val="000000"/>
                  <w:sz w:val="16"/>
                </w:rPr>
                <w:t xml:space="preserve">        c.weightx = .46;</w:t>
              </w:r>
            </w:ins>
            <w:ins w:id="1573" w:author="marpa" w:date="2026-10-25T23:42:18Z">
              <w:r>
                <w:rPr>
                  <w:rFonts w:ascii="Courier New" w:hAnsi="Courier New"/>
                  <w:color w:val="000000"/>
                  <w:sz w:val="16"/>
                </w:rPr>
                <w:br w:type="textWrapping"/>
              </w:r>
            </w:ins>
            <w:ins w:id="1574" w:author="marpa" w:date="2026-10-25T23:42:18Z">
              <w:r>
                <w:rPr>
                  <w:rFonts w:ascii="Courier New" w:hAnsi="Courier New"/>
                  <w:color w:val="000000"/>
                  <w:sz w:val="16"/>
                </w:rPr>
                <w:t xml:space="preserve">        c.fill = GridBagConstraints.HORIZONTAL;</w:t>
              </w:r>
            </w:ins>
            <w:ins w:id="1575" w:author="marpa" w:date="2026-10-25T23:42:18Z">
              <w:r>
                <w:rPr>
                  <w:rFonts w:ascii="Courier New" w:hAnsi="Courier New"/>
                  <w:color w:val="000000"/>
                  <w:sz w:val="16"/>
                </w:rPr>
                <w:br w:type="textWrapping"/>
              </w:r>
            </w:ins>
            <w:ins w:id="1576" w:author="marpa" w:date="2026-10-25T23:42:18Z">
              <w:r>
                <w:rPr>
                  <w:rFonts w:ascii="Courier New" w:hAnsi="Courier New"/>
                  <w:color w:val="000000"/>
                  <w:sz w:val="16"/>
                </w:rPr>
                <w:t xml:space="preserve">        c.insets = new Insets(0, 12, 0, 0);</w:t>
              </w:r>
            </w:ins>
            <w:ins w:id="1577" w:author="marpa" w:date="2026-10-25T23:42:18Z">
              <w:r>
                <w:rPr>
                  <w:rFonts w:ascii="Courier New" w:hAnsi="Courier New"/>
                  <w:color w:val="000000"/>
                  <w:sz w:val="16"/>
                </w:rPr>
                <w:br w:type="textWrapping"/>
              </w:r>
            </w:ins>
            <w:ins w:id="1578" w:author="marpa" w:date="2026-10-25T23:42:18Z">
              <w:r>
                <w:rPr>
                  <w:rFonts w:ascii="Courier New" w:hAnsi="Courier New"/>
                  <w:color w:val="000000"/>
                  <w:sz w:val="16"/>
                </w:rPr>
                <w:t xml:space="preserve">        tarjeta.add(cmbDestino, c);</w:t>
              </w:r>
            </w:ins>
            <w:ins w:id="1579" w:author="marpa" w:date="2026-10-25T23:42:18Z">
              <w:r>
                <w:rPr>
                  <w:rFonts w:ascii="Courier New" w:hAnsi="Courier New"/>
                  <w:color w:val="000000"/>
                  <w:sz w:val="16"/>
                </w:rPr>
                <w:br w:type="textWrapping"/>
              </w:r>
            </w:ins>
            <w:ins w:id="1580" w:author="marpa" w:date="2026-10-25T23:42:18Z">
              <w:r>
                <w:rPr>
                  <w:rFonts w:ascii="Courier New" w:hAnsi="Courier New"/>
                  <w:color w:val="000000"/>
                  <w:sz w:val="16"/>
                </w:rPr>
                <w:br w:type="textWrapping"/>
              </w:r>
            </w:ins>
            <w:ins w:id="1581" w:author="marpa" w:date="2026-10-25T23:42:18Z">
              <w:r>
                <w:rPr>
                  <w:rFonts w:ascii="Courier New" w:hAnsi="Courier New"/>
                  <w:color w:val="000000"/>
                  <w:sz w:val="16"/>
                </w:rPr>
                <w:t xml:space="preserve">        c.gridy++;</w:t>
              </w:r>
            </w:ins>
            <w:ins w:id="1582" w:author="marpa" w:date="2026-10-25T23:42:18Z">
              <w:r>
                <w:rPr>
                  <w:rFonts w:ascii="Courier New" w:hAnsi="Courier New"/>
                  <w:color w:val="000000"/>
                  <w:sz w:val="16"/>
                </w:rPr>
                <w:br w:type="textWrapping"/>
              </w:r>
            </w:ins>
            <w:ins w:id="1583" w:author="marpa" w:date="2026-10-25T23:42:18Z">
              <w:r>
                <w:rPr>
                  <w:rFonts w:ascii="Courier New" w:hAnsi="Courier New"/>
                  <w:color w:val="000000"/>
                  <w:sz w:val="16"/>
                </w:rPr>
                <w:t xml:space="preserve">        c.gridx = 0;</w:t>
              </w:r>
            </w:ins>
            <w:ins w:id="1584" w:author="marpa" w:date="2026-10-25T23:42:18Z">
              <w:r>
                <w:rPr>
                  <w:rFonts w:ascii="Courier New" w:hAnsi="Courier New"/>
                  <w:color w:val="000000"/>
                  <w:sz w:val="16"/>
                </w:rPr>
                <w:br w:type="textWrapping"/>
              </w:r>
            </w:ins>
            <w:ins w:id="1585" w:author="marpa" w:date="2026-10-25T23:42:18Z">
              <w:r>
                <w:rPr>
                  <w:rFonts w:ascii="Courier New" w:hAnsi="Courier New"/>
                  <w:color w:val="000000"/>
                  <w:sz w:val="16"/>
                </w:rPr>
                <w:t xml:space="preserve">        c.gridwidth = 3;</w:t>
              </w:r>
            </w:ins>
            <w:ins w:id="1586" w:author="marpa" w:date="2026-10-25T23:42:18Z">
              <w:r>
                <w:rPr>
                  <w:rFonts w:ascii="Courier New" w:hAnsi="Courier New"/>
                  <w:color w:val="000000"/>
                  <w:sz w:val="16"/>
                </w:rPr>
                <w:br w:type="textWrapping"/>
              </w:r>
            </w:ins>
            <w:ins w:id="1587" w:author="marpa" w:date="2026-10-25T23:42:18Z">
              <w:r>
                <w:rPr>
                  <w:rFonts w:ascii="Courier New" w:hAnsi="Courier New"/>
                  <w:color w:val="000000"/>
                  <w:sz w:val="16"/>
                </w:rPr>
                <w:t xml:space="preserve">        c.weightx = 1;</w:t>
              </w:r>
            </w:ins>
            <w:ins w:id="1588" w:author="marpa" w:date="2026-10-25T23:42:18Z">
              <w:r>
                <w:rPr>
                  <w:rFonts w:ascii="Courier New" w:hAnsi="Courier New"/>
                  <w:color w:val="000000"/>
                  <w:sz w:val="16"/>
                </w:rPr>
                <w:br w:type="textWrapping"/>
              </w:r>
            </w:ins>
            <w:ins w:id="1589" w:author="marpa" w:date="2026-10-25T23:42:18Z">
              <w:r>
                <w:rPr>
                  <w:rFonts w:ascii="Courier New" w:hAnsi="Courier New"/>
                  <w:color w:val="000000"/>
                  <w:sz w:val="16"/>
                </w:rPr>
                <w:t xml:space="preserve">        c.anchor = GridBagConstraints.LINE_END;</w:t>
              </w:r>
            </w:ins>
            <w:ins w:id="1590" w:author="marpa" w:date="2026-10-25T23:42:18Z">
              <w:r>
                <w:rPr>
                  <w:rFonts w:ascii="Courier New" w:hAnsi="Courier New"/>
                  <w:color w:val="000000"/>
                  <w:sz w:val="16"/>
                </w:rPr>
                <w:br w:type="textWrapping"/>
              </w:r>
            </w:ins>
            <w:ins w:id="1591" w:author="marpa" w:date="2026-10-25T23:42:18Z">
              <w:r>
                <w:rPr>
                  <w:rFonts w:ascii="Courier New" w:hAnsi="Courier New"/>
                  <w:color w:val="000000"/>
                  <w:sz w:val="16"/>
                </w:rPr>
                <w:t xml:space="preserve">        c.fill = GridBagConstraints.NONE;</w:t>
              </w:r>
            </w:ins>
            <w:ins w:id="1592" w:author="marpa" w:date="2026-10-25T23:42:18Z">
              <w:r>
                <w:rPr>
                  <w:rFonts w:ascii="Courier New" w:hAnsi="Courier New"/>
                  <w:color w:val="000000"/>
                  <w:sz w:val="16"/>
                </w:rPr>
                <w:br w:type="textWrapping"/>
              </w:r>
            </w:ins>
            <w:ins w:id="1593" w:author="marpa" w:date="2026-10-25T23:42:18Z">
              <w:r>
                <w:rPr>
                  <w:rFonts w:ascii="Courier New" w:hAnsi="Courier New"/>
                  <w:color w:val="000000"/>
                  <w:sz w:val="16"/>
                </w:rPr>
                <w:t xml:space="preserve">        c.insets = new Insets(14, 0, 0, 0);</w:t>
              </w:r>
            </w:ins>
            <w:ins w:id="1594" w:author="marpa" w:date="2026-10-25T23:42:18Z">
              <w:r>
                <w:rPr>
                  <w:rFonts w:ascii="Courier New" w:hAnsi="Courier New"/>
                  <w:color w:val="000000"/>
                  <w:sz w:val="16"/>
                </w:rPr>
                <w:br w:type="textWrapping"/>
              </w:r>
            </w:ins>
            <w:ins w:id="1595" w:author="marpa" w:date="2026-10-25T23:42:18Z">
              <w:r>
                <w:rPr>
                  <w:rFonts w:ascii="Courier New" w:hAnsi="Courier New"/>
                  <w:color w:val="000000"/>
                  <w:sz w:val="16"/>
                </w:rPr>
                <w:t xml:space="preserve">        btnConvertir.setPreferredSize(new Dimension(180, 40));</w:t>
              </w:r>
            </w:ins>
            <w:ins w:id="1596" w:author="marpa" w:date="2026-10-25T23:42:18Z">
              <w:r>
                <w:rPr>
                  <w:rFonts w:ascii="Courier New" w:hAnsi="Courier New"/>
                  <w:color w:val="000000"/>
                  <w:sz w:val="16"/>
                </w:rPr>
                <w:br w:type="textWrapping"/>
              </w:r>
            </w:ins>
            <w:ins w:id="1597" w:author="marpa" w:date="2026-10-25T23:42:18Z">
              <w:r>
                <w:rPr>
                  <w:rFonts w:ascii="Courier New" w:hAnsi="Courier New"/>
                  <w:color w:val="000000"/>
                  <w:sz w:val="16"/>
                </w:rPr>
                <w:t xml:space="preserve">        tarjeta.add(btnConvertir, c);</w:t>
              </w:r>
            </w:ins>
            <w:ins w:id="1598" w:author="marpa" w:date="2026-10-25T23:42:18Z">
              <w:r>
                <w:rPr>
                  <w:rFonts w:ascii="Courier New" w:hAnsi="Courier New"/>
                  <w:color w:val="000000"/>
                  <w:sz w:val="16"/>
                </w:rPr>
                <w:br w:type="textWrapping"/>
              </w:r>
            </w:ins>
            <w:ins w:id="1599" w:author="marpa" w:date="2026-10-25T23:42:18Z">
              <w:r>
                <w:rPr>
                  <w:rFonts w:ascii="Courier New" w:hAnsi="Courier New"/>
                  <w:color w:val="000000"/>
                  <w:sz w:val="16"/>
                </w:rPr>
                <w:t xml:space="preserve">        return tarjeta;</w:t>
              </w:r>
            </w:ins>
            <w:ins w:id="1600" w:author="marpa" w:date="2026-10-25T23:42:18Z">
              <w:r>
                <w:rPr>
                  <w:rFonts w:ascii="Courier New" w:hAnsi="Courier New"/>
                  <w:color w:val="000000"/>
                  <w:sz w:val="16"/>
                </w:rPr>
                <w:br w:type="textWrapping"/>
              </w:r>
            </w:ins>
            <w:ins w:id="1601" w:author="marpa" w:date="2026-10-25T23:42:18Z">
              <w:r>
                <w:rPr>
                  <w:rFonts w:ascii="Courier New" w:hAnsi="Courier New"/>
                  <w:color w:val="000000"/>
                  <w:sz w:val="16"/>
                </w:rPr>
                <w:t xml:space="preserve">    }</w:t>
              </w:r>
            </w:ins>
            <w:ins w:id="1602" w:author="marpa" w:date="2026-10-25T23:42:18Z">
              <w:r>
                <w:rPr>
                  <w:rFonts w:ascii="Courier New" w:hAnsi="Courier New"/>
                  <w:color w:val="000000"/>
                  <w:sz w:val="16"/>
                </w:rPr>
                <w:br w:type="textWrapping"/>
              </w:r>
            </w:ins>
            <w:ins w:id="1603" w:author="marpa" w:date="2026-10-25T23:42:18Z">
              <w:r>
                <w:rPr>
                  <w:rFonts w:ascii="Courier New" w:hAnsi="Courier New"/>
                  <w:color w:val="000000"/>
                  <w:sz w:val="16"/>
                </w:rPr>
                <w:br w:type="textWrapping"/>
              </w:r>
            </w:ins>
            <w:ins w:id="1604" w:author="marpa" w:date="2026-10-25T23:42:18Z">
              <w:r>
                <w:rPr>
                  <w:rFonts w:ascii="Courier New" w:hAnsi="Courier New"/>
                  <w:color w:val="000000"/>
                  <w:sz w:val="16"/>
                </w:rPr>
                <w:t xml:space="preserve">    private JPanel crearResultado() {</w:t>
              </w:r>
            </w:ins>
            <w:ins w:id="1605" w:author="marpa" w:date="2026-10-25T23:42:18Z">
              <w:r>
                <w:rPr>
                  <w:rFonts w:ascii="Courier New" w:hAnsi="Courier New"/>
                  <w:color w:val="000000"/>
                  <w:sz w:val="16"/>
                </w:rPr>
                <w:br w:type="textWrapping"/>
              </w:r>
            </w:ins>
            <w:ins w:id="1606" w:author="marpa" w:date="2026-10-25T23:42:18Z">
              <w:r>
                <w:rPr>
                  <w:rFonts w:ascii="Courier New" w:hAnsi="Courier New"/>
                  <w:color w:val="000000"/>
                  <w:sz w:val="16"/>
                </w:rPr>
                <w:t xml:space="preserve">        AppTheme.PanelRedondeado resultado = new AppTheme.PanelRedondeado(18, AppTheme.AZUL_SUAVE);</w:t>
              </w:r>
            </w:ins>
            <w:ins w:id="1607" w:author="marpa" w:date="2026-10-25T23:42:18Z">
              <w:r>
                <w:rPr>
                  <w:rFonts w:ascii="Courier New" w:hAnsi="Courier New"/>
                  <w:color w:val="000000"/>
                  <w:sz w:val="16"/>
                </w:rPr>
                <w:br w:type="textWrapping"/>
              </w:r>
            </w:ins>
            <w:ins w:id="1608" w:author="marpa" w:date="2026-10-25T23:42:18Z">
              <w:r>
                <w:rPr>
                  <w:rFonts w:ascii="Courier New" w:hAnsi="Courier New"/>
                  <w:color w:val="000000"/>
                  <w:sz w:val="16"/>
                </w:rPr>
                <w:t xml:space="preserve">        resultado.setLayout(new GridBagLayout());</w:t>
              </w:r>
            </w:ins>
            <w:ins w:id="1609" w:author="marpa" w:date="2026-10-25T23:42:18Z">
              <w:r>
                <w:rPr>
                  <w:rFonts w:ascii="Courier New" w:hAnsi="Courier New"/>
                  <w:color w:val="000000"/>
                  <w:sz w:val="16"/>
                </w:rPr>
                <w:br w:type="textWrapping"/>
              </w:r>
            </w:ins>
            <w:ins w:id="1610" w:author="marpa" w:date="2026-10-25T23:42:18Z">
              <w:r>
                <w:rPr>
                  <w:rFonts w:ascii="Courier New" w:hAnsi="Courier New"/>
                  <w:color w:val="000000"/>
                  <w:sz w:val="16"/>
                </w:rPr>
                <w:t xml:space="preserve">        resultado.setPreferredSize(new Dimension(0, 112));</w:t>
              </w:r>
            </w:ins>
            <w:ins w:id="1611" w:author="marpa" w:date="2026-10-25T23:42:18Z">
              <w:r>
                <w:rPr>
                  <w:rFonts w:ascii="Courier New" w:hAnsi="Courier New"/>
                  <w:color w:val="000000"/>
                  <w:sz w:val="16"/>
                </w:rPr>
                <w:br w:type="textWrapping"/>
              </w:r>
            </w:ins>
            <w:ins w:id="1612" w:author="marpa" w:date="2026-10-25T23:42:18Z">
              <w:r>
                <w:rPr>
                  <w:rFonts w:ascii="Courier New" w:hAnsi="Courier New"/>
                  <w:color w:val="000000"/>
                  <w:sz w:val="16"/>
                </w:rPr>
                <w:t xml:space="preserve">        resultado.setMinimumSize(new Dimension(0, 112));</w:t>
              </w:r>
            </w:ins>
            <w:ins w:id="1613" w:author="marpa" w:date="2026-10-25T23:42:18Z">
              <w:r>
                <w:rPr>
                  <w:rFonts w:ascii="Courier New" w:hAnsi="Courier New"/>
                  <w:color w:val="000000"/>
                  <w:sz w:val="16"/>
                </w:rPr>
                <w:br w:type="textWrapping"/>
              </w:r>
            </w:ins>
            <w:ins w:id="1614" w:author="marpa" w:date="2026-10-25T23:42:18Z">
              <w:r>
                <w:rPr>
                  <w:rFonts w:ascii="Courier New" w:hAnsi="Courier New"/>
                  <w:color w:val="000000"/>
                  <w:sz w:val="16"/>
                </w:rPr>
                <w:t xml:space="preserve">        resultado.setBorder(BorderFactory.createEmptyBorder(16, 28, 16, 28));</w:t>
              </w:r>
            </w:ins>
            <w:ins w:id="1615" w:author="marpa" w:date="2026-10-25T23:42:18Z">
              <w:r>
                <w:rPr>
                  <w:rFonts w:ascii="Courier New" w:hAnsi="Courier New"/>
                  <w:color w:val="000000"/>
                  <w:sz w:val="16"/>
                </w:rPr>
                <w:br w:type="textWrapping"/>
              </w:r>
            </w:ins>
            <w:ins w:id="1616" w:author="marpa" w:date="2026-10-25T23:42:18Z">
              <w:r>
                <w:rPr>
                  <w:rFonts w:ascii="Courier New" w:hAnsi="Courier New"/>
                  <w:color w:val="000000"/>
                  <w:sz w:val="16"/>
                </w:rPr>
                <w:t xml:space="preserve">        GridBagConstraints c = new GridBagConstraints();</w:t>
              </w:r>
            </w:ins>
            <w:ins w:id="1617" w:author="marpa" w:date="2026-10-25T23:42:18Z">
              <w:r>
                <w:rPr>
                  <w:rFonts w:ascii="Courier New" w:hAnsi="Courier New"/>
                  <w:color w:val="000000"/>
                  <w:sz w:val="16"/>
                </w:rPr>
                <w:br w:type="textWrapping"/>
              </w:r>
            </w:ins>
            <w:ins w:id="1618" w:author="marpa" w:date="2026-10-25T23:42:18Z">
              <w:r>
                <w:rPr>
                  <w:rFonts w:ascii="Courier New" w:hAnsi="Courier New"/>
                  <w:color w:val="000000"/>
                  <w:sz w:val="16"/>
                </w:rPr>
                <w:t xml:space="preserve">        c.gridx = 0;</w:t>
              </w:r>
            </w:ins>
            <w:ins w:id="1619" w:author="marpa" w:date="2026-10-25T23:42:18Z">
              <w:r>
                <w:rPr>
                  <w:rFonts w:ascii="Courier New" w:hAnsi="Courier New"/>
                  <w:color w:val="000000"/>
                  <w:sz w:val="16"/>
                </w:rPr>
                <w:br w:type="textWrapping"/>
              </w:r>
            </w:ins>
            <w:ins w:id="1620" w:author="marpa" w:date="2026-10-25T23:42:18Z">
              <w:r>
                <w:rPr>
                  <w:rFonts w:ascii="Courier New" w:hAnsi="Courier New"/>
                  <w:color w:val="000000"/>
                  <w:sz w:val="16"/>
                </w:rPr>
                <w:t xml:space="preserve">        c.weightx = 1;</w:t>
              </w:r>
            </w:ins>
            <w:ins w:id="1621" w:author="marpa" w:date="2026-10-25T23:42:18Z">
              <w:r>
                <w:rPr>
                  <w:rFonts w:ascii="Courier New" w:hAnsi="Courier New"/>
                  <w:color w:val="000000"/>
                  <w:sz w:val="16"/>
                </w:rPr>
                <w:br w:type="textWrapping"/>
              </w:r>
            </w:ins>
            <w:ins w:id="1622" w:author="marpa" w:date="2026-10-25T23:42:18Z">
              <w:r>
                <w:rPr>
                  <w:rFonts w:ascii="Courier New" w:hAnsi="Courier New"/>
                  <w:color w:val="000000"/>
                  <w:sz w:val="16"/>
                </w:rPr>
                <w:t xml:space="preserve">        c.fill = GridBagConstraints.HORIZONTAL;</w:t>
              </w:r>
            </w:ins>
            <w:ins w:id="1623" w:author="marpa" w:date="2026-10-25T23:42:18Z">
              <w:r>
                <w:rPr>
                  <w:rFonts w:ascii="Courier New" w:hAnsi="Courier New"/>
                  <w:color w:val="000000"/>
                  <w:sz w:val="16"/>
                </w:rPr>
                <w:br w:type="textWrapping"/>
              </w:r>
            </w:ins>
            <w:ins w:id="1624" w:author="marpa" w:date="2026-10-25T23:42:18Z">
              <w:r>
                <w:rPr>
                  <w:rFonts w:ascii="Courier New" w:hAnsi="Courier New"/>
                  <w:color w:val="000000"/>
                  <w:sz w:val="16"/>
                </w:rPr>
                <w:t xml:space="preserve">        c.anchor = GridBagConstraints.LINE_START;</w:t>
              </w:r>
            </w:ins>
            <w:ins w:id="1625" w:author="marpa" w:date="2026-10-25T23:42:18Z">
              <w:r>
                <w:rPr>
                  <w:rFonts w:ascii="Courier New" w:hAnsi="Courier New"/>
                  <w:color w:val="000000"/>
                  <w:sz w:val="16"/>
                </w:rPr>
                <w:br w:type="textWrapping"/>
              </w:r>
            </w:ins>
            <w:ins w:id="1626" w:author="marpa" w:date="2026-10-25T23:42:18Z">
              <w:r>
                <w:rPr>
                  <w:rFonts w:ascii="Courier New" w:hAnsi="Courier New"/>
                  <w:color w:val="000000"/>
                  <w:sz w:val="16"/>
                </w:rPr>
                <w:br w:type="textWrapping"/>
              </w:r>
            </w:ins>
            <w:ins w:id="1627" w:author="marpa" w:date="2026-10-25T23:42:18Z">
              <w:r>
                <w:rPr>
                  <w:rFonts w:ascii="Courier New" w:hAnsi="Courier New"/>
                  <w:color w:val="000000"/>
                  <w:sz w:val="16"/>
                </w:rPr>
                <w:t xml:space="preserve">        c.gridy = 0;</w:t>
              </w:r>
            </w:ins>
            <w:ins w:id="1628" w:author="marpa" w:date="2026-10-25T23:42:18Z">
              <w:r>
                <w:rPr>
                  <w:rFonts w:ascii="Courier New" w:hAnsi="Courier New"/>
                  <w:color w:val="000000"/>
                  <w:sz w:val="16"/>
                </w:rPr>
                <w:br w:type="textWrapping"/>
              </w:r>
            </w:ins>
            <w:ins w:id="1629" w:author="marpa" w:date="2026-10-25T23:42:18Z">
              <w:r>
                <w:rPr>
                  <w:rFonts w:ascii="Courier New" w:hAnsi="Courier New"/>
                  <w:color w:val="000000"/>
                  <w:sz w:val="16"/>
                </w:rPr>
                <w:t xml:space="preserve">        resultado.add(AppTheme.etiqueta("RESULTADO DE LA CONVERSIÓN", 11, Font.BOLD, AppTheme.AZUL_PRINCIPAL), c);</w:t>
              </w:r>
            </w:ins>
            <w:ins w:id="1630" w:author="marpa" w:date="2026-10-25T23:42:18Z">
              <w:r>
                <w:rPr>
                  <w:rFonts w:ascii="Courier New" w:hAnsi="Courier New"/>
                  <w:color w:val="000000"/>
                  <w:sz w:val="16"/>
                </w:rPr>
                <w:br w:type="textWrapping"/>
              </w:r>
            </w:ins>
            <w:ins w:id="1631" w:author="marpa" w:date="2026-10-25T23:42:18Z">
              <w:r>
                <w:rPr>
                  <w:rFonts w:ascii="Courier New" w:hAnsi="Courier New"/>
                  <w:color w:val="000000"/>
                  <w:sz w:val="16"/>
                </w:rPr>
                <w:t xml:space="preserve">        c.gridy++;</w:t>
              </w:r>
            </w:ins>
            <w:ins w:id="1632" w:author="marpa" w:date="2026-10-25T23:42:18Z">
              <w:r>
                <w:rPr>
                  <w:rFonts w:ascii="Courier New" w:hAnsi="Courier New"/>
                  <w:color w:val="000000"/>
                  <w:sz w:val="16"/>
                </w:rPr>
                <w:br w:type="textWrapping"/>
              </w:r>
            </w:ins>
            <w:ins w:id="1633" w:author="marpa" w:date="2026-10-25T23:42:18Z">
              <w:r>
                <w:rPr>
                  <w:rFonts w:ascii="Courier New" w:hAnsi="Courier New"/>
                  <w:color w:val="000000"/>
                  <w:sz w:val="16"/>
                </w:rPr>
                <w:t xml:space="preserve">        c.insets = new Insets(8, 0, 7, 0);</w:t>
              </w:r>
            </w:ins>
            <w:ins w:id="1634" w:author="marpa" w:date="2026-10-25T23:42:18Z">
              <w:r>
                <w:rPr>
                  <w:rFonts w:ascii="Courier New" w:hAnsi="Courier New"/>
                  <w:color w:val="000000"/>
                  <w:sz w:val="16"/>
                </w:rPr>
                <w:br w:type="textWrapping"/>
              </w:r>
            </w:ins>
            <w:ins w:id="1635" w:author="marpa" w:date="2026-10-25T23:42:18Z">
              <w:r>
                <w:rPr>
                  <w:rFonts w:ascii="Courier New" w:hAnsi="Courier New"/>
                  <w:color w:val="000000"/>
                  <w:sz w:val="16"/>
                </w:rPr>
                <w:t xml:space="preserve">        lblResultado.setHorizontalAlignment(SwingConstants.LEFT);</w:t>
              </w:r>
            </w:ins>
            <w:ins w:id="1636" w:author="marpa" w:date="2026-10-25T23:42:18Z">
              <w:r>
                <w:rPr>
                  <w:rFonts w:ascii="Courier New" w:hAnsi="Courier New"/>
                  <w:color w:val="000000"/>
                  <w:sz w:val="16"/>
                </w:rPr>
                <w:br w:type="textWrapping"/>
              </w:r>
            </w:ins>
            <w:ins w:id="1637" w:author="marpa" w:date="2026-10-25T23:42:18Z">
              <w:r>
                <w:rPr>
                  <w:rFonts w:ascii="Courier New" w:hAnsi="Courier New"/>
                  <w:color w:val="000000"/>
                  <w:sz w:val="16"/>
                </w:rPr>
                <w:t xml:space="preserve">        resultado.add(lblResultado, c);</w:t>
              </w:r>
            </w:ins>
            <w:ins w:id="1638" w:author="marpa" w:date="2026-10-25T23:42:18Z">
              <w:r>
                <w:rPr>
                  <w:rFonts w:ascii="Courier New" w:hAnsi="Courier New"/>
                  <w:color w:val="000000"/>
                  <w:sz w:val="16"/>
                </w:rPr>
                <w:br w:type="textWrapping"/>
              </w:r>
            </w:ins>
            <w:ins w:id="1639" w:author="marpa" w:date="2026-10-25T23:42:18Z">
              <w:r>
                <w:rPr>
                  <w:rFonts w:ascii="Courier New" w:hAnsi="Courier New"/>
                  <w:color w:val="000000"/>
                  <w:sz w:val="16"/>
                </w:rPr>
                <w:t xml:space="preserve">        c.gridy++;</w:t>
              </w:r>
            </w:ins>
            <w:ins w:id="1640" w:author="marpa" w:date="2026-10-25T23:42:18Z">
              <w:r>
                <w:rPr>
                  <w:rFonts w:ascii="Courier New" w:hAnsi="Courier New"/>
                  <w:color w:val="000000"/>
                  <w:sz w:val="16"/>
                </w:rPr>
                <w:br w:type="textWrapping"/>
              </w:r>
            </w:ins>
            <w:ins w:id="1641" w:author="marpa" w:date="2026-10-25T23:42:18Z">
              <w:r>
                <w:rPr>
                  <w:rFonts w:ascii="Courier New" w:hAnsi="Courier New"/>
                  <w:color w:val="000000"/>
                  <w:sz w:val="16"/>
                </w:rPr>
                <w:t xml:space="preserve">        c.insets = new Insets(0, 0, 0, 0);</w:t>
              </w:r>
            </w:ins>
            <w:ins w:id="1642" w:author="marpa" w:date="2026-10-25T23:42:18Z">
              <w:r>
                <w:rPr>
                  <w:rFonts w:ascii="Courier New" w:hAnsi="Courier New"/>
                  <w:color w:val="000000"/>
                  <w:sz w:val="16"/>
                </w:rPr>
                <w:br w:type="textWrapping"/>
              </w:r>
            </w:ins>
            <w:ins w:id="1643" w:author="marpa" w:date="2026-10-25T23:42:18Z">
              <w:r>
                <w:rPr>
                  <w:rFonts w:ascii="Courier New" w:hAnsi="Courier New"/>
                  <w:color w:val="000000"/>
                  <w:sz w:val="16"/>
                </w:rPr>
                <w:t xml:space="preserve">        resultado.add(lblMensaje, c);</w:t>
              </w:r>
            </w:ins>
            <w:ins w:id="1644" w:author="marpa" w:date="2026-10-25T23:42:18Z">
              <w:r>
                <w:rPr>
                  <w:rFonts w:ascii="Courier New" w:hAnsi="Courier New"/>
                  <w:color w:val="000000"/>
                  <w:sz w:val="16"/>
                </w:rPr>
                <w:br w:type="textWrapping"/>
              </w:r>
            </w:ins>
            <w:ins w:id="1645" w:author="marpa" w:date="2026-10-25T23:42:18Z">
              <w:r>
                <w:rPr>
                  <w:rFonts w:ascii="Courier New" w:hAnsi="Courier New"/>
                  <w:color w:val="000000"/>
                  <w:sz w:val="16"/>
                </w:rPr>
                <w:t xml:space="preserve">        return resultado;</w:t>
              </w:r>
            </w:ins>
            <w:ins w:id="1646" w:author="marpa" w:date="2026-10-25T23:42:18Z">
              <w:r>
                <w:rPr>
                  <w:rFonts w:ascii="Courier New" w:hAnsi="Courier New"/>
                  <w:color w:val="000000"/>
                  <w:sz w:val="16"/>
                </w:rPr>
                <w:br w:type="textWrapping"/>
              </w:r>
            </w:ins>
            <w:ins w:id="1647" w:author="marpa" w:date="2026-10-25T23:42:18Z">
              <w:r>
                <w:rPr>
                  <w:rFonts w:ascii="Courier New" w:hAnsi="Courier New"/>
                  <w:color w:val="000000"/>
                  <w:sz w:val="16"/>
                </w:rPr>
                <w:t xml:space="preserve">    }</w:t>
              </w:r>
            </w:ins>
            <w:ins w:id="1648" w:author="marpa" w:date="2026-10-25T23:42:18Z">
              <w:r>
                <w:rPr>
                  <w:rFonts w:ascii="Courier New" w:hAnsi="Courier New"/>
                  <w:color w:val="000000"/>
                  <w:sz w:val="16"/>
                </w:rPr>
                <w:br w:type="textWrapping"/>
              </w:r>
            </w:ins>
            <w:ins w:id="1649" w:author="marpa" w:date="2026-10-25T23:42:18Z">
              <w:r>
                <w:rPr>
                  <w:rFonts w:ascii="Courier New" w:hAnsi="Courier New"/>
                  <w:color w:val="000000"/>
                  <w:sz w:val="16"/>
                </w:rPr>
                <w:br w:type="textWrapping"/>
              </w:r>
            </w:ins>
            <w:ins w:id="1650" w:author="marpa" w:date="2026-10-25T23:42:18Z">
              <w:r>
                <w:rPr>
                  <w:rFonts w:ascii="Courier New" w:hAnsi="Courier New"/>
                  <w:color w:val="000000"/>
                  <w:sz w:val="16"/>
                </w:rPr>
                <w:t xml:space="preserve">    public String getValor() {</w:t>
              </w:r>
            </w:ins>
            <w:ins w:id="1651" w:author="marpa" w:date="2026-10-25T23:42:18Z">
              <w:r>
                <w:rPr>
                  <w:rFonts w:ascii="Courier New" w:hAnsi="Courier New"/>
                  <w:color w:val="000000"/>
                  <w:sz w:val="16"/>
                </w:rPr>
                <w:br w:type="textWrapping"/>
              </w:r>
            </w:ins>
            <w:ins w:id="1652" w:author="marpa" w:date="2026-10-25T23:42:18Z">
              <w:r>
                <w:rPr>
                  <w:rFonts w:ascii="Courier New" w:hAnsi="Courier New"/>
                  <w:color w:val="000000"/>
                  <w:sz w:val="16"/>
                </w:rPr>
                <w:t xml:space="preserve">        return txtValor.getText().trim();</w:t>
              </w:r>
            </w:ins>
            <w:ins w:id="1653" w:author="marpa" w:date="2026-10-25T23:42:18Z">
              <w:r>
                <w:rPr>
                  <w:rFonts w:ascii="Courier New" w:hAnsi="Courier New"/>
                  <w:color w:val="000000"/>
                  <w:sz w:val="16"/>
                </w:rPr>
                <w:br w:type="textWrapping"/>
              </w:r>
            </w:ins>
            <w:ins w:id="1654" w:author="marpa" w:date="2026-10-25T23:42:18Z">
              <w:r>
                <w:rPr>
                  <w:rFonts w:ascii="Courier New" w:hAnsi="Courier New"/>
                  <w:color w:val="000000"/>
                  <w:sz w:val="16"/>
                </w:rPr>
                <w:t xml:space="preserve">    }</w:t>
              </w:r>
            </w:ins>
            <w:ins w:id="1655" w:author="marpa" w:date="2026-10-25T23:42:18Z">
              <w:r>
                <w:rPr>
                  <w:rFonts w:ascii="Courier New" w:hAnsi="Courier New"/>
                  <w:color w:val="000000"/>
                  <w:sz w:val="16"/>
                </w:rPr>
                <w:br w:type="textWrapping"/>
              </w:r>
            </w:ins>
            <w:ins w:id="1656" w:author="marpa" w:date="2026-10-25T23:42:18Z">
              <w:r>
                <w:rPr>
                  <w:rFonts w:ascii="Courier New" w:hAnsi="Courier New"/>
                  <w:color w:val="000000"/>
                  <w:sz w:val="16"/>
                </w:rPr>
                <w:br w:type="textWrapping"/>
              </w:r>
            </w:ins>
            <w:ins w:id="1657" w:author="marpa" w:date="2026-10-25T23:42:18Z">
              <w:r>
                <w:rPr>
                  <w:rFonts w:ascii="Courier New" w:hAnsi="Courier New"/>
                  <w:color w:val="000000"/>
                  <w:sz w:val="16"/>
                </w:rPr>
                <w:t xml:space="preserve">    public String getUnidadOrigen() {</w:t>
              </w:r>
            </w:ins>
            <w:ins w:id="1658" w:author="marpa" w:date="2026-10-25T23:42:18Z">
              <w:r>
                <w:rPr>
                  <w:rFonts w:ascii="Courier New" w:hAnsi="Courier New"/>
                  <w:color w:val="000000"/>
                  <w:sz w:val="16"/>
                </w:rPr>
                <w:br w:type="textWrapping"/>
              </w:r>
            </w:ins>
            <w:ins w:id="1659" w:author="marpa" w:date="2026-10-25T23:42:18Z">
              <w:r>
                <w:rPr>
                  <w:rFonts w:ascii="Courier New" w:hAnsi="Courier New"/>
                  <w:color w:val="000000"/>
                  <w:sz w:val="16"/>
                </w:rPr>
                <w:t xml:space="preserve">        return (String) cmbOrigen.getSelectedItem();</w:t>
              </w:r>
            </w:ins>
            <w:ins w:id="1660" w:author="marpa" w:date="2026-10-25T23:42:18Z">
              <w:r>
                <w:rPr>
                  <w:rFonts w:ascii="Courier New" w:hAnsi="Courier New"/>
                  <w:color w:val="000000"/>
                  <w:sz w:val="16"/>
                </w:rPr>
                <w:br w:type="textWrapping"/>
              </w:r>
            </w:ins>
            <w:ins w:id="1661" w:author="marpa" w:date="2026-10-25T23:42:18Z">
              <w:r>
                <w:rPr>
                  <w:rFonts w:ascii="Courier New" w:hAnsi="Courier New"/>
                  <w:color w:val="000000"/>
                  <w:sz w:val="16"/>
                </w:rPr>
                <w:t xml:space="preserve">    }</w:t>
              </w:r>
            </w:ins>
            <w:ins w:id="1662" w:author="marpa" w:date="2026-10-25T23:42:18Z">
              <w:r>
                <w:rPr>
                  <w:rFonts w:ascii="Courier New" w:hAnsi="Courier New"/>
                  <w:color w:val="000000"/>
                  <w:sz w:val="16"/>
                </w:rPr>
                <w:br w:type="textWrapping"/>
              </w:r>
            </w:ins>
            <w:ins w:id="1663" w:author="marpa" w:date="2026-10-25T23:42:18Z">
              <w:r>
                <w:rPr>
                  <w:rFonts w:ascii="Courier New" w:hAnsi="Courier New"/>
                  <w:color w:val="000000"/>
                  <w:sz w:val="16"/>
                </w:rPr>
                <w:br w:type="textWrapping"/>
              </w:r>
            </w:ins>
            <w:ins w:id="1664" w:author="marpa" w:date="2026-10-25T23:42:18Z">
              <w:r>
                <w:rPr>
                  <w:rFonts w:ascii="Courier New" w:hAnsi="Courier New"/>
                  <w:color w:val="000000"/>
                  <w:sz w:val="16"/>
                </w:rPr>
                <w:t xml:space="preserve">    public String getUnidadDestino() {</w:t>
              </w:r>
            </w:ins>
            <w:ins w:id="1665" w:author="marpa" w:date="2026-10-25T23:42:18Z">
              <w:r>
                <w:rPr>
                  <w:rFonts w:ascii="Courier New" w:hAnsi="Courier New"/>
                  <w:color w:val="000000"/>
                  <w:sz w:val="16"/>
                </w:rPr>
                <w:br w:type="textWrapping"/>
              </w:r>
            </w:ins>
            <w:ins w:id="1666" w:author="marpa" w:date="2026-10-25T23:42:18Z">
              <w:r>
                <w:rPr>
                  <w:rFonts w:ascii="Courier New" w:hAnsi="Courier New"/>
                  <w:color w:val="000000"/>
                  <w:sz w:val="16"/>
                </w:rPr>
                <w:t xml:space="preserve">        return (String) cmbDestino.getSelectedItem();</w:t>
              </w:r>
            </w:ins>
            <w:ins w:id="1667" w:author="marpa" w:date="2026-10-25T23:42:18Z">
              <w:r>
                <w:rPr>
                  <w:rFonts w:ascii="Courier New" w:hAnsi="Courier New"/>
                  <w:color w:val="000000"/>
                  <w:sz w:val="16"/>
                </w:rPr>
                <w:br w:type="textWrapping"/>
              </w:r>
            </w:ins>
            <w:ins w:id="1668" w:author="marpa" w:date="2026-10-25T23:42:18Z">
              <w:r>
                <w:rPr>
                  <w:rFonts w:ascii="Courier New" w:hAnsi="Courier New"/>
                  <w:color w:val="000000"/>
                  <w:sz w:val="16"/>
                </w:rPr>
                <w:t xml:space="preserve">    }</w:t>
              </w:r>
            </w:ins>
            <w:ins w:id="1669" w:author="marpa" w:date="2026-10-25T23:42:18Z">
              <w:r>
                <w:rPr>
                  <w:rFonts w:ascii="Courier New" w:hAnsi="Courier New"/>
                  <w:color w:val="000000"/>
                  <w:sz w:val="16"/>
                </w:rPr>
                <w:br w:type="textWrapping"/>
              </w:r>
            </w:ins>
            <w:ins w:id="1670" w:author="marpa" w:date="2026-10-25T23:42:18Z">
              <w:r>
                <w:rPr>
                  <w:rFonts w:ascii="Courier New" w:hAnsi="Courier New"/>
                  <w:color w:val="000000"/>
                  <w:sz w:val="16"/>
                </w:rPr>
                <w:br w:type="textWrapping"/>
              </w:r>
            </w:ins>
            <w:ins w:id="1671" w:author="marpa" w:date="2026-10-25T23:42:18Z">
              <w:r>
                <w:rPr>
                  <w:rFonts w:ascii="Courier New" w:hAnsi="Courier New"/>
                  <w:color w:val="000000"/>
                  <w:sz w:val="16"/>
                </w:rPr>
                <w:t xml:space="preserve">    public void agregarAccionConvertir(ActionListener accion) {</w:t>
              </w:r>
            </w:ins>
            <w:ins w:id="1672" w:author="marpa" w:date="2026-10-25T23:42:18Z">
              <w:r>
                <w:rPr>
                  <w:rFonts w:ascii="Courier New" w:hAnsi="Courier New"/>
                  <w:color w:val="000000"/>
                  <w:sz w:val="16"/>
                </w:rPr>
                <w:br w:type="textWrapping"/>
              </w:r>
            </w:ins>
            <w:ins w:id="1673" w:author="marpa" w:date="2026-10-25T23:42:18Z">
              <w:r>
                <w:rPr>
                  <w:rFonts w:ascii="Courier New" w:hAnsi="Courier New"/>
                  <w:color w:val="000000"/>
                  <w:sz w:val="16"/>
                </w:rPr>
                <w:t xml:space="preserve">        btnConvertir.addActionListener(accion);</w:t>
              </w:r>
            </w:ins>
            <w:ins w:id="1674" w:author="marpa" w:date="2026-10-25T23:42:18Z">
              <w:r>
                <w:rPr>
                  <w:rFonts w:ascii="Courier New" w:hAnsi="Courier New"/>
                  <w:color w:val="000000"/>
                  <w:sz w:val="16"/>
                </w:rPr>
                <w:br w:type="textWrapping"/>
              </w:r>
            </w:ins>
            <w:ins w:id="1675" w:author="marpa" w:date="2026-10-25T23:42:18Z">
              <w:r>
                <w:rPr>
                  <w:rFonts w:ascii="Courier New" w:hAnsi="Courier New"/>
                  <w:color w:val="000000"/>
                  <w:sz w:val="16"/>
                </w:rPr>
                <w:t xml:space="preserve">        txtValor.addActionListener(accion);</w:t>
              </w:r>
            </w:ins>
            <w:ins w:id="1676" w:author="marpa" w:date="2026-10-25T23:42:18Z">
              <w:r>
                <w:rPr>
                  <w:rFonts w:ascii="Courier New" w:hAnsi="Courier New"/>
                  <w:color w:val="000000"/>
                  <w:sz w:val="16"/>
                </w:rPr>
                <w:br w:type="textWrapping"/>
              </w:r>
            </w:ins>
            <w:ins w:id="1677" w:author="marpa" w:date="2026-10-25T23:42:18Z">
              <w:r>
                <w:rPr>
                  <w:rFonts w:ascii="Courier New" w:hAnsi="Courier New"/>
                  <w:color w:val="000000"/>
                  <w:sz w:val="16"/>
                </w:rPr>
                <w:t xml:space="preserve">    }</w:t>
              </w:r>
            </w:ins>
            <w:ins w:id="1678" w:author="marpa" w:date="2026-10-25T23:42:18Z">
              <w:r>
                <w:rPr>
                  <w:rFonts w:ascii="Courier New" w:hAnsi="Courier New"/>
                  <w:color w:val="000000"/>
                  <w:sz w:val="16"/>
                </w:rPr>
                <w:br w:type="textWrapping"/>
              </w:r>
            </w:ins>
            <w:ins w:id="1679" w:author="marpa" w:date="2026-10-25T23:42:18Z">
              <w:r>
                <w:rPr>
                  <w:rFonts w:ascii="Courier New" w:hAnsi="Courier New"/>
                  <w:color w:val="000000"/>
                  <w:sz w:val="16"/>
                </w:rPr>
                <w:br w:type="textWrapping"/>
              </w:r>
            </w:ins>
            <w:ins w:id="1680" w:author="marpa" w:date="2026-10-25T23:42:18Z">
              <w:r>
                <w:rPr>
                  <w:rFonts w:ascii="Courier New" w:hAnsi="Courier New"/>
                  <w:color w:val="000000"/>
                  <w:sz w:val="16"/>
                </w:rPr>
                <w:t xml:space="preserve">    public void mostrarResultado(ResultadoConversion resultado) {</w:t>
              </w:r>
            </w:ins>
            <w:ins w:id="1681" w:author="marpa" w:date="2026-10-25T23:42:18Z">
              <w:r>
                <w:rPr>
                  <w:rFonts w:ascii="Courier New" w:hAnsi="Courier New"/>
                  <w:color w:val="000000"/>
                  <w:sz w:val="16"/>
                </w:rPr>
                <w:br w:type="textWrapping"/>
              </w:r>
            </w:ins>
            <w:ins w:id="1682" w:author="marpa" w:date="2026-10-25T23:42:18Z">
              <w:r>
                <w:rPr>
                  <w:rFonts w:ascii="Courier New" w:hAnsi="Courier New"/>
                  <w:color w:val="000000"/>
                  <w:sz w:val="16"/>
                </w:rPr>
                <w:t xml:space="preserve">        String unidad = nombreLegible(resultado.getUnidadFin());</w:t>
              </w:r>
            </w:ins>
            <w:ins w:id="1683" w:author="marpa" w:date="2026-10-25T23:42:18Z">
              <w:r>
                <w:rPr>
                  <w:rFonts w:ascii="Courier New" w:hAnsi="Courier New"/>
                  <w:color w:val="000000"/>
                  <w:sz w:val="16"/>
                </w:rPr>
                <w:br w:type="textWrapping"/>
              </w:r>
            </w:ins>
            <w:ins w:id="1684" w:author="marpa" w:date="2026-10-25T23:42:18Z">
              <w:r>
                <w:rPr>
                  <w:rFonts w:ascii="Courier New" w:hAnsi="Courier New"/>
                  <w:color w:val="000000"/>
                  <w:sz w:val="16"/>
                </w:rPr>
                <w:t xml:space="preserve">        lblResultado.setText(FORMATO_RESULTADO.format(resultado.getResultado()) + " " + unidad);</w:t>
              </w:r>
            </w:ins>
            <w:ins w:id="1685" w:author="marpa" w:date="2026-10-25T23:42:18Z">
              <w:r>
                <w:rPr>
                  <w:rFonts w:ascii="Courier New" w:hAnsi="Courier New"/>
                  <w:color w:val="000000"/>
                  <w:sz w:val="16"/>
                </w:rPr>
                <w:br w:type="textWrapping"/>
              </w:r>
            </w:ins>
            <w:ins w:id="1686" w:author="marpa" w:date="2026-10-25T23:42:18Z">
              <w:r>
                <w:rPr>
                  <w:rFonts w:ascii="Courier New" w:hAnsi="Courier New"/>
                  <w:color w:val="000000"/>
                  <w:sz w:val="16"/>
                </w:rPr>
                <w:t xml:space="preserve">        mostrarMensaje("Conversión realizada correctamente.", AppTheme.EXITO);</w:t>
              </w:r>
            </w:ins>
            <w:ins w:id="1687" w:author="marpa" w:date="2026-10-25T23:42:18Z">
              <w:r>
                <w:rPr>
                  <w:rFonts w:ascii="Courier New" w:hAnsi="Courier New"/>
                  <w:color w:val="000000"/>
                  <w:sz w:val="16"/>
                </w:rPr>
                <w:br w:type="textWrapping"/>
              </w:r>
            </w:ins>
            <w:ins w:id="1688" w:author="marpa" w:date="2026-10-25T23:42:18Z">
              <w:r>
                <w:rPr>
                  <w:rFonts w:ascii="Courier New" w:hAnsi="Courier New"/>
                  <w:color w:val="000000"/>
                  <w:sz w:val="16"/>
                </w:rPr>
                <w:t xml:space="preserve">    }</w:t>
              </w:r>
            </w:ins>
            <w:ins w:id="1689" w:author="marpa" w:date="2026-10-25T23:42:18Z">
              <w:r>
                <w:rPr>
                  <w:rFonts w:ascii="Courier New" w:hAnsi="Courier New"/>
                  <w:color w:val="000000"/>
                  <w:sz w:val="16"/>
                </w:rPr>
                <w:br w:type="textWrapping"/>
              </w:r>
            </w:ins>
            <w:ins w:id="1690" w:author="marpa" w:date="2026-10-25T23:42:18Z">
              <w:r>
                <w:rPr>
                  <w:rFonts w:ascii="Courier New" w:hAnsi="Courier New"/>
                  <w:color w:val="000000"/>
                  <w:sz w:val="16"/>
                </w:rPr>
                <w:br w:type="textWrapping"/>
              </w:r>
            </w:ins>
            <w:ins w:id="1691" w:author="marpa" w:date="2026-10-25T23:42:18Z">
              <w:r>
                <w:rPr>
                  <w:rFonts w:ascii="Courier New" w:hAnsi="Courier New"/>
                  <w:color w:val="000000"/>
                  <w:sz w:val="16"/>
                </w:rPr>
                <w:t xml:space="preserve">    private String nombreLegible(String unidad) {</w:t>
              </w:r>
            </w:ins>
            <w:ins w:id="1692" w:author="marpa" w:date="2026-10-25T23:42:18Z">
              <w:r>
                <w:rPr>
                  <w:rFonts w:ascii="Courier New" w:hAnsi="Courier New"/>
                  <w:color w:val="000000"/>
                  <w:sz w:val="16"/>
                </w:rPr>
                <w:br w:type="textWrapping"/>
              </w:r>
            </w:ins>
            <w:ins w:id="1693" w:author="marpa" w:date="2026-10-25T23:42:18Z">
              <w:r>
                <w:rPr>
                  <w:rFonts w:ascii="Courier New" w:hAnsi="Courier New"/>
                  <w:color w:val="000000"/>
                  <w:sz w:val="16"/>
                </w:rPr>
                <w:t xml:space="preserve">        if (unidad == null || unidad.isBlank()) {</w:t>
              </w:r>
            </w:ins>
            <w:ins w:id="1694" w:author="marpa" w:date="2026-10-25T23:42:18Z">
              <w:r>
                <w:rPr>
                  <w:rFonts w:ascii="Courier New" w:hAnsi="Courier New"/>
                  <w:color w:val="000000"/>
                  <w:sz w:val="16"/>
                </w:rPr>
                <w:br w:type="textWrapping"/>
              </w:r>
            </w:ins>
            <w:ins w:id="1695" w:author="marpa" w:date="2026-10-25T23:42:18Z">
              <w:r>
                <w:rPr>
                  <w:rFonts w:ascii="Courier New" w:hAnsi="Courier New"/>
                  <w:color w:val="000000"/>
                  <w:sz w:val="16"/>
                </w:rPr>
                <w:t xml:space="preserve">            return "";</w:t>
              </w:r>
            </w:ins>
            <w:ins w:id="1696" w:author="marpa" w:date="2026-10-25T23:42:18Z">
              <w:r>
                <w:rPr>
                  <w:rFonts w:ascii="Courier New" w:hAnsi="Courier New"/>
                  <w:color w:val="000000"/>
                  <w:sz w:val="16"/>
                </w:rPr>
                <w:br w:type="textWrapping"/>
              </w:r>
            </w:ins>
            <w:ins w:id="1697" w:author="marpa" w:date="2026-10-25T23:42:18Z">
              <w:r>
                <w:rPr>
                  <w:rFonts w:ascii="Courier New" w:hAnsi="Courier New"/>
                  <w:color w:val="000000"/>
                  <w:sz w:val="16"/>
                </w:rPr>
                <w:t xml:space="preserve">        }</w:t>
              </w:r>
            </w:ins>
            <w:ins w:id="1698" w:author="marpa" w:date="2026-10-25T23:42:18Z">
              <w:r>
                <w:rPr>
                  <w:rFonts w:ascii="Courier New" w:hAnsi="Courier New"/>
                  <w:color w:val="000000"/>
                  <w:sz w:val="16"/>
                </w:rPr>
                <w:br w:type="textWrapping"/>
              </w:r>
            </w:ins>
            <w:ins w:id="1699" w:author="marpa" w:date="2026-10-25T23:42:18Z">
              <w:r>
                <w:rPr>
                  <w:rFonts w:ascii="Courier New" w:hAnsi="Courier New"/>
                  <w:color w:val="000000"/>
                  <w:sz w:val="16"/>
                </w:rPr>
                <w:t xml:space="preserve">        String texto = unidad.toLowerCase(Locale.ROOT).replace('_', ' ');</w:t>
              </w:r>
            </w:ins>
            <w:ins w:id="1700" w:author="marpa" w:date="2026-10-25T23:42:18Z">
              <w:r>
                <w:rPr>
                  <w:rFonts w:ascii="Courier New" w:hAnsi="Courier New"/>
                  <w:color w:val="000000"/>
                  <w:sz w:val="16"/>
                </w:rPr>
                <w:br w:type="textWrapping"/>
              </w:r>
            </w:ins>
            <w:ins w:id="1701" w:author="marpa" w:date="2026-10-25T23:42:18Z">
              <w:r>
                <w:rPr>
                  <w:rFonts w:ascii="Courier New" w:hAnsi="Courier New"/>
                  <w:color w:val="000000"/>
                  <w:sz w:val="16"/>
                </w:rPr>
                <w:t xml:space="preserve">        return Character.toUpperCase(texto.charAt(0)) + texto.substring(1);</w:t>
              </w:r>
            </w:ins>
            <w:ins w:id="1702" w:author="marpa" w:date="2026-10-25T23:42:18Z">
              <w:r>
                <w:rPr>
                  <w:rFonts w:ascii="Courier New" w:hAnsi="Courier New"/>
                  <w:color w:val="000000"/>
                  <w:sz w:val="16"/>
                </w:rPr>
                <w:br w:type="textWrapping"/>
              </w:r>
            </w:ins>
            <w:ins w:id="1703" w:author="marpa" w:date="2026-10-25T23:42:18Z">
              <w:r>
                <w:rPr>
                  <w:rFonts w:ascii="Courier New" w:hAnsi="Courier New"/>
                  <w:color w:val="000000"/>
                  <w:sz w:val="16"/>
                </w:rPr>
                <w:t xml:space="preserve">    }</w:t>
              </w:r>
            </w:ins>
            <w:ins w:id="1704" w:author="marpa" w:date="2026-10-25T23:42:18Z">
              <w:r>
                <w:rPr>
                  <w:rFonts w:ascii="Courier New" w:hAnsi="Courier New"/>
                  <w:color w:val="000000"/>
                  <w:sz w:val="16"/>
                </w:rPr>
                <w:br w:type="textWrapping"/>
              </w:r>
            </w:ins>
            <w:ins w:id="1705" w:author="marpa" w:date="2026-10-25T23:42:18Z">
              <w:r>
                <w:rPr>
                  <w:rFonts w:ascii="Courier New" w:hAnsi="Courier New"/>
                  <w:color w:val="000000"/>
                  <w:sz w:val="16"/>
                </w:rPr>
                <w:br w:type="textWrapping"/>
              </w:r>
            </w:ins>
            <w:ins w:id="1706" w:author="marpa" w:date="2026-10-25T23:42:18Z">
              <w:r>
                <w:rPr>
                  <w:rFonts w:ascii="Courier New" w:hAnsi="Courier New"/>
                  <w:color w:val="000000"/>
                  <w:sz w:val="16"/>
                </w:rPr>
                <w:t xml:space="preserve">    public void mostrarError(String mensaje) {</w:t>
              </w:r>
            </w:ins>
            <w:ins w:id="1707" w:author="marpa" w:date="2026-10-25T23:42:18Z">
              <w:r>
                <w:rPr>
                  <w:rFonts w:ascii="Courier New" w:hAnsi="Courier New"/>
                  <w:color w:val="000000"/>
                  <w:sz w:val="16"/>
                </w:rPr>
                <w:br w:type="textWrapping"/>
              </w:r>
            </w:ins>
            <w:ins w:id="1708" w:author="marpa" w:date="2026-10-25T23:42:18Z">
              <w:r>
                <w:rPr>
                  <w:rFonts w:ascii="Courier New" w:hAnsi="Courier New"/>
                  <w:color w:val="000000"/>
                  <w:sz w:val="16"/>
                </w:rPr>
                <w:t xml:space="preserve">        lblResultado.setText("—");</w:t>
              </w:r>
            </w:ins>
            <w:ins w:id="1709" w:author="marpa" w:date="2026-10-25T23:42:18Z">
              <w:r>
                <w:rPr>
                  <w:rFonts w:ascii="Courier New" w:hAnsi="Courier New"/>
                  <w:color w:val="000000"/>
                  <w:sz w:val="16"/>
                </w:rPr>
                <w:br w:type="textWrapping"/>
              </w:r>
            </w:ins>
            <w:ins w:id="1710" w:author="marpa" w:date="2026-10-25T23:42:18Z">
              <w:r>
                <w:rPr>
                  <w:rFonts w:ascii="Courier New" w:hAnsi="Courier New"/>
                  <w:color w:val="000000"/>
                  <w:sz w:val="16"/>
                </w:rPr>
                <w:t xml:space="preserve">        mostrarMensaje(mensaje, AppTheme.ERROR);</w:t>
              </w:r>
            </w:ins>
            <w:ins w:id="1711" w:author="marpa" w:date="2026-10-25T23:42:18Z">
              <w:r>
                <w:rPr>
                  <w:rFonts w:ascii="Courier New" w:hAnsi="Courier New"/>
                  <w:color w:val="000000"/>
                  <w:sz w:val="16"/>
                </w:rPr>
                <w:br w:type="textWrapping"/>
              </w:r>
            </w:ins>
            <w:ins w:id="1712" w:author="marpa" w:date="2026-10-25T23:42:18Z">
              <w:r>
                <w:rPr>
                  <w:rFonts w:ascii="Courier New" w:hAnsi="Courier New"/>
                  <w:color w:val="000000"/>
                  <w:sz w:val="16"/>
                </w:rPr>
                <w:t xml:space="preserve">    }</w:t>
              </w:r>
            </w:ins>
            <w:ins w:id="1713" w:author="marpa" w:date="2026-10-25T23:42:18Z">
              <w:r>
                <w:rPr>
                  <w:rFonts w:ascii="Courier New" w:hAnsi="Courier New"/>
                  <w:color w:val="000000"/>
                  <w:sz w:val="16"/>
                </w:rPr>
                <w:br w:type="textWrapping"/>
              </w:r>
            </w:ins>
            <w:ins w:id="1714" w:author="marpa" w:date="2026-10-25T23:42:18Z">
              <w:r>
                <w:rPr>
                  <w:rFonts w:ascii="Courier New" w:hAnsi="Courier New"/>
                  <w:color w:val="000000"/>
                  <w:sz w:val="16"/>
                </w:rPr>
                <w:br w:type="textWrapping"/>
              </w:r>
            </w:ins>
            <w:ins w:id="1715" w:author="marpa" w:date="2026-10-25T23:42:18Z">
              <w:r>
                <w:rPr>
                  <w:rFonts w:ascii="Courier New" w:hAnsi="Courier New"/>
                  <w:color w:val="000000"/>
                  <w:sz w:val="16"/>
                </w:rPr>
                <w:t xml:space="preserve">    public int mostrarAlertaCierreSesion() {</w:t>
              </w:r>
            </w:ins>
            <w:ins w:id="1716" w:author="marpa" w:date="2026-10-25T23:42:18Z">
              <w:r>
                <w:rPr>
                  <w:rFonts w:ascii="Courier New" w:hAnsi="Courier New"/>
                  <w:color w:val="000000"/>
                  <w:sz w:val="16"/>
                </w:rPr>
                <w:br w:type="textWrapping"/>
              </w:r>
            </w:ins>
            <w:ins w:id="1717" w:author="marpa" w:date="2026-10-25T23:42:18Z">
              <w:r>
                <w:rPr>
                  <w:rFonts w:ascii="Courier New" w:hAnsi="Courier New"/>
                  <w:color w:val="000000"/>
                  <w:sz w:val="16"/>
                </w:rPr>
                <w:t xml:space="preserve">        String[] opciones = {"Volver a iniciar sesión", "Salir"};</w:t>
              </w:r>
            </w:ins>
            <w:ins w:id="1718" w:author="marpa" w:date="2026-10-25T23:42:18Z">
              <w:r>
                <w:rPr>
                  <w:rFonts w:ascii="Courier New" w:hAnsi="Courier New"/>
                  <w:color w:val="000000"/>
                  <w:sz w:val="16"/>
                </w:rPr>
                <w:br w:type="textWrapping"/>
              </w:r>
            </w:ins>
            <w:ins w:id="1719" w:author="marpa" w:date="2026-10-25T23:42:18Z">
              <w:r>
                <w:rPr>
                  <w:rFonts w:ascii="Courier New" w:hAnsi="Courier New"/>
                  <w:color w:val="000000"/>
                  <w:sz w:val="16"/>
                </w:rPr>
                <w:t xml:space="preserve">        return JOptionPane.showOptionDialog(this, "Tu sesión expiró. Inicia sesión de nuevo para continuar.",</w:t>
              </w:r>
            </w:ins>
            <w:ins w:id="1720" w:author="marpa" w:date="2026-10-25T23:42:18Z">
              <w:r>
                <w:rPr>
                  <w:rFonts w:ascii="Courier New" w:hAnsi="Courier New"/>
                  <w:color w:val="000000"/>
                  <w:sz w:val="16"/>
                </w:rPr>
                <w:br w:type="textWrapping"/>
              </w:r>
            </w:ins>
            <w:ins w:id="1721" w:author="marpa" w:date="2026-10-25T23:42:18Z">
              <w:r>
                <w:rPr>
                  <w:rFonts w:ascii="Courier New" w:hAnsi="Courier New"/>
                  <w:color w:val="000000"/>
                  <w:sz w:val="16"/>
                </w:rPr>
                <w:t xml:space="preserve">                "Sesión finalizada", JOptionPane.DEFAULT_OPTION, JOptionPane.WARNING_MESSAGE,</w:t>
              </w:r>
            </w:ins>
            <w:ins w:id="1722" w:author="marpa" w:date="2026-10-25T23:42:18Z">
              <w:r>
                <w:rPr>
                  <w:rFonts w:ascii="Courier New" w:hAnsi="Courier New"/>
                  <w:color w:val="000000"/>
                  <w:sz w:val="16"/>
                </w:rPr>
                <w:br w:type="textWrapping"/>
              </w:r>
            </w:ins>
            <w:ins w:id="1723" w:author="marpa" w:date="2026-10-25T23:42:18Z">
              <w:r>
                <w:rPr>
                  <w:rFonts w:ascii="Courier New" w:hAnsi="Courier New"/>
                  <w:color w:val="000000"/>
                  <w:sz w:val="16"/>
                </w:rPr>
                <w:t xml:space="preserve">                null, opciones, opciones[0]);</w:t>
              </w:r>
            </w:ins>
            <w:ins w:id="1724" w:author="marpa" w:date="2026-10-25T23:42:18Z">
              <w:r>
                <w:rPr>
                  <w:rFonts w:ascii="Courier New" w:hAnsi="Courier New"/>
                  <w:color w:val="000000"/>
                  <w:sz w:val="16"/>
                </w:rPr>
                <w:br w:type="textWrapping"/>
              </w:r>
            </w:ins>
            <w:ins w:id="1725" w:author="marpa" w:date="2026-10-25T23:42:18Z">
              <w:r>
                <w:rPr>
                  <w:rFonts w:ascii="Courier New" w:hAnsi="Courier New"/>
                  <w:color w:val="000000"/>
                  <w:sz w:val="16"/>
                </w:rPr>
                <w:t xml:space="preserve">    }</w:t>
              </w:r>
            </w:ins>
            <w:ins w:id="1726" w:author="marpa" w:date="2026-10-25T23:42:18Z">
              <w:r>
                <w:rPr>
                  <w:rFonts w:ascii="Courier New" w:hAnsi="Courier New"/>
                  <w:color w:val="000000"/>
                  <w:sz w:val="16"/>
                </w:rPr>
                <w:br w:type="textWrapping"/>
              </w:r>
            </w:ins>
            <w:ins w:id="1727" w:author="marpa" w:date="2026-10-25T23:42:18Z">
              <w:r>
                <w:rPr>
                  <w:rFonts w:ascii="Courier New" w:hAnsi="Courier New"/>
                  <w:color w:val="000000"/>
                  <w:sz w:val="16"/>
                </w:rPr>
                <w:br w:type="textWrapping"/>
              </w:r>
            </w:ins>
            <w:ins w:id="1728" w:author="marpa" w:date="2026-10-25T23:42:18Z">
              <w:r>
                <w:rPr>
                  <w:rFonts w:ascii="Courier New" w:hAnsi="Courier New"/>
                  <w:color w:val="000000"/>
                  <w:sz w:val="16"/>
                </w:rPr>
                <w:t xml:space="preserve">    public void limpiarMensaje() {</w:t>
              </w:r>
            </w:ins>
            <w:ins w:id="1729" w:author="marpa" w:date="2026-10-25T23:42:18Z">
              <w:r>
                <w:rPr>
                  <w:rFonts w:ascii="Courier New" w:hAnsi="Courier New"/>
                  <w:color w:val="000000"/>
                  <w:sz w:val="16"/>
                </w:rPr>
                <w:br w:type="textWrapping"/>
              </w:r>
            </w:ins>
            <w:ins w:id="1730" w:author="marpa" w:date="2026-10-25T23:42:18Z">
              <w:r>
                <w:rPr>
                  <w:rFonts w:ascii="Courier New" w:hAnsi="Courier New"/>
                  <w:color w:val="000000"/>
                  <w:sz w:val="16"/>
                </w:rPr>
                <w:t xml:space="preserve">        mostrarMensaje("Convirtiendo tus unidades...", AppTheme.TEXTO_SUAVE);</w:t>
              </w:r>
            </w:ins>
            <w:ins w:id="1731" w:author="marpa" w:date="2026-10-25T23:42:18Z">
              <w:r>
                <w:rPr>
                  <w:rFonts w:ascii="Courier New" w:hAnsi="Courier New"/>
                  <w:color w:val="000000"/>
                  <w:sz w:val="16"/>
                </w:rPr>
                <w:br w:type="textWrapping"/>
              </w:r>
            </w:ins>
            <w:ins w:id="1732" w:author="marpa" w:date="2026-10-25T23:42:18Z">
              <w:r>
                <w:rPr>
                  <w:rFonts w:ascii="Courier New" w:hAnsi="Courier New"/>
                  <w:color w:val="000000"/>
                  <w:sz w:val="16"/>
                </w:rPr>
                <w:t xml:space="preserve">    }</w:t>
              </w:r>
            </w:ins>
            <w:ins w:id="1733" w:author="marpa" w:date="2026-10-25T23:42:18Z">
              <w:r>
                <w:rPr>
                  <w:rFonts w:ascii="Courier New" w:hAnsi="Courier New"/>
                  <w:color w:val="000000"/>
                  <w:sz w:val="16"/>
                </w:rPr>
                <w:br w:type="textWrapping"/>
              </w:r>
            </w:ins>
            <w:ins w:id="1734" w:author="marpa" w:date="2026-10-25T23:42:18Z">
              <w:r>
                <w:rPr>
                  <w:rFonts w:ascii="Courier New" w:hAnsi="Courier New"/>
                  <w:color w:val="000000"/>
                  <w:sz w:val="16"/>
                </w:rPr>
                <w:br w:type="textWrapping"/>
              </w:r>
            </w:ins>
            <w:ins w:id="1735" w:author="marpa" w:date="2026-10-25T23:42:18Z">
              <w:r>
                <w:rPr>
                  <w:rFonts w:ascii="Courier New" w:hAnsi="Courier New"/>
                  <w:color w:val="000000"/>
                  <w:sz w:val="16"/>
                </w:rPr>
                <w:t xml:space="preserve">    public void setProcesando(boolean procesando) {</w:t>
              </w:r>
            </w:ins>
            <w:ins w:id="1736" w:author="marpa" w:date="2026-10-25T23:42:18Z">
              <w:r>
                <w:rPr>
                  <w:rFonts w:ascii="Courier New" w:hAnsi="Courier New"/>
                  <w:color w:val="000000"/>
                  <w:sz w:val="16"/>
                </w:rPr>
                <w:br w:type="textWrapping"/>
              </w:r>
            </w:ins>
            <w:ins w:id="1737" w:author="marpa" w:date="2026-10-25T23:42:18Z">
              <w:r>
                <w:rPr>
                  <w:rFonts w:ascii="Courier New" w:hAnsi="Courier New"/>
                  <w:color w:val="000000"/>
                  <w:sz w:val="16"/>
                </w:rPr>
                <w:t xml:space="preserve">        btnConvertir.setEnabled(!procesando);</w:t>
              </w:r>
            </w:ins>
            <w:ins w:id="1738" w:author="marpa" w:date="2026-10-25T23:42:18Z">
              <w:r>
                <w:rPr>
                  <w:rFonts w:ascii="Courier New" w:hAnsi="Courier New"/>
                  <w:color w:val="000000"/>
                  <w:sz w:val="16"/>
                </w:rPr>
                <w:br w:type="textWrapping"/>
              </w:r>
            </w:ins>
            <w:ins w:id="1739" w:author="marpa" w:date="2026-10-25T23:42:18Z">
              <w:r>
                <w:rPr>
                  <w:rFonts w:ascii="Courier New" w:hAnsi="Courier New"/>
                  <w:color w:val="000000"/>
                  <w:sz w:val="16"/>
                </w:rPr>
                <w:t xml:space="preserve">        txtValor.setEnabled(!procesando);</w:t>
              </w:r>
            </w:ins>
            <w:ins w:id="1740" w:author="marpa" w:date="2026-10-25T23:42:18Z">
              <w:r>
                <w:rPr>
                  <w:rFonts w:ascii="Courier New" w:hAnsi="Courier New"/>
                  <w:color w:val="000000"/>
                  <w:sz w:val="16"/>
                </w:rPr>
                <w:br w:type="textWrapping"/>
              </w:r>
            </w:ins>
            <w:ins w:id="1741" w:author="marpa" w:date="2026-10-25T23:42:18Z">
              <w:r>
                <w:rPr>
                  <w:rFonts w:ascii="Courier New" w:hAnsi="Courier New"/>
                  <w:color w:val="000000"/>
                  <w:sz w:val="16"/>
                </w:rPr>
                <w:t xml:space="preserve">        cmbOrigen.setEnabled(!procesando);</w:t>
              </w:r>
            </w:ins>
            <w:ins w:id="1742" w:author="marpa" w:date="2026-10-25T23:42:18Z">
              <w:r>
                <w:rPr>
                  <w:rFonts w:ascii="Courier New" w:hAnsi="Courier New"/>
                  <w:color w:val="000000"/>
                  <w:sz w:val="16"/>
                </w:rPr>
                <w:br w:type="textWrapping"/>
              </w:r>
            </w:ins>
            <w:ins w:id="1743" w:author="marpa" w:date="2026-10-25T23:42:18Z">
              <w:r>
                <w:rPr>
                  <w:rFonts w:ascii="Courier New" w:hAnsi="Courier New"/>
                  <w:color w:val="000000"/>
                  <w:sz w:val="16"/>
                </w:rPr>
                <w:t xml:space="preserve">        cmbDestino.setEnabled(!procesando);</w:t>
              </w:r>
            </w:ins>
            <w:ins w:id="1744" w:author="marpa" w:date="2026-10-25T23:42:18Z">
              <w:r>
                <w:rPr>
                  <w:rFonts w:ascii="Courier New" w:hAnsi="Courier New"/>
                  <w:color w:val="000000"/>
                  <w:sz w:val="16"/>
                </w:rPr>
                <w:br w:type="textWrapping"/>
              </w:r>
            </w:ins>
            <w:ins w:id="1745" w:author="marpa" w:date="2026-10-25T23:42:18Z">
              <w:r>
                <w:rPr>
                  <w:rFonts w:ascii="Courier New" w:hAnsi="Courier New"/>
                  <w:color w:val="000000"/>
                  <w:sz w:val="16"/>
                </w:rPr>
                <w:t xml:space="preserve">        btnConvertir.setText(procesando ? "Convirtiendo..." : "Convertir");</w:t>
              </w:r>
            </w:ins>
            <w:ins w:id="1746" w:author="marpa" w:date="2026-10-25T23:42:18Z">
              <w:r>
                <w:rPr>
                  <w:rFonts w:ascii="Courier New" w:hAnsi="Courier New"/>
                  <w:color w:val="000000"/>
                  <w:sz w:val="16"/>
                </w:rPr>
                <w:br w:type="textWrapping"/>
              </w:r>
            </w:ins>
            <w:ins w:id="1747" w:author="marpa" w:date="2026-10-25T23:42:18Z">
              <w:r>
                <w:rPr>
                  <w:rFonts w:ascii="Courier New" w:hAnsi="Courier New"/>
                  <w:color w:val="000000"/>
                  <w:sz w:val="16"/>
                </w:rPr>
                <w:t xml:space="preserve">    }</w:t>
              </w:r>
            </w:ins>
            <w:ins w:id="1748" w:author="marpa" w:date="2026-10-25T23:42:18Z">
              <w:r>
                <w:rPr>
                  <w:rFonts w:ascii="Courier New" w:hAnsi="Courier New"/>
                  <w:color w:val="000000"/>
                  <w:sz w:val="16"/>
                </w:rPr>
                <w:br w:type="textWrapping"/>
              </w:r>
            </w:ins>
            <w:ins w:id="1749" w:author="marpa" w:date="2026-10-25T23:42:18Z">
              <w:r>
                <w:rPr>
                  <w:rFonts w:ascii="Courier New" w:hAnsi="Courier New"/>
                  <w:color w:val="000000"/>
                  <w:sz w:val="16"/>
                </w:rPr>
                <w:br w:type="textWrapping"/>
              </w:r>
            </w:ins>
            <w:ins w:id="1750" w:author="marpa" w:date="2026-10-25T23:42:18Z">
              <w:r>
                <w:rPr>
                  <w:rFonts w:ascii="Courier New" w:hAnsi="Courier New"/>
                  <w:color w:val="000000"/>
                  <w:sz w:val="16"/>
                </w:rPr>
                <w:t xml:space="preserve">    private void mostrarMensaje(String mensaje, Color color) {</w:t>
              </w:r>
            </w:ins>
            <w:ins w:id="1751" w:author="marpa" w:date="2026-10-25T23:42:18Z">
              <w:r>
                <w:rPr>
                  <w:rFonts w:ascii="Courier New" w:hAnsi="Courier New"/>
                  <w:color w:val="000000"/>
                  <w:sz w:val="16"/>
                </w:rPr>
                <w:br w:type="textWrapping"/>
              </w:r>
            </w:ins>
            <w:ins w:id="1752" w:author="marpa" w:date="2026-10-25T23:42:18Z">
              <w:r>
                <w:rPr>
                  <w:rFonts w:ascii="Courier New" w:hAnsi="Courier New"/>
                  <w:color w:val="000000"/>
                  <w:sz w:val="16"/>
                </w:rPr>
                <w:t xml:space="preserve">        lblMensaje.setForeground(color);</w:t>
              </w:r>
            </w:ins>
            <w:ins w:id="1753" w:author="marpa" w:date="2026-10-25T23:42:18Z">
              <w:r>
                <w:rPr>
                  <w:rFonts w:ascii="Courier New" w:hAnsi="Courier New"/>
                  <w:color w:val="000000"/>
                  <w:sz w:val="16"/>
                </w:rPr>
                <w:br w:type="textWrapping"/>
              </w:r>
            </w:ins>
            <w:ins w:id="1754" w:author="marpa" w:date="2026-10-25T23:42:18Z">
              <w:r>
                <w:rPr>
                  <w:rFonts w:ascii="Courier New" w:hAnsi="Courier New"/>
                  <w:color w:val="000000"/>
                  <w:sz w:val="16"/>
                </w:rPr>
                <w:t xml:space="preserve">        lblMensaje.setText(mensaje);</w:t>
              </w:r>
            </w:ins>
            <w:ins w:id="1755" w:author="marpa" w:date="2026-10-25T23:42:18Z">
              <w:r>
                <w:rPr>
                  <w:rFonts w:ascii="Courier New" w:hAnsi="Courier New"/>
                  <w:color w:val="000000"/>
                  <w:sz w:val="16"/>
                </w:rPr>
                <w:br w:type="textWrapping"/>
              </w:r>
            </w:ins>
            <w:ins w:id="1756" w:author="marpa" w:date="2026-10-25T23:42:18Z">
              <w:r>
                <w:rPr>
                  <w:rFonts w:ascii="Courier New" w:hAnsi="Courier New"/>
                  <w:color w:val="000000"/>
                  <w:sz w:val="16"/>
                </w:rPr>
                <w:t xml:space="preserve">    }</w:t>
              </w:r>
            </w:ins>
            <w:ins w:id="1757" w:author="marpa" w:date="2026-10-25T23:42:18Z">
              <w:r>
                <w:rPr>
                  <w:rFonts w:ascii="Courier New" w:hAnsi="Courier New"/>
                  <w:color w:val="000000"/>
                  <w:sz w:val="16"/>
                </w:rPr>
                <w:br w:type="textWrapping"/>
              </w:r>
            </w:ins>
            <w:ins w:id="1758" w:author="marpa" w:date="2026-10-25T23:42:18Z">
              <w:r>
                <w:rPr>
                  <w:rFonts w:ascii="Courier New" w:hAnsi="Courier New"/>
                  <w:color w:val="000000"/>
                  <w:sz w:val="16"/>
                </w:rPr>
                <w:br w:type="textWrapping"/>
              </w:r>
            </w:ins>
            <w:ins w:id="1759" w:author="marpa" w:date="2026-10-25T23:42:18Z">
              <w:r>
                <w:rPr>
                  <w:rFonts w:ascii="Courier New" w:hAnsi="Courier New"/>
                  <w:color w:val="000000"/>
                  <w:sz w:val="16"/>
                </w:rPr>
                <w:t xml:space="preserve">    public void cerrarVentanaPadre() {</w:t>
              </w:r>
            </w:ins>
            <w:ins w:id="1760" w:author="marpa" w:date="2026-10-25T23:42:18Z">
              <w:r>
                <w:rPr>
                  <w:rFonts w:ascii="Courier New" w:hAnsi="Courier New"/>
                  <w:color w:val="000000"/>
                  <w:sz w:val="16"/>
                </w:rPr>
                <w:br w:type="textWrapping"/>
              </w:r>
            </w:ins>
            <w:ins w:id="1761" w:author="marpa" w:date="2026-10-25T23:42:18Z">
              <w:r>
                <w:rPr>
                  <w:rFonts w:ascii="Courier New" w:hAnsi="Courier New"/>
                  <w:color w:val="000000"/>
                  <w:sz w:val="16"/>
                </w:rPr>
                <w:t xml:space="preserve">        Window ventanaPadre = SwingUtilities.getWindowAncestor(this);</w:t>
              </w:r>
            </w:ins>
            <w:ins w:id="1762" w:author="marpa" w:date="2026-10-25T23:42:18Z">
              <w:r>
                <w:rPr>
                  <w:rFonts w:ascii="Courier New" w:hAnsi="Courier New"/>
                  <w:color w:val="000000"/>
                  <w:sz w:val="16"/>
                </w:rPr>
                <w:br w:type="textWrapping"/>
              </w:r>
            </w:ins>
            <w:ins w:id="1763" w:author="marpa" w:date="2026-10-25T23:42:18Z">
              <w:r>
                <w:rPr>
                  <w:rFonts w:ascii="Courier New" w:hAnsi="Courier New"/>
                  <w:color w:val="000000"/>
                  <w:sz w:val="16"/>
                </w:rPr>
                <w:t xml:space="preserve">        if (ventanaPadre != null) {</w:t>
              </w:r>
            </w:ins>
            <w:ins w:id="1764" w:author="marpa" w:date="2026-10-25T23:42:18Z">
              <w:r>
                <w:rPr>
                  <w:rFonts w:ascii="Courier New" w:hAnsi="Courier New"/>
                  <w:color w:val="000000"/>
                  <w:sz w:val="16"/>
                </w:rPr>
                <w:br w:type="textWrapping"/>
              </w:r>
            </w:ins>
            <w:ins w:id="1765" w:author="marpa" w:date="2026-10-25T23:42:18Z">
              <w:r>
                <w:rPr>
                  <w:rFonts w:ascii="Courier New" w:hAnsi="Courier New"/>
                  <w:color w:val="000000"/>
                  <w:sz w:val="16"/>
                </w:rPr>
                <w:t xml:space="preserve">            ventanaPadre.dispose();</w:t>
              </w:r>
            </w:ins>
            <w:ins w:id="1766" w:author="marpa" w:date="2026-10-25T23:42:18Z">
              <w:r>
                <w:rPr>
                  <w:rFonts w:ascii="Courier New" w:hAnsi="Courier New"/>
                  <w:color w:val="000000"/>
                  <w:sz w:val="16"/>
                </w:rPr>
                <w:br w:type="textWrapping"/>
              </w:r>
            </w:ins>
            <w:ins w:id="1767" w:author="marpa" w:date="2026-10-25T23:42:18Z">
              <w:r>
                <w:rPr>
                  <w:rFonts w:ascii="Courier New" w:hAnsi="Courier New"/>
                  <w:color w:val="000000"/>
                  <w:sz w:val="16"/>
                </w:rPr>
                <w:t xml:space="preserve">        }</w:t>
              </w:r>
            </w:ins>
            <w:ins w:id="1768" w:author="marpa" w:date="2026-10-25T23:42:18Z">
              <w:r>
                <w:rPr>
                  <w:rFonts w:ascii="Courier New" w:hAnsi="Courier New"/>
                  <w:color w:val="000000"/>
                  <w:sz w:val="16"/>
                </w:rPr>
                <w:br w:type="textWrapping"/>
              </w:r>
            </w:ins>
            <w:ins w:id="1769" w:author="marpa" w:date="2026-10-25T23:42:18Z">
              <w:r>
                <w:rPr>
                  <w:rFonts w:ascii="Courier New" w:hAnsi="Courier New"/>
                  <w:color w:val="000000"/>
                  <w:sz w:val="16"/>
                </w:rPr>
                <w:t xml:space="preserve">    }</w:t>
              </w:r>
            </w:ins>
            <w:ins w:id="1770" w:author="marpa" w:date="2026-10-25T23:42:18Z">
              <w:r>
                <w:rPr>
                  <w:rFonts w:ascii="Courier New" w:hAnsi="Courier New"/>
                  <w:color w:val="000000"/>
                  <w:sz w:val="16"/>
                </w:rPr>
                <w:br w:type="textWrapping"/>
              </w:r>
            </w:ins>
            <w:ins w:id="1771" w:author="marpa" w:date="2026-10-25T23:42:18Z">
              <w:r>
                <w:rPr>
                  <w:rFonts w:ascii="Courier New" w:hAnsi="Courier New"/>
                  <w:color w:val="000000"/>
                  <w:sz w:val="16"/>
                </w:rPr>
                <w:t>}</w:t>
              </w:r>
            </w:ins>
            <w:ins w:id="1772" w:author="marpa" w:date="2026-10-25T23:42:18Z">
              <w:r>
                <w:rPr>
                  <w:rFonts w:ascii="Courier New" w:hAnsi="Courier New"/>
                  <w:color w:val="000000"/>
                  <w:sz w:val="16"/>
                </w:rPr>
                <w:br w:type="textWrapping"/>
              </w:r>
            </w:ins>
          </w:p>
        </w:tc>
      </w:tr>
    </w:tbl>
    <w:p w14:paraId="0C371006">
      <w:pPr>
        <w:pStyle w:val="6"/>
        <w:rPr>
          <w:ins w:id="1773" w:author="marpa" w:date="2026-10-25T23:44:00Z"/>
          <w:rFonts w:hint="default"/>
          <w:lang w:val="es-EC"/>
        </w:rPr>
      </w:pPr>
      <w:ins w:id="1774" w:author="marpa" w:date="2026-10-25T23:44:00Z">
        <w:bookmarkStart w:id="167" w:name="_Toc13091"/>
        <w:bookmarkStart w:id="168" w:name="_Toc21748"/>
        <w:r>
          <w:rPr/>
          <w:t xml:space="preserve">Tabla </w:t>
        </w:r>
      </w:ins>
      <w:ins w:id="1775" w:author="marpa" w:date="2026-10-25T23:44:49Z">
        <w:r>
          <w:rPr>
            <w:rFonts w:hint="default"/>
            <w:lang w:val="es-EC"/>
          </w:rPr>
          <w:t>33</w:t>
        </w:r>
      </w:ins>
      <w:ins w:id="1776" w:author="marpa" w:date="2026-10-25T23:44:00Z">
        <w:r>
          <w:rPr/>
          <w:t xml:space="preserve">. Clase </w:t>
        </w:r>
      </w:ins>
      <w:ins w:id="1777" w:author="marpa" w:date="2026-10-25T23:44:00Z">
        <w:r>
          <w:rPr>
            <w:rFonts w:hint="default"/>
          </w:rPr>
          <w:t>TipoConversion</w:t>
        </w:r>
      </w:ins>
      <w:ins w:id="1778" w:author="marpa" w:date="2026-10-25T23:44:00Z">
        <w:r>
          <w:rPr/>
          <w:t xml:space="preserve">- Cliente </w:t>
        </w:r>
      </w:ins>
      <w:ins w:id="1779" w:author="marpa" w:date="2026-10-25T23:44:35Z">
        <w:r>
          <w:rPr>
            <w:rFonts w:hint="default"/>
            <w:lang w:val="es-EC"/>
          </w:rPr>
          <w:t>e</w:t>
        </w:r>
      </w:ins>
      <w:ins w:id="1780" w:author="marpa" w:date="2026-10-25T23:44:36Z">
        <w:r>
          <w:rPr>
            <w:rFonts w:hint="default"/>
            <w:lang w:val="es-EC"/>
          </w:rPr>
          <w:t>scritori</w:t>
        </w:r>
      </w:ins>
      <w:ins w:id="1781" w:author="marpa" w:date="2026-10-25T23:44:37Z">
        <w:r>
          <w:rPr>
            <w:rFonts w:hint="default"/>
            <w:lang w:val="es-EC"/>
          </w:rPr>
          <w:t>o</w:t>
        </w:r>
        <w:bookmarkEnd w:id="167"/>
        <w:bookmarkEnd w:id="168"/>
      </w:ins>
    </w:p>
    <w:tbl>
      <w:tblPr>
        <w:tblStyle w:val="3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0AA3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1782" w:author="marpa" w:date="2026-10-25T23:44:00Z"/>
        </w:trPr>
        <w:tc>
          <w:tcPr>
            <w:tcW w:w="8494" w:type="dxa"/>
            <w:shd w:val="clear" w:color="auto" w:fill="D9D9D9"/>
          </w:tcPr>
          <w:p w14:paraId="069C48F8">
            <w:pPr>
              <w:spacing w:before="0" w:after="0" w:line="240" w:lineRule="auto"/>
              <w:rPr>
                <w:ins w:id="1783" w:author="marpa" w:date="2026-10-25T23:44:00Z"/>
                <w:rFonts w:hint="default" w:ascii="Courier New" w:hAnsi="Courier New" w:eastAsia="Courier New" w:cs="Courier New"/>
                <w:color w:val="000000"/>
                <w:sz w:val="16"/>
                <w:szCs w:val="16"/>
                <w:lang w:val="en-US"/>
              </w:rPr>
            </w:pPr>
            <w:ins w:id="1784" w:author="marpa" w:date="2026-10-25T23:44:00Z">
              <w:r>
                <w:rPr>
                  <w:rFonts w:hint="default" w:ascii="Courier New" w:hAnsi="Courier New" w:eastAsia="Courier New" w:cs="Courier New"/>
                  <w:color w:val="000000"/>
                  <w:sz w:val="16"/>
                  <w:szCs w:val="16"/>
                  <w:lang w:val="en-US"/>
                </w:rPr>
                <w:t>package ec.edu.monster.modelos;</w:t>
              </w:r>
            </w:ins>
          </w:p>
          <w:p w14:paraId="6022331D">
            <w:pPr>
              <w:spacing w:before="0" w:after="0" w:line="240" w:lineRule="auto"/>
              <w:rPr>
                <w:ins w:id="1785" w:author="marpa" w:date="2026-10-25T23:44:00Z"/>
                <w:rFonts w:hint="default" w:ascii="Courier New" w:hAnsi="Courier New" w:eastAsia="Courier New" w:cs="Courier New"/>
                <w:color w:val="000000"/>
                <w:sz w:val="16"/>
                <w:szCs w:val="16"/>
                <w:lang w:val="en-US"/>
              </w:rPr>
            </w:pPr>
          </w:p>
          <w:p w14:paraId="2A03896D">
            <w:pPr>
              <w:spacing w:before="0" w:after="0" w:line="240" w:lineRule="auto"/>
              <w:rPr>
                <w:ins w:id="1786" w:author="marpa" w:date="2026-10-25T23:44:00Z"/>
                <w:rFonts w:hint="default" w:ascii="Courier New" w:hAnsi="Courier New" w:eastAsia="Courier New" w:cs="Courier New"/>
                <w:color w:val="000000"/>
                <w:sz w:val="16"/>
                <w:szCs w:val="16"/>
                <w:lang w:val="en-US"/>
              </w:rPr>
            </w:pPr>
            <w:ins w:id="1787" w:author="marpa" w:date="2026-10-25T23:44:00Z">
              <w:r>
                <w:rPr>
                  <w:rFonts w:hint="default" w:ascii="Courier New" w:hAnsi="Courier New" w:eastAsia="Courier New" w:cs="Courier New"/>
                  <w:color w:val="000000"/>
                  <w:sz w:val="16"/>
                  <w:szCs w:val="16"/>
                  <w:lang w:val="en-US"/>
                </w:rPr>
                <w:t>import java.util.List;</w:t>
              </w:r>
            </w:ins>
          </w:p>
          <w:p w14:paraId="2666C220">
            <w:pPr>
              <w:spacing w:before="0" w:after="0" w:line="240" w:lineRule="auto"/>
              <w:rPr>
                <w:ins w:id="1788" w:author="marpa" w:date="2026-10-25T23:44:00Z"/>
                <w:rFonts w:hint="default" w:ascii="Courier New" w:hAnsi="Courier New" w:eastAsia="Courier New" w:cs="Courier New"/>
                <w:color w:val="000000"/>
                <w:sz w:val="16"/>
                <w:szCs w:val="16"/>
                <w:lang w:val="en-US"/>
              </w:rPr>
            </w:pPr>
          </w:p>
          <w:p w14:paraId="46A07CEF">
            <w:pPr>
              <w:spacing w:before="0" w:after="0" w:line="240" w:lineRule="auto"/>
              <w:rPr>
                <w:ins w:id="1789" w:author="marpa" w:date="2026-10-25T23:44:00Z"/>
                <w:rFonts w:hint="default" w:ascii="Courier New" w:hAnsi="Courier New" w:eastAsia="Courier New" w:cs="Courier New"/>
                <w:color w:val="000000"/>
                <w:sz w:val="16"/>
                <w:szCs w:val="16"/>
                <w:lang w:val="en-US"/>
              </w:rPr>
            </w:pPr>
            <w:ins w:id="1790" w:author="marpa" w:date="2026-10-25T23:44:00Z">
              <w:r>
                <w:rPr>
                  <w:rFonts w:hint="default" w:ascii="Courier New" w:hAnsi="Courier New" w:eastAsia="Courier New" w:cs="Courier New"/>
                  <w:color w:val="000000"/>
                  <w:sz w:val="16"/>
                  <w:szCs w:val="16"/>
                  <w:lang w:val="en-US"/>
                </w:rPr>
                <w:t>public enum TipoConversion {</w:t>
              </w:r>
            </w:ins>
          </w:p>
          <w:p w14:paraId="503FE238">
            <w:pPr>
              <w:spacing w:before="0" w:after="0" w:line="240" w:lineRule="auto"/>
              <w:rPr>
                <w:ins w:id="1791" w:author="marpa" w:date="2026-10-25T23:44:00Z"/>
                <w:rFonts w:hint="default" w:ascii="Courier New" w:hAnsi="Courier New" w:eastAsia="Courier New" w:cs="Courier New"/>
                <w:color w:val="000000"/>
                <w:sz w:val="16"/>
                <w:szCs w:val="16"/>
                <w:lang w:val="en-US"/>
              </w:rPr>
            </w:pPr>
            <w:ins w:id="1792" w:author="marpa" w:date="2026-10-25T23:44:00Z">
              <w:r>
                <w:rPr>
                  <w:rFonts w:hint="default" w:ascii="Courier New" w:hAnsi="Courier New" w:eastAsia="Courier New" w:cs="Courier New"/>
                  <w:color w:val="000000"/>
                  <w:sz w:val="16"/>
                  <w:szCs w:val="16"/>
                  <w:lang w:val="en-US"/>
                </w:rPr>
                <w:t xml:space="preserve">    TEMPERATURA("Temperatura", List.of("CELSIUS", "FAHRENHEIT", "KELVIN", "RANKINE")),</w:t>
              </w:r>
            </w:ins>
          </w:p>
          <w:p w14:paraId="5F0B47C9">
            <w:pPr>
              <w:spacing w:before="0" w:after="0" w:line="240" w:lineRule="auto"/>
              <w:rPr>
                <w:ins w:id="1793" w:author="marpa" w:date="2026-10-25T23:44:00Z"/>
                <w:rFonts w:hint="default" w:ascii="Courier New" w:hAnsi="Courier New" w:eastAsia="Courier New" w:cs="Courier New"/>
                <w:color w:val="000000"/>
                <w:sz w:val="16"/>
                <w:szCs w:val="16"/>
                <w:lang w:val="en-US"/>
              </w:rPr>
            </w:pPr>
            <w:ins w:id="1794" w:author="marpa" w:date="2026-10-25T23:44:00Z">
              <w:r>
                <w:rPr>
                  <w:rFonts w:hint="default" w:ascii="Courier New" w:hAnsi="Courier New" w:eastAsia="Courier New" w:cs="Courier New"/>
                  <w:color w:val="000000"/>
                  <w:sz w:val="16"/>
                  <w:szCs w:val="16"/>
                  <w:lang w:val="en-US"/>
                </w:rPr>
                <w:t xml:space="preserve">    MASA("Masa", List.of("MILIGRAMO", "GRAMO", "KILOGRAMO", "TONELADA", "ONZA")),</w:t>
              </w:r>
            </w:ins>
          </w:p>
          <w:p w14:paraId="0DDA8A1A">
            <w:pPr>
              <w:spacing w:before="0" w:after="0" w:line="240" w:lineRule="auto"/>
              <w:rPr>
                <w:ins w:id="1795" w:author="marpa" w:date="2026-10-25T23:44:00Z"/>
                <w:rFonts w:hint="default" w:ascii="Courier New" w:hAnsi="Courier New" w:eastAsia="Courier New" w:cs="Courier New"/>
                <w:color w:val="000000"/>
                <w:sz w:val="16"/>
                <w:szCs w:val="16"/>
                <w:lang w:val="en-US"/>
              </w:rPr>
            </w:pPr>
            <w:ins w:id="1796" w:author="marpa" w:date="2026-10-25T23:44:00Z">
              <w:r>
                <w:rPr>
                  <w:rFonts w:hint="default" w:ascii="Courier New" w:hAnsi="Courier New" w:eastAsia="Courier New" w:cs="Courier New"/>
                  <w:color w:val="000000"/>
                  <w:sz w:val="16"/>
                  <w:szCs w:val="16"/>
                  <w:lang w:val="en-US"/>
                </w:rPr>
                <w:t xml:space="preserve">    LONGITUD("Longitud", List.of("PIE", "CENTIMETRO", "METRO", "MILLA", "YARDA"));</w:t>
              </w:r>
            </w:ins>
          </w:p>
          <w:p w14:paraId="3F442C56">
            <w:pPr>
              <w:spacing w:before="0" w:after="0" w:line="240" w:lineRule="auto"/>
              <w:rPr>
                <w:ins w:id="1797" w:author="marpa" w:date="2026-10-25T23:44:00Z"/>
                <w:rFonts w:hint="default" w:ascii="Courier New" w:hAnsi="Courier New" w:eastAsia="Courier New" w:cs="Courier New"/>
                <w:color w:val="000000"/>
                <w:sz w:val="16"/>
                <w:szCs w:val="16"/>
                <w:lang w:val="en-US"/>
              </w:rPr>
            </w:pPr>
          </w:p>
          <w:p w14:paraId="4A68405F">
            <w:pPr>
              <w:spacing w:before="0" w:after="0" w:line="240" w:lineRule="auto"/>
              <w:rPr>
                <w:ins w:id="1798" w:author="marpa" w:date="2026-10-25T23:44:00Z"/>
                <w:rFonts w:hint="default" w:ascii="Courier New" w:hAnsi="Courier New" w:eastAsia="Courier New" w:cs="Courier New"/>
                <w:color w:val="000000"/>
                <w:sz w:val="16"/>
                <w:szCs w:val="16"/>
                <w:lang w:val="en-US"/>
              </w:rPr>
            </w:pPr>
            <w:ins w:id="1799" w:author="marpa" w:date="2026-10-25T23:44:00Z">
              <w:r>
                <w:rPr>
                  <w:rFonts w:hint="default" w:ascii="Courier New" w:hAnsi="Courier New" w:eastAsia="Courier New" w:cs="Courier New"/>
                  <w:color w:val="000000"/>
                  <w:sz w:val="16"/>
                  <w:szCs w:val="16"/>
                  <w:lang w:val="en-US"/>
                </w:rPr>
                <w:t xml:space="preserve">    private final String titulo;</w:t>
              </w:r>
            </w:ins>
          </w:p>
          <w:p w14:paraId="062AD601">
            <w:pPr>
              <w:spacing w:before="0" w:after="0" w:line="240" w:lineRule="auto"/>
              <w:rPr>
                <w:ins w:id="1800" w:author="marpa" w:date="2026-10-25T23:44:00Z"/>
                <w:rFonts w:hint="default" w:ascii="Courier New" w:hAnsi="Courier New" w:eastAsia="Courier New" w:cs="Courier New"/>
                <w:color w:val="000000"/>
                <w:sz w:val="16"/>
                <w:szCs w:val="16"/>
                <w:lang w:val="en-US"/>
              </w:rPr>
            </w:pPr>
            <w:ins w:id="1801" w:author="marpa" w:date="2026-10-25T23:44:00Z">
              <w:r>
                <w:rPr>
                  <w:rFonts w:hint="default" w:ascii="Courier New" w:hAnsi="Courier New" w:eastAsia="Courier New" w:cs="Courier New"/>
                  <w:color w:val="000000"/>
                  <w:sz w:val="16"/>
                  <w:szCs w:val="16"/>
                  <w:lang w:val="en-US"/>
                </w:rPr>
                <w:t xml:space="preserve">    private final List&lt;String&gt; unidades;</w:t>
              </w:r>
            </w:ins>
          </w:p>
          <w:p w14:paraId="1841D0EC">
            <w:pPr>
              <w:spacing w:before="0" w:after="0" w:line="240" w:lineRule="auto"/>
              <w:rPr>
                <w:ins w:id="1802" w:author="marpa" w:date="2026-10-25T23:44:00Z"/>
                <w:rFonts w:hint="default" w:ascii="Courier New" w:hAnsi="Courier New" w:eastAsia="Courier New" w:cs="Courier New"/>
                <w:color w:val="000000"/>
                <w:sz w:val="16"/>
                <w:szCs w:val="16"/>
                <w:lang w:val="en-US"/>
              </w:rPr>
            </w:pPr>
          </w:p>
          <w:p w14:paraId="3FA080C7">
            <w:pPr>
              <w:spacing w:before="0" w:after="0" w:line="240" w:lineRule="auto"/>
              <w:rPr>
                <w:ins w:id="1803" w:author="marpa" w:date="2026-10-25T23:44:00Z"/>
                <w:rFonts w:hint="default" w:ascii="Courier New" w:hAnsi="Courier New" w:eastAsia="Courier New" w:cs="Courier New"/>
                <w:color w:val="000000"/>
                <w:sz w:val="16"/>
                <w:szCs w:val="16"/>
                <w:lang w:val="en-US"/>
              </w:rPr>
            </w:pPr>
            <w:ins w:id="1804" w:author="marpa" w:date="2026-10-25T23:44:00Z">
              <w:r>
                <w:rPr>
                  <w:rFonts w:hint="default" w:ascii="Courier New" w:hAnsi="Courier New" w:eastAsia="Courier New" w:cs="Courier New"/>
                  <w:color w:val="000000"/>
                  <w:sz w:val="16"/>
                  <w:szCs w:val="16"/>
                  <w:lang w:val="en-US"/>
                </w:rPr>
                <w:t xml:space="preserve">    TipoConversion(String titulo, List&lt;String&gt; unidades) {</w:t>
              </w:r>
            </w:ins>
          </w:p>
          <w:p w14:paraId="573F5AD0">
            <w:pPr>
              <w:spacing w:before="0" w:after="0" w:line="240" w:lineRule="auto"/>
              <w:rPr>
                <w:ins w:id="1805" w:author="marpa" w:date="2026-10-25T23:44:00Z"/>
                <w:rFonts w:hint="default" w:ascii="Courier New" w:hAnsi="Courier New" w:eastAsia="Courier New" w:cs="Courier New"/>
                <w:color w:val="000000"/>
                <w:sz w:val="16"/>
                <w:szCs w:val="16"/>
                <w:lang w:val="en-US"/>
              </w:rPr>
            </w:pPr>
            <w:ins w:id="1806" w:author="marpa" w:date="2026-10-25T23:44:00Z">
              <w:r>
                <w:rPr>
                  <w:rFonts w:hint="default" w:ascii="Courier New" w:hAnsi="Courier New" w:eastAsia="Courier New" w:cs="Courier New"/>
                  <w:color w:val="000000"/>
                  <w:sz w:val="16"/>
                  <w:szCs w:val="16"/>
                  <w:lang w:val="en-US"/>
                </w:rPr>
                <w:t xml:space="preserve">        this.titulo = titulo;</w:t>
              </w:r>
            </w:ins>
          </w:p>
          <w:p w14:paraId="0CF1628C">
            <w:pPr>
              <w:spacing w:before="0" w:after="0" w:line="240" w:lineRule="auto"/>
              <w:rPr>
                <w:ins w:id="1807" w:author="marpa" w:date="2026-10-25T23:44:00Z"/>
                <w:rFonts w:hint="default" w:ascii="Courier New" w:hAnsi="Courier New" w:eastAsia="Courier New" w:cs="Courier New"/>
                <w:color w:val="000000"/>
                <w:sz w:val="16"/>
                <w:szCs w:val="16"/>
                <w:lang w:val="en-US"/>
              </w:rPr>
            </w:pPr>
            <w:ins w:id="1808" w:author="marpa" w:date="2026-10-25T23:44:00Z">
              <w:r>
                <w:rPr>
                  <w:rFonts w:hint="default" w:ascii="Courier New" w:hAnsi="Courier New" w:eastAsia="Courier New" w:cs="Courier New"/>
                  <w:color w:val="000000"/>
                  <w:sz w:val="16"/>
                  <w:szCs w:val="16"/>
                  <w:lang w:val="en-US"/>
                </w:rPr>
                <w:t xml:space="preserve">        this.unidades = List.copyOf(unidades);</w:t>
              </w:r>
            </w:ins>
          </w:p>
          <w:p w14:paraId="535C0CA1">
            <w:pPr>
              <w:spacing w:before="0" w:after="0" w:line="240" w:lineRule="auto"/>
              <w:rPr>
                <w:ins w:id="1809" w:author="marpa" w:date="2026-10-25T23:44:00Z"/>
                <w:rFonts w:hint="default" w:ascii="Courier New" w:hAnsi="Courier New" w:eastAsia="Courier New" w:cs="Courier New"/>
                <w:color w:val="000000"/>
                <w:sz w:val="16"/>
                <w:szCs w:val="16"/>
                <w:lang w:val="en-US"/>
              </w:rPr>
            </w:pPr>
            <w:ins w:id="1810" w:author="marpa" w:date="2026-10-25T23:44:00Z">
              <w:r>
                <w:rPr>
                  <w:rFonts w:hint="default" w:ascii="Courier New" w:hAnsi="Courier New" w:eastAsia="Courier New" w:cs="Courier New"/>
                  <w:color w:val="000000"/>
                  <w:sz w:val="16"/>
                  <w:szCs w:val="16"/>
                  <w:lang w:val="en-US"/>
                </w:rPr>
                <w:t xml:space="preserve">    }</w:t>
              </w:r>
            </w:ins>
          </w:p>
          <w:p w14:paraId="610C8079">
            <w:pPr>
              <w:spacing w:before="0" w:after="0" w:line="240" w:lineRule="auto"/>
              <w:rPr>
                <w:ins w:id="1811" w:author="marpa" w:date="2026-10-25T23:44:00Z"/>
                <w:rFonts w:hint="default" w:ascii="Courier New" w:hAnsi="Courier New" w:eastAsia="Courier New" w:cs="Courier New"/>
                <w:color w:val="000000"/>
                <w:sz w:val="16"/>
                <w:szCs w:val="16"/>
                <w:lang w:val="en-US"/>
              </w:rPr>
            </w:pPr>
          </w:p>
          <w:p w14:paraId="26587EAC">
            <w:pPr>
              <w:spacing w:before="0" w:after="0" w:line="240" w:lineRule="auto"/>
              <w:rPr>
                <w:ins w:id="1812" w:author="marpa" w:date="2026-10-25T23:44:00Z"/>
                <w:rFonts w:hint="default" w:ascii="Courier New" w:hAnsi="Courier New" w:eastAsia="Courier New" w:cs="Courier New"/>
                <w:color w:val="000000"/>
                <w:sz w:val="16"/>
                <w:szCs w:val="16"/>
                <w:lang w:val="en-US"/>
              </w:rPr>
            </w:pPr>
            <w:ins w:id="1813" w:author="marpa" w:date="2026-10-25T23:44:00Z">
              <w:r>
                <w:rPr>
                  <w:rFonts w:hint="default" w:ascii="Courier New" w:hAnsi="Courier New" w:eastAsia="Courier New" w:cs="Courier New"/>
                  <w:color w:val="000000"/>
                  <w:sz w:val="16"/>
                  <w:szCs w:val="16"/>
                  <w:lang w:val="en-US"/>
                </w:rPr>
                <w:t xml:space="preserve">    public String titulo() { return titulo; }</w:t>
              </w:r>
            </w:ins>
          </w:p>
          <w:p w14:paraId="4295547B">
            <w:pPr>
              <w:spacing w:before="0" w:after="0" w:line="240" w:lineRule="auto"/>
              <w:rPr>
                <w:ins w:id="1814" w:author="marpa" w:date="2026-10-25T23:44:00Z"/>
                <w:rFonts w:hint="default" w:ascii="Courier New" w:hAnsi="Courier New" w:eastAsia="Courier New" w:cs="Courier New"/>
                <w:color w:val="000000"/>
                <w:sz w:val="16"/>
                <w:szCs w:val="16"/>
                <w:lang w:val="en-US"/>
              </w:rPr>
            </w:pPr>
            <w:ins w:id="1815" w:author="marpa" w:date="2026-10-25T23:44:00Z">
              <w:r>
                <w:rPr>
                  <w:rFonts w:hint="default" w:ascii="Courier New" w:hAnsi="Courier New" w:eastAsia="Courier New" w:cs="Courier New"/>
                  <w:color w:val="000000"/>
                  <w:sz w:val="16"/>
                  <w:szCs w:val="16"/>
                  <w:lang w:val="en-US"/>
                </w:rPr>
                <w:t xml:space="preserve">    public List&lt;String&gt; unidades() { return unidades; }</w:t>
              </w:r>
            </w:ins>
          </w:p>
          <w:p w14:paraId="15792189">
            <w:pPr>
              <w:spacing w:before="0" w:after="0" w:line="240" w:lineRule="auto"/>
              <w:rPr>
                <w:ins w:id="1816" w:author="marpa" w:date="2026-10-25T23:44:00Z"/>
                <w:rFonts w:hint="default" w:ascii="Courier New" w:hAnsi="Courier New" w:eastAsia="Courier New" w:cs="Courier New"/>
                <w:color w:val="000000"/>
                <w:sz w:val="16"/>
                <w:szCs w:val="16"/>
                <w:lang w:val="en-US"/>
              </w:rPr>
            </w:pPr>
            <w:ins w:id="1817" w:author="marpa" w:date="2026-10-25T23:44:00Z">
              <w:r>
                <w:rPr>
                  <w:rFonts w:hint="default" w:ascii="Courier New" w:hAnsi="Courier New" w:eastAsia="Courier New" w:cs="Courier New"/>
                  <w:color w:val="000000"/>
                  <w:sz w:val="16"/>
                  <w:szCs w:val="16"/>
                  <w:lang w:val="en-US"/>
                </w:rPr>
                <w:t>}</w:t>
              </w:r>
            </w:ins>
          </w:p>
          <w:p w14:paraId="78B80C39">
            <w:pPr>
              <w:spacing w:before="0" w:after="0" w:line="240" w:lineRule="auto"/>
              <w:rPr>
                <w:ins w:id="1818" w:author="marpa" w:date="2026-10-25T23:44:00Z"/>
                <w:rFonts w:hint="default" w:ascii="Courier New" w:hAnsi="Courier New" w:eastAsia="Courier New" w:cs="Courier New"/>
                <w:color w:val="000000"/>
                <w:sz w:val="16"/>
                <w:szCs w:val="16"/>
                <w:lang w:val="es-EC"/>
              </w:rPr>
            </w:pPr>
          </w:p>
        </w:tc>
      </w:tr>
    </w:tbl>
    <w:p w14:paraId="52BA17BD">
      <w:pPr>
        <w:pStyle w:val="6"/>
        <w:rPr>
          <w:ins w:id="1819" w:author="marpa" w:date="2026-10-25T23:44:00Z"/>
        </w:rPr>
      </w:pPr>
    </w:p>
    <w:p w14:paraId="0560E918">
      <w:pPr>
        <w:rPr>
          <w:ins w:id="1820" w:author="marpa" w:date="2026-10-25T23:44:00Z"/>
          <w:i/>
          <w:iCs/>
          <w:color w:val="1F497D"/>
          <w:sz w:val="18"/>
          <w:szCs w:val="18"/>
        </w:rPr>
      </w:pPr>
      <w:ins w:id="1821" w:author="marpa" w:date="2026-10-25T23:44:00Z">
        <w:r>
          <w:rPr/>
          <w:br w:type="page"/>
        </w:r>
      </w:ins>
    </w:p>
    <w:p w14:paraId="5A6064B8">
      <w:pPr>
        <w:pStyle w:val="6"/>
        <w:rPr>
          <w:ins w:id="1822" w:author="marpa" w:date="2026-10-25T23:44:00Z"/>
          <w:rFonts w:hint="default"/>
          <w:lang w:val="es-EC"/>
        </w:rPr>
      </w:pPr>
      <w:ins w:id="1823" w:author="marpa" w:date="2026-10-25T23:44:00Z">
        <w:bookmarkStart w:id="169" w:name="_Toc29846"/>
        <w:bookmarkStart w:id="170" w:name="_Toc30953"/>
        <w:r>
          <w:rPr/>
          <w:t xml:space="preserve">Tabla </w:t>
        </w:r>
      </w:ins>
      <w:ins w:id="1824" w:author="marpa" w:date="2026-10-25T23:44:51Z">
        <w:r>
          <w:rPr>
            <w:rFonts w:hint="default"/>
            <w:lang w:val="es-EC"/>
          </w:rPr>
          <w:t>3</w:t>
        </w:r>
      </w:ins>
      <w:ins w:id="1825" w:author="marpa" w:date="2026-10-25T23:44:52Z">
        <w:r>
          <w:rPr>
            <w:rFonts w:hint="default"/>
            <w:lang w:val="es-EC"/>
          </w:rPr>
          <w:t>4</w:t>
        </w:r>
      </w:ins>
      <w:ins w:id="1826" w:author="marpa" w:date="2026-10-25T23:44:00Z">
        <w:r>
          <w:rPr/>
          <w:t xml:space="preserve">. Clase </w:t>
        </w:r>
      </w:ins>
      <w:ins w:id="1827" w:author="marpa" w:date="2026-10-25T23:44:00Z">
        <w:r>
          <w:rPr>
            <w:rFonts w:hint="default"/>
          </w:rPr>
          <w:t>ResultadoConversion</w:t>
        </w:r>
      </w:ins>
      <w:ins w:id="1828" w:author="marpa" w:date="2026-10-25T23:44:00Z">
        <w:r>
          <w:rPr/>
          <w:t xml:space="preserve">- Cliente </w:t>
        </w:r>
      </w:ins>
      <w:ins w:id="1829" w:author="marpa" w:date="2026-10-25T23:44:53Z">
        <w:r>
          <w:rPr>
            <w:rFonts w:hint="default"/>
            <w:lang w:val="es-EC"/>
          </w:rPr>
          <w:t>e</w:t>
        </w:r>
      </w:ins>
      <w:ins w:id="1830" w:author="marpa" w:date="2026-10-25T23:44:55Z">
        <w:r>
          <w:rPr>
            <w:rFonts w:hint="default"/>
            <w:lang w:val="es-EC"/>
          </w:rPr>
          <w:t>scri</w:t>
        </w:r>
      </w:ins>
      <w:ins w:id="1831" w:author="marpa" w:date="2026-10-25T23:44:56Z">
        <w:r>
          <w:rPr>
            <w:rFonts w:hint="default"/>
            <w:lang w:val="es-EC"/>
          </w:rPr>
          <w:t>torio</w:t>
        </w:r>
        <w:bookmarkEnd w:id="169"/>
        <w:bookmarkEnd w:id="170"/>
      </w:ins>
    </w:p>
    <w:tbl>
      <w:tblPr>
        <w:tblStyle w:val="3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EC11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1832" w:author="marpa" w:date="2026-10-25T23:44:00Z"/>
        </w:trPr>
        <w:tc>
          <w:tcPr>
            <w:tcW w:w="8494" w:type="dxa"/>
            <w:shd w:val="clear" w:color="auto" w:fill="D9D9D9"/>
          </w:tcPr>
          <w:p w14:paraId="083E13E1">
            <w:pPr>
              <w:spacing w:before="0" w:after="0" w:line="240" w:lineRule="auto"/>
              <w:rPr>
                <w:ins w:id="1833" w:author="marpa" w:date="2026-10-25T23:45:10Z"/>
                <w:rFonts w:hint="default" w:ascii="Courier New" w:hAnsi="Courier New" w:eastAsia="Courier New" w:cs="Courier New"/>
                <w:color w:val="000000"/>
                <w:sz w:val="16"/>
                <w:szCs w:val="16"/>
                <w:lang w:val="es-EC"/>
              </w:rPr>
            </w:pPr>
            <w:ins w:id="1834" w:author="marpa" w:date="2026-10-25T23:45:10Z">
              <w:r>
                <w:rPr>
                  <w:rFonts w:hint="default" w:ascii="Courier New" w:hAnsi="Courier New" w:eastAsia="Courier New" w:cs="Courier New"/>
                  <w:color w:val="000000"/>
                  <w:sz w:val="16"/>
                  <w:szCs w:val="16"/>
                  <w:lang w:val="es-EC"/>
                </w:rPr>
                <w:t>/*</w:t>
              </w:r>
            </w:ins>
          </w:p>
          <w:p w14:paraId="6C021892">
            <w:pPr>
              <w:spacing w:before="0" w:after="0" w:line="240" w:lineRule="auto"/>
              <w:rPr>
                <w:ins w:id="1835" w:author="marpa" w:date="2026-10-25T23:45:10Z"/>
                <w:rFonts w:hint="default" w:ascii="Courier New" w:hAnsi="Courier New" w:eastAsia="Courier New" w:cs="Courier New"/>
                <w:color w:val="000000"/>
                <w:sz w:val="16"/>
                <w:szCs w:val="16"/>
                <w:lang w:val="es-EC"/>
              </w:rPr>
            </w:pPr>
            <w:ins w:id="1836" w:author="marpa" w:date="2026-10-25T23:45:10Z">
              <w:r>
                <w:rPr>
                  <w:rFonts w:hint="default" w:ascii="Courier New" w:hAnsi="Courier New" w:eastAsia="Courier New" w:cs="Courier New"/>
                  <w:color w:val="000000"/>
                  <w:sz w:val="16"/>
                  <w:szCs w:val="16"/>
                  <w:lang w:val="es-EC"/>
                </w:rPr>
                <w:t xml:space="preserve"> * Click nbfs://nbhost/SystemFileSystem/Templates/Licenses/license-default.txt to change this license</w:t>
              </w:r>
            </w:ins>
          </w:p>
          <w:p w14:paraId="095EBD00">
            <w:pPr>
              <w:spacing w:before="0" w:after="0" w:line="240" w:lineRule="auto"/>
              <w:rPr>
                <w:ins w:id="1837" w:author="marpa" w:date="2026-10-25T23:45:10Z"/>
                <w:rFonts w:hint="default" w:ascii="Courier New" w:hAnsi="Courier New" w:eastAsia="Courier New" w:cs="Courier New"/>
                <w:color w:val="000000"/>
                <w:sz w:val="16"/>
                <w:szCs w:val="16"/>
                <w:lang w:val="es-EC"/>
              </w:rPr>
            </w:pPr>
            <w:ins w:id="1838" w:author="marpa" w:date="2026-10-25T23:45:10Z">
              <w:r>
                <w:rPr>
                  <w:rFonts w:hint="default" w:ascii="Courier New" w:hAnsi="Courier New" w:eastAsia="Courier New" w:cs="Courier New"/>
                  <w:color w:val="000000"/>
                  <w:sz w:val="16"/>
                  <w:szCs w:val="16"/>
                  <w:lang w:val="es-EC"/>
                </w:rPr>
                <w:t xml:space="preserve"> * Click nbfs://nbhost/SystemFileSystem/Templates/Classes/Class.java to edit this template</w:t>
              </w:r>
            </w:ins>
          </w:p>
          <w:p w14:paraId="3773D364">
            <w:pPr>
              <w:spacing w:before="0" w:after="0" w:line="240" w:lineRule="auto"/>
              <w:rPr>
                <w:ins w:id="1839" w:author="marpa" w:date="2026-10-25T23:45:10Z"/>
                <w:rFonts w:hint="default" w:ascii="Courier New" w:hAnsi="Courier New" w:eastAsia="Courier New" w:cs="Courier New"/>
                <w:color w:val="000000"/>
                <w:sz w:val="16"/>
                <w:szCs w:val="16"/>
                <w:lang w:val="es-EC"/>
              </w:rPr>
            </w:pPr>
            <w:ins w:id="1840" w:author="marpa" w:date="2026-10-25T23:45:10Z">
              <w:r>
                <w:rPr>
                  <w:rFonts w:hint="default" w:ascii="Courier New" w:hAnsi="Courier New" w:eastAsia="Courier New" w:cs="Courier New"/>
                  <w:color w:val="000000"/>
                  <w:sz w:val="16"/>
                  <w:szCs w:val="16"/>
                  <w:lang w:val="es-EC"/>
                </w:rPr>
                <w:t xml:space="preserve"> */</w:t>
              </w:r>
            </w:ins>
          </w:p>
          <w:p w14:paraId="2B485221">
            <w:pPr>
              <w:spacing w:before="0" w:after="0" w:line="240" w:lineRule="auto"/>
              <w:rPr>
                <w:ins w:id="1841" w:author="marpa" w:date="2026-10-25T23:45:10Z"/>
                <w:rFonts w:hint="default" w:ascii="Courier New" w:hAnsi="Courier New" w:eastAsia="Courier New" w:cs="Courier New"/>
                <w:color w:val="000000"/>
                <w:sz w:val="16"/>
                <w:szCs w:val="16"/>
                <w:lang w:val="es-EC"/>
              </w:rPr>
            </w:pPr>
            <w:ins w:id="1842" w:author="marpa" w:date="2026-10-25T23:45:10Z">
              <w:r>
                <w:rPr>
                  <w:rFonts w:hint="default" w:ascii="Courier New" w:hAnsi="Courier New" w:eastAsia="Courier New" w:cs="Courier New"/>
                  <w:color w:val="000000"/>
                  <w:sz w:val="16"/>
                  <w:szCs w:val="16"/>
                  <w:lang w:val="es-EC"/>
                </w:rPr>
                <w:t>package ec.edu.monster.modelos;</w:t>
              </w:r>
            </w:ins>
          </w:p>
          <w:p w14:paraId="2103E1E5">
            <w:pPr>
              <w:spacing w:before="0" w:after="0" w:line="240" w:lineRule="auto"/>
              <w:rPr>
                <w:ins w:id="1843" w:author="marpa" w:date="2026-10-25T23:45:10Z"/>
                <w:rFonts w:hint="default" w:ascii="Courier New" w:hAnsi="Courier New" w:eastAsia="Courier New" w:cs="Courier New"/>
                <w:color w:val="000000"/>
                <w:sz w:val="16"/>
                <w:szCs w:val="16"/>
                <w:lang w:val="es-EC"/>
              </w:rPr>
            </w:pPr>
          </w:p>
          <w:p w14:paraId="504B8CCF">
            <w:pPr>
              <w:spacing w:before="0" w:after="0" w:line="240" w:lineRule="auto"/>
              <w:rPr>
                <w:ins w:id="1844" w:author="marpa" w:date="2026-10-25T23:45:10Z"/>
                <w:rFonts w:hint="default" w:ascii="Courier New" w:hAnsi="Courier New" w:eastAsia="Courier New" w:cs="Courier New"/>
                <w:color w:val="000000"/>
                <w:sz w:val="16"/>
                <w:szCs w:val="16"/>
                <w:lang w:val="es-EC"/>
              </w:rPr>
            </w:pPr>
            <w:ins w:id="1845" w:author="marpa" w:date="2026-10-25T23:45:10Z">
              <w:r>
                <w:rPr>
                  <w:rFonts w:hint="default" w:ascii="Courier New" w:hAnsi="Courier New" w:eastAsia="Courier New" w:cs="Courier New"/>
                  <w:color w:val="000000"/>
                  <w:sz w:val="16"/>
                  <w:szCs w:val="16"/>
                  <w:lang w:val="es-EC"/>
                </w:rPr>
                <w:t>/**</w:t>
              </w:r>
            </w:ins>
          </w:p>
          <w:p w14:paraId="4DD92428">
            <w:pPr>
              <w:spacing w:before="0" w:after="0" w:line="240" w:lineRule="auto"/>
              <w:rPr>
                <w:ins w:id="1846" w:author="marpa" w:date="2026-10-25T23:45:10Z"/>
                <w:rFonts w:hint="default" w:ascii="Courier New" w:hAnsi="Courier New" w:eastAsia="Courier New" w:cs="Courier New"/>
                <w:color w:val="000000"/>
                <w:sz w:val="16"/>
                <w:szCs w:val="16"/>
                <w:lang w:val="es-EC"/>
              </w:rPr>
            </w:pPr>
            <w:ins w:id="1847" w:author="marpa" w:date="2026-10-25T23:45:10Z">
              <w:r>
                <w:rPr>
                  <w:rFonts w:hint="default" w:ascii="Courier New" w:hAnsi="Courier New" w:eastAsia="Courier New" w:cs="Courier New"/>
                  <w:color w:val="000000"/>
                  <w:sz w:val="16"/>
                  <w:szCs w:val="16"/>
                  <w:lang w:val="es-EC"/>
                </w:rPr>
                <w:t xml:space="preserve"> *</w:t>
              </w:r>
            </w:ins>
          </w:p>
          <w:p w14:paraId="4178F709">
            <w:pPr>
              <w:spacing w:before="0" w:after="0" w:line="240" w:lineRule="auto"/>
              <w:rPr>
                <w:ins w:id="1848" w:author="marpa" w:date="2026-10-25T23:45:10Z"/>
                <w:rFonts w:hint="default" w:ascii="Courier New" w:hAnsi="Courier New" w:eastAsia="Courier New" w:cs="Courier New"/>
                <w:color w:val="000000"/>
                <w:sz w:val="16"/>
                <w:szCs w:val="16"/>
                <w:lang w:val="es-EC"/>
              </w:rPr>
            </w:pPr>
            <w:ins w:id="1849" w:author="marpa" w:date="2026-10-25T23:45:10Z">
              <w:r>
                <w:rPr>
                  <w:rFonts w:hint="default" w:ascii="Courier New" w:hAnsi="Courier New" w:eastAsia="Courier New" w:cs="Courier New"/>
                  <w:color w:val="000000"/>
                  <w:sz w:val="16"/>
                  <w:szCs w:val="16"/>
                  <w:lang w:val="es-EC"/>
                </w:rPr>
                <w:t xml:space="preserve"> * @author gmlop</w:t>
              </w:r>
            </w:ins>
          </w:p>
          <w:p w14:paraId="41A153D0">
            <w:pPr>
              <w:spacing w:before="0" w:after="0" w:line="240" w:lineRule="auto"/>
              <w:rPr>
                <w:ins w:id="1850" w:author="marpa" w:date="2026-10-25T23:45:10Z"/>
                <w:rFonts w:hint="default" w:ascii="Courier New" w:hAnsi="Courier New" w:eastAsia="Courier New" w:cs="Courier New"/>
                <w:color w:val="000000"/>
                <w:sz w:val="16"/>
                <w:szCs w:val="16"/>
                <w:lang w:val="es-EC"/>
              </w:rPr>
            </w:pPr>
            <w:ins w:id="1851" w:author="marpa" w:date="2026-10-25T23:45:10Z">
              <w:r>
                <w:rPr>
                  <w:rFonts w:hint="default" w:ascii="Courier New" w:hAnsi="Courier New" w:eastAsia="Courier New" w:cs="Courier New"/>
                  <w:color w:val="000000"/>
                  <w:sz w:val="16"/>
                  <w:szCs w:val="16"/>
                  <w:lang w:val="es-EC"/>
                </w:rPr>
                <w:t xml:space="preserve"> */</w:t>
              </w:r>
            </w:ins>
          </w:p>
          <w:p w14:paraId="183D6F19">
            <w:pPr>
              <w:spacing w:before="0" w:after="0" w:line="240" w:lineRule="auto"/>
              <w:rPr>
                <w:ins w:id="1852" w:author="marpa" w:date="2026-10-25T23:45:10Z"/>
                <w:rFonts w:hint="default" w:ascii="Courier New" w:hAnsi="Courier New" w:eastAsia="Courier New" w:cs="Courier New"/>
                <w:color w:val="000000"/>
                <w:sz w:val="16"/>
                <w:szCs w:val="16"/>
                <w:lang w:val="es-EC"/>
              </w:rPr>
            </w:pPr>
            <w:ins w:id="1853" w:author="marpa" w:date="2026-10-25T23:45:10Z">
              <w:r>
                <w:rPr>
                  <w:rFonts w:hint="default" w:ascii="Courier New" w:hAnsi="Courier New" w:eastAsia="Courier New" w:cs="Courier New"/>
                  <w:color w:val="000000"/>
                  <w:sz w:val="16"/>
                  <w:szCs w:val="16"/>
                  <w:lang w:val="es-EC"/>
                </w:rPr>
                <w:t>public class ResultadoConversion {</w:t>
              </w:r>
            </w:ins>
          </w:p>
          <w:p w14:paraId="5B250F3C">
            <w:pPr>
              <w:spacing w:before="0" w:after="0" w:line="240" w:lineRule="auto"/>
              <w:rPr>
                <w:ins w:id="1854" w:author="marpa" w:date="2026-10-25T23:45:10Z"/>
                <w:rFonts w:hint="default" w:ascii="Courier New" w:hAnsi="Courier New" w:eastAsia="Courier New" w:cs="Courier New"/>
                <w:color w:val="000000"/>
                <w:sz w:val="16"/>
                <w:szCs w:val="16"/>
                <w:lang w:val="es-EC"/>
              </w:rPr>
            </w:pPr>
            <w:ins w:id="1855" w:author="marpa" w:date="2026-10-25T23:45:10Z">
              <w:r>
                <w:rPr>
                  <w:rFonts w:hint="default" w:ascii="Courier New" w:hAnsi="Courier New" w:eastAsia="Courier New" w:cs="Courier New"/>
                  <w:color w:val="000000"/>
                  <w:sz w:val="16"/>
                  <w:szCs w:val="16"/>
                  <w:lang w:val="es-EC"/>
                </w:rPr>
                <w:t xml:space="preserve">    private final double valor;</w:t>
              </w:r>
            </w:ins>
          </w:p>
          <w:p w14:paraId="55826435">
            <w:pPr>
              <w:spacing w:before="0" w:after="0" w:line="240" w:lineRule="auto"/>
              <w:rPr>
                <w:ins w:id="1856" w:author="marpa" w:date="2026-10-25T23:45:10Z"/>
                <w:rFonts w:hint="default" w:ascii="Courier New" w:hAnsi="Courier New" w:eastAsia="Courier New" w:cs="Courier New"/>
                <w:color w:val="000000"/>
                <w:sz w:val="16"/>
                <w:szCs w:val="16"/>
                <w:lang w:val="es-EC"/>
              </w:rPr>
            </w:pPr>
            <w:ins w:id="1857" w:author="marpa" w:date="2026-10-25T23:45:10Z">
              <w:r>
                <w:rPr>
                  <w:rFonts w:hint="default" w:ascii="Courier New" w:hAnsi="Courier New" w:eastAsia="Courier New" w:cs="Courier New"/>
                  <w:color w:val="000000"/>
                  <w:sz w:val="16"/>
                  <w:szCs w:val="16"/>
                  <w:lang w:val="es-EC"/>
                </w:rPr>
                <w:t xml:space="preserve">    private final String unidadOrigen;</w:t>
              </w:r>
            </w:ins>
          </w:p>
          <w:p w14:paraId="2395DF56">
            <w:pPr>
              <w:spacing w:before="0" w:after="0" w:line="240" w:lineRule="auto"/>
              <w:rPr>
                <w:ins w:id="1858" w:author="marpa" w:date="2026-10-25T23:45:10Z"/>
                <w:rFonts w:hint="default" w:ascii="Courier New" w:hAnsi="Courier New" w:eastAsia="Courier New" w:cs="Courier New"/>
                <w:color w:val="000000"/>
                <w:sz w:val="16"/>
                <w:szCs w:val="16"/>
                <w:lang w:val="es-EC"/>
              </w:rPr>
            </w:pPr>
            <w:ins w:id="1859" w:author="marpa" w:date="2026-10-25T23:45:10Z">
              <w:r>
                <w:rPr>
                  <w:rFonts w:hint="default" w:ascii="Courier New" w:hAnsi="Courier New" w:eastAsia="Courier New" w:cs="Courier New"/>
                  <w:color w:val="000000"/>
                  <w:sz w:val="16"/>
                  <w:szCs w:val="16"/>
                  <w:lang w:val="es-EC"/>
                </w:rPr>
                <w:t xml:space="preserve">    private final String unidadFin;</w:t>
              </w:r>
            </w:ins>
          </w:p>
          <w:p w14:paraId="2252BA06">
            <w:pPr>
              <w:spacing w:before="0" w:after="0" w:line="240" w:lineRule="auto"/>
              <w:rPr>
                <w:ins w:id="1860" w:author="marpa" w:date="2026-10-25T23:45:10Z"/>
                <w:rFonts w:hint="default" w:ascii="Courier New" w:hAnsi="Courier New" w:eastAsia="Courier New" w:cs="Courier New"/>
                <w:color w:val="000000"/>
                <w:sz w:val="16"/>
                <w:szCs w:val="16"/>
                <w:lang w:val="es-EC"/>
              </w:rPr>
            </w:pPr>
            <w:ins w:id="1861" w:author="marpa" w:date="2026-10-25T23:45:10Z">
              <w:r>
                <w:rPr>
                  <w:rFonts w:hint="default" w:ascii="Courier New" w:hAnsi="Courier New" w:eastAsia="Courier New" w:cs="Courier New"/>
                  <w:color w:val="000000"/>
                  <w:sz w:val="16"/>
                  <w:szCs w:val="16"/>
                  <w:lang w:val="es-EC"/>
                </w:rPr>
                <w:t xml:space="preserve">    private final double resultado;</w:t>
              </w:r>
            </w:ins>
          </w:p>
          <w:p w14:paraId="7DBAB561">
            <w:pPr>
              <w:spacing w:before="0" w:after="0" w:line="240" w:lineRule="auto"/>
              <w:rPr>
                <w:ins w:id="1862" w:author="marpa" w:date="2026-10-25T23:45:10Z"/>
                <w:rFonts w:hint="default" w:ascii="Courier New" w:hAnsi="Courier New" w:eastAsia="Courier New" w:cs="Courier New"/>
                <w:color w:val="000000"/>
                <w:sz w:val="16"/>
                <w:szCs w:val="16"/>
                <w:lang w:val="es-EC"/>
              </w:rPr>
            </w:pPr>
            <w:ins w:id="1863" w:author="marpa" w:date="2026-10-25T23:45:10Z">
              <w:r>
                <w:rPr>
                  <w:rFonts w:hint="default" w:ascii="Courier New" w:hAnsi="Courier New" w:eastAsia="Courier New" w:cs="Courier New"/>
                  <w:color w:val="000000"/>
                  <w:sz w:val="16"/>
                  <w:szCs w:val="16"/>
                  <w:lang w:val="es-EC"/>
                </w:rPr>
                <w:t xml:space="preserve">    </w:t>
              </w:r>
            </w:ins>
          </w:p>
          <w:p w14:paraId="0C83383C">
            <w:pPr>
              <w:spacing w:before="0" w:after="0" w:line="240" w:lineRule="auto"/>
              <w:rPr>
                <w:ins w:id="1864" w:author="marpa" w:date="2026-10-25T23:45:10Z"/>
                <w:rFonts w:hint="default" w:ascii="Courier New" w:hAnsi="Courier New" w:eastAsia="Courier New" w:cs="Courier New"/>
                <w:color w:val="000000"/>
                <w:sz w:val="16"/>
                <w:szCs w:val="16"/>
                <w:lang w:val="es-EC"/>
              </w:rPr>
            </w:pPr>
            <w:ins w:id="1865" w:author="marpa" w:date="2026-10-25T23:45:10Z">
              <w:r>
                <w:rPr>
                  <w:rFonts w:hint="default" w:ascii="Courier New" w:hAnsi="Courier New" w:eastAsia="Courier New" w:cs="Courier New"/>
                  <w:color w:val="000000"/>
                  <w:sz w:val="16"/>
                  <w:szCs w:val="16"/>
                  <w:lang w:val="es-EC"/>
                </w:rPr>
                <w:t xml:space="preserve">    public ResultadoConversion(String unidadOrigen,String unidadFin,double resultado,double valor) {</w:t>
              </w:r>
            </w:ins>
          </w:p>
          <w:p w14:paraId="0C99C8D7">
            <w:pPr>
              <w:spacing w:before="0" w:after="0" w:line="240" w:lineRule="auto"/>
              <w:rPr>
                <w:ins w:id="1866" w:author="marpa" w:date="2026-10-25T23:45:10Z"/>
                <w:rFonts w:hint="default" w:ascii="Courier New" w:hAnsi="Courier New" w:eastAsia="Courier New" w:cs="Courier New"/>
                <w:color w:val="000000"/>
                <w:sz w:val="16"/>
                <w:szCs w:val="16"/>
                <w:lang w:val="es-EC"/>
              </w:rPr>
            </w:pPr>
            <w:ins w:id="1867" w:author="marpa" w:date="2026-10-25T23:45:10Z">
              <w:r>
                <w:rPr>
                  <w:rFonts w:hint="default" w:ascii="Courier New" w:hAnsi="Courier New" w:eastAsia="Courier New" w:cs="Courier New"/>
                  <w:color w:val="000000"/>
                  <w:sz w:val="16"/>
                  <w:szCs w:val="16"/>
                  <w:lang w:val="es-EC"/>
                </w:rPr>
                <w:t xml:space="preserve">        this.valor = valor;</w:t>
              </w:r>
            </w:ins>
          </w:p>
          <w:p w14:paraId="73BF3D53">
            <w:pPr>
              <w:spacing w:before="0" w:after="0" w:line="240" w:lineRule="auto"/>
              <w:rPr>
                <w:ins w:id="1868" w:author="marpa" w:date="2026-10-25T23:45:10Z"/>
                <w:rFonts w:hint="default" w:ascii="Courier New" w:hAnsi="Courier New" w:eastAsia="Courier New" w:cs="Courier New"/>
                <w:color w:val="000000"/>
                <w:sz w:val="16"/>
                <w:szCs w:val="16"/>
                <w:lang w:val="es-EC"/>
              </w:rPr>
            </w:pPr>
            <w:ins w:id="1869" w:author="marpa" w:date="2026-10-25T23:45:10Z">
              <w:r>
                <w:rPr>
                  <w:rFonts w:hint="default" w:ascii="Courier New" w:hAnsi="Courier New" w:eastAsia="Courier New" w:cs="Courier New"/>
                  <w:color w:val="000000"/>
                  <w:sz w:val="16"/>
                  <w:szCs w:val="16"/>
                  <w:lang w:val="es-EC"/>
                </w:rPr>
                <w:t xml:space="preserve">        this.unidadOrigen = unidadOrigen;</w:t>
              </w:r>
            </w:ins>
          </w:p>
          <w:p w14:paraId="632B4668">
            <w:pPr>
              <w:spacing w:before="0" w:after="0" w:line="240" w:lineRule="auto"/>
              <w:rPr>
                <w:ins w:id="1870" w:author="marpa" w:date="2026-10-25T23:45:10Z"/>
                <w:rFonts w:hint="default" w:ascii="Courier New" w:hAnsi="Courier New" w:eastAsia="Courier New" w:cs="Courier New"/>
                <w:color w:val="000000"/>
                <w:sz w:val="16"/>
                <w:szCs w:val="16"/>
                <w:lang w:val="es-EC"/>
              </w:rPr>
            </w:pPr>
            <w:ins w:id="1871" w:author="marpa" w:date="2026-10-25T23:45:10Z">
              <w:r>
                <w:rPr>
                  <w:rFonts w:hint="default" w:ascii="Courier New" w:hAnsi="Courier New" w:eastAsia="Courier New" w:cs="Courier New"/>
                  <w:color w:val="000000"/>
                  <w:sz w:val="16"/>
                  <w:szCs w:val="16"/>
                  <w:lang w:val="es-EC"/>
                </w:rPr>
                <w:t xml:space="preserve">        this.unidadFin = unidadFin;</w:t>
              </w:r>
            </w:ins>
          </w:p>
          <w:p w14:paraId="5D04CD62">
            <w:pPr>
              <w:spacing w:before="0" w:after="0" w:line="240" w:lineRule="auto"/>
              <w:rPr>
                <w:ins w:id="1872" w:author="marpa" w:date="2026-10-25T23:45:10Z"/>
                <w:rFonts w:hint="default" w:ascii="Courier New" w:hAnsi="Courier New" w:eastAsia="Courier New" w:cs="Courier New"/>
                <w:color w:val="000000"/>
                <w:sz w:val="16"/>
                <w:szCs w:val="16"/>
                <w:lang w:val="es-EC"/>
              </w:rPr>
            </w:pPr>
            <w:ins w:id="1873" w:author="marpa" w:date="2026-10-25T23:45:10Z">
              <w:r>
                <w:rPr>
                  <w:rFonts w:hint="default" w:ascii="Courier New" w:hAnsi="Courier New" w:eastAsia="Courier New" w:cs="Courier New"/>
                  <w:color w:val="000000"/>
                  <w:sz w:val="16"/>
                  <w:szCs w:val="16"/>
                  <w:lang w:val="es-EC"/>
                </w:rPr>
                <w:t xml:space="preserve">        this.resultado = resultado;</w:t>
              </w:r>
            </w:ins>
          </w:p>
          <w:p w14:paraId="1A73E572">
            <w:pPr>
              <w:spacing w:before="0" w:after="0" w:line="240" w:lineRule="auto"/>
              <w:rPr>
                <w:ins w:id="1874" w:author="marpa" w:date="2026-10-25T23:45:10Z"/>
                <w:rFonts w:hint="default" w:ascii="Courier New" w:hAnsi="Courier New" w:eastAsia="Courier New" w:cs="Courier New"/>
                <w:color w:val="000000"/>
                <w:sz w:val="16"/>
                <w:szCs w:val="16"/>
                <w:lang w:val="es-EC"/>
              </w:rPr>
            </w:pPr>
            <w:ins w:id="1875" w:author="marpa" w:date="2026-10-25T23:45:10Z">
              <w:r>
                <w:rPr>
                  <w:rFonts w:hint="default" w:ascii="Courier New" w:hAnsi="Courier New" w:eastAsia="Courier New" w:cs="Courier New"/>
                  <w:color w:val="000000"/>
                  <w:sz w:val="16"/>
                  <w:szCs w:val="16"/>
                  <w:lang w:val="es-EC"/>
                </w:rPr>
                <w:t xml:space="preserve">    }</w:t>
              </w:r>
            </w:ins>
          </w:p>
          <w:p w14:paraId="683EEA25">
            <w:pPr>
              <w:spacing w:before="0" w:after="0" w:line="240" w:lineRule="auto"/>
              <w:rPr>
                <w:ins w:id="1876" w:author="marpa" w:date="2026-10-25T23:45:10Z"/>
                <w:rFonts w:hint="default" w:ascii="Courier New" w:hAnsi="Courier New" w:eastAsia="Courier New" w:cs="Courier New"/>
                <w:color w:val="000000"/>
                <w:sz w:val="16"/>
                <w:szCs w:val="16"/>
                <w:lang w:val="es-EC"/>
              </w:rPr>
            </w:pPr>
          </w:p>
          <w:p w14:paraId="085104CA">
            <w:pPr>
              <w:spacing w:before="0" w:after="0" w:line="240" w:lineRule="auto"/>
              <w:rPr>
                <w:ins w:id="1877" w:author="marpa" w:date="2026-10-25T23:45:10Z"/>
                <w:rFonts w:hint="default" w:ascii="Courier New" w:hAnsi="Courier New" w:eastAsia="Courier New" w:cs="Courier New"/>
                <w:color w:val="000000"/>
                <w:sz w:val="16"/>
                <w:szCs w:val="16"/>
                <w:lang w:val="es-EC"/>
              </w:rPr>
            </w:pPr>
            <w:ins w:id="1878" w:author="marpa" w:date="2026-10-25T23:45:10Z">
              <w:r>
                <w:rPr>
                  <w:rFonts w:hint="default" w:ascii="Courier New" w:hAnsi="Courier New" w:eastAsia="Courier New" w:cs="Courier New"/>
                  <w:color w:val="000000"/>
                  <w:sz w:val="16"/>
                  <w:szCs w:val="16"/>
                  <w:lang w:val="es-EC"/>
                </w:rPr>
                <w:t xml:space="preserve">    public double getValor() {</w:t>
              </w:r>
            </w:ins>
          </w:p>
          <w:p w14:paraId="7B360FB7">
            <w:pPr>
              <w:spacing w:before="0" w:after="0" w:line="240" w:lineRule="auto"/>
              <w:rPr>
                <w:ins w:id="1879" w:author="marpa" w:date="2026-10-25T23:45:10Z"/>
                <w:rFonts w:hint="default" w:ascii="Courier New" w:hAnsi="Courier New" w:eastAsia="Courier New" w:cs="Courier New"/>
                <w:color w:val="000000"/>
                <w:sz w:val="16"/>
                <w:szCs w:val="16"/>
                <w:lang w:val="es-EC"/>
              </w:rPr>
            </w:pPr>
            <w:ins w:id="1880" w:author="marpa" w:date="2026-10-25T23:45:10Z">
              <w:r>
                <w:rPr>
                  <w:rFonts w:hint="default" w:ascii="Courier New" w:hAnsi="Courier New" w:eastAsia="Courier New" w:cs="Courier New"/>
                  <w:color w:val="000000"/>
                  <w:sz w:val="16"/>
                  <w:szCs w:val="16"/>
                  <w:lang w:val="es-EC"/>
                </w:rPr>
                <w:t xml:space="preserve">        return valor;</w:t>
              </w:r>
            </w:ins>
          </w:p>
          <w:p w14:paraId="273D9523">
            <w:pPr>
              <w:spacing w:before="0" w:after="0" w:line="240" w:lineRule="auto"/>
              <w:rPr>
                <w:ins w:id="1881" w:author="marpa" w:date="2026-10-25T23:45:10Z"/>
                <w:rFonts w:hint="default" w:ascii="Courier New" w:hAnsi="Courier New" w:eastAsia="Courier New" w:cs="Courier New"/>
                <w:color w:val="000000"/>
                <w:sz w:val="16"/>
                <w:szCs w:val="16"/>
                <w:lang w:val="es-EC"/>
              </w:rPr>
            </w:pPr>
            <w:ins w:id="1882" w:author="marpa" w:date="2026-10-25T23:45:10Z">
              <w:r>
                <w:rPr>
                  <w:rFonts w:hint="default" w:ascii="Courier New" w:hAnsi="Courier New" w:eastAsia="Courier New" w:cs="Courier New"/>
                  <w:color w:val="000000"/>
                  <w:sz w:val="16"/>
                  <w:szCs w:val="16"/>
                  <w:lang w:val="es-EC"/>
                </w:rPr>
                <w:t xml:space="preserve">    }</w:t>
              </w:r>
            </w:ins>
          </w:p>
          <w:p w14:paraId="1C48C13A">
            <w:pPr>
              <w:spacing w:before="0" w:after="0" w:line="240" w:lineRule="auto"/>
              <w:rPr>
                <w:ins w:id="1883" w:author="marpa" w:date="2026-10-25T23:45:10Z"/>
                <w:rFonts w:hint="default" w:ascii="Courier New" w:hAnsi="Courier New" w:eastAsia="Courier New" w:cs="Courier New"/>
                <w:color w:val="000000"/>
                <w:sz w:val="16"/>
                <w:szCs w:val="16"/>
                <w:lang w:val="es-EC"/>
              </w:rPr>
            </w:pPr>
            <w:ins w:id="1884" w:author="marpa" w:date="2026-10-25T23:45:10Z">
              <w:r>
                <w:rPr>
                  <w:rFonts w:hint="default" w:ascii="Courier New" w:hAnsi="Courier New" w:eastAsia="Courier New" w:cs="Courier New"/>
                  <w:color w:val="000000"/>
                  <w:sz w:val="16"/>
                  <w:szCs w:val="16"/>
                  <w:lang w:val="es-EC"/>
                </w:rPr>
                <w:t xml:space="preserve">    public String getUnidadOrigen() {</w:t>
              </w:r>
            </w:ins>
          </w:p>
          <w:p w14:paraId="029EA64B">
            <w:pPr>
              <w:spacing w:before="0" w:after="0" w:line="240" w:lineRule="auto"/>
              <w:rPr>
                <w:ins w:id="1885" w:author="marpa" w:date="2026-10-25T23:45:10Z"/>
                <w:rFonts w:hint="default" w:ascii="Courier New" w:hAnsi="Courier New" w:eastAsia="Courier New" w:cs="Courier New"/>
                <w:color w:val="000000"/>
                <w:sz w:val="16"/>
                <w:szCs w:val="16"/>
                <w:lang w:val="es-EC"/>
              </w:rPr>
            </w:pPr>
            <w:ins w:id="1886" w:author="marpa" w:date="2026-10-25T23:45:10Z">
              <w:r>
                <w:rPr>
                  <w:rFonts w:hint="default" w:ascii="Courier New" w:hAnsi="Courier New" w:eastAsia="Courier New" w:cs="Courier New"/>
                  <w:color w:val="000000"/>
                  <w:sz w:val="16"/>
                  <w:szCs w:val="16"/>
                  <w:lang w:val="es-EC"/>
                </w:rPr>
                <w:t xml:space="preserve">        return unidadOrigen;</w:t>
              </w:r>
            </w:ins>
          </w:p>
          <w:p w14:paraId="5E5B7E63">
            <w:pPr>
              <w:spacing w:before="0" w:after="0" w:line="240" w:lineRule="auto"/>
              <w:rPr>
                <w:ins w:id="1887" w:author="marpa" w:date="2026-10-25T23:45:10Z"/>
                <w:rFonts w:hint="default" w:ascii="Courier New" w:hAnsi="Courier New" w:eastAsia="Courier New" w:cs="Courier New"/>
                <w:color w:val="000000"/>
                <w:sz w:val="16"/>
                <w:szCs w:val="16"/>
                <w:lang w:val="es-EC"/>
              </w:rPr>
            </w:pPr>
            <w:ins w:id="1888" w:author="marpa" w:date="2026-10-25T23:45:10Z">
              <w:r>
                <w:rPr>
                  <w:rFonts w:hint="default" w:ascii="Courier New" w:hAnsi="Courier New" w:eastAsia="Courier New" w:cs="Courier New"/>
                  <w:color w:val="000000"/>
                  <w:sz w:val="16"/>
                  <w:szCs w:val="16"/>
                  <w:lang w:val="es-EC"/>
                </w:rPr>
                <w:t xml:space="preserve">    }</w:t>
              </w:r>
            </w:ins>
          </w:p>
          <w:p w14:paraId="3193DF0E">
            <w:pPr>
              <w:spacing w:before="0" w:after="0" w:line="240" w:lineRule="auto"/>
              <w:rPr>
                <w:ins w:id="1889" w:author="marpa" w:date="2026-10-25T23:45:10Z"/>
                <w:rFonts w:hint="default" w:ascii="Courier New" w:hAnsi="Courier New" w:eastAsia="Courier New" w:cs="Courier New"/>
                <w:color w:val="000000"/>
                <w:sz w:val="16"/>
                <w:szCs w:val="16"/>
                <w:lang w:val="es-EC"/>
              </w:rPr>
            </w:pPr>
          </w:p>
          <w:p w14:paraId="2A2DC131">
            <w:pPr>
              <w:spacing w:before="0" w:after="0" w:line="240" w:lineRule="auto"/>
              <w:rPr>
                <w:ins w:id="1890" w:author="marpa" w:date="2026-10-25T23:45:10Z"/>
                <w:rFonts w:hint="default" w:ascii="Courier New" w:hAnsi="Courier New" w:eastAsia="Courier New" w:cs="Courier New"/>
                <w:color w:val="000000"/>
                <w:sz w:val="16"/>
                <w:szCs w:val="16"/>
                <w:lang w:val="es-EC"/>
              </w:rPr>
            </w:pPr>
            <w:ins w:id="1891" w:author="marpa" w:date="2026-10-25T23:45:10Z">
              <w:r>
                <w:rPr>
                  <w:rFonts w:hint="default" w:ascii="Courier New" w:hAnsi="Courier New" w:eastAsia="Courier New" w:cs="Courier New"/>
                  <w:color w:val="000000"/>
                  <w:sz w:val="16"/>
                  <w:szCs w:val="16"/>
                  <w:lang w:val="es-EC"/>
                </w:rPr>
                <w:t xml:space="preserve">    public String getUnidadFin() {</w:t>
              </w:r>
            </w:ins>
          </w:p>
          <w:p w14:paraId="20EE046B">
            <w:pPr>
              <w:spacing w:before="0" w:after="0" w:line="240" w:lineRule="auto"/>
              <w:rPr>
                <w:ins w:id="1892" w:author="marpa" w:date="2026-10-25T23:45:10Z"/>
                <w:rFonts w:hint="default" w:ascii="Courier New" w:hAnsi="Courier New" w:eastAsia="Courier New" w:cs="Courier New"/>
                <w:color w:val="000000"/>
                <w:sz w:val="16"/>
                <w:szCs w:val="16"/>
                <w:lang w:val="es-EC"/>
              </w:rPr>
            </w:pPr>
            <w:ins w:id="1893" w:author="marpa" w:date="2026-10-25T23:45:10Z">
              <w:r>
                <w:rPr>
                  <w:rFonts w:hint="default" w:ascii="Courier New" w:hAnsi="Courier New" w:eastAsia="Courier New" w:cs="Courier New"/>
                  <w:color w:val="000000"/>
                  <w:sz w:val="16"/>
                  <w:szCs w:val="16"/>
                  <w:lang w:val="es-EC"/>
                </w:rPr>
                <w:t xml:space="preserve">        return unidadFin;</w:t>
              </w:r>
            </w:ins>
          </w:p>
          <w:p w14:paraId="0CE316AB">
            <w:pPr>
              <w:spacing w:before="0" w:after="0" w:line="240" w:lineRule="auto"/>
              <w:rPr>
                <w:ins w:id="1894" w:author="marpa" w:date="2026-10-25T23:45:10Z"/>
                <w:rFonts w:hint="default" w:ascii="Courier New" w:hAnsi="Courier New" w:eastAsia="Courier New" w:cs="Courier New"/>
                <w:color w:val="000000"/>
                <w:sz w:val="16"/>
                <w:szCs w:val="16"/>
                <w:lang w:val="es-EC"/>
              </w:rPr>
            </w:pPr>
            <w:ins w:id="1895" w:author="marpa" w:date="2026-10-25T23:45:10Z">
              <w:r>
                <w:rPr>
                  <w:rFonts w:hint="default" w:ascii="Courier New" w:hAnsi="Courier New" w:eastAsia="Courier New" w:cs="Courier New"/>
                  <w:color w:val="000000"/>
                  <w:sz w:val="16"/>
                  <w:szCs w:val="16"/>
                  <w:lang w:val="es-EC"/>
                </w:rPr>
                <w:t xml:space="preserve">    }</w:t>
              </w:r>
            </w:ins>
          </w:p>
          <w:p w14:paraId="50F0B2D9">
            <w:pPr>
              <w:spacing w:before="0" w:after="0" w:line="240" w:lineRule="auto"/>
              <w:rPr>
                <w:ins w:id="1896" w:author="marpa" w:date="2026-10-25T23:45:10Z"/>
                <w:rFonts w:hint="default" w:ascii="Courier New" w:hAnsi="Courier New" w:eastAsia="Courier New" w:cs="Courier New"/>
                <w:color w:val="000000"/>
                <w:sz w:val="16"/>
                <w:szCs w:val="16"/>
                <w:lang w:val="es-EC"/>
              </w:rPr>
            </w:pPr>
          </w:p>
          <w:p w14:paraId="20486529">
            <w:pPr>
              <w:spacing w:before="0" w:after="0" w:line="240" w:lineRule="auto"/>
              <w:rPr>
                <w:ins w:id="1897" w:author="marpa" w:date="2026-10-25T23:45:10Z"/>
                <w:rFonts w:hint="default" w:ascii="Courier New" w:hAnsi="Courier New" w:eastAsia="Courier New" w:cs="Courier New"/>
                <w:color w:val="000000"/>
                <w:sz w:val="16"/>
                <w:szCs w:val="16"/>
                <w:lang w:val="es-EC"/>
              </w:rPr>
            </w:pPr>
            <w:ins w:id="1898" w:author="marpa" w:date="2026-10-25T23:45:10Z">
              <w:r>
                <w:rPr>
                  <w:rFonts w:hint="default" w:ascii="Courier New" w:hAnsi="Courier New" w:eastAsia="Courier New" w:cs="Courier New"/>
                  <w:color w:val="000000"/>
                  <w:sz w:val="16"/>
                  <w:szCs w:val="16"/>
                  <w:lang w:val="es-EC"/>
                </w:rPr>
                <w:t xml:space="preserve">    public double getResultado() {</w:t>
              </w:r>
            </w:ins>
          </w:p>
          <w:p w14:paraId="7D23AD46">
            <w:pPr>
              <w:spacing w:before="0" w:after="0" w:line="240" w:lineRule="auto"/>
              <w:rPr>
                <w:ins w:id="1899" w:author="marpa" w:date="2026-10-25T23:45:10Z"/>
                <w:rFonts w:hint="default" w:ascii="Courier New" w:hAnsi="Courier New" w:eastAsia="Courier New" w:cs="Courier New"/>
                <w:color w:val="000000"/>
                <w:sz w:val="16"/>
                <w:szCs w:val="16"/>
                <w:lang w:val="es-EC"/>
              </w:rPr>
            </w:pPr>
            <w:ins w:id="1900" w:author="marpa" w:date="2026-10-25T23:45:10Z">
              <w:r>
                <w:rPr>
                  <w:rFonts w:hint="default" w:ascii="Courier New" w:hAnsi="Courier New" w:eastAsia="Courier New" w:cs="Courier New"/>
                  <w:color w:val="000000"/>
                  <w:sz w:val="16"/>
                  <w:szCs w:val="16"/>
                  <w:lang w:val="es-EC"/>
                </w:rPr>
                <w:t xml:space="preserve">        return resultado;</w:t>
              </w:r>
            </w:ins>
          </w:p>
          <w:p w14:paraId="3299A992">
            <w:pPr>
              <w:spacing w:before="0" w:after="0" w:line="240" w:lineRule="auto"/>
              <w:rPr>
                <w:ins w:id="1901" w:author="marpa" w:date="2026-10-25T23:45:10Z"/>
                <w:rFonts w:hint="default" w:ascii="Courier New" w:hAnsi="Courier New" w:eastAsia="Courier New" w:cs="Courier New"/>
                <w:color w:val="000000"/>
                <w:sz w:val="16"/>
                <w:szCs w:val="16"/>
                <w:lang w:val="es-EC"/>
              </w:rPr>
            </w:pPr>
            <w:ins w:id="1902" w:author="marpa" w:date="2026-10-25T23:45:10Z">
              <w:r>
                <w:rPr>
                  <w:rFonts w:hint="default" w:ascii="Courier New" w:hAnsi="Courier New" w:eastAsia="Courier New" w:cs="Courier New"/>
                  <w:color w:val="000000"/>
                  <w:sz w:val="16"/>
                  <w:szCs w:val="16"/>
                  <w:lang w:val="es-EC"/>
                </w:rPr>
                <w:t xml:space="preserve">    }</w:t>
              </w:r>
            </w:ins>
          </w:p>
          <w:p w14:paraId="0A03A49D">
            <w:pPr>
              <w:spacing w:before="0" w:after="0" w:line="240" w:lineRule="auto"/>
              <w:rPr>
                <w:ins w:id="1903" w:author="marpa" w:date="2026-10-25T23:45:10Z"/>
                <w:rFonts w:hint="default" w:ascii="Courier New" w:hAnsi="Courier New" w:eastAsia="Courier New" w:cs="Courier New"/>
                <w:color w:val="000000"/>
                <w:sz w:val="16"/>
                <w:szCs w:val="16"/>
                <w:lang w:val="es-EC"/>
              </w:rPr>
            </w:pPr>
            <w:ins w:id="1904" w:author="marpa" w:date="2026-10-25T23:45:10Z">
              <w:r>
                <w:rPr>
                  <w:rFonts w:hint="default" w:ascii="Courier New" w:hAnsi="Courier New" w:eastAsia="Courier New" w:cs="Courier New"/>
                  <w:color w:val="000000"/>
                  <w:sz w:val="16"/>
                  <w:szCs w:val="16"/>
                  <w:lang w:val="es-EC"/>
                </w:rPr>
                <w:t>}</w:t>
              </w:r>
            </w:ins>
          </w:p>
          <w:p w14:paraId="65AB50BF">
            <w:pPr>
              <w:spacing w:before="0" w:after="0" w:line="240" w:lineRule="auto"/>
              <w:rPr>
                <w:ins w:id="1905" w:author="marpa" w:date="2026-10-25T23:44:00Z"/>
                <w:rFonts w:hint="default" w:ascii="Courier New" w:hAnsi="Courier New" w:eastAsia="Courier New" w:cs="Courier New"/>
                <w:color w:val="000000"/>
                <w:sz w:val="16"/>
                <w:szCs w:val="16"/>
                <w:lang w:val="es-EC"/>
              </w:rPr>
            </w:pPr>
          </w:p>
        </w:tc>
      </w:tr>
    </w:tbl>
    <w:p w14:paraId="0846EB93">
      <w:pPr>
        <w:rPr>
          <w:ins w:id="1906" w:author="marpa" w:date="2026-10-25T23:33:28Z"/>
          <w:i/>
          <w:iCs/>
          <w:color w:val="1F497D"/>
          <w:sz w:val="18"/>
          <w:szCs w:val="18"/>
        </w:rPr>
      </w:pPr>
      <w:ins w:id="1907" w:author="marpa" w:date="2026-10-25T23:33:28Z">
        <w:r>
          <w:rPr/>
          <w:br w:type="page"/>
        </w:r>
      </w:ins>
    </w:p>
    <w:p w14:paraId="62A9034A">
      <w:pPr>
        <w:rPr>
          <w:ins w:id="1908" w:author="marpa" w:date="2026-10-25T23:33:28Z"/>
          <w:b/>
          <w:bCs/>
          <w:color w:val="243F61"/>
          <w:sz w:val="32"/>
          <w:szCs w:val="32"/>
        </w:rPr>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652A6DAB">
      <w:pPr>
        <w:rPr>
          <w:ins w:id="1909" w:author="marpa" w:date="2026-10-25T23:33:28Z"/>
          <w:b/>
          <w:bCs/>
          <w:color w:val="243F61"/>
          <w:sz w:val="32"/>
          <w:szCs w:val="32"/>
        </w:rPr>
      </w:pPr>
      <w:ins w:id="1910" w:author="marpa" w:date="2026-10-25T23:33:28Z">
        <w:r>
          <w:rPr>
            <w:b/>
            <w:bCs/>
            <w:color w:val="243F61"/>
            <w:sz w:val="32"/>
            <w:szCs w:val="32"/>
          </w:rPr>
          <w:t>CONSUMO DEL SERVICIO SOAP (</w:t>
        </w:r>
      </w:ins>
      <w:ins w:id="1911" w:author="marpa" w:date="2026-10-25T23:33:28Z">
        <w:r>
          <w:rPr>
            <w:rFonts w:hint="default"/>
            <w:b/>
            <w:bCs/>
            <w:color w:val="243F61"/>
            <w:sz w:val="32"/>
            <w:szCs w:val="32"/>
            <w:lang w:val="es-EC"/>
          </w:rPr>
          <w:t>SERVICIOS Y SEGURIDAD</w:t>
        </w:r>
      </w:ins>
      <w:ins w:id="1912" w:author="marpa" w:date="2026-10-25T23:33:28Z">
        <w:r>
          <w:rPr>
            <w:b/>
            <w:bCs/>
            <w:color w:val="243F61"/>
            <w:sz w:val="32"/>
            <w:szCs w:val="32"/>
          </w:rPr>
          <w:t>)</w:t>
        </w:r>
      </w:ins>
    </w:p>
    <w:p w14:paraId="0EEDD370">
      <w:pPr>
        <w:rPr>
          <w:ins w:id="1913" w:author="marpa" w:date="2026-10-25T23:33:28Z"/>
          <w:rFonts w:hint="default"/>
          <w:i/>
          <w:iCs/>
          <w:lang w:val="es-EC"/>
        </w:rPr>
      </w:pPr>
      <w:ins w:id="1914" w:author="marpa" w:date="2026-10-25T23:33:28Z">
        <w:r>
          <w:rPr/>
          <w:t xml:space="preserve">En esta sección </w:t>
        </w:r>
      </w:ins>
      <w:ins w:id="1915" w:author="marpa" w:date="2026-10-25T23:33:28Z">
        <w:r>
          <w:rPr>
            <w:rFonts w:hint="default"/>
            <w:lang w:val="es-EC"/>
          </w:rPr>
          <w:t>se establece la comunicación con el servidor SOAP para consumir los endpoints. Para ello, dentro del paquete servicios, se crea el servicio de conexión WSConversorCliente donde se crea el canal de conexion y se definen las peticiones a realizar.</w:t>
        </w:r>
      </w:ins>
    </w:p>
    <w:p w14:paraId="5948A058">
      <w:pPr>
        <w:keepNext/>
        <w:spacing w:after="0"/>
        <w:jc w:val="center"/>
        <w:rPr>
          <w:ins w:id="1916" w:author="marpa" w:date="2026-10-25T23:33:28Z"/>
        </w:rPr>
      </w:pPr>
      <w:ins w:id="1917" w:author="marpa" w:date="2026-10-25T23:33:28Z">
        <w:r>
          <w:rPr/>
          <w:drawing>
            <wp:inline distT="0" distB="0" distL="114300" distR="114300">
              <wp:extent cx="1972310" cy="480060"/>
              <wp:effectExtent l="0" t="0" r="8890" b="2540"/>
              <wp:docPr id="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0"/>
                      <pic:cNvPicPr>
                        <a:picLocks noChangeAspect="1"/>
                      </pic:cNvPicPr>
                    </pic:nvPicPr>
                    <pic:blipFill>
                      <a:blip r:embed="rId74"/>
                      <a:stretch>
                        <a:fillRect/>
                      </a:stretch>
                    </pic:blipFill>
                    <pic:spPr>
                      <a:xfrm>
                        <a:off x="0" y="0"/>
                        <a:ext cx="1972310" cy="480060"/>
                      </a:xfrm>
                      <a:prstGeom prst="rect">
                        <a:avLst/>
                      </a:prstGeom>
                      <a:noFill/>
                      <a:ln>
                        <a:noFill/>
                      </a:ln>
                    </pic:spPr>
                  </pic:pic>
                </a:graphicData>
              </a:graphic>
            </wp:inline>
          </w:drawing>
        </w:r>
      </w:ins>
    </w:p>
    <w:p w14:paraId="64BD3407">
      <w:pPr>
        <w:pStyle w:val="5"/>
        <w:rPr>
          <w:ins w:id="1919" w:author="marpa" w:date="2026-10-25T23:33:28Z"/>
        </w:rPr>
      </w:pPr>
      <w:ins w:id="1920" w:author="marpa" w:date="2026-10-25T23:33:28Z">
        <w:bookmarkStart w:id="171" w:name="_Toc15852"/>
        <w:bookmarkStart w:id="172" w:name="_Toc17039"/>
        <w:r>
          <w:rPr/>
          <w:t xml:space="preserve">Figura </w:t>
        </w:r>
      </w:ins>
      <w:r>
        <w:rPr>
          <w:rFonts w:hint="default"/>
          <w:lang w:val="es-EC"/>
        </w:rPr>
        <w:t>46</w:t>
      </w:r>
      <w:ins w:id="1921" w:author="marpa" w:date="2026-10-25T23:33:28Z">
        <w:r>
          <w:rPr/>
          <w:t xml:space="preserve">. Creación de </w:t>
        </w:r>
      </w:ins>
      <w:ins w:id="1922" w:author="marpa" w:date="2026-10-25T23:33:28Z">
        <w:r>
          <w:rPr>
            <w:rFonts w:hint="default"/>
            <w:lang w:val="es-EC"/>
          </w:rPr>
          <w:t>servicios</w:t>
        </w:r>
      </w:ins>
      <w:ins w:id="1923" w:author="marpa" w:date="2026-10-25T23:33:28Z">
        <w:r>
          <w:rPr/>
          <w:t>- Cliente consola</w:t>
        </w:r>
        <w:bookmarkEnd w:id="171"/>
        <w:bookmarkEnd w:id="172"/>
      </w:ins>
    </w:p>
    <w:p w14:paraId="0D7A6773">
      <w:pPr>
        <w:rPr>
          <w:ins w:id="1924" w:author="marpa" w:date="2026-10-25T23:33:28Z"/>
          <w:rFonts w:hint="default"/>
          <w:lang w:val="es-EC"/>
        </w:rPr>
      </w:pPr>
      <w:ins w:id="1925" w:author="marpa" w:date="2026-10-25T23:33:28Z">
        <w:r>
          <w:rPr>
            <w:rFonts w:hint="default"/>
            <w:lang w:val="es-EC"/>
          </w:rPr>
          <w:t xml:space="preserve">El servicio obtiene los parámetros de conexión mediante una clase de configuración que extrae los valores de una variable de entorno. </w:t>
        </w:r>
      </w:ins>
    </w:p>
    <w:p w14:paraId="6077A8ED">
      <w:pPr>
        <w:keepNext/>
        <w:spacing w:after="0"/>
        <w:jc w:val="center"/>
        <w:rPr>
          <w:ins w:id="1926" w:author="marpa" w:date="2026-10-25T23:33:28Z"/>
        </w:rPr>
      </w:pPr>
      <w:ins w:id="1927" w:author="marpa" w:date="2026-10-25T23:45:46Z">
        <w:r>
          <w:rPr/>
          <w:drawing>
            <wp:inline distT="0" distB="0" distL="114300" distR="114300">
              <wp:extent cx="2025650" cy="303530"/>
              <wp:effectExtent l="0" t="0" r="6350" b="1270"/>
              <wp:docPr id="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
                      <pic:cNvPicPr>
                        <a:picLocks noChangeAspect="1"/>
                      </pic:cNvPicPr>
                    </pic:nvPicPr>
                    <pic:blipFill>
                      <a:blip r:embed="rId75"/>
                      <a:stretch>
                        <a:fillRect/>
                      </a:stretch>
                    </pic:blipFill>
                    <pic:spPr>
                      <a:xfrm>
                        <a:off x="0" y="0"/>
                        <a:ext cx="2025650" cy="303530"/>
                      </a:xfrm>
                      <a:prstGeom prst="rect">
                        <a:avLst/>
                      </a:prstGeom>
                      <a:noFill/>
                      <a:ln>
                        <a:noFill/>
                      </a:ln>
                    </pic:spPr>
                  </pic:pic>
                </a:graphicData>
              </a:graphic>
            </wp:inline>
          </w:drawing>
        </w:r>
      </w:ins>
    </w:p>
    <w:p w14:paraId="3A086EFE">
      <w:pPr>
        <w:pStyle w:val="5"/>
        <w:rPr>
          <w:ins w:id="1929" w:author="marpa" w:date="2026-10-25T23:33:28Z"/>
          <w:rFonts w:hint="default"/>
          <w:lang w:val="es-EC"/>
        </w:rPr>
      </w:pPr>
      <w:ins w:id="1930" w:author="marpa" w:date="2026-10-25T23:33:28Z">
        <w:bookmarkStart w:id="173" w:name="_Toc2186"/>
        <w:bookmarkStart w:id="174" w:name="_Toc6400"/>
        <w:r>
          <w:rPr/>
          <w:t xml:space="preserve">Figura </w:t>
        </w:r>
      </w:ins>
      <w:r>
        <w:rPr>
          <w:rFonts w:hint="default"/>
          <w:lang w:val="es-EC"/>
        </w:rPr>
        <w:t>47</w:t>
      </w:r>
      <w:ins w:id="1931" w:author="marpa" w:date="2026-10-25T23:33:28Z">
        <w:r>
          <w:rPr/>
          <w:t xml:space="preserve">. Creación de </w:t>
        </w:r>
      </w:ins>
      <w:ins w:id="1932" w:author="marpa" w:date="2026-10-25T23:33:28Z">
        <w:r>
          <w:rPr>
            <w:rFonts w:hint="default"/>
            <w:lang w:val="es-EC"/>
          </w:rPr>
          <w:t>configuracion</w:t>
        </w:r>
      </w:ins>
      <w:ins w:id="1933" w:author="marpa" w:date="2026-10-25T23:33:28Z">
        <w:r>
          <w:rPr/>
          <w:t>- Cliente consola</w:t>
        </w:r>
        <w:bookmarkEnd w:id="173"/>
        <w:bookmarkEnd w:id="174"/>
      </w:ins>
    </w:p>
    <w:p w14:paraId="56B9F0AB">
      <w:pPr>
        <w:rPr>
          <w:ins w:id="1934" w:author="marpa" w:date="2026-10-25T23:33:28Z"/>
        </w:rPr>
      </w:pPr>
      <w:ins w:id="1935" w:author="marpa" w:date="2026-10-25T23:33:28Z">
        <w:r>
          <w:rPr>
            <w:rFonts w:hint="default"/>
            <w:lang w:val="es-EC"/>
          </w:rPr>
          <w:t>Dentro de seguridad se crean clases para manejar la autenticación en las peticiones con ManejadorClienteAutenticacion, y para preservar la sesion del usuario con el token mediante AdministradorTokens. Adicionalmente se crea la clase TlsInseguro para permitir la conexión HTTPS mediante un certificado digital autofirmado.</w:t>
        </w:r>
      </w:ins>
    </w:p>
    <w:p w14:paraId="5241C22A">
      <w:pPr>
        <w:keepNext/>
        <w:spacing w:after="0"/>
        <w:jc w:val="center"/>
        <w:rPr>
          <w:ins w:id="1936" w:author="marpa" w:date="2026-10-25T23:33:28Z"/>
        </w:rPr>
      </w:pPr>
      <w:ins w:id="1937" w:author="marpa" w:date="2026-10-25T23:33:28Z">
        <w:r>
          <w:rPr/>
          <w:drawing>
            <wp:inline distT="0" distB="0" distL="114300" distR="114300">
              <wp:extent cx="2096770" cy="596900"/>
              <wp:effectExtent l="0" t="0" r="11430" b="0"/>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pic:cNvPicPr>
                    </pic:nvPicPr>
                    <pic:blipFill>
                      <a:blip r:embed="rId76"/>
                      <a:stretch>
                        <a:fillRect/>
                      </a:stretch>
                    </pic:blipFill>
                    <pic:spPr>
                      <a:xfrm>
                        <a:off x="0" y="0"/>
                        <a:ext cx="2096770" cy="596900"/>
                      </a:xfrm>
                      <a:prstGeom prst="rect">
                        <a:avLst/>
                      </a:prstGeom>
                      <a:noFill/>
                      <a:ln>
                        <a:noFill/>
                      </a:ln>
                    </pic:spPr>
                  </pic:pic>
                </a:graphicData>
              </a:graphic>
            </wp:inline>
          </w:drawing>
        </w:r>
      </w:ins>
    </w:p>
    <w:p w14:paraId="746ECFC5">
      <w:pPr>
        <w:pStyle w:val="5"/>
        <w:rPr>
          <w:ins w:id="1939" w:author="marpa" w:date="2026-10-25T23:33:28Z"/>
        </w:rPr>
      </w:pPr>
      <w:ins w:id="1940" w:author="marpa" w:date="2026-10-25T23:33:28Z">
        <w:bookmarkStart w:id="175" w:name="_Toc1473"/>
        <w:bookmarkStart w:id="176" w:name="_Toc16306"/>
        <w:r>
          <w:rPr/>
          <w:t xml:space="preserve">Figura </w:t>
        </w:r>
      </w:ins>
      <w:r>
        <w:rPr>
          <w:rFonts w:hint="default"/>
          <w:lang w:val="es-EC"/>
        </w:rPr>
        <w:t>48</w:t>
      </w:r>
      <w:ins w:id="1941" w:author="marpa" w:date="2026-10-25T23:33:28Z">
        <w:r>
          <w:rPr/>
          <w:t xml:space="preserve">. Creación de </w:t>
        </w:r>
      </w:ins>
      <w:ins w:id="1942" w:author="marpa" w:date="2026-10-25T23:33:28Z">
        <w:r>
          <w:rPr>
            <w:rFonts w:hint="default"/>
            <w:lang w:val="es-EC"/>
          </w:rPr>
          <w:t>componentes de seguridad</w:t>
        </w:r>
      </w:ins>
      <w:ins w:id="1943" w:author="marpa" w:date="2026-10-25T23:33:28Z">
        <w:r>
          <w:rPr/>
          <w:t>- Cliente consola</w:t>
        </w:r>
        <w:bookmarkEnd w:id="175"/>
        <w:bookmarkEnd w:id="176"/>
      </w:ins>
    </w:p>
    <w:p w14:paraId="09EC66EA">
      <w:pPr>
        <w:pStyle w:val="6"/>
        <w:rPr>
          <w:ins w:id="1944"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591864D5">
      <w:pPr>
        <w:pStyle w:val="6"/>
        <w:rPr>
          <w:ins w:id="1945" w:author="marpa" w:date="2026-10-25T23:33:28Z"/>
          <w:rFonts w:hint="default"/>
          <w:lang w:val="es-EC"/>
        </w:rPr>
      </w:pPr>
      <w:ins w:id="1946" w:author="marpa" w:date="2026-10-25T23:33:28Z">
        <w:bookmarkStart w:id="177" w:name="_Toc17431"/>
        <w:bookmarkStart w:id="178" w:name="_Toc16633"/>
        <w:r>
          <w:rPr/>
          <w:t xml:space="preserve">Tabla </w:t>
        </w:r>
      </w:ins>
      <w:r>
        <w:rPr>
          <w:rFonts w:hint="default"/>
          <w:lang w:val="es-EC"/>
        </w:rPr>
        <w:t>35</w:t>
      </w:r>
      <w:ins w:id="1947" w:author="marpa" w:date="2026-10-25T23:33:28Z">
        <w:r>
          <w:rPr/>
          <w:t xml:space="preserve">. Clase </w:t>
        </w:r>
      </w:ins>
      <w:ins w:id="1948" w:author="marpa" w:date="2026-10-25T23:33:28Z">
        <w:r>
          <w:rPr>
            <w:rFonts w:hint="default"/>
          </w:rPr>
          <w:t>WSConversorCliente</w:t>
        </w:r>
      </w:ins>
      <w:ins w:id="1949" w:author="marpa" w:date="2026-10-25T23:33:28Z">
        <w:r>
          <w:rPr/>
          <w:t xml:space="preserve">- Cliente </w:t>
        </w:r>
      </w:ins>
      <w:ins w:id="1950" w:author="marpa" w:date="2026-10-25T23:46:01Z">
        <w:r>
          <w:rPr>
            <w:rFonts w:hint="default"/>
            <w:lang w:val="es-EC"/>
          </w:rPr>
          <w:t>escri</w:t>
        </w:r>
      </w:ins>
      <w:ins w:id="1951" w:author="marpa" w:date="2026-10-25T23:46:02Z">
        <w:r>
          <w:rPr>
            <w:rFonts w:hint="default"/>
            <w:lang w:val="es-EC"/>
          </w:rPr>
          <w:t>torio</w:t>
        </w:r>
        <w:bookmarkEnd w:id="177"/>
        <w:bookmarkEnd w:id="178"/>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34EE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1952" w:author="marpa" w:date="2026-10-25T23:33:28Z"/>
        </w:trPr>
        <w:tc>
          <w:tcPr>
            <w:tcW w:w="8494" w:type="dxa"/>
            <w:shd w:val="clear" w:color="auto" w:fill="D9D9D9"/>
          </w:tcPr>
          <w:p w14:paraId="116AD38E">
            <w:pPr>
              <w:spacing w:before="0" w:after="0" w:line="240" w:lineRule="auto"/>
              <w:rPr>
                <w:ins w:id="1953" w:author="marpa" w:date="2026-10-25T23:46:24Z"/>
                <w:rFonts w:hint="default" w:ascii="Courier New" w:hAnsi="Courier New" w:eastAsia="Courier New" w:cs="Courier New"/>
                <w:color w:val="000000"/>
                <w:sz w:val="16"/>
                <w:szCs w:val="16"/>
                <w:lang w:val="es-EC"/>
              </w:rPr>
            </w:pPr>
            <w:ins w:id="1954" w:author="marpa" w:date="2026-10-25T23:46:24Z">
              <w:r>
                <w:rPr>
                  <w:rFonts w:hint="default" w:ascii="Courier New" w:hAnsi="Courier New" w:eastAsia="Courier New" w:cs="Courier New"/>
                  <w:color w:val="000000"/>
                  <w:sz w:val="16"/>
                  <w:szCs w:val="16"/>
                  <w:lang w:val="es-EC"/>
                </w:rPr>
                <w:t>/*</w:t>
              </w:r>
            </w:ins>
          </w:p>
          <w:p w14:paraId="6A6B5E81">
            <w:pPr>
              <w:spacing w:before="0" w:after="0" w:line="240" w:lineRule="auto"/>
              <w:rPr>
                <w:ins w:id="1955" w:author="marpa" w:date="2026-10-25T23:46:24Z"/>
                <w:rFonts w:hint="default" w:ascii="Courier New" w:hAnsi="Courier New" w:eastAsia="Courier New" w:cs="Courier New"/>
                <w:color w:val="000000"/>
                <w:sz w:val="16"/>
                <w:szCs w:val="16"/>
                <w:lang w:val="es-EC"/>
              </w:rPr>
            </w:pPr>
            <w:ins w:id="1956" w:author="marpa" w:date="2026-10-25T23:46:24Z">
              <w:r>
                <w:rPr>
                  <w:rFonts w:hint="default" w:ascii="Courier New" w:hAnsi="Courier New" w:eastAsia="Courier New" w:cs="Courier New"/>
                  <w:color w:val="000000"/>
                  <w:sz w:val="16"/>
                  <w:szCs w:val="16"/>
                  <w:lang w:val="es-EC"/>
                </w:rPr>
                <w:t xml:space="preserve"> * Click nbfs://nbhost/SystemFileSystem/Templates/Licenses/license-default.txt to change this license</w:t>
              </w:r>
            </w:ins>
          </w:p>
          <w:p w14:paraId="57464C02">
            <w:pPr>
              <w:spacing w:before="0" w:after="0" w:line="240" w:lineRule="auto"/>
              <w:rPr>
                <w:ins w:id="1957" w:author="marpa" w:date="2026-10-25T23:46:24Z"/>
                <w:rFonts w:hint="default" w:ascii="Courier New" w:hAnsi="Courier New" w:eastAsia="Courier New" w:cs="Courier New"/>
                <w:color w:val="000000"/>
                <w:sz w:val="16"/>
                <w:szCs w:val="16"/>
                <w:lang w:val="es-EC"/>
              </w:rPr>
            </w:pPr>
            <w:ins w:id="1958" w:author="marpa" w:date="2026-10-25T23:46:24Z">
              <w:r>
                <w:rPr>
                  <w:rFonts w:hint="default" w:ascii="Courier New" w:hAnsi="Courier New" w:eastAsia="Courier New" w:cs="Courier New"/>
                  <w:color w:val="000000"/>
                  <w:sz w:val="16"/>
                  <w:szCs w:val="16"/>
                  <w:lang w:val="es-EC"/>
                </w:rPr>
                <w:t xml:space="preserve"> * Click nbfs://nbhost/SystemFileSystem/Templates/Classes/Class.java to edit this template</w:t>
              </w:r>
            </w:ins>
          </w:p>
          <w:p w14:paraId="54C015EC">
            <w:pPr>
              <w:spacing w:before="0" w:after="0" w:line="240" w:lineRule="auto"/>
              <w:rPr>
                <w:ins w:id="1959" w:author="marpa" w:date="2026-10-25T23:46:24Z"/>
                <w:rFonts w:hint="default" w:ascii="Courier New" w:hAnsi="Courier New" w:eastAsia="Courier New" w:cs="Courier New"/>
                <w:color w:val="000000"/>
                <w:sz w:val="16"/>
                <w:szCs w:val="16"/>
                <w:lang w:val="es-EC"/>
              </w:rPr>
            </w:pPr>
            <w:ins w:id="1960" w:author="marpa" w:date="2026-10-25T23:46:24Z">
              <w:r>
                <w:rPr>
                  <w:rFonts w:hint="default" w:ascii="Courier New" w:hAnsi="Courier New" w:eastAsia="Courier New" w:cs="Courier New"/>
                  <w:color w:val="000000"/>
                  <w:sz w:val="16"/>
                  <w:szCs w:val="16"/>
                  <w:lang w:val="es-EC"/>
                </w:rPr>
                <w:t xml:space="preserve"> */</w:t>
              </w:r>
            </w:ins>
          </w:p>
          <w:p w14:paraId="623FE992">
            <w:pPr>
              <w:spacing w:before="0" w:after="0" w:line="240" w:lineRule="auto"/>
              <w:rPr>
                <w:ins w:id="1961" w:author="marpa" w:date="2026-10-25T23:46:24Z"/>
                <w:rFonts w:hint="default" w:ascii="Courier New" w:hAnsi="Courier New" w:eastAsia="Courier New" w:cs="Courier New"/>
                <w:color w:val="000000"/>
                <w:sz w:val="16"/>
                <w:szCs w:val="16"/>
                <w:lang w:val="es-EC"/>
              </w:rPr>
            </w:pPr>
            <w:ins w:id="1962" w:author="marpa" w:date="2026-10-25T23:46:24Z">
              <w:r>
                <w:rPr>
                  <w:rFonts w:hint="default" w:ascii="Courier New" w:hAnsi="Courier New" w:eastAsia="Courier New" w:cs="Courier New"/>
                  <w:color w:val="000000"/>
                  <w:sz w:val="16"/>
                  <w:szCs w:val="16"/>
                  <w:lang w:val="es-EC"/>
                </w:rPr>
                <w:t>package ec.edu.monster.servicios;</w:t>
              </w:r>
            </w:ins>
          </w:p>
          <w:p w14:paraId="765D274D">
            <w:pPr>
              <w:spacing w:before="0" w:after="0" w:line="240" w:lineRule="auto"/>
              <w:rPr>
                <w:ins w:id="1963" w:author="marpa" w:date="2026-10-25T23:46:24Z"/>
                <w:rFonts w:hint="default" w:ascii="Courier New" w:hAnsi="Courier New" w:eastAsia="Courier New" w:cs="Courier New"/>
                <w:color w:val="000000"/>
                <w:sz w:val="16"/>
                <w:szCs w:val="16"/>
                <w:lang w:val="es-EC"/>
              </w:rPr>
            </w:pPr>
          </w:p>
          <w:p w14:paraId="101A019D">
            <w:pPr>
              <w:spacing w:before="0" w:after="0" w:line="240" w:lineRule="auto"/>
              <w:rPr>
                <w:ins w:id="1964" w:author="marpa" w:date="2026-10-25T23:46:24Z"/>
                <w:rFonts w:hint="default" w:ascii="Courier New" w:hAnsi="Courier New" w:eastAsia="Courier New" w:cs="Courier New"/>
                <w:color w:val="000000"/>
                <w:sz w:val="16"/>
                <w:szCs w:val="16"/>
                <w:lang w:val="es-EC"/>
              </w:rPr>
            </w:pPr>
            <w:ins w:id="1965" w:author="marpa" w:date="2026-10-25T23:46:24Z">
              <w:r>
                <w:rPr>
                  <w:rFonts w:hint="default" w:ascii="Courier New" w:hAnsi="Courier New" w:eastAsia="Courier New" w:cs="Courier New"/>
                  <w:color w:val="000000"/>
                  <w:sz w:val="16"/>
                  <w:szCs w:val="16"/>
                  <w:lang w:val="es-EC"/>
                </w:rPr>
                <w:t>import jakarta.xml.ws.BindingProvider;</w:t>
              </w:r>
            </w:ins>
          </w:p>
          <w:p w14:paraId="5297F0D2">
            <w:pPr>
              <w:spacing w:before="0" w:after="0" w:line="240" w:lineRule="auto"/>
              <w:rPr>
                <w:ins w:id="1966" w:author="marpa" w:date="2026-10-25T23:46:24Z"/>
                <w:rFonts w:hint="default" w:ascii="Courier New" w:hAnsi="Courier New" w:eastAsia="Courier New" w:cs="Courier New"/>
                <w:color w:val="000000"/>
                <w:sz w:val="16"/>
                <w:szCs w:val="16"/>
                <w:lang w:val="es-EC"/>
              </w:rPr>
            </w:pPr>
            <w:ins w:id="1967" w:author="marpa" w:date="2026-10-25T23:46:24Z">
              <w:r>
                <w:rPr>
                  <w:rFonts w:hint="default" w:ascii="Courier New" w:hAnsi="Courier New" w:eastAsia="Courier New" w:cs="Courier New"/>
                  <w:color w:val="000000"/>
                  <w:sz w:val="16"/>
                  <w:szCs w:val="16"/>
                  <w:lang w:val="es-EC"/>
                </w:rPr>
                <w:t>import jakarta.xml.ws.WebServiceException;</w:t>
              </w:r>
            </w:ins>
          </w:p>
          <w:p w14:paraId="40A84D41">
            <w:pPr>
              <w:spacing w:before="0" w:after="0" w:line="240" w:lineRule="auto"/>
              <w:rPr>
                <w:ins w:id="1968" w:author="marpa" w:date="2026-10-25T23:46:24Z"/>
                <w:rFonts w:hint="default" w:ascii="Courier New" w:hAnsi="Courier New" w:eastAsia="Courier New" w:cs="Courier New"/>
                <w:color w:val="000000"/>
                <w:sz w:val="16"/>
                <w:szCs w:val="16"/>
                <w:lang w:val="es-EC"/>
              </w:rPr>
            </w:pPr>
            <w:ins w:id="1969" w:author="marpa" w:date="2026-10-25T23:46:24Z">
              <w:r>
                <w:rPr>
                  <w:rFonts w:hint="default" w:ascii="Courier New" w:hAnsi="Courier New" w:eastAsia="Courier New" w:cs="Courier New"/>
                  <w:color w:val="000000"/>
                  <w:sz w:val="16"/>
                  <w:szCs w:val="16"/>
                  <w:lang w:val="es-EC"/>
                </w:rPr>
                <w:t>import jakarta.xml.ws.handler.Handler;</w:t>
              </w:r>
            </w:ins>
          </w:p>
          <w:p w14:paraId="3B35078B">
            <w:pPr>
              <w:spacing w:before="0" w:after="0" w:line="240" w:lineRule="auto"/>
              <w:rPr>
                <w:ins w:id="1970" w:author="marpa" w:date="2026-10-25T23:46:24Z"/>
                <w:rFonts w:hint="default" w:ascii="Courier New" w:hAnsi="Courier New" w:eastAsia="Courier New" w:cs="Courier New"/>
                <w:color w:val="000000"/>
                <w:sz w:val="16"/>
                <w:szCs w:val="16"/>
                <w:lang w:val="es-EC"/>
              </w:rPr>
            </w:pPr>
          </w:p>
          <w:p w14:paraId="3C71D78A">
            <w:pPr>
              <w:spacing w:before="0" w:after="0" w:line="240" w:lineRule="auto"/>
              <w:rPr>
                <w:ins w:id="1971" w:author="marpa" w:date="2026-10-25T23:46:24Z"/>
                <w:rFonts w:hint="default" w:ascii="Courier New" w:hAnsi="Courier New" w:eastAsia="Courier New" w:cs="Courier New"/>
                <w:color w:val="000000"/>
                <w:sz w:val="16"/>
                <w:szCs w:val="16"/>
                <w:lang w:val="es-EC"/>
              </w:rPr>
            </w:pPr>
            <w:ins w:id="1972" w:author="marpa" w:date="2026-10-25T23:46:24Z">
              <w:r>
                <w:rPr>
                  <w:rFonts w:hint="default" w:ascii="Courier New" w:hAnsi="Courier New" w:eastAsia="Courier New" w:cs="Courier New"/>
                  <w:color w:val="000000"/>
                  <w:sz w:val="16"/>
                  <w:szCs w:val="16"/>
                  <w:lang w:val="es-EC"/>
                </w:rPr>
                <w:t>import ec.edu.monster.controladores.config.SoapConfig;</w:t>
              </w:r>
            </w:ins>
          </w:p>
          <w:p w14:paraId="11CDE1F1">
            <w:pPr>
              <w:spacing w:before="0" w:after="0" w:line="240" w:lineRule="auto"/>
              <w:rPr>
                <w:ins w:id="1973" w:author="marpa" w:date="2026-10-25T23:46:24Z"/>
                <w:rFonts w:hint="default" w:ascii="Courier New" w:hAnsi="Courier New" w:eastAsia="Courier New" w:cs="Courier New"/>
                <w:color w:val="000000"/>
                <w:sz w:val="16"/>
                <w:szCs w:val="16"/>
                <w:lang w:val="es-EC"/>
              </w:rPr>
            </w:pPr>
            <w:ins w:id="1974" w:author="marpa" w:date="2026-10-25T23:46:24Z">
              <w:r>
                <w:rPr>
                  <w:rFonts w:hint="default" w:ascii="Courier New" w:hAnsi="Courier New" w:eastAsia="Courier New" w:cs="Courier New"/>
                  <w:color w:val="000000"/>
                  <w:sz w:val="16"/>
                  <w:szCs w:val="16"/>
                  <w:lang w:val="es-EC"/>
                </w:rPr>
                <w:t>import ec.edu.monster.seguridad.AdministradorTokensCliente;</w:t>
              </w:r>
            </w:ins>
          </w:p>
          <w:p w14:paraId="46ED9743">
            <w:pPr>
              <w:spacing w:before="0" w:after="0" w:line="240" w:lineRule="auto"/>
              <w:rPr>
                <w:ins w:id="1975" w:author="marpa" w:date="2026-10-25T23:46:24Z"/>
                <w:rFonts w:hint="default" w:ascii="Courier New" w:hAnsi="Courier New" w:eastAsia="Courier New" w:cs="Courier New"/>
                <w:color w:val="000000"/>
                <w:sz w:val="16"/>
                <w:szCs w:val="16"/>
                <w:lang w:val="es-EC"/>
              </w:rPr>
            </w:pPr>
            <w:ins w:id="1976" w:author="marpa" w:date="2026-10-25T23:46:24Z">
              <w:r>
                <w:rPr>
                  <w:rFonts w:hint="default" w:ascii="Courier New" w:hAnsi="Courier New" w:eastAsia="Courier New" w:cs="Courier New"/>
                  <w:color w:val="000000"/>
                  <w:sz w:val="16"/>
                  <w:szCs w:val="16"/>
                  <w:lang w:val="es-EC"/>
                </w:rPr>
                <w:t>import ec.edu.monster.seguridad.ManejadorClienteAutenticacion;</w:t>
              </w:r>
            </w:ins>
          </w:p>
          <w:p w14:paraId="729E0704">
            <w:pPr>
              <w:spacing w:before="0" w:after="0" w:line="240" w:lineRule="auto"/>
              <w:rPr>
                <w:ins w:id="1977" w:author="marpa" w:date="2026-10-25T23:46:24Z"/>
                <w:rFonts w:hint="default" w:ascii="Courier New" w:hAnsi="Courier New" w:eastAsia="Courier New" w:cs="Courier New"/>
                <w:color w:val="000000"/>
                <w:sz w:val="16"/>
                <w:szCs w:val="16"/>
                <w:lang w:val="es-EC"/>
              </w:rPr>
            </w:pPr>
            <w:ins w:id="1978" w:author="marpa" w:date="2026-10-25T23:46:24Z">
              <w:r>
                <w:rPr>
                  <w:rFonts w:hint="default" w:ascii="Courier New" w:hAnsi="Courier New" w:eastAsia="Courier New" w:cs="Courier New"/>
                  <w:color w:val="000000"/>
                  <w:sz w:val="16"/>
                  <w:szCs w:val="16"/>
                  <w:lang w:val="es-EC"/>
                </w:rPr>
                <w:t>import ec.edu.monster.seguridad.TlsInseguro;</w:t>
              </w:r>
            </w:ins>
          </w:p>
          <w:p w14:paraId="1AE2E572">
            <w:pPr>
              <w:spacing w:before="0" w:after="0" w:line="240" w:lineRule="auto"/>
              <w:rPr>
                <w:ins w:id="1979" w:author="marpa" w:date="2026-10-25T23:46:24Z"/>
                <w:rFonts w:hint="default" w:ascii="Courier New" w:hAnsi="Courier New" w:eastAsia="Courier New" w:cs="Courier New"/>
                <w:color w:val="000000"/>
                <w:sz w:val="16"/>
                <w:szCs w:val="16"/>
                <w:lang w:val="es-EC"/>
              </w:rPr>
            </w:pPr>
            <w:ins w:id="1980" w:author="marpa" w:date="2026-10-25T23:46:24Z">
              <w:r>
                <w:rPr>
                  <w:rFonts w:hint="default" w:ascii="Courier New" w:hAnsi="Courier New" w:eastAsia="Courier New" w:cs="Courier New"/>
                  <w:color w:val="000000"/>
                  <w:sz w:val="16"/>
                  <w:szCs w:val="16"/>
                  <w:lang w:val="es-EC"/>
                </w:rPr>
                <w:t>import java.net.URL;</w:t>
              </w:r>
            </w:ins>
          </w:p>
          <w:p w14:paraId="5AE77815">
            <w:pPr>
              <w:spacing w:before="0" w:after="0" w:line="240" w:lineRule="auto"/>
              <w:rPr>
                <w:ins w:id="1981" w:author="marpa" w:date="2026-10-25T23:46:24Z"/>
                <w:rFonts w:hint="default" w:ascii="Courier New" w:hAnsi="Courier New" w:eastAsia="Courier New" w:cs="Courier New"/>
                <w:color w:val="000000"/>
                <w:sz w:val="16"/>
                <w:szCs w:val="16"/>
                <w:lang w:val="es-EC"/>
              </w:rPr>
            </w:pPr>
            <w:ins w:id="1982" w:author="marpa" w:date="2026-10-25T23:46:24Z">
              <w:r>
                <w:rPr>
                  <w:rFonts w:hint="default" w:ascii="Courier New" w:hAnsi="Courier New" w:eastAsia="Courier New" w:cs="Courier New"/>
                  <w:color w:val="000000"/>
                  <w:sz w:val="16"/>
                  <w:szCs w:val="16"/>
                  <w:lang w:val="es-EC"/>
                </w:rPr>
                <w:t>import java.util.List;</w:t>
              </w:r>
            </w:ins>
          </w:p>
          <w:p w14:paraId="2C102799">
            <w:pPr>
              <w:spacing w:before="0" w:after="0" w:line="240" w:lineRule="auto"/>
              <w:rPr>
                <w:ins w:id="1983" w:author="marpa" w:date="2026-10-25T23:46:24Z"/>
                <w:rFonts w:hint="default" w:ascii="Courier New" w:hAnsi="Courier New" w:eastAsia="Courier New" w:cs="Courier New"/>
                <w:color w:val="000000"/>
                <w:sz w:val="16"/>
                <w:szCs w:val="16"/>
                <w:lang w:val="es-EC"/>
              </w:rPr>
            </w:pPr>
            <w:ins w:id="1984" w:author="marpa" w:date="2026-10-25T23:46:24Z">
              <w:r>
                <w:rPr>
                  <w:rFonts w:hint="default" w:ascii="Courier New" w:hAnsi="Courier New" w:eastAsia="Courier New" w:cs="Courier New"/>
                  <w:color w:val="000000"/>
                  <w:sz w:val="16"/>
                  <w:szCs w:val="16"/>
                  <w:lang w:val="es-EC"/>
                </w:rPr>
                <w:t>import java.util.Map;</w:t>
              </w:r>
            </w:ins>
          </w:p>
          <w:p w14:paraId="7B152FAF">
            <w:pPr>
              <w:spacing w:before="0" w:after="0" w:line="240" w:lineRule="auto"/>
              <w:rPr>
                <w:ins w:id="1985" w:author="marpa" w:date="2026-10-25T23:46:24Z"/>
                <w:rFonts w:hint="default" w:ascii="Courier New" w:hAnsi="Courier New" w:eastAsia="Courier New" w:cs="Courier New"/>
                <w:color w:val="000000"/>
                <w:sz w:val="16"/>
                <w:szCs w:val="16"/>
                <w:lang w:val="es-EC"/>
              </w:rPr>
            </w:pPr>
            <w:ins w:id="1986" w:author="marpa" w:date="2026-10-25T23:46:24Z">
              <w:r>
                <w:rPr>
                  <w:rFonts w:hint="default" w:ascii="Courier New" w:hAnsi="Courier New" w:eastAsia="Courier New" w:cs="Courier New"/>
                  <w:color w:val="000000"/>
                  <w:sz w:val="16"/>
                  <w:szCs w:val="16"/>
                  <w:lang w:val="es-EC"/>
                </w:rPr>
                <w:t>/**</w:t>
              </w:r>
            </w:ins>
          </w:p>
          <w:p w14:paraId="714FCCD0">
            <w:pPr>
              <w:spacing w:before="0" w:after="0" w:line="240" w:lineRule="auto"/>
              <w:rPr>
                <w:ins w:id="1987" w:author="marpa" w:date="2026-10-25T23:46:24Z"/>
                <w:rFonts w:hint="default" w:ascii="Courier New" w:hAnsi="Courier New" w:eastAsia="Courier New" w:cs="Courier New"/>
                <w:color w:val="000000"/>
                <w:sz w:val="16"/>
                <w:szCs w:val="16"/>
                <w:lang w:val="es-EC"/>
              </w:rPr>
            </w:pPr>
            <w:ins w:id="1988" w:author="marpa" w:date="2026-10-25T23:46:24Z">
              <w:r>
                <w:rPr>
                  <w:rFonts w:hint="default" w:ascii="Courier New" w:hAnsi="Courier New" w:eastAsia="Courier New" w:cs="Courier New"/>
                  <w:color w:val="000000"/>
                  <w:sz w:val="16"/>
                  <w:szCs w:val="16"/>
                  <w:lang w:val="es-EC"/>
                </w:rPr>
                <w:t xml:space="preserve"> *</w:t>
              </w:r>
            </w:ins>
          </w:p>
          <w:p w14:paraId="5ADEEE62">
            <w:pPr>
              <w:spacing w:before="0" w:after="0" w:line="240" w:lineRule="auto"/>
              <w:rPr>
                <w:ins w:id="1989" w:author="marpa" w:date="2026-10-25T23:46:24Z"/>
                <w:rFonts w:hint="default" w:ascii="Courier New" w:hAnsi="Courier New" w:eastAsia="Courier New" w:cs="Courier New"/>
                <w:color w:val="000000"/>
                <w:sz w:val="16"/>
                <w:szCs w:val="16"/>
                <w:lang w:val="es-EC"/>
              </w:rPr>
            </w:pPr>
            <w:ins w:id="1990" w:author="marpa" w:date="2026-10-25T23:46:24Z">
              <w:r>
                <w:rPr>
                  <w:rFonts w:hint="default" w:ascii="Courier New" w:hAnsi="Courier New" w:eastAsia="Courier New" w:cs="Courier New"/>
                  <w:color w:val="000000"/>
                  <w:sz w:val="16"/>
                  <w:szCs w:val="16"/>
                  <w:lang w:val="es-EC"/>
                </w:rPr>
                <w:t xml:space="preserve"> * @author gmlop</w:t>
              </w:r>
            </w:ins>
          </w:p>
          <w:p w14:paraId="79BC5752">
            <w:pPr>
              <w:spacing w:before="0" w:after="0" w:line="240" w:lineRule="auto"/>
              <w:rPr>
                <w:ins w:id="1991" w:author="marpa" w:date="2026-10-25T23:46:24Z"/>
                <w:rFonts w:hint="default" w:ascii="Courier New" w:hAnsi="Courier New" w:eastAsia="Courier New" w:cs="Courier New"/>
                <w:color w:val="000000"/>
                <w:sz w:val="16"/>
                <w:szCs w:val="16"/>
                <w:lang w:val="es-EC"/>
              </w:rPr>
            </w:pPr>
            <w:ins w:id="1992" w:author="marpa" w:date="2026-10-25T23:46:24Z">
              <w:r>
                <w:rPr>
                  <w:rFonts w:hint="default" w:ascii="Courier New" w:hAnsi="Courier New" w:eastAsia="Courier New" w:cs="Courier New"/>
                  <w:color w:val="000000"/>
                  <w:sz w:val="16"/>
                  <w:szCs w:val="16"/>
                  <w:lang w:val="es-EC"/>
                </w:rPr>
                <w:t xml:space="preserve"> */</w:t>
              </w:r>
            </w:ins>
          </w:p>
          <w:p w14:paraId="7E5C6B83">
            <w:pPr>
              <w:spacing w:before="0" w:after="0" w:line="240" w:lineRule="auto"/>
              <w:rPr>
                <w:ins w:id="1993" w:author="marpa" w:date="2026-10-25T23:46:24Z"/>
                <w:rFonts w:hint="default" w:ascii="Courier New" w:hAnsi="Courier New" w:eastAsia="Courier New" w:cs="Courier New"/>
                <w:color w:val="000000"/>
                <w:sz w:val="16"/>
                <w:szCs w:val="16"/>
                <w:lang w:val="es-EC"/>
              </w:rPr>
            </w:pPr>
            <w:ins w:id="1994" w:author="marpa" w:date="2026-10-25T23:46:24Z">
              <w:r>
                <w:rPr>
                  <w:rFonts w:hint="default" w:ascii="Courier New" w:hAnsi="Courier New" w:eastAsia="Courier New" w:cs="Courier New"/>
                  <w:color w:val="000000"/>
                  <w:sz w:val="16"/>
                  <w:szCs w:val="16"/>
                  <w:lang w:val="es-EC"/>
                </w:rPr>
                <w:t>public class WSConversorCliente {</w:t>
              </w:r>
            </w:ins>
          </w:p>
          <w:p w14:paraId="0D3C6268">
            <w:pPr>
              <w:spacing w:before="0" w:after="0" w:line="240" w:lineRule="auto"/>
              <w:rPr>
                <w:ins w:id="1995" w:author="marpa" w:date="2026-10-25T23:46:24Z"/>
                <w:rFonts w:hint="default" w:ascii="Courier New" w:hAnsi="Courier New" w:eastAsia="Courier New" w:cs="Courier New"/>
                <w:color w:val="000000"/>
                <w:sz w:val="16"/>
                <w:szCs w:val="16"/>
                <w:lang w:val="es-EC"/>
              </w:rPr>
            </w:pPr>
            <w:ins w:id="1996" w:author="marpa" w:date="2026-10-25T23:46:24Z">
              <w:r>
                <w:rPr>
                  <w:rFonts w:hint="default" w:ascii="Courier New" w:hAnsi="Courier New" w:eastAsia="Courier New" w:cs="Courier New"/>
                  <w:color w:val="000000"/>
                  <w:sz w:val="16"/>
                  <w:szCs w:val="16"/>
                  <w:lang w:val="es-EC"/>
                </w:rPr>
                <w:t xml:space="preserve">    private final WSConversorUnidades puerto;</w:t>
              </w:r>
            </w:ins>
          </w:p>
          <w:p w14:paraId="5ACDFF53">
            <w:pPr>
              <w:spacing w:before="0" w:after="0" w:line="240" w:lineRule="auto"/>
              <w:rPr>
                <w:ins w:id="1997" w:author="marpa" w:date="2026-10-25T23:46:24Z"/>
                <w:rFonts w:hint="default" w:ascii="Courier New" w:hAnsi="Courier New" w:eastAsia="Courier New" w:cs="Courier New"/>
                <w:color w:val="000000"/>
                <w:sz w:val="16"/>
                <w:szCs w:val="16"/>
                <w:lang w:val="es-EC"/>
              </w:rPr>
            </w:pPr>
            <w:ins w:id="1998" w:author="marpa" w:date="2026-10-25T23:46:24Z">
              <w:r>
                <w:rPr>
                  <w:rFonts w:hint="default" w:ascii="Courier New" w:hAnsi="Courier New" w:eastAsia="Courier New" w:cs="Courier New"/>
                  <w:color w:val="000000"/>
                  <w:sz w:val="16"/>
                  <w:szCs w:val="16"/>
                  <w:lang w:val="es-EC"/>
                </w:rPr>
                <w:t xml:space="preserve">    </w:t>
              </w:r>
            </w:ins>
          </w:p>
          <w:p w14:paraId="6F90E838">
            <w:pPr>
              <w:spacing w:before="0" w:after="0" w:line="240" w:lineRule="auto"/>
              <w:rPr>
                <w:ins w:id="1999" w:author="marpa" w:date="2026-10-25T23:46:24Z"/>
                <w:rFonts w:hint="default" w:ascii="Courier New" w:hAnsi="Courier New" w:eastAsia="Courier New" w:cs="Courier New"/>
                <w:color w:val="000000"/>
                <w:sz w:val="16"/>
                <w:szCs w:val="16"/>
                <w:lang w:val="es-EC"/>
              </w:rPr>
            </w:pPr>
            <w:ins w:id="2000" w:author="marpa" w:date="2026-10-25T23:46:24Z">
              <w:r>
                <w:rPr>
                  <w:rFonts w:hint="default" w:ascii="Courier New" w:hAnsi="Courier New" w:eastAsia="Courier New" w:cs="Courier New"/>
                  <w:color w:val="000000"/>
                  <w:sz w:val="16"/>
                  <w:szCs w:val="16"/>
                  <w:lang w:val="es-EC"/>
                </w:rPr>
                <w:t xml:space="preserve">    public WSConversorCliente() throws Exception {</w:t>
              </w:r>
            </w:ins>
          </w:p>
          <w:p w14:paraId="66A4A7E4">
            <w:pPr>
              <w:spacing w:before="0" w:after="0" w:line="240" w:lineRule="auto"/>
              <w:rPr>
                <w:ins w:id="2001" w:author="marpa" w:date="2026-10-25T23:46:24Z"/>
                <w:rFonts w:hint="default" w:ascii="Courier New" w:hAnsi="Courier New" w:eastAsia="Courier New" w:cs="Courier New"/>
                <w:color w:val="000000"/>
                <w:sz w:val="16"/>
                <w:szCs w:val="16"/>
                <w:lang w:val="es-EC"/>
              </w:rPr>
            </w:pPr>
          </w:p>
          <w:p w14:paraId="6A198DC4">
            <w:pPr>
              <w:spacing w:before="0" w:after="0" w:line="240" w:lineRule="auto"/>
              <w:rPr>
                <w:ins w:id="2002" w:author="marpa" w:date="2026-10-25T23:46:24Z"/>
                <w:rFonts w:hint="default" w:ascii="Courier New" w:hAnsi="Courier New" w:eastAsia="Courier New" w:cs="Courier New"/>
                <w:color w:val="000000"/>
                <w:sz w:val="16"/>
                <w:szCs w:val="16"/>
                <w:lang w:val="es-EC"/>
              </w:rPr>
            </w:pPr>
            <w:ins w:id="2003" w:author="marpa" w:date="2026-10-25T23:46:24Z">
              <w:r>
                <w:rPr>
                  <w:rFonts w:hint="default" w:ascii="Courier New" w:hAnsi="Courier New" w:eastAsia="Courier New" w:cs="Courier New"/>
                  <w:color w:val="000000"/>
                  <w:sz w:val="16"/>
                  <w:szCs w:val="16"/>
                  <w:lang w:val="es-EC"/>
                </w:rPr>
                <w:t xml:space="preserve">        if (SoapConfig.insecureTls()) {</w:t>
              </w:r>
            </w:ins>
          </w:p>
          <w:p w14:paraId="08788757">
            <w:pPr>
              <w:spacing w:before="0" w:after="0" w:line="240" w:lineRule="auto"/>
              <w:rPr>
                <w:ins w:id="2004" w:author="marpa" w:date="2026-10-25T23:46:24Z"/>
                <w:rFonts w:hint="default" w:ascii="Courier New" w:hAnsi="Courier New" w:eastAsia="Courier New" w:cs="Courier New"/>
                <w:color w:val="000000"/>
                <w:sz w:val="16"/>
                <w:szCs w:val="16"/>
                <w:lang w:val="es-EC"/>
              </w:rPr>
            </w:pPr>
            <w:ins w:id="2005" w:author="marpa" w:date="2026-10-25T23:46:24Z">
              <w:r>
                <w:rPr>
                  <w:rFonts w:hint="default" w:ascii="Courier New" w:hAnsi="Courier New" w:eastAsia="Courier New" w:cs="Courier New"/>
                  <w:color w:val="000000"/>
                  <w:sz w:val="16"/>
                  <w:szCs w:val="16"/>
                  <w:lang w:val="es-EC"/>
                </w:rPr>
                <w:t xml:space="preserve">            TlsInseguro.habilitar();</w:t>
              </w:r>
            </w:ins>
          </w:p>
          <w:p w14:paraId="2299BB11">
            <w:pPr>
              <w:spacing w:before="0" w:after="0" w:line="240" w:lineRule="auto"/>
              <w:rPr>
                <w:ins w:id="2006" w:author="marpa" w:date="2026-10-25T23:46:24Z"/>
                <w:rFonts w:hint="default" w:ascii="Courier New" w:hAnsi="Courier New" w:eastAsia="Courier New" w:cs="Courier New"/>
                <w:color w:val="000000"/>
                <w:sz w:val="16"/>
                <w:szCs w:val="16"/>
                <w:lang w:val="es-EC"/>
              </w:rPr>
            </w:pPr>
            <w:ins w:id="2007" w:author="marpa" w:date="2026-10-25T23:46:24Z">
              <w:r>
                <w:rPr>
                  <w:rFonts w:hint="default" w:ascii="Courier New" w:hAnsi="Courier New" w:eastAsia="Courier New" w:cs="Courier New"/>
                  <w:color w:val="000000"/>
                  <w:sz w:val="16"/>
                  <w:szCs w:val="16"/>
                  <w:lang w:val="es-EC"/>
                </w:rPr>
                <w:t xml:space="preserve">        }</w:t>
              </w:r>
            </w:ins>
          </w:p>
          <w:p w14:paraId="515AC5EE">
            <w:pPr>
              <w:spacing w:before="0" w:after="0" w:line="240" w:lineRule="auto"/>
              <w:rPr>
                <w:ins w:id="2008" w:author="marpa" w:date="2026-10-25T23:46:24Z"/>
                <w:rFonts w:hint="default" w:ascii="Courier New" w:hAnsi="Courier New" w:eastAsia="Courier New" w:cs="Courier New"/>
                <w:color w:val="000000"/>
                <w:sz w:val="16"/>
                <w:szCs w:val="16"/>
                <w:lang w:val="es-EC"/>
              </w:rPr>
            </w:pPr>
          </w:p>
          <w:p w14:paraId="66BE7E26">
            <w:pPr>
              <w:spacing w:before="0" w:after="0" w:line="240" w:lineRule="auto"/>
              <w:rPr>
                <w:ins w:id="2009" w:author="marpa" w:date="2026-10-25T23:46:24Z"/>
                <w:rFonts w:hint="default" w:ascii="Courier New" w:hAnsi="Courier New" w:eastAsia="Courier New" w:cs="Courier New"/>
                <w:color w:val="000000"/>
                <w:sz w:val="16"/>
                <w:szCs w:val="16"/>
                <w:lang w:val="es-EC"/>
              </w:rPr>
            </w:pPr>
            <w:ins w:id="2010" w:author="marpa" w:date="2026-10-25T23:46:24Z">
              <w:r>
                <w:rPr>
                  <w:rFonts w:hint="default" w:ascii="Courier New" w:hAnsi="Courier New" w:eastAsia="Courier New" w:cs="Courier New"/>
                  <w:color w:val="000000"/>
                  <w:sz w:val="16"/>
                  <w:szCs w:val="16"/>
                  <w:lang w:val="es-EC"/>
                </w:rPr>
                <w:t xml:space="preserve">        URL wsdlUrl = SoapConfig.wsdlLocal();</w:t>
              </w:r>
            </w:ins>
          </w:p>
          <w:p w14:paraId="5218BDB4">
            <w:pPr>
              <w:spacing w:before="0" w:after="0" w:line="240" w:lineRule="auto"/>
              <w:rPr>
                <w:ins w:id="2011" w:author="marpa" w:date="2026-10-25T23:46:24Z"/>
                <w:rFonts w:hint="default" w:ascii="Courier New" w:hAnsi="Courier New" w:eastAsia="Courier New" w:cs="Courier New"/>
                <w:color w:val="000000"/>
                <w:sz w:val="16"/>
                <w:szCs w:val="16"/>
                <w:lang w:val="es-EC"/>
              </w:rPr>
            </w:pPr>
            <w:ins w:id="2012" w:author="marpa" w:date="2026-10-25T23:46:24Z">
              <w:r>
                <w:rPr>
                  <w:rFonts w:hint="default" w:ascii="Courier New" w:hAnsi="Courier New" w:eastAsia="Courier New" w:cs="Courier New"/>
                  <w:color w:val="000000"/>
                  <w:sz w:val="16"/>
                  <w:szCs w:val="16"/>
                  <w:lang w:val="es-EC"/>
                </w:rPr>
                <w:t xml:space="preserve">        WSConversorUnidades_Service service = new WSConversorUnidades_Service(wsdlUrl);</w:t>
              </w:r>
            </w:ins>
          </w:p>
          <w:p w14:paraId="20C16C35">
            <w:pPr>
              <w:spacing w:before="0" w:after="0" w:line="240" w:lineRule="auto"/>
              <w:rPr>
                <w:ins w:id="2013" w:author="marpa" w:date="2026-10-25T23:46:24Z"/>
                <w:rFonts w:hint="default" w:ascii="Courier New" w:hAnsi="Courier New" w:eastAsia="Courier New" w:cs="Courier New"/>
                <w:color w:val="000000"/>
                <w:sz w:val="16"/>
                <w:szCs w:val="16"/>
                <w:lang w:val="es-EC"/>
              </w:rPr>
            </w:pPr>
            <w:ins w:id="2014" w:author="marpa" w:date="2026-10-25T23:46:24Z">
              <w:r>
                <w:rPr>
                  <w:rFonts w:hint="default" w:ascii="Courier New" w:hAnsi="Courier New" w:eastAsia="Courier New" w:cs="Courier New"/>
                  <w:color w:val="000000"/>
                  <w:sz w:val="16"/>
                  <w:szCs w:val="16"/>
                  <w:lang w:val="es-EC"/>
                </w:rPr>
                <w:t xml:space="preserve">        this.puerto = service.getWSConversorUnidadesPort();</w:t>
              </w:r>
            </w:ins>
          </w:p>
          <w:p w14:paraId="4F4C5D3A">
            <w:pPr>
              <w:spacing w:before="0" w:after="0" w:line="240" w:lineRule="auto"/>
              <w:rPr>
                <w:ins w:id="2015" w:author="marpa" w:date="2026-10-25T23:46:24Z"/>
                <w:rFonts w:hint="default" w:ascii="Courier New" w:hAnsi="Courier New" w:eastAsia="Courier New" w:cs="Courier New"/>
                <w:color w:val="000000"/>
                <w:sz w:val="16"/>
                <w:szCs w:val="16"/>
                <w:lang w:val="es-EC"/>
              </w:rPr>
            </w:pPr>
          </w:p>
          <w:p w14:paraId="4FCF823B">
            <w:pPr>
              <w:spacing w:before="0" w:after="0" w:line="240" w:lineRule="auto"/>
              <w:rPr>
                <w:ins w:id="2016" w:author="marpa" w:date="2026-10-25T23:46:24Z"/>
                <w:rFonts w:hint="default" w:ascii="Courier New" w:hAnsi="Courier New" w:eastAsia="Courier New" w:cs="Courier New"/>
                <w:color w:val="000000"/>
                <w:sz w:val="16"/>
                <w:szCs w:val="16"/>
                <w:lang w:val="es-EC"/>
              </w:rPr>
            </w:pPr>
            <w:ins w:id="2017" w:author="marpa" w:date="2026-10-25T23:46:24Z">
              <w:r>
                <w:rPr>
                  <w:rFonts w:hint="default" w:ascii="Courier New" w:hAnsi="Courier New" w:eastAsia="Courier New" w:cs="Courier New"/>
                  <w:color w:val="000000"/>
                  <w:sz w:val="16"/>
                  <w:szCs w:val="16"/>
                  <w:lang w:val="es-EC"/>
                </w:rPr>
                <w:t xml:space="preserve">        configurarBindingProvider();</w:t>
              </w:r>
            </w:ins>
          </w:p>
          <w:p w14:paraId="76FED89E">
            <w:pPr>
              <w:spacing w:before="0" w:after="0" w:line="240" w:lineRule="auto"/>
              <w:rPr>
                <w:ins w:id="2018" w:author="marpa" w:date="2026-10-25T23:46:24Z"/>
                <w:rFonts w:hint="default" w:ascii="Courier New" w:hAnsi="Courier New" w:eastAsia="Courier New" w:cs="Courier New"/>
                <w:color w:val="000000"/>
                <w:sz w:val="16"/>
                <w:szCs w:val="16"/>
                <w:lang w:val="es-EC"/>
              </w:rPr>
            </w:pPr>
            <w:ins w:id="2019" w:author="marpa" w:date="2026-10-25T23:46:24Z">
              <w:r>
                <w:rPr>
                  <w:rFonts w:hint="default" w:ascii="Courier New" w:hAnsi="Courier New" w:eastAsia="Courier New" w:cs="Courier New"/>
                  <w:color w:val="000000"/>
                  <w:sz w:val="16"/>
                  <w:szCs w:val="16"/>
                  <w:lang w:val="es-EC"/>
                </w:rPr>
                <w:t xml:space="preserve">    }</w:t>
              </w:r>
            </w:ins>
          </w:p>
          <w:p w14:paraId="2BA24D4F">
            <w:pPr>
              <w:spacing w:before="0" w:after="0" w:line="240" w:lineRule="auto"/>
              <w:rPr>
                <w:ins w:id="2020" w:author="marpa" w:date="2026-10-25T23:46:24Z"/>
                <w:rFonts w:hint="default" w:ascii="Courier New" w:hAnsi="Courier New" w:eastAsia="Courier New" w:cs="Courier New"/>
                <w:color w:val="000000"/>
                <w:sz w:val="16"/>
                <w:szCs w:val="16"/>
                <w:lang w:val="es-EC"/>
              </w:rPr>
            </w:pPr>
            <w:ins w:id="2021" w:author="marpa" w:date="2026-10-25T23:46:24Z">
              <w:r>
                <w:rPr>
                  <w:rFonts w:hint="default" w:ascii="Courier New" w:hAnsi="Courier New" w:eastAsia="Courier New" w:cs="Courier New"/>
                  <w:color w:val="000000"/>
                  <w:sz w:val="16"/>
                  <w:szCs w:val="16"/>
                  <w:lang w:val="es-EC"/>
                </w:rPr>
                <w:t xml:space="preserve">    </w:t>
              </w:r>
            </w:ins>
          </w:p>
          <w:p w14:paraId="08D8DF9E">
            <w:pPr>
              <w:spacing w:before="0" w:after="0" w:line="240" w:lineRule="auto"/>
              <w:rPr>
                <w:ins w:id="2022" w:author="marpa" w:date="2026-10-25T23:46:24Z"/>
                <w:rFonts w:hint="default" w:ascii="Courier New" w:hAnsi="Courier New" w:eastAsia="Courier New" w:cs="Courier New"/>
                <w:color w:val="000000"/>
                <w:sz w:val="16"/>
                <w:szCs w:val="16"/>
                <w:lang w:val="es-EC"/>
              </w:rPr>
            </w:pPr>
            <w:ins w:id="2023" w:author="marpa" w:date="2026-10-25T23:46:24Z">
              <w:r>
                <w:rPr>
                  <w:rFonts w:hint="default" w:ascii="Courier New" w:hAnsi="Courier New" w:eastAsia="Courier New" w:cs="Courier New"/>
                  <w:color w:val="000000"/>
                  <w:sz w:val="16"/>
                  <w:szCs w:val="16"/>
                  <w:lang w:val="es-EC"/>
                </w:rPr>
                <w:t xml:space="preserve">    private void configurarBindingProvider() {</w:t>
              </w:r>
            </w:ins>
          </w:p>
          <w:p w14:paraId="59B0B1F2">
            <w:pPr>
              <w:spacing w:before="0" w:after="0" w:line="240" w:lineRule="auto"/>
              <w:rPr>
                <w:ins w:id="2024" w:author="marpa" w:date="2026-10-25T23:46:24Z"/>
                <w:rFonts w:hint="default" w:ascii="Courier New" w:hAnsi="Courier New" w:eastAsia="Courier New" w:cs="Courier New"/>
                <w:color w:val="000000"/>
                <w:sz w:val="16"/>
                <w:szCs w:val="16"/>
                <w:lang w:val="es-EC"/>
              </w:rPr>
            </w:pPr>
            <w:ins w:id="2025" w:author="marpa" w:date="2026-10-25T23:46:24Z">
              <w:r>
                <w:rPr>
                  <w:rFonts w:hint="default" w:ascii="Courier New" w:hAnsi="Courier New" w:eastAsia="Courier New" w:cs="Courier New"/>
                  <w:color w:val="000000"/>
                  <w:sz w:val="16"/>
                  <w:szCs w:val="16"/>
                  <w:lang w:val="es-EC"/>
                </w:rPr>
                <w:t xml:space="preserve">        BindingProvider bp = (BindingProvider) puerto;</w:t>
              </w:r>
            </w:ins>
          </w:p>
          <w:p w14:paraId="4CBC502D">
            <w:pPr>
              <w:spacing w:before="0" w:after="0" w:line="240" w:lineRule="auto"/>
              <w:rPr>
                <w:ins w:id="2026" w:author="marpa" w:date="2026-10-25T23:46:24Z"/>
                <w:rFonts w:hint="default" w:ascii="Courier New" w:hAnsi="Courier New" w:eastAsia="Courier New" w:cs="Courier New"/>
                <w:color w:val="000000"/>
                <w:sz w:val="16"/>
                <w:szCs w:val="16"/>
                <w:lang w:val="es-EC"/>
              </w:rPr>
            </w:pPr>
            <w:ins w:id="2027" w:author="marpa" w:date="2026-10-25T23:46:24Z">
              <w:r>
                <w:rPr>
                  <w:rFonts w:hint="default" w:ascii="Courier New" w:hAnsi="Courier New" w:eastAsia="Courier New" w:cs="Courier New"/>
                  <w:color w:val="000000"/>
                  <w:sz w:val="16"/>
                  <w:szCs w:val="16"/>
                  <w:lang w:val="es-EC"/>
                </w:rPr>
                <w:t xml:space="preserve">        Map&lt;String, Object&gt; ctx = bp.getRequestContext();</w:t>
              </w:r>
            </w:ins>
          </w:p>
          <w:p w14:paraId="2D1655DB">
            <w:pPr>
              <w:spacing w:before="0" w:after="0" w:line="240" w:lineRule="auto"/>
              <w:rPr>
                <w:ins w:id="2028" w:author="marpa" w:date="2026-10-25T23:46:24Z"/>
                <w:rFonts w:hint="default" w:ascii="Courier New" w:hAnsi="Courier New" w:eastAsia="Courier New" w:cs="Courier New"/>
                <w:color w:val="000000"/>
                <w:sz w:val="16"/>
                <w:szCs w:val="16"/>
                <w:lang w:val="es-EC"/>
              </w:rPr>
            </w:pPr>
          </w:p>
          <w:p w14:paraId="69A10254">
            <w:pPr>
              <w:spacing w:before="0" w:after="0" w:line="240" w:lineRule="auto"/>
              <w:rPr>
                <w:ins w:id="2029" w:author="marpa" w:date="2026-10-25T23:46:24Z"/>
                <w:rFonts w:hint="default" w:ascii="Courier New" w:hAnsi="Courier New" w:eastAsia="Courier New" w:cs="Courier New"/>
                <w:color w:val="000000"/>
                <w:sz w:val="16"/>
                <w:szCs w:val="16"/>
                <w:lang w:val="es-EC"/>
              </w:rPr>
            </w:pPr>
            <w:ins w:id="2030" w:author="marpa" w:date="2026-10-25T23:46:24Z">
              <w:r>
                <w:rPr>
                  <w:rFonts w:hint="default" w:ascii="Courier New" w:hAnsi="Courier New" w:eastAsia="Courier New" w:cs="Courier New"/>
                  <w:color w:val="000000"/>
                  <w:sz w:val="16"/>
                  <w:szCs w:val="16"/>
                  <w:lang w:val="es-EC"/>
                </w:rPr>
                <w:t xml:space="preserve">        ctx.put(BindingProvider.ENDPOINT_ADDRESS_PROPERTY, SoapConfig.endpoint());</w:t>
              </w:r>
            </w:ins>
          </w:p>
          <w:p w14:paraId="48AE6AE8">
            <w:pPr>
              <w:spacing w:before="0" w:after="0" w:line="240" w:lineRule="auto"/>
              <w:rPr>
                <w:ins w:id="2031" w:author="marpa" w:date="2026-10-25T23:46:24Z"/>
                <w:rFonts w:hint="default" w:ascii="Courier New" w:hAnsi="Courier New" w:eastAsia="Courier New" w:cs="Courier New"/>
                <w:color w:val="000000"/>
                <w:sz w:val="16"/>
                <w:szCs w:val="16"/>
                <w:lang w:val="es-EC"/>
              </w:rPr>
            </w:pPr>
          </w:p>
          <w:p w14:paraId="566F179D">
            <w:pPr>
              <w:spacing w:before="0" w:after="0" w:line="240" w:lineRule="auto"/>
              <w:rPr>
                <w:ins w:id="2032" w:author="marpa" w:date="2026-10-25T23:46:24Z"/>
                <w:rFonts w:hint="default" w:ascii="Courier New" w:hAnsi="Courier New" w:eastAsia="Courier New" w:cs="Courier New"/>
                <w:color w:val="000000"/>
                <w:sz w:val="16"/>
                <w:szCs w:val="16"/>
                <w:lang w:val="es-EC"/>
              </w:rPr>
            </w:pPr>
            <w:ins w:id="2033" w:author="marpa" w:date="2026-10-25T23:46:24Z">
              <w:r>
                <w:rPr>
                  <w:rFonts w:hint="default" w:ascii="Courier New" w:hAnsi="Courier New" w:eastAsia="Courier New" w:cs="Courier New"/>
                  <w:color w:val="000000"/>
                  <w:sz w:val="16"/>
                  <w:szCs w:val="16"/>
                  <w:lang w:val="es-EC"/>
                </w:rPr>
                <w:t xml:space="preserve">        // Timeouts: usa las claves de Jakarta para compatibilidad general</w:t>
              </w:r>
            </w:ins>
          </w:p>
          <w:p w14:paraId="40B9351E">
            <w:pPr>
              <w:spacing w:before="0" w:after="0" w:line="240" w:lineRule="auto"/>
              <w:rPr>
                <w:ins w:id="2034" w:author="marpa" w:date="2026-10-25T23:46:24Z"/>
                <w:rFonts w:hint="default" w:ascii="Courier New" w:hAnsi="Courier New" w:eastAsia="Courier New" w:cs="Courier New"/>
                <w:color w:val="000000"/>
                <w:sz w:val="16"/>
                <w:szCs w:val="16"/>
                <w:lang w:val="es-EC"/>
              </w:rPr>
            </w:pPr>
            <w:ins w:id="2035" w:author="marpa" w:date="2026-10-25T23:46:24Z">
              <w:r>
                <w:rPr>
                  <w:rFonts w:hint="default" w:ascii="Courier New" w:hAnsi="Courier New" w:eastAsia="Courier New" w:cs="Courier New"/>
                  <w:color w:val="000000"/>
                  <w:sz w:val="16"/>
                  <w:szCs w:val="16"/>
                  <w:lang w:val="es-EC"/>
                </w:rPr>
                <w:t xml:space="preserve">        // Si usas Metro, también puedes usar com.sun.xml.ws.developer.JAXWSProperties</w:t>
              </w:r>
            </w:ins>
          </w:p>
          <w:p w14:paraId="02823E3A">
            <w:pPr>
              <w:spacing w:before="0" w:after="0" w:line="240" w:lineRule="auto"/>
              <w:rPr>
                <w:ins w:id="2036" w:author="marpa" w:date="2026-10-25T23:46:24Z"/>
                <w:rFonts w:hint="default" w:ascii="Courier New" w:hAnsi="Courier New" w:eastAsia="Courier New" w:cs="Courier New"/>
                <w:color w:val="000000"/>
                <w:sz w:val="16"/>
                <w:szCs w:val="16"/>
                <w:lang w:val="es-EC"/>
              </w:rPr>
            </w:pPr>
            <w:ins w:id="2037" w:author="marpa" w:date="2026-10-25T23:46:24Z">
              <w:r>
                <w:rPr>
                  <w:rFonts w:hint="default" w:ascii="Courier New" w:hAnsi="Courier New" w:eastAsia="Courier New" w:cs="Courier New"/>
                  <w:color w:val="000000"/>
                  <w:sz w:val="16"/>
                  <w:szCs w:val="16"/>
                  <w:lang w:val="es-EC"/>
                </w:rPr>
                <w:t xml:space="preserve">        ctx.put("jakarta.xml.ws.client.connectionTimeout", SoapConfig.connectTimeout());</w:t>
              </w:r>
            </w:ins>
          </w:p>
          <w:p w14:paraId="6D8B41C0">
            <w:pPr>
              <w:spacing w:before="0" w:after="0" w:line="240" w:lineRule="auto"/>
              <w:rPr>
                <w:ins w:id="2038" w:author="marpa" w:date="2026-10-25T23:46:24Z"/>
                <w:rFonts w:hint="default" w:ascii="Courier New" w:hAnsi="Courier New" w:eastAsia="Courier New" w:cs="Courier New"/>
                <w:color w:val="000000"/>
                <w:sz w:val="16"/>
                <w:szCs w:val="16"/>
                <w:lang w:val="es-EC"/>
              </w:rPr>
            </w:pPr>
            <w:ins w:id="2039" w:author="marpa" w:date="2026-10-25T23:46:24Z">
              <w:r>
                <w:rPr>
                  <w:rFonts w:hint="default" w:ascii="Courier New" w:hAnsi="Courier New" w:eastAsia="Courier New" w:cs="Courier New"/>
                  <w:color w:val="000000"/>
                  <w:sz w:val="16"/>
                  <w:szCs w:val="16"/>
                  <w:lang w:val="es-EC"/>
                </w:rPr>
                <w:t xml:space="preserve">        ctx.put("jakarta.xml.ws.client.receiveTimeout",    SoapConfig.readTimeout());</w:t>
              </w:r>
            </w:ins>
          </w:p>
          <w:p w14:paraId="4CC55DE7">
            <w:pPr>
              <w:spacing w:before="0" w:after="0" w:line="240" w:lineRule="auto"/>
              <w:rPr>
                <w:ins w:id="2040" w:author="marpa" w:date="2026-10-25T23:46:24Z"/>
                <w:rFonts w:hint="default" w:ascii="Courier New" w:hAnsi="Courier New" w:eastAsia="Courier New" w:cs="Courier New"/>
                <w:color w:val="000000"/>
                <w:sz w:val="16"/>
                <w:szCs w:val="16"/>
                <w:lang w:val="es-EC"/>
              </w:rPr>
            </w:pPr>
          </w:p>
          <w:p w14:paraId="7B480FA0">
            <w:pPr>
              <w:spacing w:before="0" w:after="0" w:line="240" w:lineRule="auto"/>
              <w:rPr>
                <w:ins w:id="2041" w:author="marpa" w:date="2026-10-25T23:46:24Z"/>
                <w:rFonts w:hint="default" w:ascii="Courier New" w:hAnsi="Courier New" w:eastAsia="Courier New" w:cs="Courier New"/>
                <w:color w:val="000000"/>
                <w:sz w:val="16"/>
                <w:szCs w:val="16"/>
                <w:lang w:val="es-EC"/>
              </w:rPr>
            </w:pPr>
            <w:ins w:id="2042" w:author="marpa" w:date="2026-10-25T23:46:24Z">
              <w:r>
                <w:rPr>
                  <w:rFonts w:hint="default" w:ascii="Courier New" w:hAnsi="Courier New" w:eastAsia="Courier New" w:cs="Courier New"/>
                  <w:color w:val="000000"/>
                  <w:sz w:val="16"/>
                  <w:szCs w:val="16"/>
                  <w:lang w:val="es-EC"/>
                </w:rPr>
                <w:t xml:space="preserve">        List&lt;Handler&gt; cadenaManejadores = bp.getBinding().getHandlerChain();</w:t>
              </w:r>
            </w:ins>
          </w:p>
          <w:p w14:paraId="67FC66CD">
            <w:pPr>
              <w:spacing w:before="0" w:after="0" w:line="240" w:lineRule="auto"/>
              <w:rPr>
                <w:ins w:id="2043" w:author="marpa" w:date="2026-10-25T23:46:24Z"/>
                <w:rFonts w:hint="default" w:ascii="Courier New" w:hAnsi="Courier New" w:eastAsia="Courier New" w:cs="Courier New"/>
                <w:color w:val="000000"/>
                <w:sz w:val="16"/>
                <w:szCs w:val="16"/>
                <w:lang w:val="es-EC"/>
              </w:rPr>
            </w:pPr>
            <w:ins w:id="2044" w:author="marpa" w:date="2026-10-25T23:46:24Z">
              <w:r>
                <w:rPr>
                  <w:rFonts w:hint="default" w:ascii="Courier New" w:hAnsi="Courier New" w:eastAsia="Courier New" w:cs="Courier New"/>
                  <w:color w:val="000000"/>
                  <w:sz w:val="16"/>
                  <w:szCs w:val="16"/>
                  <w:lang w:val="es-EC"/>
                </w:rPr>
                <w:t xml:space="preserve">        cadenaManejadores.add(new ManejadorClienteAutenticacion());</w:t>
              </w:r>
            </w:ins>
          </w:p>
          <w:p w14:paraId="23EE7F97">
            <w:pPr>
              <w:spacing w:before="0" w:after="0" w:line="240" w:lineRule="auto"/>
              <w:rPr>
                <w:ins w:id="2045" w:author="marpa" w:date="2026-10-25T23:46:24Z"/>
                <w:rFonts w:hint="default" w:ascii="Courier New" w:hAnsi="Courier New" w:eastAsia="Courier New" w:cs="Courier New"/>
                <w:color w:val="000000"/>
                <w:sz w:val="16"/>
                <w:szCs w:val="16"/>
                <w:lang w:val="es-EC"/>
              </w:rPr>
            </w:pPr>
            <w:ins w:id="2046" w:author="marpa" w:date="2026-10-25T23:46:24Z">
              <w:r>
                <w:rPr>
                  <w:rFonts w:hint="default" w:ascii="Courier New" w:hAnsi="Courier New" w:eastAsia="Courier New" w:cs="Courier New"/>
                  <w:color w:val="000000"/>
                  <w:sz w:val="16"/>
                  <w:szCs w:val="16"/>
                  <w:lang w:val="es-EC"/>
                </w:rPr>
                <w:t xml:space="preserve">        bp.getBinding().setHandlerChain(cadenaManejadores);</w:t>
              </w:r>
            </w:ins>
          </w:p>
          <w:p w14:paraId="75152963">
            <w:pPr>
              <w:spacing w:before="0" w:after="0" w:line="240" w:lineRule="auto"/>
              <w:rPr>
                <w:ins w:id="2047" w:author="marpa" w:date="2026-10-25T23:46:24Z"/>
                <w:rFonts w:hint="default" w:ascii="Courier New" w:hAnsi="Courier New" w:eastAsia="Courier New" w:cs="Courier New"/>
                <w:color w:val="000000"/>
                <w:sz w:val="16"/>
                <w:szCs w:val="16"/>
                <w:lang w:val="es-EC"/>
              </w:rPr>
            </w:pPr>
            <w:ins w:id="2048" w:author="marpa" w:date="2026-10-25T23:46:24Z">
              <w:r>
                <w:rPr>
                  <w:rFonts w:hint="default" w:ascii="Courier New" w:hAnsi="Courier New" w:eastAsia="Courier New" w:cs="Courier New"/>
                  <w:color w:val="000000"/>
                  <w:sz w:val="16"/>
                  <w:szCs w:val="16"/>
                  <w:lang w:val="es-EC"/>
                </w:rPr>
                <w:t xml:space="preserve">    }</w:t>
              </w:r>
            </w:ins>
          </w:p>
          <w:p w14:paraId="4C0A0F82">
            <w:pPr>
              <w:spacing w:before="0" w:after="0" w:line="240" w:lineRule="auto"/>
              <w:rPr>
                <w:ins w:id="2049" w:author="marpa" w:date="2026-10-25T23:46:24Z"/>
                <w:rFonts w:hint="default" w:ascii="Courier New" w:hAnsi="Courier New" w:eastAsia="Courier New" w:cs="Courier New"/>
                <w:color w:val="000000"/>
                <w:sz w:val="16"/>
                <w:szCs w:val="16"/>
                <w:lang w:val="es-EC"/>
              </w:rPr>
            </w:pPr>
            <w:ins w:id="2050" w:author="marpa" w:date="2026-10-25T23:46:24Z">
              <w:r>
                <w:rPr>
                  <w:rFonts w:hint="default" w:ascii="Courier New" w:hAnsi="Courier New" w:eastAsia="Courier New" w:cs="Courier New"/>
                  <w:color w:val="000000"/>
                  <w:sz w:val="16"/>
                  <w:szCs w:val="16"/>
                  <w:lang w:val="es-EC"/>
                </w:rPr>
                <w:t xml:space="preserve">    </w:t>
              </w:r>
            </w:ins>
          </w:p>
          <w:p w14:paraId="2220024B">
            <w:pPr>
              <w:spacing w:before="0" w:after="0" w:line="240" w:lineRule="auto"/>
              <w:rPr>
                <w:ins w:id="2051" w:author="marpa" w:date="2026-10-25T23:46:24Z"/>
                <w:rFonts w:hint="default" w:ascii="Courier New" w:hAnsi="Courier New" w:eastAsia="Courier New" w:cs="Courier New"/>
                <w:color w:val="000000"/>
                <w:sz w:val="16"/>
                <w:szCs w:val="16"/>
                <w:lang w:val="es-EC"/>
              </w:rPr>
            </w:pPr>
            <w:ins w:id="2052" w:author="marpa" w:date="2026-10-25T23:46:24Z">
              <w:r>
                <w:rPr>
                  <w:rFonts w:hint="default" w:ascii="Courier New" w:hAnsi="Courier New" w:eastAsia="Courier New" w:cs="Courier New"/>
                  <w:color w:val="000000"/>
                  <w:sz w:val="16"/>
                  <w:szCs w:val="16"/>
                  <w:lang w:val="es-EC"/>
                </w:rPr>
                <w:t xml:space="preserve">    public boolean login(String usuario, String contrasenia) {</w:t>
              </w:r>
            </w:ins>
          </w:p>
          <w:p w14:paraId="2607A7E7">
            <w:pPr>
              <w:spacing w:before="0" w:after="0" w:line="240" w:lineRule="auto"/>
              <w:rPr>
                <w:ins w:id="2053" w:author="marpa" w:date="2026-10-25T23:46:24Z"/>
                <w:rFonts w:hint="default" w:ascii="Courier New" w:hAnsi="Courier New" w:eastAsia="Courier New" w:cs="Courier New"/>
                <w:color w:val="000000"/>
                <w:sz w:val="16"/>
                <w:szCs w:val="16"/>
                <w:lang w:val="es-EC"/>
              </w:rPr>
            </w:pPr>
            <w:ins w:id="2054" w:author="marpa" w:date="2026-10-25T23:46:24Z">
              <w:r>
                <w:rPr>
                  <w:rFonts w:hint="default" w:ascii="Courier New" w:hAnsi="Courier New" w:eastAsia="Courier New" w:cs="Courier New"/>
                  <w:color w:val="000000"/>
                  <w:sz w:val="16"/>
                  <w:szCs w:val="16"/>
                  <w:lang w:val="es-EC"/>
                </w:rPr>
                <w:t xml:space="preserve">        try {</w:t>
              </w:r>
            </w:ins>
          </w:p>
          <w:p w14:paraId="48852CF8">
            <w:pPr>
              <w:spacing w:before="0" w:after="0" w:line="240" w:lineRule="auto"/>
              <w:rPr>
                <w:ins w:id="2055" w:author="marpa" w:date="2026-10-25T23:46:24Z"/>
                <w:rFonts w:hint="default" w:ascii="Courier New" w:hAnsi="Courier New" w:eastAsia="Courier New" w:cs="Courier New"/>
                <w:color w:val="000000"/>
                <w:sz w:val="16"/>
                <w:szCs w:val="16"/>
                <w:lang w:val="es-EC"/>
              </w:rPr>
            </w:pPr>
            <w:ins w:id="2056" w:author="marpa" w:date="2026-10-25T23:46:24Z">
              <w:r>
                <w:rPr>
                  <w:rFonts w:hint="default" w:ascii="Courier New" w:hAnsi="Courier New" w:eastAsia="Courier New" w:cs="Courier New"/>
                  <w:color w:val="000000"/>
                  <w:sz w:val="16"/>
                  <w:szCs w:val="16"/>
                  <w:lang w:val="es-EC"/>
                </w:rPr>
                <w:t xml:space="preserve">            String token = puerto.login(usuario, contrasenia);</w:t>
              </w:r>
            </w:ins>
          </w:p>
          <w:p w14:paraId="60A11B8E">
            <w:pPr>
              <w:spacing w:before="0" w:after="0" w:line="240" w:lineRule="auto"/>
              <w:rPr>
                <w:ins w:id="2057" w:author="marpa" w:date="2026-10-25T23:46:24Z"/>
                <w:rFonts w:hint="default" w:ascii="Courier New" w:hAnsi="Courier New" w:eastAsia="Courier New" w:cs="Courier New"/>
                <w:color w:val="000000"/>
                <w:sz w:val="16"/>
                <w:szCs w:val="16"/>
                <w:lang w:val="es-EC"/>
              </w:rPr>
            </w:pPr>
            <w:ins w:id="2058" w:author="marpa" w:date="2026-10-25T23:46:24Z">
              <w:r>
                <w:rPr>
                  <w:rFonts w:hint="default" w:ascii="Courier New" w:hAnsi="Courier New" w:eastAsia="Courier New" w:cs="Courier New"/>
                  <w:color w:val="000000"/>
                  <w:sz w:val="16"/>
                  <w:szCs w:val="16"/>
                  <w:lang w:val="es-EC"/>
                </w:rPr>
                <w:t xml:space="preserve">            if (token == null || token.isBlank()) {</w:t>
              </w:r>
            </w:ins>
          </w:p>
          <w:p w14:paraId="333A1BEE">
            <w:pPr>
              <w:spacing w:before="0" w:after="0" w:line="240" w:lineRule="auto"/>
              <w:rPr>
                <w:ins w:id="2059" w:author="marpa" w:date="2026-10-25T23:46:24Z"/>
                <w:rFonts w:hint="default" w:ascii="Courier New" w:hAnsi="Courier New" w:eastAsia="Courier New" w:cs="Courier New"/>
                <w:color w:val="000000"/>
                <w:sz w:val="16"/>
                <w:szCs w:val="16"/>
                <w:lang w:val="es-EC"/>
              </w:rPr>
            </w:pPr>
            <w:ins w:id="2060" w:author="marpa" w:date="2026-10-25T23:46:24Z">
              <w:r>
                <w:rPr>
                  <w:rFonts w:hint="default" w:ascii="Courier New" w:hAnsi="Courier New" w:eastAsia="Courier New" w:cs="Courier New"/>
                  <w:color w:val="000000"/>
                  <w:sz w:val="16"/>
                  <w:szCs w:val="16"/>
                  <w:lang w:val="es-EC"/>
                </w:rPr>
                <w:t xml:space="preserve">                return false;</w:t>
              </w:r>
            </w:ins>
          </w:p>
          <w:p w14:paraId="1B824FBC">
            <w:pPr>
              <w:spacing w:before="0" w:after="0" w:line="240" w:lineRule="auto"/>
              <w:rPr>
                <w:ins w:id="2061" w:author="marpa" w:date="2026-10-25T23:46:24Z"/>
                <w:rFonts w:hint="default" w:ascii="Courier New" w:hAnsi="Courier New" w:eastAsia="Courier New" w:cs="Courier New"/>
                <w:color w:val="000000"/>
                <w:sz w:val="16"/>
                <w:szCs w:val="16"/>
                <w:lang w:val="es-EC"/>
              </w:rPr>
            </w:pPr>
            <w:ins w:id="2062" w:author="marpa" w:date="2026-10-25T23:46:24Z">
              <w:r>
                <w:rPr>
                  <w:rFonts w:hint="default" w:ascii="Courier New" w:hAnsi="Courier New" w:eastAsia="Courier New" w:cs="Courier New"/>
                  <w:color w:val="000000"/>
                  <w:sz w:val="16"/>
                  <w:szCs w:val="16"/>
                  <w:lang w:val="es-EC"/>
                </w:rPr>
                <w:t xml:space="preserve">            }</w:t>
              </w:r>
            </w:ins>
          </w:p>
          <w:p w14:paraId="7BB07AF7">
            <w:pPr>
              <w:spacing w:before="0" w:after="0" w:line="240" w:lineRule="auto"/>
              <w:rPr>
                <w:ins w:id="2063" w:author="marpa" w:date="2026-10-25T23:46:24Z"/>
                <w:rFonts w:hint="default" w:ascii="Courier New" w:hAnsi="Courier New" w:eastAsia="Courier New" w:cs="Courier New"/>
                <w:color w:val="000000"/>
                <w:sz w:val="16"/>
                <w:szCs w:val="16"/>
                <w:lang w:val="es-EC"/>
              </w:rPr>
            </w:pPr>
            <w:ins w:id="2064" w:author="marpa" w:date="2026-10-25T23:46:24Z">
              <w:r>
                <w:rPr>
                  <w:rFonts w:hint="default" w:ascii="Courier New" w:hAnsi="Courier New" w:eastAsia="Courier New" w:cs="Courier New"/>
                  <w:color w:val="000000"/>
                  <w:sz w:val="16"/>
                  <w:szCs w:val="16"/>
                  <w:lang w:val="es-EC"/>
                </w:rPr>
                <w:t xml:space="preserve">            AdministradorTokensCliente.guardarToken(token);</w:t>
              </w:r>
            </w:ins>
          </w:p>
          <w:p w14:paraId="4DFCDE83">
            <w:pPr>
              <w:spacing w:before="0" w:after="0" w:line="240" w:lineRule="auto"/>
              <w:rPr>
                <w:ins w:id="2065" w:author="marpa" w:date="2026-10-25T23:46:24Z"/>
                <w:rFonts w:hint="default" w:ascii="Courier New" w:hAnsi="Courier New" w:eastAsia="Courier New" w:cs="Courier New"/>
                <w:color w:val="000000"/>
                <w:sz w:val="16"/>
                <w:szCs w:val="16"/>
                <w:lang w:val="es-EC"/>
              </w:rPr>
            </w:pPr>
            <w:ins w:id="2066" w:author="marpa" w:date="2026-10-25T23:46:24Z">
              <w:r>
                <w:rPr>
                  <w:rFonts w:hint="default" w:ascii="Courier New" w:hAnsi="Courier New" w:eastAsia="Courier New" w:cs="Courier New"/>
                  <w:color w:val="000000"/>
                  <w:sz w:val="16"/>
                  <w:szCs w:val="16"/>
                  <w:lang w:val="es-EC"/>
                </w:rPr>
                <w:t xml:space="preserve">            return true;</w:t>
              </w:r>
            </w:ins>
          </w:p>
          <w:p w14:paraId="49B8D744">
            <w:pPr>
              <w:spacing w:before="0" w:after="0" w:line="240" w:lineRule="auto"/>
              <w:rPr>
                <w:ins w:id="2067" w:author="marpa" w:date="2026-10-25T23:46:24Z"/>
                <w:rFonts w:hint="default" w:ascii="Courier New" w:hAnsi="Courier New" w:eastAsia="Courier New" w:cs="Courier New"/>
                <w:color w:val="000000"/>
                <w:sz w:val="16"/>
                <w:szCs w:val="16"/>
                <w:lang w:val="es-EC"/>
              </w:rPr>
            </w:pPr>
            <w:ins w:id="2068" w:author="marpa" w:date="2026-10-25T23:46:24Z">
              <w:r>
                <w:rPr>
                  <w:rFonts w:hint="default" w:ascii="Courier New" w:hAnsi="Courier New" w:eastAsia="Courier New" w:cs="Courier New"/>
                  <w:color w:val="000000"/>
                  <w:sz w:val="16"/>
                  <w:szCs w:val="16"/>
                  <w:lang w:val="es-EC"/>
                </w:rPr>
                <w:t xml:space="preserve">        } catch (WebServiceException e) {</w:t>
              </w:r>
            </w:ins>
          </w:p>
          <w:p w14:paraId="0E4F7001">
            <w:pPr>
              <w:spacing w:before="0" w:after="0" w:line="240" w:lineRule="auto"/>
              <w:rPr>
                <w:ins w:id="2069" w:author="marpa" w:date="2026-10-25T23:46:24Z"/>
                <w:rFonts w:hint="default" w:ascii="Courier New" w:hAnsi="Courier New" w:eastAsia="Courier New" w:cs="Courier New"/>
                <w:color w:val="000000"/>
                <w:sz w:val="16"/>
                <w:szCs w:val="16"/>
                <w:lang w:val="es-EC"/>
              </w:rPr>
            </w:pPr>
            <w:ins w:id="2070" w:author="marpa" w:date="2026-10-25T23:46:24Z">
              <w:r>
                <w:rPr>
                  <w:rFonts w:hint="default" w:ascii="Courier New" w:hAnsi="Courier New" w:eastAsia="Courier New" w:cs="Courier New"/>
                  <w:color w:val="000000"/>
                  <w:sz w:val="16"/>
                  <w:szCs w:val="16"/>
                  <w:lang w:val="es-EC"/>
                </w:rPr>
                <w:t xml:space="preserve">            System.err.println("[SOAP] login falló: " + e.getMessage());</w:t>
              </w:r>
            </w:ins>
          </w:p>
          <w:p w14:paraId="00E3A487">
            <w:pPr>
              <w:spacing w:before="0" w:after="0" w:line="240" w:lineRule="auto"/>
              <w:rPr>
                <w:ins w:id="2071" w:author="marpa" w:date="2026-10-25T23:46:24Z"/>
                <w:rFonts w:hint="default" w:ascii="Courier New" w:hAnsi="Courier New" w:eastAsia="Courier New" w:cs="Courier New"/>
                <w:color w:val="000000"/>
                <w:sz w:val="16"/>
                <w:szCs w:val="16"/>
                <w:lang w:val="es-EC"/>
              </w:rPr>
            </w:pPr>
            <w:ins w:id="2072" w:author="marpa" w:date="2026-10-25T23:46:24Z">
              <w:r>
                <w:rPr>
                  <w:rFonts w:hint="default" w:ascii="Courier New" w:hAnsi="Courier New" w:eastAsia="Courier New" w:cs="Courier New"/>
                  <w:color w:val="000000"/>
                  <w:sz w:val="16"/>
                  <w:szCs w:val="16"/>
                  <w:lang w:val="es-EC"/>
                </w:rPr>
                <w:t xml:space="preserve">            return false;</w:t>
              </w:r>
            </w:ins>
          </w:p>
          <w:p w14:paraId="6B227B94">
            <w:pPr>
              <w:spacing w:before="0" w:after="0" w:line="240" w:lineRule="auto"/>
              <w:rPr>
                <w:ins w:id="2073" w:author="marpa" w:date="2026-10-25T23:46:24Z"/>
                <w:rFonts w:hint="default" w:ascii="Courier New" w:hAnsi="Courier New" w:eastAsia="Courier New" w:cs="Courier New"/>
                <w:color w:val="000000"/>
                <w:sz w:val="16"/>
                <w:szCs w:val="16"/>
                <w:lang w:val="es-EC"/>
              </w:rPr>
            </w:pPr>
            <w:ins w:id="2074" w:author="marpa" w:date="2026-10-25T23:46:24Z">
              <w:r>
                <w:rPr>
                  <w:rFonts w:hint="default" w:ascii="Courier New" w:hAnsi="Courier New" w:eastAsia="Courier New" w:cs="Courier New"/>
                  <w:color w:val="000000"/>
                  <w:sz w:val="16"/>
                  <w:szCs w:val="16"/>
                  <w:lang w:val="es-EC"/>
                </w:rPr>
                <w:t xml:space="preserve">        }</w:t>
              </w:r>
            </w:ins>
          </w:p>
          <w:p w14:paraId="07C573EB">
            <w:pPr>
              <w:spacing w:before="0" w:after="0" w:line="240" w:lineRule="auto"/>
              <w:rPr>
                <w:ins w:id="2075" w:author="marpa" w:date="2026-10-25T23:46:24Z"/>
                <w:rFonts w:hint="default" w:ascii="Courier New" w:hAnsi="Courier New" w:eastAsia="Courier New" w:cs="Courier New"/>
                <w:color w:val="000000"/>
                <w:sz w:val="16"/>
                <w:szCs w:val="16"/>
                <w:lang w:val="es-EC"/>
              </w:rPr>
            </w:pPr>
            <w:ins w:id="2076" w:author="marpa" w:date="2026-10-25T23:46:24Z">
              <w:r>
                <w:rPr>
                  <w:rFonts w:hint="default" w:ascii="Courier New" w:hAnsi="Courier New" w:eastAsia="Courier New" w:cs="Courier New"/>
                  <w:color w:val="000000"/>
                  <w:sz w:val="16"/>
                  <w:szCs w:val="16"/>
                  <w:lang w:val="es-EC"/>
                </w:rPr>
                <w:t xml:space="preserve">    }</w:t>
              </w:r>
            </w:ins>
          </w:p>
          <w:p w14:paraId="3AEA7BFE">
            <w:pPr>
              <w:spacing w:before="0" w:after="0" w:line="240" w:lineRule="auto"/>
              <w:rPr>
                <w:ins w:id="2077" w:author="marpa" w:date="2026-10-25T23:46:24Z"/>
                <w:rFonts w:hint="default" w:ascii="Courier New" w:hAnsi="Courier New" w:eastAsia="Courier New" w:cs="Courier New"/>
                <w:color w:val="000000"/>
                <w:sz w:val="16"/>
                <w:szCs w:val="16"/>
                <w:lang w:val="es-EC"/>
              </w:rPr>
            </w:pPr>
          </w:p>
          <w:p w14:paraId="0F80F080">
            <w:pPr>
              <w:spacing w:before="0" w:after="0" w:line="240" w:lineRule="auto"/>
              <w:rPr>
                <w:ins w:id="2078" w:author="marpa" w:date="2026-10-25T23:46:24Z"/>
                <w:rFonts w:hint="default" w:ascii="Courier New" w:hAnsi="Courier New" w:eastAsia="Courier New" w:cs="Courier New"/>
                <w:color w:val="000000"/>
                <w:sz w:val="16"/>
                <w:szCs w:val="16"/>
                <w:lang w:val="es-EC"/>
              </w:rPr>
            </w:pPr>
            <w:ins w:id="2079" w:author="marpa" w:date="2026-10-25T23:46:24Z">
              <w:r>
                <w:rPr>
                  <w:rFonts w:hint="default" w:ascii="Courier New" w:hAnsi="Courier New" w:eastAsia="Courier New" w:cs="Courier New"/>
                  <w:color w:val="000000"/>
                  <w:sz w:val="16"/>
                  <w:szCs w:val="16"/>
                  <w:lang w:val="es-EC"/>
                </w:rPr>
                <w:t xml:space="preserve">    public boolean cambiarContrasenia(String usuario, String actual, String nueva) {</w:t>
              </w:r>
            </w:ins>
          </w:p>
          <w:p w14:paraId="4A623F83">
            <w:pPr>
              <w:spacing w:before="0" w:after="0" w:line="240" w:lineRule="auto"/>
              <w:rPr>
                <w:ins w:id="2080" w:author="marpa" w:date="2026-10-25T23:46:24Z"/>
                <w:rFonts w:hint="default" w:ascii="Courier New" w:hAnsi="Courier New" w:eastAsia="Courier New" w:cs="Courier New"/>
                <w:color w:val="000000"/>
                <w:sz w:val="16"/>
                <w:szCs w:val="16"/>
                <w:lang w:val="es-EC"/>
              </w:rPr>
            </w:pPr>
            <w:ins w:id="2081" w:author="marpa" w:date="2026-10-25T23:46:24Z">
              <w:r>
                <w:rPr>
                  <w:rFonts w:hint="default" w:ascii="Courier New" w:hAnsi="Courier New" w:eastAsia="Courier New" w:cs="Courier New"/>
                  <w:color w:val="000000"/>
                  <w:sz w:val="16"/>
                  <w:szCs w:val="16"/>
                  <w:lang w:val="es-EC"/>
                </w:rPr>
                <w:t xml:space="preserve">        try {</w:t>
              </w:r>
            </w:ins>
          </w:p>
          <w:p w14:paraId="203EA6EB">
            <w:pPr>
              <w:spacing w:before="0" w:after="0" w:line="240" w:lineRule="auto"/>
              <w:rPr>
                <w:ins w:id="2082" w:author="marpa" w:date="2026-10-25T23:46:24Z"/>
                <w:rFonts w:hint="default" w:ascii="Courier New" w:hAnsi="Courier New" w:eastAsia="Courier New" w:cs="Courier New"/>
                <w:color w:val="000000"/>
                <w:sz w:val="16"/>
                <w:szCs w:val="16"/>
                <w:lang w:val="es-EC"/>
              </w:rPr>
            </w:pPr>
            <w:ins w:id="2083" w:author="marpa" w:date="2026-10-25T23:46:24Z">
              <w:r>
                <w:rPr>
                  <w:rFonts w:hint="default" w:ascii="Courier New" w:hAnsi="Courier New" w:eastAsia="Courier New" w:cs="Courier New"/>
                  <w:color w:val="000000"/>
                  <w:sz w:val="16"/>
                  <w:szCs w:val="16"/>
                  <w:lang w:val="es-EC"/>
                </w:rPr>
                <w:t xml:space="preserve">            return !puerto.cambiarContrasenia(actual, nueva).isBlank();</w:t>
              </w:r>
            </w:ins>
          </w:p>
          <w:p w14:paraId="7F677B1B">
            <w:pPr>
              <w:spacing w:before="0" w:after="0" w:line="240" w:lineRule="auto"/>
              <w:rPr>
                <w:ins w:id="2084" w:author="marpa" w:date="2026-10-25T23:46:24Z"/>
                <w:rFonts w:hint="default" w:ascii="Courier New" w:hAnsi="Courier New" w:eastAsia="Courier New" w:cs="Courier New"/>
                <w:color w:val="000000"/>
                <w:sz w:val="16"/>
                <w:szCs w:val="16"/>
                <w:lang w:val="es-EC"/>
              </w:rPr>
            </w:pPr>
            <w:ins w:id="2085" w:author="marpa" w:date="2026-10-25T23:46:24Z">
              <w:r>
                <w:rPr>
                  <w:rFonts w:hint="default" w:ascii="Courier New" w:hAnsi="Courier New" w:eastAsia="Courier New" w:cs="Courier New"/>
                  <w:color w:val="000000"/>
                  <w:sz w:val="16"/>
                  <w:szCs w:val="16"/>
                  <w:lang w:val="es-EC"/>
                </w:rPr>
                <w:t xml:space="preserve">        } catch (WebServiceException e) {</w:t>
              </w:r>
            </w:ins>
          </w:p>
          <w:p w14:paraId="384C71E1">
            <w:pPr>
              <w:spacing w:before="0" w:after="0" w:line="240" w:lineRule="auto"/>
              <w:rPr>
                <w:ins w:id="2086" w:author="marpa" w:date="2026-10-25T23:46:24Z"/>
                <w:rFonts w:hint="default" w:ascii="Courier New" w:hAnsi="Courier New" w:eastAsia="Courier New" w:cs="Courier New"/>
                <w:color w:val="000000"/>
                <w:sz w:val="16"/>
                <w:szCs w:val="16"/>
                <w:lang w:val="es-EC"/>
              </w:rPr>
            </w:pPr>
            <w:ins w:id="2087" w:author="marpa" w:date="2026-10-25T23:46:24Z">
              <w:r>
                <w:rPr>
                  <w:rFonts w:hint="default" w:ascii="Courier New" w:hAnsi="Courier New" w:eastAsia="Courier New" w:cs="Courier New"/>
                  <w:color w:val="000000"/>
                  <w:sz w:val="16"/>
                  <w:szCs w:val="16"/>
                  <w:lang w:val="es-EC"/>
                </w:rPr>
                <w:t xml:space="preserve">            System.err.println("[SOAP] cambiarContrasenia falló: " + e.getMessage());</w:t>
              </w:r>
            </w:ins>
          </w:p>
          <w:p w14:paraId="0B6C3955">
            <w:pPr>
              <w:spacing w:before="0" w:after="0" w:line="240" w:lineRule="auto"/>
              <w:rPr>
                <w:ins w:id="2088" w:author="marpa" w:date="2026-10-25T23:46:24Z"/>
                <w:rFonts w:hint="default" w:ascii="Courier New" w:hAnsi="Courier New" w:eastAsia="Courier New" w:cs="Courier New"/>
                <w:color w:val="000000"/>
                <w:sz w:val="16"/>
                <w:szCs w:val="16"/>
                <w:lang w:val="es-EC"/>
              </w:rPr>
            </w:pPr>
            <w:ins w:id="2089" w:author="marpa" w:date="2026-10-25T23:46:24Z">
              <w:r>
                <w:rPr>
                  <w:rFonts w:hint="default" w:ascii="Courier New" w:hAnsi="Courier New" w:eastAsia="Courier New" w:cs="Courier New"/>
                  <w:color w:val="000000"/>
                  <w:sz w:val="16"/>
                  <w:szCs w:val="16"/>
                  <w:lang w:val="es-EC"/>
                </w:rPr>
                <w:t xml:space="preserve">            return false;</w:t>
              </w:r>
            </w:ins>
          </w:p>
          <w:p w14:paraId="42666C12">
            <w:pPr>
              <w:spacing w:before="0" w:after="0" w:line="240" w:lineRule="auto"/>
              <w:rPr>
                <w:ins w:id="2090" w:author="marpa" w:date="2026-10-25T23:46:24Z"/>
                <w:rFonts w:hint="default" w:ascii="Courier New" w:hAnsi="Courier New" w:eastAsia="Courier New" w:cs="Courier New"/>
                <w:color w:val="000000"/>
                <w:sz w:val="16"/>
                <w:szCs w:val="16"/>
                <w:lang w:val="es-EC"/>
              </w:rPr>
            </w:pPr>
            <w:ins w:id="2091" w:author="marpa" w:date="2026-10-25T23:46:24Z">
              <w:r>
                <w:rPr>
                  <w:rFonts w:hint="default" w:ascii="Courier New" w:hAnsi="Courier New" w:eastAsia="Courier New" w:cs="Courier New"/>
                  <w:color w:val="000000"/>
                  <w:sz w:val="16"/>
                  <w:szCs w:val="16"/>
                  <w:lang w:val="es-EC"/>
                </w:rPr>
                <w:t xml:space="preserve">        }</w:t>
              </w:r>
            </w:ins>
          </w:p>
          <w:p w14:paraId="791217A5">
            <w:pPr>
              <w:spacing w:before="0" w:after="0" w:line="240" w:lineRule="auto"/>
              <w:rPr>
                <w:ins w:id="2092" w:author="marpa" w:date="2026-10-25T23:46:24Z"/>
                <w:rFonts w:hint="default" w:ascii="Courier New" w:hAnsi="Courier New" w:eastAsia="Courier New" w:cs="Courier New"/>
                <w:color w:val="000000"/>
                <w:sz w:val="16"/>
                <w:szCs w:val="16"/>
                <w:lang w:val="es-EC"/>
              </w:rPr>
            </w:pPr>
            <w:ins w:id="2093" w:author="marpa" w:date="2026-10-25T23:46:24Z">
              <w:r>
                <w:rPr>
                  <w:rFonts w:hint="default" w:ascii="Courier New" w:hAnsi="Courier New" w:eastAsia="Courier New" w:cs="Courier New"/>
                  <w:color w:val="000000"/>
                  <w:sz w:val="16"/>
                  <w:szCs w:val="16"/>
                  <w:lang w:val="es-EC"/>
                </w:rPr>
                <w:t xml:space="preserve">    }</w:t>
              </w:r>
            </w:ins>
          </w:p>
          <w:p w14:paraId="5CA52405">
            <w:pPr>
              <w:spacing w:before="0" w:after="0" w:line="240" w:lineRule="auto"/>
              <w:rPr>
                <w:ins w:id="2094" w:author="marpa" w:date="2026-10-25T23:46:24Z"/>
                <w:rFonts w:hint="default" w:ascii="Courier New" w:hAnsi="Courier New" w:eastAsia="Courier New" w:cs="Courier New"/>
                <w:color w:val="000000"/>
                <w:sz w:val="16"/>
                <w:szCs w:val="16"/>
                <w:lang w:val="es-EC"/>
              </w:rPr>
            </w:pPr>
          </w:p>
          <w:p w14:paraId="2D8EE87B">
            <w:pPr>
              <w:spacing w:before="0" w:after="0" w:line="240" w:lineRule="auto"/>
              <w:rPr>
                <w:ins w:id="2095" w:author="marpa" w:date="2026-10-25T23:46:24Z"/>
                <w:rFonts w:hint="default" w:ascii="Courier New" w:hAnsi="Courier New" w:eastAsia="Courier New" w:cs="Courier New"/>
                <w:color w:val="000000"/>
                <w:sz w:val="16"/>
                <w:szCs w:val="16"/>
                <w:lang w:val="es-EC"/>
              </w:rPr>
            </w:pPr>
            <w:ins w:id="2096" w:author="marpa" w:date="2026-10-25T23:46:24Z">
              <w:r>
                <w:rPr>
                  <w:rFonts w:hint="default" w:ascii="Courier New" w:hAnsi="Courier New" w:eastAsia="Courier New" w:cs="Courier New"/>
                  <w:color w:val="000000"/>
                  <w:sz w:val="16"/>
                  <w:szCs w:val="16"/>
                  <w:lang w:val="es-EC"/>
                </w:rPr>
                <w:t xml:space="preserve">    public double convertirTemperatura(double valor, String origen, String destino) {</w:t>
              </w:r>
            </w:ins>
          </w:p>
          <w:p w14:paraId="4234E55A">
            <w:pPr>
              <w:spacing w:before="0" w:after="0" w:line="240" w:lineRule="auto"/>
              <w:rPr>
                <w:ins w:id="2097" w:author="marpa" w:date="2026-10-25T23:46:24Z"/>
                <w:rFonts w:hint="default" w:ascii="Courier New" w:hAnsi="Courier New" w:eastAsia="Courier New" w:cs="Courier New"/>
                <w:color w:val="000000"/>
                <w:sz w:val="16"/>
                <w:szCs w:val="16"/>
                <w:lang w:val="es-EC"/>
              </w:rPr>
            </w:pPr>
            <w:ins w:id="2098" w:author="marpa" w:date="2026-10-25T23:46:24Z">
              <w:r>
                <w:rPr>
                  <w:rFonts w:hint="default" w:ascii="Courier New" w:hAnsi="Courier New" w:eastAsia="Courier New" w:cs="Courier New"/>
                  <w:color w:val="000000"/>
                  <w:sz w:val="16"/>
                  <w:szCs w:val="16"/>
                  <w:lang w:val="es-EC"/>
                </w:rPr>
                <w:t xml:space="preserve">        try {</w:t>
              </w:r>
            </w:ins>
          </w:p>
          <w:p w14:paraId="519D21D7">
            <w:pPr>
              <w:spacing w:before="0" w:after="0" w:line="240" w:lineRule="auto"/>
              <w:rPr>
                <w:ins w:id="2099" w:author="marpa" w:date="2026-10-25T23:46:24Z"/>
                <w:rFonts w:hint="default" w:ascii="Courier New" w:hAnsi="Courier New" w:eastAsia="Courier New" w:cs="Courier New"/>
                <w:color w:val="000000"/>
                <w:sz w:val="16"/>
                <w:szCs w:val="16"/>
                <w:lang w:val="es-EC"/>
              </w:rPr>
            </w:pPr>
            <w:ins w:id="2100" w:author="marpa" w:date="2026-10-25T23:46:24Z">
              <w:r>
                <w:rPr>
                  <w:rFonts w:hint="default" w:ascii="Courier New" w:hAnsi="Courier New" w:eastAsia="Courier New" w:cs="Courier New"/>
                  <w:color w:val="000000"/>
                  <w:sz w:val="16"/>
                  <w:szCs w:val="16"/>
                  <w:lang w:val="es-EC"/>
                </w:rPr>
                <w:t xml:space="preserve">            return puerto.convertirTemperatura(valor, origen, destino);</w:t>
              </w:r>
            </w:ins>
          </w:p>
          <w:p w14:paraId="3A855CFB">
            <w:pPr>
              <w:spacing w:before="0" w:after="0" w:line="240" w:lineRule="auto"/>
              <w:rPr>
                <w:ins w:id="2101" w:author="marpa" w:date="2026-10-25T23:46:24Z"/>
                <w:rFonts w:hint="default" w:ascii="Courier New" w:hAnsi="Courier New" w:eastAsia="Courier New" w:cs="Courier New"/>
                <w:color w:val="000000"/>
                <w:sz w:val="16"/>
                <w:szCs w:val="16"/>
                <w:lang w:val="es-EC"/>
              </w:rPr>
            </w:pPr>
            <w:ins w:id="2102" w:author="marpa" w:date="2026-10-25T23:46:24Z">
              <w:r>
                <w:rPr>
                  <w:rFonts w:hint="default" w:ascii="Courier New" w:hAnsi="Courier New" w:eastAsia="Courier New" w:cs="Courier New"/>
                  <w:color w:val="000000"/>
                  <w:sz w:val="16"/>
                  <w:szCs w:val="16"/>
                  <w:lang w:val="es-EC"/>
                </w:rPr>
                <w:t xml:space="preserve">        } catch (WebServiceException e) {</w:t>
              </w:r>
            </w:ins>
          </w:p>
          <w:p w14:paraId="035713C7">
            <w:pPr>
              <w:spacing w:before="0" w:after="0" w:line="240" w:lineRule="auto"/>
              <w:rPr>
                <w:ins w:id="2103" w:author="marpa" w:date="2026-10-25T23:46:24Z"/>
                <w:rFonts w:hint="default" w:ascii="Courier New" w:hAnsi="Courier New" w:eastAsia="Courier New" w:cs="Courier New"/>
                <w:color w:val="000000"/>
                <w:sz w:val="16"/>
                <w:szCs w:val="16"/>
                <w:lang w:val="es-EC"/>
              </w:rPr>
            </w:pPr>
            <w:ins w:id="2104" w:author="marpa" w:date="2026-10-25T23:46:24Z">
              <w:r>
                <w:rPr>
                  <w:rFonts w:hint="default" w:ascii="Courier New" w:hAnsi="Courier New" w:eastAsia="Courier New" w:cs="Courier New"/>
                  <w:color w:val="000000"/>
                  <w:sz w:val="16"/>
                  <w:szCs w:val="16"/>
                  <w:lang w:val="es-EC"/>
                </w:rPr>
                <w:t xml:space="preserve">            throw new RuntimeException("Error al convertir temperatura: " + e.getMessage(), e);</w:t>
              </w:r>
            </w:ins>
          </w:p>
          <w:p w14:paraId="275C2D1E">
            <w:pPr>
              <w:spacing w:before="0" w:after="0" w:line="240" w:lineRule="auto"/>
              <w:rPr>
                <w:ins w:id="2105" w:author="marpa" w:date="2026-10-25T23:46:24Z"/>
                <w:rFonts w:hint="default" w:ascii="Courier New" w:hAnsi="Courier New" w:eastAsia="Courier New" w:cs="Courier New"/>
                <w:color w:val="000000"/>
                <w:sz w:val="16"/>
                <w:szCs w:val="16"/>
                <w:lang w:val="es-EC"/>
              </w:rPr>
            </w:pPr>
            <w:ins w:id="2106" w:author="marpa" w:date="2026-10-25T23:46:24Z">
              <w:r>
                <w:rPr>
                  <w:rFonts w:hint="default" w:ascii="Courier New" w:hAnsi="Courier New" w:eastAsia="Courier New" w:cs="Courier New"/>
                  <w:color w:val="000000"/>
                  <w:sz w:val="16"/>
                  <w:szCs w:val="16"/>
                  <w:lang w:val="es-EC"/>
                </w:rPr>
                <w:t xml:space="preserve">        }</w:t>
              </w:r>
            </w:ins>
          </w:p>
          <w:p w14:paraId="1689D3C8">
            <w:pPr>
              <w:spacing w:before="0" w:after="0" w:line="240" w:lineRule="auto"/>
              <w:rPr>
                <w:ins w:id="2107" w:author="marpa" w:date="2026-10-25T23:46:24Z"/>
                <w:rFonts w:hint="default" w:ascii="Courier New" w:hAnsi="Courier New" w:eastAsia="Courier New" w:cs="Courier New"/>
                <w:color w:val="000000"/>
                <w:sz w:val="16"/>
                <w:szCs w:val="16"/>
                <w:lang w:val="es-EC"/>
              </w:rPr>
            </w:pPr>
            <w:ins w:id="2108" w:author="marpa" w:date="2026-10-25T23:46:24Z">
              <w:r>
                <w:rPr>
                  <w:rFonts w:hint="default" w:ascii="Courier New" w:hAnsi="Courier New" w:eastAsia="Courier New" w:cs="Courier New"/>
                  <w:color w:val="000000"/>
                  <w:sz w:val="16"/>
                  <w:szCs w:val="16"/>
                  <w:lang w:val="es-EC"/>
                </w:rPr>
                <w:t xml:space="preserve">    }</w:t>
              </w:r>
            </w:ins>
          </w:p>
          <w:p w14:paraId="3A672215">
            <w:pPr>
              <w:spacing w:before="0" w:after="0" w:line="240" w:lineRule="auto"/>
              <w:rPr>
                <w:ins w:id="2109" w:author="marpa" w:date="2026-10-25T23:46:24Z"/>
                <w:rFonts w:hint="default" w:ascii="Courier New" w:hAnsi="Courier New" w:eastAsia="Courier New" w:cs="Courier New"/>
                <w:color w:val="000000"/>
                <w:sz w:val="16"/>
                <w:szCs w:val="16"/>
                <w:lang w:val="es-EC"/>
              </w:rPr>
            </w:pPr>
          </w:p>
          <w:p w14:paraId="04B69115">
            <w:pPr>
              <w:spacing w:before="0" w:after="0" w:line="240" w:lineRule="auto"/>
              <w:rPr>
                <w:ins w:id="2110" w:author="marpa" w:date="2026-10-25T23:46:24Z"/>
                <w:rFonts w:hint="default" w:ascii="Courier New" w:hAnsi="Courier New" w:eastAsia="Courier New" w:cs="Courier New"/>
                <w:color w:val="000000"/>
                <w:sz w:val="16"/>
                <w:szCs w:val="16"/>
                <w:lang w:val="es-EC"/>
              </w:rPr>
            </w:pPr>
            <w:ins w:id="2111" w:author="marpa" w:date="2026-10-25T23:46:24Z">
              <w:r>
                <w:rPr>
                  <w:rFonts w:hint="default" w:ascii="Courier New" w:hAnsi="Courier New" w:eastAsia="Courier New" w:cs="Courier New"/>
                  <w:color w:val="000000"/>
                  <w:sz w:val="16"/>
                  <w:szCs w:val="16"/>
                  <w:lang w:val="es-EC"/>
                </w:rPr>
                <w:t xml:space="preserve">    public double convertirLongitud(double valor, String origen, String destino) {</w:t>
              </w:r>
            </w:ins>
          </w:p>
          <w:p w14:paraId="5B6AD075">
            <w:pPr>
              <w:spacing w:before="0" w:after="0" w:line="240" w:lineRule="auto"/>
              <w:rPr>
                <w:ins w:id="2112" w:author="marpa" w:date="2026-10-25T23:46:24Z"/>
                <w:rFonts w:hint="default" w:ascii="Courier New" w:hAnsi="Courier New" w:eastAsia="Courier New" w:cs="Courier New"/>
                <w:color w:val="000000"/>
                <w:sz w:val="16"/>
                <w:szCs w:val="16"/>
                <w:lang w:val="es-EC"/>
              </w:rPr>
            </w:pPr>
            <w:ins w:id="2113" w:author="marpa" w:date="2026-10-25T23:46:24Z">
              <w:r>
                <w:rPr>
                  <w:rFonts w:hint="default" w:ascii="Courier New" w:hAnsi="Courier New" w:eastAsia="Courier New" w:cs="Courier New"/>
                  <w:color w:val="000000"/>
                  <w:sz w:val="16"/>
                  <w:szCs w:val="16"/>
                  <w:lang w:val="es-EC"/>
                </w:rPr>
                <w:t xml:space="preserve">        try {</w:t>
              </w:r>
            </w:ins>
          </w:p>
          <w:p w14:paraId="6FC3D3FA">
            <w:pPr>
              <w:spacing w:before="0" w:after="0" w:line="240" w:lineRule="auto"/>
              <w:rPr>
                <w:ins w:id="2114" w:author="marpa" w:date="2026-10-25T23:46:24Z"/>
                <w:rFonts w:hint="default" w:ascii="Courier New" w:hAnsi="Courier New" w:eastAsia="Courier New" w:cs="Courier New"/>
                <w:color w:val="000000"/>
                <w:sz w:val="16"/>
                <w:szCs w:val="16"/>
                <w:lang w:val="es-EC"/>
              </w:rPr>
            </w:pPr>
            <w:ins w:id="2115" w:author="marpa" w:date="2026-10-25T23:46:24Z">
              <w:r>
                <w:rPr>
                  <w:rFonts w:hint="default" w:ascii="Courier New" w:hAnsi="Courier New" w:eastAsia="Courier New" w:cs="Courier New"/>
                  <w:color w:val="000000"/>
                  <w:sz w:val="16"/>
                  <w:szCs w:val="16"/>
                  <w:lang w:val="es-EC"/>
                </w:rPr>
                <w:t xml:space="preserve">            return puerto.convertirLongitud(valor, origen, destino);</w:t>
              </w:r>
            </w:ins>
          </w:p>
          <w:p w14:paraId="1BACC45A">
            <w:pPr>
              <w:spacing w:before="0" w:after="0" w:line="240" w:lineRule="auto"/>
              <w:rPr>
                <w:ins w:id="2116" w:author="marpa" w:date="2026-10-25T23:46:24Z"/>
                <w:rFonts w:hint="default" w:ascii="Courier New" w:hAnsi="Courier New" w:eastAsia="Courier New" w:cs="Courier New"/>
                <w:color w:val="000000"/>
                <w:sz w:val="16"/>
                <w:szCs w:val="16"/>
                <w:lang w:val="es-EC"/>
              </w:rPr>
            </w:pPr>
            <w:ins w:id="2117" w:author="marpa" w:date="2026-10-25T23:46:24Z">
              <w:r>
                <w:rPr>
                  <w:rFonts w:hint="default" w:ascii="Courier New" w:hAnsi="Courier New" w:eastAsia="Courier New" w:cs="Courier New"/>
                  <w:color w:val="000000"/>
                  <w:sz w:val="16"/>
                  <w:szCs w:val="16"/>
                  <w:lang w:val="es-EC"/>
                </w:rPr>
                <w:t xml:space="preserve">        } catch (WebServiceException e) {</w:t>
              </w:r>
            </w:ins>
          </w:p>
          <w:p w14:paraId="330D80FF">
            <w:pPr>
              <w:spacing w:before="0" w:after="0" w:line="240" w:lineRule="auto"/>
              <w:rPr>
                <w:ins w:id="2118" w:author="marpa" w:date="2026-10-25T23:46:24Z"/>
                <w:rFonts w:hint="default" w:ascii="Courier New" w:hAnsi="Courier New" w:eastAsia="Courier New" w:cs="Courier New"/>
                <w:color w:val="000000"/>
                <w:sz w:val="16"/>
                <w:szCs w:val="16"/>
                <w:lang w:val="es-EC"/>
              </w:rPr>
            </w:pPr>
            <w:ins w:id="2119" w:author="marpa" w:date="2026-10-25T23:46:24Z">
              <w:r>
                <w:rPr>
                  <w:rFonts w:hint="default" w:ascii="Courier New" w:hAnsi="Courier New" w:eastAsia="Courier New" w:cs="Courier New"/>
                  <w:color w:val="000000"/>
                  <w:sz w:val="16"/>
                  <w:szCs w:val="16"/>
                  <w:lang w:val="es-EC"/>
                </w:rPr>
                <w:t xml:space="preserve">            throw new RuntimeException("Error al convertir longitud: " + e.getMessage(), e);</w:t>
              </w:r>
            </w:ins>
          </w:p>
          <w:p w14:paraId="0ECD9648">
            <w:pPr>
              <w:spacing w:before="0" w:after="0" w:line="240" w:lineRule="auto"/>
              <w:rPr>
                <w:ins w:id="2120" w:author="marpa" w:date="2026-10-25T23:46:24Z"/>
                <w:rFonts w:hint="default" w:ascii="Courier New" w:hAnsi="Courier New" w:eastAsia="Courier New" w:cs="Courier New"/>
                <w:color w:val="000000"/>
                <w:sz w:val="16"/>
                <w:szCs w:val="16"/>
                <w:lang w:val="es-EC"/>
              </w:rPr>
            </w:pPr>
            <w:ins w:id="2121" w:author="marpa" w:date="2026-10-25T23:46:24Z">
              <w:r>
                <w:rPr>
                  <w:rFonts w:hint="default" w:ascii="Courier New" w:hAnsi="Courier New" w:eastAsia="Courier New" w:cs="Courier New"/>
                  <w:color w:val="000000"/>
                  <w:sz w:val="16"/>
                  <w:szCs w:val="16"/>
                  <w:lang w:val="es-EC"/>
                </w:rPr>
                <w:t xml:space="preserve">        }</w:t>
              </w:r>
            </w:ins>
          </w:p>
          <w:p w14:paraId="395F9131">
            <w:pPr>
              <w:spacing w:before="0" w:after="0" w:line="240" w:lineRule="auto"/>
              <w:rPr>
                <w:ins w:id="2122" w:author="marpa" w:date="2026-10-25T23:46:24Z"/>
                <w:rFonts w:hint="default" w:ascii="Courier New" w:hAnsi="Courier New" w:eastAsia="Courier New" w:cs="Courier New"/>
                <w:color w:val="000000"/>
                <w:sz w:val="16"/>
                <w:szCs w:val="16"/>
                <w:lang w:val="es-EC"/>
              </w:rPr>
            </w:pPr>
            <w:ins w:id="2123" w:author="marpa" w:date="2026-10-25T23:46:24Z">
              <w:r>
                <w:rPr>
                  <w:rFonts w:hint="default" w:ascii="Courier New" w:hAnsi="Courier New" w:eastAsia="Courier New" w:cs="Courier New"/>
                  <w:color w:val="000000"/>
                  <w:sz w:val="16"/>
                  <w:szCs w:val="16"/>
                  <w:lang w:val="es-EC"/>
                </w:rPr>
                <w:t xml:space="preserve">    }</w:t>
              </w:r>
            </w:ins>
          </w:p>
          <w:p w14:paraId="71F667D9">
            <w:pPr>
              <w:spacing w:before="0" w:after="0" w:line="240" w:lineRule="auto"/>
              <w:rPr>
                <w:ins w:id="2124" w:author="marpa" w:date="2026-10-25T23:46:24Z"/>
                <w:rFonts w:hint="default" w:ascii="Courier New" w:hAnsi="Courier New" w:eastAsia="Courier New" w:cs="Courier New"/>
                <w:color w:val="000000"/>
                <w:sz w:val="16"/>
                <w:szCs w:val="16"/>
                <w:lang w:val="es-EC"/>
              </w:rPr>
            </w:pPr>
          </w:p>
          <w:p w14:paraId="33B81E5E">
            <w:pPr>
              <w:spacing w:before="0" w:after="0" w:line="240" w:lineRule="auto"/>
              <w:rPr>
                <w:ins w:id="2125" w:author="marpa" w:date="2026-10-25T23:46:24Z"/>
                <w:rFonts w:hint="default" w:ascii="Courier New" w:hAnsi="Courier New" w:eastAsia="Courier New" w:cs="Courier New"/>
                <w:color w:val="000000"/>
                <w:sz w:val="16"/>
                <w:szCs w:val="16"/>
                <w:lang w:val="es-EC"/>
              </w:rPr>
            </w:pPr>
            <w:ins w:id="2126" w:author="marpa" w:date="2026-10-25T23:46:24Z">
              <w:r>
                <w:rPr>
                  <w:rFonts w:hint="default" w:ascii="Courier New" w:hAnsi="Courier New" w:eastAsia="Courier New" w:cs="Courier New"/>
                  <w:color w:val="000000"/>
                  <w:sz w:val="16"/>
                  <w:szCs w:val="16"/>
                  <w:lang w:val="es-EC"/>
                </w:rPr>
                <w:t xml:space="preserve">    public double convertirMasa(double valor, String origen, String destino) {</w:t>
              </w:r>
            </w:ins>
          </w:p>
          <w:p w14:paraId="2F5C4012">
            <w:pPr>
              <w:spacing w:before="0" w:after="0" w:line="240" w:lineRule="auto"/>
              <w:rPr>
                <w:ins w:id="2127" w:author="marpa" w:date="2026-10-25T23:46:24Z"/>
                <w:rFonts w:hint="default" w:ascii="Courier New" w:hAnsi="Courier New" w:eastAsia="Courier New" w:cs="Courier New"/>
                <w:color w:val="000000"/>
                <w:sz w:val="16"/>
                <w:szCs w:val="16"/>
                <w:lang w:val="es-EC"/>
              </w:rPr>
            </w:pPr>
            <w:ins w:id="2128" w:author="marpa" w:date="2026-10-25T23:46:24Z">
              <w:r>
                <w:rPr>
                  <w:rFonts w:hint="default" w:ascii="Courier New" w:hAnsi="Courier New" w:eastAsia="Courier New" w:cs="Courier New"/>
                  <w:color w:val="000000"/>
                  <w:sz w:val="16"/>
                  <w:szCs w:val="16"/>
                  <w:lang w:val="es-EC"/>
                </w:rPr>
                <w:t xml:space="preserve">        try {</w:t>
              </w:r>
            </w:ins>
          </w:p>
          <w:p w14:paraId="17FF86B8">
            <w:pPr>
              <w:spacing w:before="0" w:after="0" w:line="240" w:lineRule="auto"/>
              <w:rPr>
                <w:ins w:id="2129" w:author="marpa" w:date="2026-10-25T23:46:24Z"/>
                <w:rFonts w:hint="default" w:ascii="Courier New" w:hAnsi="Courier New" w:eastAsia="Courier New" w:cs="Courier New"/>
                <w:color w:val="000000"/>
                <w:sz w:val="16"/>
                <w:szCs w:val="16"/>
                <w:lang w:val="es-EC"/>
              </w:rPr>
            </w:pPr>
            <w:ins w:id="2130" w:author="marpa" w:date="2026-10-25T23:46:24Z">
              <w:r>
                <w:rPr>
                  <w:rFonts w:hint="default" w:ascii="Courier New" w:hAnsi="Courier New" w:eastAsia="Courier New" w:cs="Courier New"/>
                  <w:color w:val="000000"/>
                  <w:sz w:val="16"/>
                  <w:szCs w:val="16"/>
                  <w:lang w:val="es-EC"/>
                </w:rPr>
                <w:t xml:space="preserve">            return puerto.convertirMasa(valor, origen, destino);</w:t>
              </w:r>
            </w:ins>
          </w:p>
          <w:p w14:paraId="1BF584B9">
            <w:pPr>
              <w:spacing w:before="0" w:after="0" w:line="240" w:lineRule="auto"/>
              <w:rPr>
                <w:ins w:id="2131" w:author="marpa" w:date="2026-10-25T23:46:24Z"/>
                <w:rFonts w:hint="default" w:ascii="Courier New" w:hAnsi="Courier New" w:eastAsia="Courier New" w:cs="Courier New"/>
                <w:color w:val="000000"/>
                <w:sz w:val="16"/>
                <w:szCs w:val="16"/>
                <w:lang w:val="es-EC"/>
              </w:rPr>
            </w:pPr>
            <w:ins w:id="2132" w:author="marpa" w:date="2026-10-25T23:46:24Z">
              <w:r>
                <w:rPr>
                  <w:rFonts w:hint="default" w:ascii="Courier New" w:hAnsi="Courier New" w:eastAsia="Courier New" w:cs="Courier New"/>
                  <w:color w:val="000000"/>
                  <w:sz w:val="16"/>
                  <w:szCs w:val="16"/>
                  <w:lang w:val="es-EC"/>
                </w:rPr>
                <w:t xml:space="preserve">        } catch (WebServiceException e) {</w:t>
              </w:r>
            </w:ins>
          </w:p>
          <w:p w14:paraId="5AF4999F">
            <w:pPr>
              <w:spacing w:before="0" w:after="0" w:line="240" w:lineRule="auto"/>
              <w:rPr>
                <w:ins w:id="2133" w:author="marpa" w:date="2026-10-25T23:46:24Z"/>
                <w:rFonts w:hint="default" w:ascii="Courier New" w:hAnsi="Courier New" w:eastAsia="Courier New" w:cs="Courier New"/>
                <w:color w:val="000000"/>
                <w:sz w:val="16"/>
                <w:szCs w:val="16"/>
                <w:lang w:val="es-EC"/>
              </w:rPr>
            </w:pPr>
            <w:ins w:id="2134" w:author="marpa" w:date="2026-10-25T23:46:24Z">
              <w:r>
                <w:rPr>
                  <w:rFonts w:hint="default" w:ascii="Courier New" w:hAnsi="Courier New" w:eastAsia="Courier New" w:cs="Courier New"/>
                  <w:color w:val="000000"/>
                  <w:sz w:val="16"/>
                  <w:szCs w:val="16"/>
                  <w:lang w:val="es-EC"/>
                </w:rPr>
                <w:t xml:space="preserve">            throw new RuntimeException("Error al convertir masa: " + e.getMessage(), e);</w:t>
              </w:r>
            </w:ins>
          </w:p>
          <w:p w14:paraId="6D58F419">
            <w:pPr>
              <w:spacing w:before="0" w:after="0" w:line="240" w:lineRule="auto"/>
              <w:rPr>
                <w:ins w:id="2135" w:author="marpa" w:date="2026-10-25T23:46:24Z"/>
                <w:rFonts w:hint="default" w:ascii="Courier New" w:hAnsi="Courier New" w:eastAsia="Courier New" w:cs="Courier New"/>
                <w:color w:val="000000"/>
                <w:sz w:val="16"/>
                <w:szCs w:val="16"/>
                <w:lang w:val="es-EC"/>
              </w:rPr>
            </w:pPr>
            <w:ins w:id="2136" w:author="marpa" w:date="2026-10-25T23:46:24Z">
              <w:r>
                <w:rPr>
                  <w:rFonts w:hint="default" w:ascii="Courier New" w:hAnsi="Courier New" w:eastAsia="Courier New" w:cs="Courier New"/>
                  <w:color w:val="000000"/>
                  <w:sz w:val="16"/>
                  <w:szCs w:val="16"/>
                  <w:lang w:val="es-EC"/>
                </w:rPr>
                <w:t xml:space="preserve">        }</w:t>
              </w:r>
            </w:ins>
          </w:p>
          <w:p w14:paraId="7F692056">
            <w:pPr>
              <w:spacing w:before="0" w:after="0" w:line="240" w:lineRule="auto"/>
              <w:rPr>
                <w:ins w:id="2137" w:author="marpa" w:date="2026-10-25T23:46:24Z"/>
                <w:rFonts w:hint="default" w:ascii="Courier New" w:hAnsi="Courier New" w:eastAsia="Courier New" w:cs="Courier New"/>
                <w:color w:val="000000"/>
                <w:sz w:val="16"/>
                <w:szCs w:val="16"/>
                <w:lang w:val="es-EC"/>
              </w:rPr>
            </w:pPr>
            <w:ins w:id="2138" w:author="marpa" w:date="2026-10-25T23:46:24Z">
              <w:r>
                <w:rPr>
                  <w:rFonts w:hint="default" w:ascii="Courier New" w:hAnsi="Courier New" w:eastAsia="Courier New" w:cs="Courier New"/>
                  <w:color w:val="000000"/>
                  <w:sz w:val="16"/>
                  <w:szCs w:val="16"/>
                  <w:lang w:val="es-EC"/>
                </w:rPr>
                <w:t xml:space="preserve">    }</w:t>
              </w:r>
            </w:ins>
          </w:p>
          <w:p w14:paraId="5739C5B8">
            <w:pPr>
              <w:spacing w:before="0" w:after="0" w:line="240" w:lineRule="auto"/>
              <w:rPr>
                <w:ins w:id="2139" w:author="marpa" w:date="2026-10-25T23:46:24Z"/>
                <w:rFonts w:hint="default" w:ascii="Courier New" w:hAnsi="Courier New" w:eastAsia="Courier New" w:cs="Courier New"/>
                <w:color w:val="000000"/>
                <w:sz w:val="16"/>
                <w:szCs w:val="16"/>
                <w:lang w:val="es-EC"/>
              </w:rPr>
            </w:pPr>
          </w:p>
          <w:p w14:paraId="740D6522">
            <w:pPr>
              <w:spacing w:before="0" w:after="0" w:line="240" w:lineRule="auto"/>
              <w:rPr>
                <w:ins w:id="2140" w:author="marpa" w:date="2026-10-25T23:33:28Z"/>
                <w:rFonts w:hint="default" w:ascii="Courier New" w:hAnsi="Courier New" w:eastAsia="Courier New" w:cs="Courier New"/>
                <w:color w:val="000000"/>
                <w:sz w:val="16"/>
                <w:szCs w:val="16"/>
                <w:lang w:val="es-EC"/>
              </w:rPr>
            </w:pPr>
            <w:ins w:id="2141" w:author="marpa" w:date="2026-10-25T23:46:24Z">
              <w:r>
                <w:rPr>
                  <w:rFonts w:hint="default" w:ascii="Courier New" w:hAnsi="Courier New" w:eastAsia="Courier New" w:cs="Courier New"/>
                  <w:color w:val="000000"/>
                  <w:sz w:val="16"/>
                  <w:szCs w:val="16"/>
                  <w:lang w:val="es-EC"/>
                </w:rPr>
                <w:t>}</w:t>
              </w:r>
            </w:ins>
          </w:p>
        </w:tc>
      </w:tr>
    </w:tbl>
    <w:p w14:paraId="1FAF3B0E">
      <w:pPr>
        <w:pStyle w:val="6"/>
        <w:rPr>
          <w:ins w:id="2142" w:author="marpa" w:date="2026-10-25T23:33:28Z"/>
          <w:rFonts w:hint="default"/>
          <w:lang w:val="es-EC"/>
        </w:rPr>
      </w:pPr>
      <w:ins w:id="2143" w:author="marpa" w:date="2026-10-25T23:33:28Z">
        <w:bookmarkStart w:id="179" w:name="_Toc16275"/>
        <w:bookmarkStart w:id="180" w:name="_Toc17085"/>
        <w:r>
          <w:rPr/>
          <w:t xml:space="preserve">Tabla </w:t>
        </w:r>
      </w:ins>
      <w:r>
        <w:rPr>
          <w:rFonts w:hint="default"/>
          <w:lang w:val="es-EC"/>
        </w:rPr>
        <w:t>36</w:t>
      </w:r>
      <w:ins w:id="2144" w:author="marpa" w:date="2026-10-25T23:33:28Z">
        <w:r>
          <w:rPr/>
          <w:t xml:space="preserve">. Clase </w:t>
        </w:r>
      </w:ins>
      <w:ins w:id="2145" w:author="marpa" w:date="2026-10-25T23:33:28Z">
        <w:r>
          <w:rPr>
            <w:rFonts w:hint="default"/>
          </w:rPr>
          <w:t>SoapConfig</w:t>
        </w:r>
      </w:ins>
      <w:ins w:id="2146" w:author="marpa" w:date="2026-10-25T23:33:28Z">
        <w:r>
          <w:rPr/>
          <w:t xml:space="preserve">- Cliente </w:t>
        </w:r>
      </w:ins>
      <w:ins w:id="2147" w:author="marpa" w:date="2026-10-25T23:46:28Z">
        <w:r>
          <w:rPr>
            <w:rFonts w:hint="default"/>
            <w:lang w:val="es-EC"/>
          </w:rPr>
          <w:t>escrit</w:t>
        </w:r>
      </w:ins>
      <w:ins w:id="2148" w:author="marpa" w:date="2026-10-25T23:47:23Z">
        <w:r>
          <w:rPr>
            <w:rFonts w:hint="default"/>
            <w:lang w:val="es-EC"/>
          </w:rPr>
          <w:t>o</w:t>
        </w:r>
      </w:ins>
      <w:ins w:id="2149" w:author="marpa" w:date="2026-10-25T23:47:24Z">
        <w:r>
          <w:rPr>
            <w:rFonts w:hint="default"/>
            <w:lang w:val="es-EC"/>
          </w:rPr>
          <w:t>rio</w:t>
        </w:r>
        <w:bookmarkEnd w:id="179"/>
        <w:bookmarkEnd w:id="180"/>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743B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150" w:author="marpa" w:date="2026-10-25T23:33:28Z"/>
        </w:trPr>
        <w:tc>
          <w:tcPr>
            <w:tcW w:w="8494" w:type="dxa"/>
            <w:shd w:val="clear" w:color="auto" w:fill="D9D9D9"/>
          </w:tcPr>
          <w:p w14:paraId="721F02EC">
            <w:pPr>
              <w:spacing w:before="0" w:after="0" w:line="240" w:lineRule="auto"/>
              <w:rPr>
                <w:ins w:id="2151" w:author="marpa" w:date="2026-10-25T23:33:28Z"/>
                <w:rFonts w:hint="default" w:ascii="Courier New" w:hAnsi="Courier New" w:eastAsia="Courier New" w:cs="Courier New"/>
                <w:color w:val="000000"/>
                <w:sz w:val="16"/>
                <w:szCs w:val="16"/>
                <w:lang w:val="es-EC"/>
              </w:rPr>
            </w:pPr>
            <w:ins w:id="2152" w:author="marpa" w:date="2026-10-25T23:33:28Z">
              <w:r>
                <w:rPr>
                  <w:rFonts w:hint="default" w:ascii="Courier New" w:hAnsi="Courier New" w:eastAsia="Courier New" w:cs="Courier New"/>
                  <w:color w:val="000000"/>
                  <w:sz w:val="16"/>
                  <w:szCs w:val="16"/>
                  <w:lang w:val="es-EC"/>
                </w:rPr>
                <w:t>package ec.edu.monster.configuracion;</w:t>
              </w:r>
            </w:ins>
          </w:p>
          <w:p w14:paraId="2E8C3791">
            <w:pPr>
              <w:spacing w:before="0" w:after="0" w:line="240" w:lineRule="auto"/>
              <w:rPr>
                <w:ins w:id="2153" w:author="marpa" w:date="2026-10-25T23:33:28Z"/>
                <w:rFonts w:hint="default" w:ascii="Courier New" w:hAnsi="Courier New" w:eastAsia="Courier New" w:cs="Courier New"/>
                <w:color w:val="000000"/>
                <w:sz w:val="16"/>
                <w:szCs w:val="16"/>
                <w:lang w:val="es-EC"/>
              </w:rPr>
            </w:pPr>
          </w:p>
          <w:p w14:paraId="38B22D57">
            <w:pPr>
              <w:spacing w:before="0" w:after="0" w:line="240" w:lineRule="auto"/>
              <w:rPr>
                <w:ins w:id="2154" w:author="marpa" w:date="2026-10-25T23:33:28Z"/>
                <w:rFonts w:hint="default" w:ascii="Courier New" w:hAnsi="Courier New" w:eastAsia="Courier New" w:cs="Courier New"/>
                <w:color w:val="000000"/>
                <w:sz w:val="16"/>
                <w:szCs w:val="16"/>
                <w:lang w:val="es-EC"/>
              </w:rPr>
            </w:pPr>
            <w:ins w:id="2155" w:author="marpa" w:date="2026-10-25T23:33:28Z">
              <w:r>
                <w:rPr>
                  <w:rFonts w:hint="default" w:ascii="Courier New" w:hAnsi="Courier New" w:eastAsia="Courier New" w:cs="Courier New"/>
                  <w:color w:val="000000"/>
                  <w:sz w:val="16"/>
                  <w:szCs w:val="16"/>
                  <w:lang w:val="es-EC"/>
                </w:rPr>
                <w:t>import io.github.cdimascio.dotenv.Dotenv;</w:t>
              </w:r>
            </w:ins>
          </w:p>
          <w:p w14:paraId="4C54C4DE">
            <w:pPr>
              <w:spacing w:before="0" w:after="0" w:line="240" w:lineRule="auto"/>
              <w:rPr>
                <w:ins w:id="2156" w:author="marpa" w:date="2026-10-25T23:33:28Z"/>
                <w:rFonts w:hint="default" w:ascii="Courier New" w:hAnsi="Courier New" w:eastAsia="Courier New" w:cs="Courier New"/>
                <w:color w:val="000000"/>
                <w:sz w:val="16"/>
                <w:szCs w:val="16"/>
                <w:lang w:val="es-EC"/>
              </w:rPr>
            </w:pPr>
            <w:ins w:id="2157" w:author="marpa" w:date="2026-10-25T23:33:28Z">
              <w:r>
                <w:rPr>
                  <w:rFonts w:hint="default" w:ascii="Courier New" w:hAnsi="Courier New" w:eastAsia="Courier New" w:cs="Courier New"/>
                  <w:color w:val="000000"/>
                  <w:sz w:val="16"/>
                  <w:szCs w:val="16"/>
                  <w:lang w:val="es-EC"/>
                </w:rPr>
                <w:t>import java.io.File;</w:t>
              </w:r>
            </w:ins>
          </w:p>
          <w:p w14:paraId="6AC5AB81">
            <w:pPr>
              <w:spacing w:before="0" w:after="0" w:line="240" w:lineRule="auto"/>
              <w:rPr>
                <w:ins w:id="2158" w:author="marpa" w:date="2026-10-25T23:33:28Z"/>
                <w:rFonts w:hint="default" w:ascii="Courier New" w:hAnsi="Courier New" w:eastAsia="Courier New" w:cs="Courier New"/>
                <w:color w:val="000000"/>
                <w:sz w:val="16"/>
                <w:szCs w:val="16"/>
                <w:lang w:val="es-EC"/>
              </w:rPr>
            </w:pPr>
            <w:ins w:id="2159" w:author="marpa" w:date="2026-10-25T23:33:28Z">
              <w:r>
                <w:rPr>
                  <w:rFonts w:hint="default" w:ascii="Courier New" w:hAnsi="Courier New" w:eastAsia="Courier New" w:cs="Courier New"/>
                  <w:color w:val="000000"/>
                  <w:sz w:val="16"/>
                  <w:szCs w:val="16"/>
                  <w:lang w:val="es-EC"/>
                </w:rPr>
                <w:t>import java.net.URISyntaxException;</w:t>
              </w:r>
            </w:ins>
          </w:p>
          <w:p w14:paraId="4B0A01CF">
            <w:pPr>
              <w:spacing w:before="0" w:after="0" w:line="240" w:lineRule="auto"/>
              <w:rPr>
                <w:ins w:id="2160" w:author="marpa" w:date="2026-10-25T23:33:28Z"/>
                <w:rFonts w:hint="default" w:ascii="Courier New" w:hAnsi="Courier New" w:eastAsia="Courier New" w:cs="Courier New"/>
                <w:color w:val="000000"/>
                <w:sz w:val="16"/>
                <w:szCs w:val="16"/>
                <w:lang w:val="es-EC"/>
              </w:rPr>
            </w:pPr>
            <w:ins w:id="2161" w:author="marpa" w:date="2026-10-25T23:33:28Z">
              <w:r>
                <w:rPr>
                  <w:rFonts w:hint="default" w:ascii="Courier New" w:hAnsi="Courier New" w:eastAsia="Courier New" w:cs="Courier New"/>
                  <w:color w:val="000000"/>
                  <w:sz w:val="16"/>
                  <w:szCs w:val="16"/>
                  <w:lang w:val="es-EC"/>
                </w:rPr>
                <w:t>import java.net.MalformedURLException;</w:t>
              </w:r>
            </w:ins>
          </w:p>
          <w:p w14:paraId="402D1438">
            <w:pPr>
              <w:spacing w:before="0" w:after="0" w:line="240" w:lineRule="auto"/>
              <w:rPr>
                <w:ins w:id="2162" w:author="marpa" w:date="2026-10-25T23:33:28Z"/>
                <w:rFonts w:hint="default" w:ascii="Courier New" w:hAnsi="Courier New" w:eastAsia="Courier New" w:cs="Courier New"/>
                <w:color w:val="000000"/>
                <w:sz w:val="16"/>
                <w:szCs w:val="16"/>
                <w:lang w:val="es-EC"/>
              </w:rPr>
            </w:pPr>
            <w:ins w:id="2163" w:author="marpa" w:date="2026-10-25T23:33:28Z">
              <w:r>
                <w:rPr>
                  <w:rFonts w:hint="default" w:ascii="Courier New" w:hAnsi="Courier New" w:eastAsia="Courier New" w:cs="Courier New"/>
                  <w:color w:val="000000"/>
                  <w:sz w:val="16"/>
                  <w:szCs w:val="16"/>
                  <w:lang w:val="es-EC"/>
                </w:rPr>
                <w:t>import java.net.URL;</w:t>
              </w:r>
            </w:ins>
          </w:p>
          <w:p w14:paraId="1878883A">
            <w:pPr>
              <w:spacing w:before="0" w:after="0" w:line="240" w:lineRule="auto"/>
              <w:rPr>
                <w:ins w:id="2164" w:author="marpa" w:date="2026-10-25T23:33:28Z"/>
                <w:rFonts w:hint="default" w:ascii="Courier New" w:hAnsi="Courier New" w:eastAsia="Courier New" w:cs="Courier New"/>
                <w:color w:val="000000"/>
                <w:sz w:val="16"/>
                <w:szCs w:val="16"/>
                <w:lang w:val="es-EC"/>
              </w:rPr>
            </w:pPr>
          </w:p>
          <w:p w14:paraId="0F1A5195">
            <w:pPr>
              <w:spacing w:before="0" w:after="0" w:line="240" w:lineRule="auto"/>
              <w:rPr>
                <w:ins w:id="2165" w:author="marpa" w:date="2026-10-25T23:33:28Z"/>
                <w:rFonts w:hint="default" w:ascii="Courier New" w:hAnsi="Courier New" w:eastAsia="Courier New" w:cs="Courier New"/>
                <w:color w:val="000000"/>
                <w:sz w:val="16"/>
                <w:szCs w:val="16"/>
                <w:lang w:val="es-EC"/>
              </w:rPr>
            </w:pPr>
            <w:ins w:id="2166" w:author="marpa" w:date="2026-10-25T23:33:28Z">
              <w:r>
                <w:rPr>
                  <w:rFonts w:hint="default" w:ascii="Courier New" w:hAnsi="Courier New" w:eastAsia="Courier New" w:cs="Courier New"/>
                  <w:color w:val="000000"/>
                  <w:sz w:val="16"/>
                  <w:szCs w:val="16"/>
                  <w:lang w:val="es-EC"/>
                </w:rPr>
                <w:t>/** Lee la configuración del servicio sin dejar direcciones dentro del código. */</w:t>
              </w:r>
            </w:ins>
          </w:p>
          <w:p w14:paraId="631C3FCB">
            <w:pPr>
              <w:spacing w:before="0" w:after="0" w:line="240" w:lineRule="auto"/>
              <w:rPr>
                <w:ins w:id="2167" w:author="marpa" w:date="2026-10-25T23:33:28Z"/>
                <w:rFonts w:hint="default" w:ascii="Courier New" w:hAnsi="Courier New" w:eastAsia="Courier New" w:cs="Courier New"/>
                <w:color w:val="000000"/>
                <w:sz w:val="16"/>
                <w:szCs w:val="16"/>
                <w:lang w:val="es-EC"/>
              </w:rPr>
            </w:pPr>
            <w:ins w:id="2168" w:author="marpa" w:date="2026-10-25T23:33:28Z">
              <w:r>
                <w:rPr>
                  <w:rFonts w:hint="default" w:ascii="Courier New" w:hAnsi="Courier New" w:eastAsia="Courier New" w:cs="Courier New"/>
                  <w:color w:val="000000"/>
                  <w:sz w:val="16"/>
                  <w:szCs w:val="16"/>
                  <w:lang w:val="es-EC"/>
                </w:rPr>
                <w:t>public final class SoapConfig {</w:t>
              </w:r>
            </w:ins>
          </w:p>
          <w:p w14:paraId="66F7F03B">
            <w:pPr>
              <w:spacing w:before="0" w:after="0" w:line="240" w:lineRule="auto"/>
              <w:rPr>
                <w:ins w:id="2169" w:author="marpa" w:date="2026-10-25T23:33:28Z"/>
                <w:rFonts w:hint="default" w:ascii="Courier New" w:hAnsi="Courier New" w:eastAsia="Courier New" w:cs="Courier New"/>
                <w:color w:val="000000"/>
                <w:sz w:val="16"/>
                <w:szCs w:val="16"/>
                <w:lang w:val="es-EC"/>
              </w:rPr>
            </w:pPr>
            <w:ins w:id="2170" w:author="marpa" w:date="2026-10-25T23:33:28Z">
              <w:r>
                <w:rPr>
                  <w:rFonts w:hint="default" w:ascii="Courier New" w:hAnsi="Courier New" w:eastAsia="Courier New" w:cs="Courier New"/>
                  <w:color w:val="000000"/>
                  <w:sz w:val="16"/>
                  <w:szCs w:val="16"/>
                  <w:lang w:val="es-EC"/>
                </w:rPr>
                <w:t xml:space="preserve">    private static final String ARCHIVO_ENV = ".development.env";</w:t>
              </w:r>
            </w:ins>
          </w:p>
          <w:p w14:paraId="5DFD3EA6">
            <w:pPr>
              <w:spacing w:before="0" w:after="0" w:line="240" w:lineRule="auto"/>
              <w:rPr>
                <w:ins w:id="2171" w:author="marpa" w:date="2026-10-25T23:33:28Z"/>
                <w:rFonts w:hint="default" w:ascii="Courier New" w:hAnsi="Courier New" w:eastAsia="Courier New" w:cs="Courier New"/>
                <w:color w:val="000000"/>
                <w:sz w:val="16"/>
                <w:szCs w:val="16"/>
                <w:lang w:val="es-EC"/>
              </w:rPr>
            </w:pPr>
            <w:ins w:id="2172" w:author="marpa" w:date="2026-10-25T23:33:28Z">
              <w:r>
                <w:rPr>
                  <w:rFonts w:hint="default" w:ascii="Courier New" w:hAnsi="Courier New" w:eastAsia="Courier New" w:cs="Courier New"/>
                  <w:color w:val="000000"/>
                  <w:sz w:val="16"/>
                  <w:szCs w:val="16"/>
                  <w:lang w:val="es-EC"/>
                </w:rPr>
                <w:t xml:space="preserve">    private static final Dotenv ENV = Dotenv.configure()</w:t>
              </w:r>
            </w:ins>
          </w:p>
          <w:p w14:paraId="6ED6E9C4">
            <w:pPr>
              <w:spacing w:before="0" w:after="0" w:line="240" w:lineRule="auto"/>
              <w:rPr>
                <w:ins w:id="2173" w:author="marpa" w:date="2026-10-25T23:33:28Z"/>
                <w:rFonts w:hint="default" w:ascii="Courier New" w:hAnsi="Courier New" w:eastAsia="Courier New" w:cs="Courier New"/>
                <w:color w:val="000000"/>
                <w:sz w:val="16"/>
                <w:szCs w:val="16"/>
                <w:lang w:val="es-EC"/>
              </w:rPr>
            </w:pPr>
            <w:ins w:id="2174" w:author="marpa" w:date="2026-10-25T23:33:28Z">
              <w:r>
                <w:rPr>
                  <w:rFonts w:hint="default" w:ascii="Courier New" w:hAnsi="Courier New" w:eastAsia="Courier New" w:cs="Courier New"/>
                  <w:color w:val="000000"/>
                  <w:sz w:val="16"/>
                  <w:szCs w:val="16"/>
                  <w:lang w:val="es-EC"/>
                </w:rPr>
                <w:t xml:space="preserve">            .directory(ubicarDirectorio())</w:t>
              </w:r>
            </w:ins>
          </w:p>
          <w:p w14:paraId="570A12F5">
            <w:pPr>
              <w:spacing w:before="0" w:after="0" w:line="240" w:lineRule="auto"/>
              <w:rPr>
                <w:ins w:id="2175" w:author="marpa" w:date="2026-10-25T23:33:28Z"/>
                <w:rFonts w:hint="default" w:ascii="Courier New" w:hAnsi="Courier New" w:eastAsia="Courier New" w:cs="Courier New"/>
                <w:color w:val="000000"/>
                <w:sz w:val="16"/>
                <w:szCs w:val="16"/>
                <w:lang w:val="es-EC"/>
              </w:rPr>
            </w:pPr>
            <w:ins w:id="2176" w:author="marpa" w:date="2026-10-25T23:33:28Z">
              <w:r>
                <w:rPr>
                  <w:rFonts w:hint="default" w:ascii="Courier New" w:hAnsi="Courier New" w:eastAsia="Courier New" w:cs="Courier New"/>
                  <w:color w:val="000000"/>
                  <w:sz w:val="16"/>
                  <w:szCs w:val="16"/>
                  <w:lang w:val="es-EC"/>
                </w:rPr>
                <w:t xml:space="preserve">            .filename(ARCHIVO_ENV)</w:t>
              </w:r>
            </w:ins>
          </w:p>
          <w:p w14:paraId="7F34AC7A">
            <w:pPr>
              <w:spacing w:before="0" w:after="0" w:line="240" w:lineRule="auto"/>
              <w:rPr>
                <w:ins w:id="2177" w:author="marpa" w:date="2026-10-25T23:33:28Z"/>
                <w:rFonts w:hint="default" w:ascii="Courier New" w:hAnsi="Courier New" w:eastAsia="Courier New" w:cs="Courier New"/>
                <w:color w:val="000000"/>
                <w:sz w:val="16"/>
                <w:szCs w:val="16"/>
                <w:lang w:val="es-EC"/>
              </w:rPr>
            </w:pPr>
            <w:ins w:id="2178" w:author="marpa" w:date="2026-10-25T23:33:28Z">
              <w:r>
                <w:rPr>
                  <w:rFonts w:hint="default" w:ascii="Courier New" w:hAnsi="Courier New" w:eastAsia="Courier New" w:cs="Courier New"/>
                  <w:color w:val="000000"/>
                  <w:sz w:val="16"/>
                  <w:szCs w:val="16"/>
                  <w:lang w:val="es-EC"/>
                </w:rPr>
                <w:t xml:space="preserve">            .ignoreIfMissing()</w:t>
              </w:r>
            </w:ins>
          </w:p>
          <w:p w14:paraId="30C55F19">
            <w:pPr>
              <w:spacing w:before="0" w:after="0" w:line="240" w:lineRule="auto"/>
              <w:rPr>
                <w:ins w:id="2179" w:author="marpa" w:date="2026-10-25T23:33:28Z"/>
                <w:rFonts w:hint="default" w:ascii="Courier New" w:hAnsi="Courier New" w:eastAsia="Courier New" w:cs="Courier New"/>
                <w:color w:val="000000"/>
                <w:sz w:val="16"/>
                <w:szCs w:val="16"/>
                <w:lang w:val="es-EC"/>
              </w:rPr>
            </w:pPr>
            <w:ins w:id="2180" w:author="marpa" w:date="2026-10-25T23:33:28Z">
              <w:r>
                <w:rPr>
                  <w:rFonts w:hint="default" w:ascii="Courier New" w:hAnsi="Courier New" w:eastAsia="Courier New" w:cs="Courier New"/>
                  <w:color w:val="000000"/>
                  <w:sz w:val="16"/>
                  <w:szCs w:val="16"/>
                  <w:lang w:val="es-EC"/>
                </w:rPr>
                <w:t xml:space="preserve">            .load();</w:t>
              </w:r>
            </w:ins>
          </w:p>
          <w:p w14:paraId="13C71C79">
            <w:pPr>
              <w:spacing w:before="0" w:after="0" w:line="240" w:lineRule="auto"/>
              <w:rPr>
                <w:ins w:id="2181" w:author="marpa" w:date="2026-10-25T23:33:28Z"/>
                <w:rFonts w:hint="default" w:ascii="Courier New" w:hAnsi="Courier New" w:eastAsia="Courier New" w:cs="Courier New"/>
                <w:color w:val="000000"/>
                <w:sz w:val="16"/>
                <w:szCs w:val="16"/>
                <w:lang w:val="es-EC"/>
              </w:rPr>
            </w:pPr>
          </w:p>
          <w:p w14:paraId="3482EB03">
            <w:pPr>
              <w:spacing w:before="0" w:after="0" w:line="240" w:lineRule="auto"/>
              <w:rPr>
                <w:ins w:id="2182" w:author="marpa" w:date="2026-10-25T23:33:28Z"/>
                <w:rFonts w:hint="default" w:ascii="Courier New" w:hAnsi="Courier New" w:eastAsia="Courier New" w:cs="Courier New"/>
                <w:color w:val="000000"/>
                <w:sz w:val="16"/>
                <w:szCs w:val="16"/>
                <w:lang w:val="es-EC"/>
              </w:rPr>
            </w:pPr>
            <w:ins w:id="2183" w:author="marpa" w:date="2026-10-25T23:33:28Z">
              <w:r>
                <w:rPr>
                  <w:rFonts w:hint="default" w:ascii="Courier New" w:hAnsi="Courier New" w:eastAsia="Courier New" w:cs="Courier New"/>
                  <w:color w:val="000000"/>
                  <w:sz w:val="16"/>
                  <w:szCs w:val="16"/>
                  <w:lang w:val="es-EC"/>
                </w:rPr>
                <w:t xml:space="preserve">    private SoapConfig() { }</w:t>
              </w:r>
            </w:ins>
          </w:p>
          <w:p w14:paraId="07ABD0F1">
            <w:pPr>
              <w:spacing w:before="0" w:after="0" w:line="240" w:lineRule="auto"/>
              <w:rPr>
                <w:ins w:id="2184" w:author="marpa" w:date="2026-10-25T23:33:28Z"/>
                <w:rFonts w:hint="default" w:ascii="Courier New" w:hAnsi="Courier New" w:eastAsia="Courier New" w:cs="Courier New"/>
                <w:color w:val="000000"/>
                <w:sz w:val="16"/>
                <w:szCs w:val="16"/>
                <w:lang w:val="es-EC"/>
              </w:rPr>
            </w:pPr>
          </w:p>
          <w:p w14:paraId="724E4311">
            <w:pPr>
              <w:spacing w:before="0" w:after="0" w:line="240" w:lineRule="auto"/>
              <w:rPr>
                <w:ins w:id="2185" w:author="marpa" w:date="2026-10-25T23:33:28Z"/>
                <w:rFonts w:hint="default" w:ascii="Courier New" w:hAnsi="Courier New" w:eastAsia="Courier New" w:cs="Courier New"/>
                <w:color w:val="000000"/>
                <w:sz w:val="16"/>
                <w:szCs w:val="16"/>
                <w:lang w:val="es-EC"/>
              </w:rPr>
            </w:pPr>
            <w:ins w:id="2186" w:author="marpa" w:date="2026-10-25T23:33:28Z">
              <w:r>
                <w:rPr>
                  <w:rFonts w:hint="default" w:ascii="Courier New" w:hAnsi="Courier New" w:eastAsia="Courier New" w:cs="Courier New"/>
                  <w:color w:val="000000"/>
                  <w:sz w:val="16"/>
                  <w:szCs w:val="16"/>
                  <w:lang w:val="es-EC"/>
                </w:rPr>
                <w:t xml:space="preserve">    private static String ubicarDirectorio() {</w:t>
              </w:r>
            </w:ins>
          </w:p>
          <w:p w14:paraId="614EC601">
            <w:pPr>
              <w:spacing w:before="0" w:after="0" w:line="240" w:lineRule="auto"/>
              <w:rPr>
                <w:ins w:id="2187" w:author="marpa" w:date="2026-10-25T23:33:28Z"/>
                <w:rFonts w:hint="default" w:ascii="Courier New" w:hAnsi="Courier New" w:eastAsia="Courier New" w:cs="Courier New"/>
                <w:color w:val="000000"/>
                <w:sz w:val="16"/>
                <w:szCs w:val="16"/>
                <w:lang w:val="es-EC"/>
              </w:rPr>
            </w:pPr>
            <w:ins w:id="2188" w:author="marpa" w:date="2026-10-25T23:33:28Z">
              <w:r>
                <w:rPr>
                  <w:rFonts w:hint="default" w:ascii="Courier New" w:hAnsi="Courier New" w:eastAsia="Courier New" w:cs="Courier New"/>
                  <w:color w:val="000000"/>
                  <w:sz w:val="16"/>
                  <w:szCs w:val="16"/>
                  <w:lang w:val="es-EC"/>
                </w:rPr>
                <w:t xml:space="preserve">        if (new File(ARCHIVO_ENV).isFile()) return ".";</w:t>
              </w:r>
            </w:ins>
          </w:p>
          <w:p w14:paraId="5C84DC37">
            <w:pPr>
              <w:spacing w:before="0" w:after="0" w:line="240" w:lineRule="auto"/>
              <w:rPr>
                <w:ins w:id="2189" w:author="marpa" w:date="2026-10-25T23:33:28Z"/>
                <w:rFonts w:hint="default" w:ascii="Courier New" w:hAnsi="Courier New" w:eastAsia="Courier New" w:cs="Courier New"/>
                <w:color w:val="000000"/>
                <w:sz w:val="16"/>
                <w:szCs w:val="16"/>
                <w:lang w:val="es-EC"/>
              </w:rPr>
            </w:pPr>
            <w:ins w:id="2190" w:author="marpa" w:date="2026-10-25T23:33:28Z">
              <w:r>
                <w:rPr>
                  <w:rFonts w:hint="default" w:ascii="Courier New" w:hAnsi="Courier New" w:eastAsia="Courier New" w:cs="Courier New"/>
                  <w:color w:val="000000"/>
                  <w:sz w:val="16"/>
                  <w:szCs w:val="16"/>
                  <w:lang w:val="es-EC"/>
                </w:rPr>
                <w:t xml:space="preserve">        try {</w:t>
              </w:r>
            </w:ins>
          </w:p>
          <w:p w14:paraId="1436808E">
            <w:pPr>
              <w:spacing w:before="0" w:after="0" w:line="240" w:lineRule="auto"/>
              <w:rPr>
                <w:ins w:id="2191" w:author="marpa" w:date="2026-10-25T23:33:28Z"/>
                <w:rFonts w:hint="default" w:ascii="Courier New" w:hAnsi="Courier New" w:eastAsia="Courier New" w:cs="Courier New"/>
                <w:color w:val="000000"/>
                <w:sz w:val="16"/>
                <w:szCs w:val="16"/>
                <w:lang w:val="es-EC"/>
              </w:rPr>
            </w:pPr>
            <w:ins w:id="2192" w:author="marpa" w:date="2026-10-25T23:33:28Z">
              <w:r>
                <w:rPr>
                  <w:rFonts w:hint="default" w:ascii="Courier New" w:hAnsi="Courier New" w:eastAsia="Courier New" w:cs="Courier New"/>
                  <w:color w:val="000000"/>
                  <w:sz w:val="16"/>
                  <w:szCs w:val="16"/>
                  <w:lang w:val="es-EC"/>
                </w:rPr>
                <w:t xml:space="preserve">            var recurso = SoapConfig.class.getResource("/" + ARCHIVO_ENV);</w:t>
              </w:r>
            </w:ins>
          </w:p>
          <w:p w14:paraId="4AEF06D6">
            <w:pPr>
              <w:spacing w:before="0" w:after="0" w:line="240" w:lineRule="auto"/>
              <w:rPr>
                <w:ins w:id="2193" w:author="marpa" w:date="2026-10-25T23:33:28Z"/>
                <w:rFonts w:hint="default" w:ascii="Courier New" w:hAnsi="Courier New" w:eastAsia="Courier New" w:cs="Courier New"/>
                <w:color w:val="000000"/>
                <w:sz w:val="16"/>
                <w:szCs w:val="16"/>
                <w:lang w:val="es-EC"/>
              </w:rPr>
            </w:pPr>
            <w:ins w:id="2194" w:author="marpa" w:date="2026-10-25T23:33:28Z">
              <w:r>
                <w:rPr>
                  <w:rFonts w:hint="default" w:ascii="Courier New" w:hAnsi="Courier New" w:eastAsia="Courier New" w:cs="Courier New"/>
                  <w:color w:val="000000"/>
                  <w:sz w:val="16"/>
                  <w:szCs w:val="16"/>
                  <w:lang w:val="es-EC"/>
                </w:rPr>
                <w:t xml:space="preserve">            if (recurso != null &amp;&amp; "file".equalsIgnoreCase(recurso.getProtocol())) {</w:t>
              </w:r>
            </w:ins>
          </w:p>
          <w:p w14:paraId="7D4E6D1C">
            <w:pPr>
              <w:spacing w:before="0" w:after="0" w:line="240" w:lineRule="auto"/>
              <w:rPr>
                <w:ins w:id="2195" w:author="marpa" w:date="2026-10-25T23:33:28Z"/>
                <w:rFonts w:hint="default" w:ascii="Courier New" w:hAnsi="Courier New" w:eastAsia="Courier New" w:cs="Courier New"/>
                <w:color w:val="000000"/>
                <w:sz w:val="16"/>
                <w:szCs w:val="16"/>
                <w:lang w:val="es-EC"/>
              </w:rPr>
            </w:pPr>
            <w:ins w:id="2196" w:author="marpa" w:date="2026-10-25T23:33:28Z">
              <w:r>
                <w:rPr>
                  <w:rFonts w:hint="default" w:ascii="Courier New" w:hAnsi="Courier New" w:eastAsia="Courier New" w:cs="Courier New"/>
                  <w:color w:val="000000"/>
                  <w:sz w:val="16"/>
                  <w:szCs w:val="16"/>
                  <w:lang w:val="es-EC"/>
                </w:rPr>
                <w:t xml:space="preserve">                return new File(recurso.toURI()).getParent();</w:t>
              </w:r>
            </w:ins>
          </w:p>
          <w:p w14:paraId="51FA767C">
            <w:pPr>
              <w:spacing w:before="0" w:after="0" w:line="240" w:lineRule="auto"/>
              <w:rPr>
                <w:ins w:id="2197" w:author="marpa" w:date="2026-10-25T23:33:28Z"/>
                <w:rFonts w:hint="default" w:ascii="Courier New" w:hAnsi="Courier New" w:eastAsia="Courier New" w:cs="Courier New"/>
                <w:color w:val="000000"/>
                <w:sz w:val="16"/>
                <w:szCs w:val="16"/>
                <w:lang w:val="es-EC"/>
              </w:rPr>
            </w:pPr>
            <w:ins w:id="2198" w:author="marpa" w:date="2026-10-25T23:33:28Z">
              <w:r>
                <w:rPr>
                  <w:rFonts w:hint="default" w:ascii="Courier New" w:hAnsi="Courier New" w:eastAsia="Courier New" w:cs="Courier New"/>
                  <w:color w:val="000000"/>
                  <w:sz w:val="16"/>
                  <w:szCs w:val="16"/>
                  <w:lang w:val="es-EC"/>
                </w:rPr>
                <w:t xml:space="preserve">            }</w:t>
              </w:r>
            </w:ins>
          </w:p>
          <w:p w14:paraId="71E4A5A6">
            <w:pPr>
              <w:spacing w:before="0" w:after="0" w:line="240" w:lineRule="auto"/>
              <w:rPr>
                <w:ins w:id="2199" w:author="marpa" w:date="2026-10-25T23:33:28Z"/>
                <w:rFonts w:hint="default" w:ascii="Courier New" w:hAnsi="Courier New" w:eastAsia="Courier New" w:cs="Courier New"/>
                <w:color w:val="000000"/>
                <w:sz w:val="16"/>
                <w:szCs w:val="16"/>
                <w:lang w:val="es-EC"/>
              </w:rPr>
            </w:pPr>
            <w:ins w:id="2200" w:author="marpa" w:date="2026-10-25T23:33:28Z">
              <w:r>
                <w:rPr>
                  <w:rFonts w:hint="default" w:ascii="Courier New" w:hAnsi="Courier New" w:eastAsia="Courier New" w:cs="Courier New"/>
                  <w:color w:val="000000"/>
                  <w:sz w:val="16"/>
                  <w:szCs w:val="16"/>
                  <w:lang w:val="es-EC"/>
                </w:rPr>
                <w:t xml:space="preserve">        } catch (URISyntaxException ignored) {</w:t>
              </w:r>
            </w:ins>
          </w:p>
          <w:p w14:paraId="18821C8E">
            <w:pPr>
              <w:spacing w:before="0" w:after="0" w:line="240" w:lineRule="auto"/>
              <w:rPr>
                <w:ins w:id="2201" w:author="marpa" w:date="2026-10-25T23:33:28Z"/>
                <w:rFonts w:hint="default" w:ascii="Courier New" w:hAnsi="Courier New" w:eastAsia="Courier New" w:cs="Courier New"/>
                <w:color w:val="000000"/>
                <w:sz w:val="16"/>
                <w:szCs w:val="16"/>
                <w:lang w:val="es-EC"/>
              </w:rPr>
            </w:pPr>
            <w:ins w:id="2202" w:author="marpa" w:date="2026-10-25T23:33:28Z">
              <w:r>
                <w:rPr>
                  <w:rFonts w:hint="default" w:ascii="Courier New" w:hAnsi="Courier New" w:eastAsia="Courier New" w:cs="Courier New"/>
                  <w:color w:val="000000"/>
                  <w:sz w:val="16"/>
                  <w:szCs w:val="16"/>
                  <w:lang w:val="es-EC"/>
                </w:rPr>
                <w:t xml:space="preserve">            // Se probará el archivo de desarrollo a continuación.</w:t>
              </w:r>
            </w:ins>
          </w:p>
          <w:p w14:paraId="1320A043">
            <w:pPr>
              <w:spacing w:before="0" w:after="0" w:line="240" w:lineRule="auto"/>
              <w:rPr>
                <w:ins w:id="2203" w:author="marpa" w:date="2026-10-25T23:33:28Z"/>
                <w:rFonts w:hint="default" w:ascii="Courier New" w:hAnsi="Courier New" w:eastAsia="Courier New" w:cs="Courier New"/>
                <w:color w:val="000000"/>
                <w:sz w:val="16"/>
                <w:szCs w:val="16"/>
                <w:lang w:val="es-EC"/>
              </w:rPr>
            </w:pPr>
            <w:ins w:id="2204" w:author="marpa" w:date="2026-10-25T23:33:28Z">
              <w:r>
                <w:rPr>
                  <w:rFonts w:hint="default" w:ascii="Courier New" w:hAnsi="Courier New" w:eastAsia="Courier New" w:cs="Courier New"/>
                  <w:color w:val="000000"/>
                  <w:sz w:val="16"/>
                  <w:szCs w:val="16"/>
                  <w:lang w:val="es-EC"/>
                </w:rPr>
                <w:t xml:space="preserve">        }</w:t>
              </w:r>
            </w:ins>
          </w:p>
          <w:p w14:paraId="540A9F68">
            <w:pPr>
              <w:spacing w:before="0" w:after="0" w:line="240" w:lineRule="auto"/>
              <w:rPr>
                <w:ins w:id="2205" w:author="marpa" w:date="2026-10-25T23:33:28Z"/>
                <w:rFonts w:hint="default" w:ascii="Courier New" w:hAnsi="Courier New" w:eastAsia="Courier New" w:cs="Courier New"/>
                <w:color w:val="000000"/>
                <w:sz w:val="16"/>
                <w:szCs w:val="16"/>
                <w:lang w:val="es-EC"/>
              </w:rPr>
            </w:pPr>
            <w:ins w:id="2206" w:author="marpa" w:date="2026-10-25T23:33:28Z">
              <w:r>
                <w:rPr>
                  <w:rFonts w:hint="default" w:ascii="Courier New" w:hAnsi="Courier New" w:eastAsia="Courier New" w:cs="Courier New"/>
                  <w:color w:val="000000"/>
                  <w:sz w:val="16"/>
                  <w:szCs w:val="16"/>
                  <w:lang w:val="es-EC"/>
                </w:rPr>
                <w:t xml:space="preserve">        File desarrollo = new File("src/main/recursos", ARCHIVO_ENV);</w:t>
              </w:r>
            </w:ins>
          </w:p>
          <w:p w14:paraId="7C6A7EA6">
            <w:pPr>
              <w:spacing w:before="0" w:after="0" w:line="240" w:lineRule="auto"/>
              <w:rPr>
                <w:ins w:id="2207" w:author="marpa" w:date="2026-10-25T23:33:28Z"/>
                <w:rFonts w:hint="default" w:ascii="Courier New" w:hAnsi="Courier New" w:eastAsia="Courier New" w:cs="Courier New"/>
                <w:color w:val="000000"/>
                <w:sz w:val="16"/>
                <w:szCs w:val="16"/>
                <w:lang w:val="es-EC"/>
              </w:rPr>
            </w:pPr>
            <w:ins w:id="2208" w:author="marpa" w:date="2026-10-25T23:33:28Z">
              <w:r>
                <w:rPr>
                  <w:rFonts w:hint="default" w:ascii="Courier New" w:hAnsi="Courier New" w:eastAsia="Courier New" w:cs="Courier New"/>
                  <w:color w:val="000000"/>
                  <w:sz w:val="16"/>
                  <w:szCs w:val="16"/>
                  <w:lang w:val="es-EC"/>
                </w:rPr>
                <w:t xml:space="preserve">        return desarrollo.isFile() ? desarrollo.getParent() : ".";</w:t>
              </w:r>
            </w:ins>
          </w:p>
          <w:p w14:paraId="36902572">
            <w:pPr>
              <w:spacing w:before="0" w:after="0" w:line="240" w:lineRule="auto"/>
              <w:rPr>
                <w:ins w:id="2209" w:author="marpa" w:date="2026-10-25T23:33:28Z"/>
                <w:rFonts w:hint="default" w:ascii="Courier New" w:hAnsi="Courier New" w:eastAsia="Courier New" w:cs="Courier New"/>
                <w:color w:val="000000"/>
                <w:sz w:val="16"/>
                <w:szCs w:val="16"/>
                <w:lang w:val="es-EC"/>
              </w:rPr>
            </w:pPr>
            <w:ins w:id="2210" w:author="marpa" w:date="2026-10-25T23:33:28Z">
              <w:r>
                <w:rPr>
                  <w:rFonts w:hint="default" w:ascii="Courier New" w:hAnsi="Courier New" w:eastAsia="Courier New" w:cs="Courier New"/>
                  <w:color w:val="000000"/>
                  <w:sz w:val="16"/>
                  <w:szCs w:val="16"/>
                  <w:lang w:val="es-EC"/>
                </w:rPr>
                <w:t xml:space="preserve">    }</w:t>
              </w:r>
            </w:ins>
          </w:p>
          <w:p w14:paraId="3EE7ADE4">
            <w:pPr>
              <w:spacing w:before="0" w:after="0" w:line="240" w:lineRule="auto"/>
              <w:rPr>
                <w:ins w:id="2211" w:author="marpa" w:date="2026-10-25T23:33:28Z"/>
                <w:rFonts w:hint="default" w:ascii="Courier New" w:hAnsi="Courier New" w:eastAsia="Courier New" w:cs="Courier New"/>
                <w:color w:val="000000"/>
                <w:sz w:val="16"/>
                <w:szCs w:val="16"/>
                <w:lang w:val="es-EC"/>
              </w:rPr>
            </w:pPr>
          </w:p>
          <w:p w14:paraId="3A0025A6">
            <w:pPr>
              <w:spacing w:before="0" w:after="0" w:line="240" w:lineRule="auto"/>
              <w:rPr>
                <w:ins w:id="2212" w:author="marpa" w:date="2026-10-25T23:33:28Z"/>
                <w:rFonts w:hint="default" w:ascii="Courier New" w:hAnsi="Courier New" w:eastAsia="Courier New" w:cs="Courier New"/>
                <w:color w:val="000000"/>
                <w:sz w:val="16"/>
                <w:szCs w:val="16"/>
                <w:lang w:val="es-EC"/>
              </w:rPr>
            </w:pPr>
            <w:ins w:id="2213" w:author="marpa" w:date="2026-10-25T23:33:28Z">
              <w:r>
                <w:rPr>
                  <w:rFonts w:hint="default" w:ascii="Courier New" w:hAnsi="Courier New" w:eastAsia="Courier New" w:cs="Courier New"/>
                  <w:color w:val="000000"/>
                  <w:sz w:val="16"/>
                  <w:szCs w:val="16"/>
                  <w:lang w:val="es-EC"/>
                </w:rPr>
                <w:t xml:space="preserve">    private static String requerido(String clave) {</w:t>
              </w:r>
            </w:ins>
          </w:p>
          <w:p w14:paraId="3272AE8D">
            <w:pPr>
              <w:spacing w:before="0" w:after="0" w:line="240" w:lineRule="auto"/>
              <w:rPr>
                <w:ins w:id="2214" w:author="marpa" w:date="2026-10-25T23:33:28Z"/>
                <w:rFonts w:hint="default" w:ascii="Courier New" w:hAnsi="Courier New" w:eastAsia="Courier New" w:cs="Courier New"/>
                <w:color w:val="000000"/>
                <w:sz w:val="16"/>
                <w:szCs w:val="16"/>
                <w:lang w:val="es-EC"/>
              </w:rPr>
            </w:pPr>
            <w:ins w:id="2215" w:author="marpa" w:date="2026-10-25T23:33:28Z">
              <w:r>
                <w:rPr>
                  <w:rFonts w:hint="default" w:ascii="Courier New" w:hAnsi="Courier New" w:eastAsia="Courier New" w:cs="Courier New"/>
                  <w:color w:val="000000"/>
                  <w:sz w:val="16"/>
                  <w:szCs w:val="16"/>
                  <w:lang w:val="es-EC"/>
                </w:rPr>
                <w:t xml:space="preserve">        String valor = ENV.get(clave);</w:t>
              </w:r>
            </w:ins>
          </w:p>
          <w:p w14:paraId="6300F556">
            <w:pPr>
              <w:spacing w:before="0" w:after="0" w:line="240" w:lineRule="auto"/>
              <w:rPr>
                <w:ins w:id="2216" w:author="marpa" w:date="2026-10-25T23:33:28Z"/>
                <w:rFonts w:hint="default" w:ascii="Courier New" w:hAnsi="Courier New" w:eastAsia="Courier New" w:cs="Courier New"/>
                <w:color w:val="000000"/>
                <w:sz w:val="16"/>
                <w:szCs w:val="16"/>
                <w:lang w:val="es-EC"/>
              </w:rPr>
            </w:pPr>
            <w:ins w:id="2217" w:author="marpa" w:date="2026-10-25T23:33:28Z">
              <w:r>
                <w:rPr>
                  <w:rFonts w:hint="default" w:ascii="Courier New" w:hAnsi="Courier New" w:eastAsia="Courier New" w:cs="Courier New"/>
                  <w:color w:val="000000"/>
                  <w:sz w:val="16"/>
                  <w:szCs w:val="16"/>
                  <w:lang w:val="es-EC"/>
                </w:rPr>
                <w:t xml:space="preserve">        if (valor == null || valor.isBlank()) {</w:t>
              </w:r>
            </w:ins>
          </w:p>
          <w:p w14:paraId="63952E1C">
            <w:pPr>
              <w:spacing w:before="0" w:after="0" w:line="240" w:lineRule="auto"/>
              <w:rPr>
                <w:ins w:id="2218" w:author="marpa" w:date="2026-10-25T23:33:28Z"/>
                <w:rFonts w:hint="default" w:ascii="Courier New" w:hAnsi="Courier New" w:eastAsia="Courier New" w:cs="Courier New"/>
                <w:color w:val="000000"/>
                <w:sz w:val="16"/>
                <w:szCs w:val="16"/>
                <w:lang w:val="es-EC"/>
              </w:rPr>
            </w:pPr>
            <w:ins w:id="2219" w:author="marpa" w:date="2026-10-25T23:33:28Z">
              <w:r>
                <w:rPr>
                  <w:rFonts w:hint="default" w:ascii="Courier New" w:hAnsi="Courier New" w:eastAsia="Courier New" w:cs="Courier New"/>
                  <w:color w:val="000000"/>
                  <w:sz w:val="16"/>
                  <w:szCs w:val="16"/>
                  <w:lang w:val="es-EC"/>
                </w:rPr>
                <w:t xml:space="preserve">            throw new IllegalStateException("Falta la variable '" + clave + "' en " + ARCHIVO_ENV);</w:t>
              </w:r>
            </w:ins>
          </w:p>
          <w:p w14:paraId="2D6493C7">
            <w:pPr>
              <w:spacing w:before="0" w:after="0" w:line="240" w:lineRule="auto"/>
              <w:rPr>
                <w:ins w:id="2220" w:author="marpa" w:date="2026-10-25T23:33:28Z"/>
                <w:rFonts w:hint="default" w:ascii="Courier New" w:hAnsi="Courier New" w:eastAsia="Courier New" w:cs="Courier New"/>
                <w:color w:val="000000"/>
                <w:sz w:val="16"/>
                <w:szCs w:val="16"/>
                <w:lang w:val="es-EC"/>
              </w:rPr>
            </w:pPr>
            <w:ins w:id="2221" w:author="marpa" w:date="2026-10-25T23:33:28Z">
              <w:r>
                <w:rPr>
                  <w:rFonts w:hint="default" w:ascii="Courier New" w:hAnsi="Courier New" w:eastAsia="Courier New" w:cs="Courier New"/>
                  <w:color w:val="000000"/>
                  <w:sz w:val="16"/>
                  <w:szCs w:val="16"/>
                  <w:lang w:val="es-EC"/>
                </w:rPr>
                <w:t xml:space="preserve">        }</w:t>
              </w:r>
            </w:ins>
          </w:p>
          <w:p w14:paraId="764772A1">
            <w:pPr>
              <w:spacing w:before="0" w:after="0" w:line="240" w:lineRule="auto"/>
              <w:rPr>
                <w:ins w:id="2222" w:author="marpa" w:date="2026-10-25T23:33:28Z"/>
                <w:rFonts w:hint="default" w:ascii="Courier New" w:hAnsi="Courier New" w:eastAsia="Courier New" w:cs="Courier New"/>
                <w:color w:val="000000"/>
                <w:sz w:val="16"/>
                <w:szCs w:val="16"/>
                <w:lang w:val="es-EC"/>
              </w:rPr>
            </w:pPr>
            <w:ins w:id="2223" w:author="marpa" w:date="2026-10-25T23:33:28Z">
              <w:r>
                <w:rPr>
                  <w:rFonts w:hint="default" w:ascii="Courier New" w:hAnsi="Courier New" w:eastAsia="Courier New" w:cs="Courier New"/>
                  <w:color w:val="000000"/>
                  <w:sz w:val="16"/>
                  <w:szCs w:val="16"/>
                  <w:lang w:val="es-EC"/>
                </w:rPr>
                <w:t xml:space="preserve">        return valor;</w:t>
              </w:r>
            </w:ins>
          </w:p>
          <w:p w14:paraId="1CAEC810">
            <w:pPr>
              <w:spacing w:before="0" w:after="0" w:line="240" w:lineRule="auto"/>
              <w:rPr>
                <w:ins w:id="2224" w:author="marpa" w:date="2026-10-25T23:33:28Z"/>
                <w:rFonts w:hint="default" w:ascii="Courier New" w:hAnsi="Courier New" w:eastAsia="Courier New" w:cs="Courier New"/>
                <w:color w:val="000000"/>
                <w:sz w:val="16"/>
                <w:szCs w:val="16"/>
                <w:lang w:val="es-EC"/>
              </w:rPr>
            </w:pPr>
            <w:ins w:id="2225" w:author="marpa" w:date="2026-10-25T23:33:28Z">
              <w:r>
                <w:rPr>
                  <w:rFonts w:hint="default" w:ascii="Courier New" w:hAnsi="Courier New" w:eastAsia="Courier New" w:cs="Courier New"/>
                  <w:color w:val="000000"/>
                  <w:sz w:val="16"/>
                  <w:szCs w:val="16"/>
                  <w:lang w:val="es-EC"/>
                </w:rPr>
                <w:t xml:space="preserve">    }</w:t>
              </w:r>
            </w:ins>
          </w:p>
          <w:p w14:paraId="58175675">
            <w:pPr>
              <w:spacing w:before="0" w:after="0" w:line="240" w:lineRule="auto"/>
              <w:rPr>
                <w:ins w:id="2226" w:author="marpa" w:date="2026-10-25T23:33:28Z"/>
                <w:rFonts w:hint="default" w:ascii="Courier New" w:hAnsi="Courier New" w:eastAsia="Courier New" w:cs="Courier New"/>
                <w:color w:val="000000"/>
                <w:sz w:val="16"/>
                <w:szCs w:val="16"/>
                <w:lang w:val="es-EC"/>
              </w:rPr>
            </w:pPr>
          </w:p>
          <w:p w14:paraId="5A5282CB">
            <w:pPr>
              <w:spacing w:before="0" w:after="0" w:line="240" w:lineRule="auto"/>
              <w:rPr>
                <w:ins w:id="2227" w:author="marpa" w:date="2026-10-25T23:33:28Z"/>
                <w:rFonts w:hint="default" w:ascii="Courier New" w:hAnsi="Courier New" w:eastAsia="Courier New" w:cs="Courier New"/>
                <w:color w:val="000000"/>
                <w:sz w:val="16"/>
                <w:szCs w:val="16"/>
                <w:lang w:val="es-EC"/>
              </w:rPr>
            </w:pPr>
            <w:ins w:id="2228" w:author="marpa" w:date="2026-10-25T23:33:28Z">
              <w:r>
                <w:rPr>
                  <w:rFonts w:hint="default" w:ascii="Courier New" w:hAnsi="Courier New" w:eastAsia="Courier New" w:cs="Courier New"/>
                  <w:color w:val="000000"/>
                  <w:sz w:val="16"/>
                  <w:szCs w:val="16"/>
                  <w:lang w:val="es-EC"/>
                </w:rPr>
                <w:t xml:space="preserve">    public static String endpoint() { return requerido("SOAP_ENDPOINT"); }</w:t>
              </w:r>
            </w:ins>
          </w:p>
          <w:p w14:paraId="08E665A0">
            <w:pPr>
              <w:spacing w:before="0" w:after="0" w:line="240" w:lineRule="auto"/>
              <w:rPr>
                <w:ins w:id="2229" w:author="marpa" w:date="2026-10-25T23:33:28Z"/>
                <w:rFonts w:hint="default" w:ascii="Courier New" w:hAnsi="Courier New" w:eastAsia="Courier New" w:cs="Courier New"/>
                <w:color w:val="000000"/>
                <w:sz w:val="16"/>
                <w:szCs w:val="16"/>
                <w:lang w:val="es-EC"/>
              </w:rPr>
            </w:pPr>
            <w:ins w:id="2230" w:author="marpa" w:date="2026-10-25T23:33:28Z">
              <w:r>
                <w:rPr>
                  <w:rFonts w:hint="default" w:ascii="Courier New" w:hAnsi="Courier New" w:eastAsia="Courier New" w:cs="Courier New"/>
                  <w:color w:val="000000"/>
                  <w:sz w:val="16"/>
                  <w:szCs w:val="16"/>
                  <w:lang w:val="es-EC"/>
                </w:rPr>
                <w:t xml:space="preserve">    public static String targetNamespace() { return requerido("SOAP_TARGET_NAMESPACE"); }</w:t>
              </w:r>
            </w:ins>
          </w:p>
          <w:p w14:paraId="5FF0D419">
            <w:pPr>
              <w:spacing w:before="0" w:after="0" w:line="240" w:lineRule="auto"/>
              <w:rPr>
                <w:ins w:id="2231" w:author="marpa" w:date="2026-10-25T23:33:28Z"/>
                <w:rFonts w:hint="default" w:ascii="Courier New" w:hAnsi="Courier New" w:eastAsia="Courier New" w:cs="Courier New"/>
                <w:color w:val="000000"/>
                <w:sz w:val="16"/>
                <w:szCs w:val="16"/>
                <w:lang w:val="es-EC"/>
              </w:rPr>
            </w:pPr>
          </w:p>
          <w:p w14:paraId="3A96B0E6">
            <w:pPr>
              <w:spacing w:before="0" w:after="0" w:line="240" w:lineRule="auto"/>
              <w:rPr>
                <w:ins w:id="2232" w:author="marpa" w:date="2026-10-25T23:33:28Z"/>
                <w:rFonts w:hint="default" w:ascii="Courier New" w:hAnsi="Courier New" w:eastAsia="Courier New" w:cs="Courier New"/>
                <w:color w:val="000000"/>
                <w:sz w:val="16"/>
                <w:szCs w:val="16"/>
                <w:lang w:val="es-EC"/>
              </w:rPr>
            </w:pPr>
            <w:ins w:id="2233" w:author="marpa" w:date="2026-10-25T23:33:28Z">
              <w:r>
                <w:rPr>
                  <w:rFonts w:hint="default" w:ascii="Courier New" w:hAnsi="Courier New" w:eastAsia="Courier New" w:cs="Courier New"/>
                  <w:color w:val="000000"/>
                  <w:sz w:val="16"/>
                  <w:szCs w:val="16"/>
                  <w:lang w:val="es-EC"/>
                </w:rPr>
                <w:t xml:space="preserve">    public static URL wsdl() {</w:t>
              </w:r>
            </w:ins>
          </w:p>
          <w:p w14:paraId="7F91B962">
            <w:pPr>
              <w:spacing w:before="0" w:after="0" w:line="240" w:lineRule="auto"/>
              <w:rPr>
                <w:ins w:id="2234" w:author="marpa" w:date="2026-10-25T23:33:28Z"/>
                <w:rFonts w:hint="default" w:ascii="Courier New" w:hAnsi="Courier New" w:eastAsia="Courier New" w:cs="Courier New"/>
                <w:color w:val="000000"/>
                <w:sz w:val="16"/>
                <w:szCs w:val="16"/>
                <w:lang w:val="es-EC"/>
              </w:rPr>
            </w:pPr>
            <w:ins w:id="2235" w:author="marpa" w:date="2026-10-25T23:33:28Z">
              <w:r>
                <w:rPr>
                  <w:rFonts w:hint="default" w:ascii="Courier New" w:hAnsi="Courier New" w:eastAsia="Courier New" w:cs="Courier New"/>
                  <w:color w:val="000000"/>
                  <w:sz w:val="16"/>
                  <w:szCs w:val="16"/>
                  <w:lang w:val="es-EC"/>
                </w:rPr>
                <w:t xml:space="preserve">        try {</w:t>
              </w:r>
            </w:ins>
          </w:p>
          <w:p w14:paraId="5BAF6A0F">
            <w:pPr>
              <w:spacing w:before="0" w:after="0" w:line="240" w:lineRule="auto"/>
              <w:rPr>
                <w:ins w:id="2236" w:author="marpa" w:date="2026-10-25T23:33:28Z"/>
                <w:rFonts w:hint="default" w:ascii="Courier New" w:hAnsi="Courier New" w:eastAsia="Courier New" w:cs="Courier New"/>
                <w:color w:val="000000"/>
                <w:sz w:val="16"/>
                <w:szCs w:val="16"/>
                <w:lang w:val="es-EC"/>
              </w:rPr>
            </w:pPr>
            <w:ins w:id="2237" w:author="marpa" w:date="2026-10-25T23:33:28Z">
              <w:r>
                <w:rPr>
                  <w:rFonts w:hint="default" w:ascii="Courier New" w:hAnsi="Courier New" w:eastAsia="Courier New" w:cs="Courier New"/>
                  <w:color w:val="000000"/>
                  <w:sz w:val="16"/>
                  <w:szCs w:val="16"/>
                  <w:lang w:val="es-EC"/>
                </w:rPr>
                <w:t xml:space="preserve">            return new URL(requerido("SOAP_WSDL"));</w:t>
              </w:r>
            </w:ins>
          </w:p>
          <w:p w14:paraId="7012BACC">
            <w:pPr>
              <w:spacing w:before="0" w:after="0" w:line="240" w:lineRule="auto"/>
              <w:rPr>
                <w:ins w:id="2238" w:author="marpa" w:date="2026-10-25T23:33:28Z"/>
                <w:rFonts w:hint="default" w:ascii="Courier New" w:hAnsi="Courier New" w:eastAsia="Courier New" w:cs="Courier New"/>
                <w:color w:val="000000"/>
                <w:sz w:val="16"/>
                <w:szCs w:val="16"/>
                <w:lang w:val="es-EC"/>
              </w:rPr>
            </w:pPr>
            <w:ins w:id="2239" w:author="marpa" w:date="2026-10-25T23:33:28Z">
              <w:r>
                <w:rPr>
                  <w:rFonts w:hint="default" w:ascii="Courier New" w:hAnsi="Courier New" w:eastAsia="Courier New" w:cs="Courier New"/>
                  <w:color w:val="000000"/>
                  <w:sz w:val="16"/>
                  <w:szCs w:val="16"/>
                  <w:lang w:val="es-EC"/>
                </w:rPr>
                <w:t xml:space="preserve">        } catch (MalformedURLException ex) {</w:t>
              </w:r>
            </w:ins>
          </w:p>
          <w:p w14:paraId="3232B4C3">
            <w:pPr>
              <w:spacing w:before="0" w:after="0" w:line="240" w:lineRule="auto"/>
              <w:rPr>
                <w:ins w:id="2240" w:author="marpa" w:date="2026-10-25T23:33:28Z"/>
                <w:rFonts w:hint="default" w:ascii="Courier New" w:hAnsi="Courier New" w:eastAsia="Courier New" w:cs="Courier New"/>
                <w:color w:val="000000"/>
                <w:sz w:val="16"/>
                <w:szCs w:val="16"/>
                <w:lang w:val="es-EC"/>
              </w:rPr>
            </w:pPr>
            <w:ins w:id="2241" w:author="marpa" w:date="2026-10-25T23:33:28Z">
              <w:r>
                <w:rPr>
                  <w:rFonts w:hint="default" w:ascii="Courier New" w:hAnsi="Courier New" w:eastAsia="Courier New" w:cs="Courier New"/>
                  <w:color w:val="000000"/>
                  <w:sz w:val="16"/>
                  <w:szCs w:val="16"/>
                  <w:lang w:val="es-EC"/>
                </w:rPr>
                <w:t xml:space="preserve">            throw new IllegalStateException("SOAP_WSDL no contiene una URL válida", ex);</w:t>
              </w:r>
            </w:ins>
          </w:p>
          <w:p w14:paraId="2915CBD7">
            <w:pPr>
              <w:spacing w:before="0" w:after="0" w:line="240" w:lineRule="auto"/>
              <w:rPr>
                <w:ins w:id="2242" w:author="marpa" w:date="2026-10-25T23:33:28Z"/>
                <w:rFonts w:hint="default" w:ascii="Courier New" w:hAnsi="Courier New" w:eastAsia="Courier New" w:cs="Courier New"/>
                <w:color w:val="000000"/>
                <w:sz w:val="16"/>
                <w:szCs w:val="16"/>
                <w:lang w:val="es-EC"/>
              </w:rPr>
            </w:pPr>
            <w:ins w:id="2243" w:author="marpa" w:date="2026-10-25T23:33:28Z">
              <w:r>
                <w:rPr>
                  <w:rFonts w:hint="default" w:ascii="Courier New" w:hAnsi="Courier New" w:eastAsia="Courier New" w:cs="Courier New"/>
                  <w:color w:val="000000"/>
                  <w:sz w:val="16"/>
                  <w:szCs w:val="16"/>
                  <w:lang w:val="es-EC"/>
                </w:rPr>
                <w:t xml:space="preserve">        }</w:t>
              </w:r>
            </w:ins>
          </w:p>
          <w:p w14:paraId="5078AD43">
            <w:pPr>
              <w:spacing w:before="0" w:after="0" w:line="240" w:lineRule="auto"/>
              <w:rPr>
                <w:ins w:id="2244" w:author="marpa" w:date="2026-10-25T23:33:28Z"/>
                <w:rFonts w:hint="default" w:ascii="Courier New" w:hAnsi="Courier New" w:eastAsia="Courier New" w:cs="Courier New"/>
                <w:color w:val="000000"/>
                <w:sz w:val="16"/>
                <w:szCs w:val="16"/>
                <w:lang w:val="es-EC"/>
              </w:rPr>
            </w:pPr>
            <w:ins w:id="2245" w:author="marpa" w:date="2026-10-25T23:33:28Z">
              <w:r>
                <w:rPr>
                  <w:rFonts w:hint="default" w:ascii="Courier New" w:hAnsi="Courier New" w:eastAsia="Courier New" w:cs="Courier New"/>
                  <w:color w:val="000000"/>
                  <w:sz w:val="16"/>
                  <w:szCs w:val="16"/>
                  <w:lang w:val="es-EC"/>
                </w:rPr>
                <w:t xml:space="preserve">    }</w:t>
              </w:r>
            </w:ins>
          </w:p>
          <w:p w14:paraId="6B6E998E">
            <w:pPr>
              <w:spacing w:before="0" w:after="0" w:line="240" w:lineRule="auto"/>
              <w:rPr>
                <w:ins w:id="2246" w:author="marpa" w:date="2026-10-25T23:33:28Z"/>
                <w:rFonts w:hint="default" w:ascii="Courier New" w:hAnsi="Courier New" w:eastAsia="Courier New" w:cs="Courier New"/>
                <w:color w:val="000000"/>
                <w:sz w:val="16"/>
                <w:szCs w:val="16"/>
                <w:lang w:val="es-EC"/>
              </w:rPr>
            </w:pPr>
          </w:p>
          <w:p w14:paraId="59B99152">
            <w:pPr>
              <w:spacing w:before="0" w:after="0" w:line="240" w:lineRule="auto"/>
              <w:rPr>
                <w:ins w:id="2247" w:author="marpa" w:date="2026-10-25T23:33:28Z"/>
                <w:rFonts w:hint="default" w:ascii="Courier New" w:hAnsi="Courier New" w:eastAsia="Courier New" w:cs="Courier New"/>
                <w:color w:val="000000"/>
                <w:sz w:val="16"/>
                <w:szCs w:val="16"/>
                <w:lang w:val="es-EC"/>
              </w:rPr>
            </w:pPr>
            <w:ins w:id="2248" w:author="marpa" w:date="2026-10-25T23:33:28Z">
              <w:r>
                <w:rPr>
                  <w:rFonts w:hint="default" w:ascii="Courier New" w:hAnsi="Courier New" w:eastAsia="Courier New" w:cs="Courier New"/>
                  <w:color w:val="000000"/>
                  <w:sz w:val="16"/>
                  <w:szCs w:val="16"/>
                  <w:lang w:val="es-EC"/>
                </w:rPr>
                <w:t xml:space="preserve">    public static int connectTimeout() { return entero("SOAP_CONNECT_TIMEOUT"); }</w:t>
              </w:r>
            </w:ins>
          </w:p>
          <w:p w14:paraId="7BE6CD2B">
            <w:pPr>
              <w:spacing w:before="0" w:after="0" w:line="240" w:lineRule="auto"/>
              <w:rPr>
                <w:ins w:id="2249" w:author="marpa" w:date="2026-10-25T23:33:28Z"/>
                <w:rFonts w:hint="default" w:ascii="Courier New" w:hAnsi="Courier New" w:eastAsia="Courier New" w:cs="Courier New"/>
                <w:color w:val="000000"/>
                <w:sz w:val="16"/>
                <w:szCs w:val="16"/>
                <w:lang w:val="es-EC"/>
              </w:rPr>
            </w:pPr>
            <w:ins w:id="2250" w:author="marpa" w:date="2026-10-25T23:33:28Z">
              <w:r>
                <w:rPr>
                  <w:rFonts w:hint="default" w:ascii="Courier New" w:hAnsi="Courier New" w:eastAsia="Courier New" w:cs="Courier New"/>
                  <w:color w:val="000000"/>
                  <w:sz w:val="16"/>
                  <w:szCs w:val="16"/>
                  <w:lang w:val="es-EC"/>
                </w:rPr>
                <w:t xml:space="preserve">    public static int readTimeout() { return entero("SOAP_READ_TIMEOUT"); }</w:t>
              </w:r>
            </w:ins>
          </w:p>
          <w:p w14:paraId="533D919E">
            <w:pPr>
              <w:spacing w:before="0" w:after="0" w:line="240" w:lineRule="auto"/>
              <w:rPr>
                <w:ins w:id="2251" w:author="marpa" w:date="2026-10-25T23:33:28Z"/>
                <w:rFonts w:hint="default" w:ascii="Courier New" w:hAnsi="Courier New" w:eastAsia="Courier New" w:cs="Courier New"/>
                <w:color w:val="000000"/>
                <w:sz w:val="16"/>
                <w:szCs w:val="16"/>
                <w:lang w:val="es-EC"/>
              </w:rPr>
            </w:pPr>
            <w:ins w:id="2252" w:author="marpa" w:date="2026-10-25T23:33:28Z">
              <w:r>
                <w:rPr>
                  <w:rFonts w:hint="default" w:ascii="Courier New" w:hAnsi="Courier New" w:eastAsia="Courier New" w:cs="Courier New"/>
                  <w:color w:val="000000"/>
                  <w:sz w:val="16"/>
                  <w:szCs w:val="16"/>
                  <w:lang w:val="es-EC"/>
                </w:rPr>
                <w:t xml:space="preserve">    public static boolean insecureTls() { return Boolean.parseBoolean(ENV.get("SOAP_INSECURE_TLS", "false")); }</w:t>
              </w:r>
            </w:ins>
          </w:p>
          <w:p w14:paraId="010AC97C">
            <w:pPr>
              <w:spacing w:before="0" w:after="0" w:line="240" w:lineRule="auto"/>
              <w:rPr>
                <w:ins w:id="2253" w:author="marpa" w:date="2026-10-25T23:33:28Z"/>
                <w:rFonts w:hint="default" w:ascii="Courier New" w:hAnsi="Courier New" w:eastAsia="Courier New" w:cs="Courier New"/>
                <w:color w:val="000000"/>
                <w:sz w:val="16"/>
                <w:szCs w:val="16"/>
                <w:lang w:val="es-EC"/>
              </w:rPr>
            </w:pPr>
          </w:p>
          <w:p w14:paraId="549C6B80">
            <w:pPr>
              <w:spacing w:before="0" w:after="0" w:line="240" w:lineRule="auto"/>
              <w:rPr>
                <w:ins w:id="2254" w:author="marpa" w:date="2026-10-25T23:33:28Z"/>
                <w:rFonts w:hint="default" w:ascii="Courier New" w:hAnsi="Courier New" w:eastAsia="Courier New" w:cs="Courier New"/>
                <w:color w:val="000000"/>
                <w:sz w:val="16"/>
                <w:szCs w:val="16"/>
                <w:lang w:val="es-EC"/>
              </w:rPr>
            </w:pPr>
            <w:ins w:id="2255" w:author="marpa" w:date="2026-10-25T23:33:28Z">
              <w:r>
                <w:rPr>
                  <w:rFonts w:hint="default" w:ascii="Courier New" w:hAnsi="Courier New" w:eastAsia="Courier New" w:cs="Courier New"/>
                  <w:color w:val="000000"/>
                  <w:sz w:val="16"/>
                  <w:szCs w:val="16"/>
                  <w:lang w:val="es-EC"/>
                </w:rPr>
                <w:t xml:space="preserve">    private static int entero(String clave) {</w:t>
              </w:r>
            </w:ins>
          </w:p>
          <w:p w14:paraId="50C48178">
            <w:pPr>
              <w:spacing w:before="0" w:after="0" w:line="240" w:lineRule="auto"/>
              <w:rPr>
                <w:ins w:id="2256" w:author="marpa" w:date="2026-10-25T23:33:28Z"/>
                <w:rFonts w:hint="default" w:ascii="Courier New" w:hAnsi="Courier New" w:eastAsia="Courier New" w:cs="Courier New"/>
                <w:color w:val="000000"/>
                <w:sz w:val="16"/>
                <w:szCs w:val="16"/>
                <w:lang w:val="es-EC"/>
              </w:rPr>
            </w:pPr>
            <w:ins w:id="2257" w:author="marpa" w:date="2026-10-25T23:33:28Z">
              <w:r>
                <w:rPr>
                  <w:rFonts w:hint="default" w:ascii="Courier New" w:hAnsi="Courier New" w:eastAsia="Courier New" w:cs="Courier New"/>
                  <w:color w:val="000000"/>
                  <w:sz w:val="16"/>
                  <w:szCs w:val="16"/>
                  <w:lang w:val="es-EC"/>
                </w:rPr>
                <w:t xml:space="preserve">        try {</w:t>
              </w:r>
            </w:ins>
          </w:p>
          <w:p w14:paraId="12D71486">
            <w:pPr>
              <w:spacing w:before="0" w:after="0" w:line="240" w:lineRule="auto"/>
              <w:rPr>
                <w:ins w:id="2258" w:author="marpa" w:date="2026-10-25T23:33:28Z"/>
                <w:rFonts w:hint="default" w:ascii="Courier New" w:hAnsi="Courier New" w:eastAsia="Courier New" w:cs="Courier New"/>
                <w:color w:val="000000"/>
                <w:sz w:val="16"/>
                <w:szCs w:val="16"/>
                <w:lang w:val="es-EC"/>
              </w:rPr>
            </w:pPr>
            <w:ins w:id="2259" w:author="marpa" w:date="2026-10-25T23:33:28Z">
              <w:r>
                <w:rPr>
                  <w:rFonts w:hint="default" w:ascii="Courier New" w:hAnsi="Courier New" w:eastAsia="Courier New" w:cs="Courier New"/>
                  <w:color w:val="000000"/>
                  <w:sz w:val="16"/>
                  <w:szCs w:val="16"/>
                  <w:lang w:val="es-EC"/>
                </w:rPr>
                <w:t xml:space="preserve">            return Integer.parseInt(requerido(clave));</w:t>
              </w:r>
            </w:ins>
          </w:p>
          <w:p w14:paraId="6EFD168E">
            <w:pPr>
              <w:spacing w:before="0" w:after="0" w:line="240" w:lineRule="auto"/>
              <w:rPr>
                <w:ins w:id="2260" w:author="marpa" w:date="2026-10-25T23:33:28Z"/>
                <w:rFonts w:hint="default" w:ascii="Courier New" w:hAnsi="Courier New" w:eastAsia="Courier New" w:cs="Courier New"/>
                <w:color w:val="000000"/>
                <w:sz w:val="16"/>
                <w:szCs w:val="16"/>
                <w:lang w:val="es-EC"/>
              </w:rPr>
            </w:pPr>
            <w:ins w:id="2261" w:author="marpa" w:date="2026-10-25T23:33:28Z">
              <w:r>
                <w:rPr>
                  <w:rFonts w:hint="default" w:ascii="Courier New" w:hAnsi="Courier New" w:eastAsia="Courier New" w:cs="Courier New"/>
                  <w:color w:val="000000"/>
                  <w:sz w:val="16"/>
                  <w:szCs w:val="16"/>
                  <w:lang w:val="es-EC"/>
                </w:rPr>
                <w:t xml:space="preserve">        } catch (NumberFormatException ex) {</w:t>
              </w:r>
            </w:ins>
          </w:p>
          <w:p w14:paraId="02B77297">
            <w:pPr>
              <w:spacing w:before="0" w:after="0" w:line="240" w:lineRule="auto"/>
              <w:rPr>
                <w:ins w:id="2262" w:author="marpa" w:date="2026-10-25T23:33:28Z"/>
                <w:rFonts w:hint="default" w:ascii="Courier New" w:hAnsi="Courier New" w:eastAsia="Courier New" w:cs="Courier New"/>
                <w:color w:val="000000"/>
                <w:sz w:val="16"/>
                <w:szCs w:val="16"/>
                <w:lang w:val="es-EC"/>
              </w:rPr>
            </w:pPr>
            <w:ins w:id="2263" w:author="marpa" w:date="2026-10-25T23:33:28Z">
              <w:r>
                <w:rPr>
                  <w:rFonts w:hint="default" w:ascii="Courier New" w:hAnsi="Courier New" w:eastAsia="Courier New" w:cs="Courier New"/>
                  <w:color w:val="000000"/>
                  <w:sz w:val="16"/>
                  <w:szCs w:val="16"/>
                  <w:lang w:val="es-EC"/>
                </w:rPr>
                <w:t xml:space="preserve">            throw new IllegalStateException("La variable '" + clave + "' debe ser un entero", ex);</w:t>
              </w:r>
            </w:ins>
          </w:p>
          <w:p w14:paraId="40007AE3">
            <w:pPr>
              <w:spacing w:before="0" w:after="0" w:line="240" w:lineRule="auto"/>
              <w:rPr>
                <w:ins w:id="2264" w:author="marpa" w:date="2026-10-25T23:33:28Z"/>
                <w:rFonts w:hint="default" w:ascii="Courier New" w:hAnsi="Courier New" w:eastAsia="Courier New" w:cs="Courier New"/>
                <w:color w:val="000000"/>
                <w:sz w:val="16"/>
                <w:szCs w:val="16"/>
                <w:lang w:val="es-EC"/>
              </w:rPr>
            </w:pPr>
            <w:ins w:id="2265" w:author="marpa" w:date="2026-10-25T23:33:28Z">
              <w:r>
                <w:rPr>
                  <w:rFonts w:hint="default" w:ascii="Courier New" w:hAnsi="Courier New" w:eastAsia="Courier New" w:cs="Courier New"/>
                  <w:color w:val="000000"/>
                  <w:sz w:val="16"/>
                  <w:szCs w:val="16"/>
                  <w:lang w:val="es-EC"/>
                </w:rPr>
                <w:t xml:space="preserve">        }</w:t>
              </w:r>
            </w:ins>
          </w:p>
          <w:p w14:paraId="197E4168">
            <w:pPr>
              <w:spacing w:before="0" w:after="0" w:line="240" w:lineRule="auto"/>
              <w:rPr>
                <w:ins w:id="2266" w:author="marpa" w:date="2026-10-25T23:33:28Z"/>
                <w:rFonts w:hint="default" w:ascii="Courier New" w:hAnsi="Courier New" w:eastAsia="Courier New" w:cs="Courier New"/>
                <w:color w:val="000000"/>
                <w:sz w:val="16"/>
                <w:szCs w:val="16"/>
                <w:lang w:val="es-EC"/>
              </w:rPr>
            </w:pPr>
            <w:ins w:id="2267" w:author="marpa" w:date="2026-10-25T23:33:28Z">
              <w:r>
                <w:rPr>
                  <w:rFonts w:hint="default" w:ascii="Courier New" w:hAnsi="Courier New" w:eastAsia="Courier New" w:cs="Courier New"/>
                  <w:color w:val="000000"/>
                  <w:sz w:val="16"/>
                  <w:szCs w:val="16"/>
                  <w:lang w:val="es-EC"/>
                </w:rPr>
                <w:t xml:space="preserve">    }</w:t>
              </w:r>
            </w:ins>
          </w:p>
          <w:p w14:paraId="54404FFC">
            <w:pPr>
              <w:spacing w:before="0" w:after="0" w:line="240" w:lineRule="auto"/>
              <w:rPr>
                <w:ins w:id="2268" w:author="marpa" w:date="2026-10-25T23:33:28Z"/>
                <w:rFonts w:hint="default" w:ascii="Courier New" w:hAnsi="Courier New" w:eastAsia="Courier New" w:cs="Courier New"/>
                <w:color w:val="000000"/>
                <w:sz w:val="16"/>
                <w:szCs w:val="16"/>
                <w:lang w:val="es-EC"/>
              </w:rPr>
            </w:pPr>
            <w:ins w:id="2269" w:author="marpa" w:date="2026-10-25T23:33:28Z">
              <w:r>
                <w:rPr>
                  <w:rFonts w:hint="default" w:ascii="Courier New" w:hAnsi="Courier New" w:eastAsia="Courier New" w:cs="Courier New"/>
                  <w:color w:val="000000"/>
                  <w:sz w:val="16"/>
                  <w:szCs w:val="16"/>
                  <w:lang w:val="es-EC"/>
                </w:rPr>
                <w:t>}</w:t>
              </w:r>
            </w:ins>
          </w:p>
        </w:tc>
      </w:tr>
    </w:tbl>
    <w:p w14:paraId="1423DCC3">
      <w:pPr>
        <w:pStyle w:val="6"/>
        <w:rPr>
          <w:ins w:id="2270" w:author="marpa" w:date="2026-10-25T23:33:28Z"/>
          <w:rFonts w:hint="default"/>
          <w:lang w:val="es-EC"/>
        </w:rPr>
      </w:pPr>
      <w:ins w:id="2271" w:author="marpa" w:date="2026-10-25T23:33:28Z">
        <w:bookmarkStart w:id="181" w:name="_Toc24660"/>
        <w:bookmarkStart w:id="182" w:name="_Toc15258"/>
        <w:r>
          <w:rPr/>
          <w:t xml:space="preserve">Tabla </w:t>
        </w:r>
      </w:ins>
      <w:r>
        <w:rPr>
          <w:rFonts w:hint="default"/>
          <w:lang w:val="es-EC"/>
        </w:rPr>
        <w:t>37</w:t>
      </w:r>
      <w:ins w:id="2272" w:author="marpa" w:date="2026-10-25T23:33:28Z">
        <w:r>
          <w:rPr/>
          <w:t xml:space="preserve">. Clase </w:t>
        </w:r>
      </w:ins>
      <w:ins w:id="2273" w:author="marpa" w:date="2026-10-25T23:33:28Z">
        <w:r>
          <w:rPr>
            <w:rFonts w:hint="default"/>
          </w:rPr>
          <w:t>AdministradorTokensCliente</w:t>
        </w:r>
      </w:ins>
      <w:ins w:id="2274" w:author="marpa" w:date="2026-10-25T23:33:28Z">
        <w:r>
          <w:rPr/>
          <w:t xml:space="preserve">- Cliente </w:t>
        </w:r>
      </w:ins>
      <w:r>
        <w:rPr>
          <w:rFonts w:hint="default"/>
          <w:lang w:val="es-EC"/>
        </w:rPr>
        <w:t>escritorio</w:t>
      </w:r>
      <w:bookmarkEnd w:id="181"/>
      <w:bookmarkEnd w:id="182"/>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5749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ins w:id="2275" w:author="marpa" w:date="2026-10-25T23:33:28Z"/>
        </w:trPr>
        <w:tc>
          <w:tcPr>
            <w:tcW w:w="8494" w:type="dxa"/>
            <w:shd w:val="clear" w:color="auto" w:fill="D9D9D9"/>
          </w:tcPr>
          <w:p w14:paraId="43517816">
            <w:pPr>
              <w:spacing w:before="0" w:after="0" w:line="240" w:lineRule="auto"/>
              <w:rPr>
                <w:ins w:id="2276" w:author="marpa" w:date="2026-10-25T23:33:28Z"/>
                <w:rFonts w:hint="default" w:ascii="Courier New" w:hAnsi="Courier New" w:eastAsia="Courier New" w:cs="Courier New"/>
                <w:color w:val="000000"/>
                <w:sz w:val="16"/>
                <w:szCs w:val="16"/>
                <w:lang w:val="es-EC"/>
              </w:rPr>
            </w:pPr>
            <w:ins w:id="2277" w:author="marpa" w:date="2026-10-25T23:33:28Z">
              <w:r>
                <w:rPr>
                  <w:rFonts w:hint="default" w:ascii="Courier New" w:hAnsi="Courier New" w:eastAsia="Courier New" w:cs="Courier New"/>
                  <w:color w:val="000000"/>
                  <w:sz w:val="16"/>
                  <w:szCs w:val="16"/>
                  <w:lang w:val="es-EC"/>
                </w:rPr>
                <w:t>package ec.edu.monster.seguridad;</w:t>
              </w:r>
            </w:ins>
          </w:p>
          <w:p w14:paraId="5105A35E">
            <w:pPr>
              <w:spacing w:before="0" w:after="0" w:line="240" w:lineRule="auto"/>
              <w:rPr>
                <w:ins w:id="2278" w:author="marpa" w:date="2026-10-25T23:33:28Z"/>
                <w:rFonts w:hint="default" w:ascii="Courier New" w:hAnsi="Courier New" w:eastAsia="Courier New" w:cs="Courier New"/>
                <w:color w:val="000000"/>
                <w:sz w:val="16"/>
                <w:szCs w:val="16"/>
                <w:lang w:val="es-EC"/>
              </w:rPr>
            </w:pPr>
          </w:p>
          <w:p w14:paraId="2EFD87D4">
            <w:pPr>
              <w:spacing w:before="0" w:after="0" w:line="240" w:lineRule="auto"/>
              <w:rPr>
                <w:ins w:id="2279" w:author="marpa" w:date="2026-10-25T23:33:28Z"/>
                <w:rFonts w:hint="default" w:ascii="Courier New" w:hAnsi="Courier New" w:eastAsia="Courier New" w:cs="Courier New"/>
                <w:color w:val="000000"/>
                <w:sz w:val="16"/>
                <w:szCs w:val="16"/>
                <w:lang w:val="es-EC"/>
              </w:rPr>
            </w:pPr>
            <w:ins w:id="2280" w:author="marpa" w:date="2026-10-25T23:33:28Z">
              <w:r>
                <w:rPr>
                  <w:rFonts w:hint="default" w:ascii="Courier New" w:hAnsi="Courier New" w:eastAsia="Courier New" w:cs="Courier New"/>
                  <w:color w:val="000000"/>
                  <w:sz w:val="16"/>
                  <w:szCs w:val="16"/>
                  <w:lang w:val="es-EC"/>
                </w:rPr>
                <w:t>public final class AdministradorTokensCliente {</w:t>
              </w:r>
            </w:ins>
          </w:p>
          <w:p w14:paraId="362B10CA">
            <w:pPr>
              <w:spacing w:before="0" w:after="0" w:line="240" w:lineRule="auto"/>
              <w:rPr>
                <w:ins w:id="2281" w:author="marpa" w:date="2026-10-25T23:33:28Z"/>
                <w:rFonts w:hint="default" w:ascii="Courier New" w:hAnsi="Courier New" w:eastAsia="Courier New" w:cs="Courier New"/>
                <w:color w:val="000000"/>
                <w:sz w:val="16"/>
                <w:szCs w:val="16"/>
                <w:lang w:val="es-EC"/>
              </w:rPr>
            </w:pPr>
            <w:ins w:id="2282" w:author="marpa" w:date="2026-10-25T23:33:28Z">
              <w:r>
                <w:rPr>
                  <w:rFonts w:hint="default" w:ascii="Courier New" w:hAnsi="Courier New" w:eastAsia="Courier New" w:cs="Courier New"/>
                  <w:color w:val="000000"/>
                  <w:sz w:val="16"/>
                  <w:szCs w:val="16"/>
                  <w:lang w:val="es-EC"/>
                </w:rPr>
                <w:t xml:space="preserve">    private static volatile String tokenActual;</w:t>
              </w:r>
            </w:ins>
          </w:p>
          <w:p w14:paraId="66E2ECF1">
            <w:pPr>
              <w:spacing w:before="0" w:after="0" w:line="240" w:lineRule="auto"/>
              <w:rPr>
                <w:ins w:id="2283" w:author="marpa" w:date="2026-10-25T23:33:28Z"/>
                <w:rFonts w:hint="default" w:ascii="Courier New" w:hAnsi="Courier New" w:eastAsia="Courier New" w:cs="Courier New"/>
                <w:color w:val="000000"/>
                <w:sz w:val="16"/>
                <w:szCs w:val="16"/>
                <w:lang w:val="es-EC"/>
              </w:rPr>
            </w:pPr>
          </w:p>
          <w:p w14:paraId="6397ADCA">
            <w:pPr>
              <w:spacing w:before="0" w:after="0" w:line="240" w:lineRule="auto"/>
              <w:rPr>
                <w:ins w:id="2284" w:author="marpa" w:date="2026-10-25T23:33:28Z"/>
                <w:rFonts w:hint="default" w:ascii="Courier New" w:hAnsi="Courier New" w:eastAsia="Courier New" w:cs="Courier New"/>
                <w:color w:val="000000"/>
                <w:sz w:val="16"/>
                <w:szCs w:val="16"/>
                <w:lang w:val="es-EC"/>
              </w:rPr>
            </w:pPr>
            <w:ins w:id="2285" w:author="marpa" w:date="2026-10-25T23:33:28Z">
              <w:r>
                <w:rPr>
                  <w:rFonts w:hint="default" w:ascii="Courier New" w:hAnsi="Courier New" w:eastAsia="Courier New" w:cs="Courier New"/>
                  <w:color w:val="000000"/>
                  <w:sz w:val="16"/>
                  <w:szCs w:val="16"/>
                  <w:lang w:val="es-EC"/>
                </w:rPr>
                <w:t xml:space="preserve">    private AdministradorTokensCliente() { }</w:t>
              </w:r>
            </w:ins>
          </w:p>
          <w:p w14:paraId="5C6605CF">
            <w:pPr>
              <w:spacing w:before="0" w:after="0" w:line="240" w:lineRule="auto"/>
              <w:rPr>
                <w:ins w:id="2286" w:author="marpa" w:date="2026-10-25T23:33:28Z"/>
                <w:rFonts w:hint="default" w:ascii="Courier New" w:hAnsi="Courier New" w:eastAsia="Courier New" w:cs="Courier New"/>
                <w:color w:val="000000"/>
                <w:sz w:val="16"/>
                <w:szCs w:val="16"/>
                <w:lang w:val="es-EC"/>
              </w:rPr>
            </w:pPr>
          </w:p>
          <w:p w14:paraId="3DD825B2">
            <w:pPr>
              <w:spacing w:before="0" w:after="0" w:line="240" w:lineRule="auto"/>
              <w:rPr>
                <w:ins w:id="2287" w:author="marpa" w:date="2026-10-25T23:33:28Z"/>
                <w:rFonts w:hint="default" w:ascii="Courier New" w:hAnsi="Courier New" w:eastAsia="Courier New" w:cs="Courier New"/>
                <w:color w:val="000000"/>
                <w:sz w:val="16"/>
                <w:szCs w:val="16"/>
                <w:lang w:val="es-EC"/>
              </w:rPr>
            </w:pPr>
            <w:ins w:id="2288" w:author="marpa" w:date="2026-10-25T23:33:28Z">
              <w:r>
                <w:rPr>
                  <w:rFonts w:hint="default" w:ascii="Courier New" w:hAnsi="Courier New" w:eastAsia="Courier New" w:cs="Courier New"/>
                  <w:color w:val="000000"/>
                  <w:sz w:val="16"/>
                  <w:szCs w:val="16"/>
                  <w:lang w:val="es-EC"/>
                </w:rPr>
                <w:t xml:space="preserve">    public static void guardarToken(String token) { tokenActual = token; }</w:t>
              </w:r>
            </w:ins>
          </w:p>
          <w:p w14:paraId="40C9CA7B">
            <w:pPr>
              <w:spacing w:before="0" w:after="0" w:line="240" w:lineRule="auto"/>
              <w:rPr>
                <w:ins w:id="2289" w:author="marpa" w:date="2026-10-25T23:33:28Z"/>
                <w:rFonts w:hint="default" w:ascii="Courier New" w:hAnsi="Courier New" w:eastAsia="Courier New" w:cs="Courier New"/>
                <w:color w:val="000000"/>
                <w:sz w:val="16"/>
                <w:szCs w:val="16"/>
                <w:lang w:val="es-EC"/>
              </w:rPr>
            </w:pPr>
            <w:ins w:id="2290" w:author="marpa" w:date="2026-10-25T23:33:28Z">
              <w:r>
                <w:rPr>
                  <w:rFonts w:hint="default" w:ascii="Courier New" w:hAnsi="Courier New" w:eastAsia="Courier New" w:cs="Courier New"/>
                  <w:color w:val="000000"/>
                  <w:sz w:val="16"/>
                  <w:szCs w:val="16"/>
                  <w:lang w:val="es-EC"/>
                </w:rPr>
                <w:t xml:space="preserve">    public static String obtenerToken() { return tokenActual; }</w:t>
              </w:r>
            </w:ins>
          </w:p>
          <w:p w14:paraId="3B05FF3F">
            <w:pPr>
              <w:spacing w:before="0" w:after="0" w:line="240" w:lineRule="auto"/>
              <w:rPr>
                <w:ins w:id="2291" w:author="marpa" w:date="2026-10-25T23:33:28Z"/>
                <w:rFonts w:hint="default" w:ascii="Courier New" w:hAnsi="Courier New" w:eastAsia="Courier New" w:cs="Courier New"/>
                <w:color w:val="000000"/>
                <w:sz w:val="16"/>
                <w:szCs w:val="16"/>
                <w:lang w:val="es-EC"/>
              </w:rPr>
            </w:pPr>
            <w:ins w:id="2292" w:author="marpa" w:date="2026-10-25T23:33:28Z">
              <w:r>
                <w:rPr>
                  <w:rFonts w:hint="default" w:ascii="Courier New" w:hAnsi="Courier New" w:eastAsia="Courier New" w:cs="Courier New"/>
                  <w:color w:val="000000"/>
                  <w:sz w:val="16"/>
                  <w:szCs w:val="16"/>
                  <w:lang w:val="es-EC"/>
                </w:rPr>
                <w:t xml:space="preserve">    public static void limpiar() { tokenActual = null; }</w:t>
              </w:r>
            </w:ins>
          </w:p>
          <w:p w14:paraId="3581282A">
            <w:pPr>
              <w:spacing w:before="0" w:after="0" w:line="240" w:lineRule="auto"/>
              <w:rPr>
                <w:ins w:id="2293" w:author="marpa" w:date="2026-10-25T23:33:28Z"/>
                <w:rFonts w:hint="default" w:ascii="Courier New" w:hAnsi="Courier New" w:eastAsia="Courier New" w:cs="Courier New"/>
                <w:color w:val="000000"/>
                <w:sz w:val="16"/>
                <w:szCs w:val="16"/>
                <w:lang w:val="es-EC"/>
              </w:rPr>
            </w:pPr>
            <w:ins w:id="2294" w:author="marpa" w:date="2026-10-25T23:33:28Z">
              <w:r>
                <w:rPr>
                  <w:rFonts w:hint="default" w:ascii="Courier New" w:hAnsi="Courier New" w:eastAsia="Courier New" w:cs="Courier New"/>
                  <w:color w:val="000000"/>
                  <w:sz w:val="16"/>
                  <w:szCs w:val="16"/>
                  <w:lang w:val="es-EC"/>
                </w:rPr>
                <w:t>}</w:t>
              </w:r>
            </w:ins>
          </w:p>
          <w:p w14:paraId="736A171D">
            <w:pPr>
              <w:spacing w:before="0" w:after="0" w:line="240" w:lineRule="auto"/>
              <w:rPr>
                <w:ins w:id="2295" w:author="marpa" w:date="2026-10-25T23:33:28Z"/>
                <w:rFonts w:hint="default" w:ascii="Courier New" w:hAnsi="Courier New" w:eastAsia="Courier New" w:cs="Courier New"/>
                <w:color w:val="000000"/>
                <w:sz w:val="16"/>
                <w:szCs w:val="16"/>
                <w:lang w:val="es-EC"/>
              </w:rPr>
            </w:pPr>
          </w:p>
        </w:tc>
      </w:tr>
    </w:tbl>
    <w:p w14:paraId="6F6DD061">
      <w:pPr>
        <w:pStyle w:val="6"/>
        <w:rPr>
          <w:ins w:id="2296" w:author="marpa" w:date="2026-10-25T23:33:28Z"/>
          <w:rFonts w:hint="default"/>
          <w:lang w:val="es-EC"/>
        </w:rPr>
      </w:pPr>
      <w:ins w:id="2297" w:author="marpa" w:date="2026-10-25T23:33:28Z">
        <w:bookmarkStart w:id="183" w:name="_Toc24671"/>
        <w:bookmarkStart w:id="184" w:name="_Toc27058"/>
        <w:r>
          <w:rPr/>
          <w:t xml:space="preserve">Tabla </w:t>
        </w:r>
      </w:ins>
      <w:r>
        <w:rPr>
          <w:rFonts w:hint="default"/>
          <w:lang w:val="es-EC"/>
        </w:rPr>
        <w:t>38</w:t>
      </w:r>
      <w:ins w:id="2298" w:author="marpa" w:date="2026-10-25T23:33:28Z">
        <w:r>
          <w:rPr/>
          <w:t xml:space="preserve">. Clase </w:t>
        </w:r>
      </w:ins>
      <w:ins w:id="2299" w:author="marpa" w:date="2026-10-25T23:33:28Z">
        <w:r>
          <w:rPr>
            <w:rFonts w:hint="default"/>
          </w:rPr>
          <w:t>ManejadorClienteAutenticacion</w:t>
        </w:r>
      </w:ins>
      <w:ins w:id="2300" w:author="marpa" w:date="2026-10-25T23:33:28Z">
        <w:r>
          <w:rPr/>
          <w:t xml:space="preserve">- Cliente </w:t>
        </w:r>
      </w:ins>
      <w:r>
        <w:rPr>
          <w:rFonts w:hint="default"/>
          <w:lang w:val="es-EC"/>
        </w:rPr>
        <w:t>escritorio</w:t>
      </w:r>
      <w:bookmarkEnd w:id="183"/>
      <w:bookmarkEnd w:id="184"/>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4732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301" w:author="marpa" w:date="2026-10-25T23:33:28Z"/>
        </w:trPr>
        <w:tc>
          <w:tcPr>
            <w:tcW w:w="8494" w:type="dxa"/>
            <w:shd w:val="clear" w:color="auto" w:fill="D9D9D9"/>
          </w:tcPr>
          <w:p w14:paraId="37ECE043">
            <w:pPr>
              <w:spacing w:before="0" w:after="0" w:line="240" w:lineRule="auto"/>
              <w:rPr>
                <w:ins w:id="2302" w:author="marpa" w:date="2026-10-25T23:33:28Z"/>
                <w:rFonts w:hint="default" w:ascii="Courier New" w:hAnsi="Courier New" w:eastAsia="Courier New" w:cs="Courier New"/>
                <w:color w:val="000000"/>
                <w:sz w:val="16"/>
                <w:szCs w:val="16"/>
                <w:lang w:val="es-EC"/>
              </w:rPr>
            </w:pPr>
            <w:ins w:id="2303" w:author="marpa" w:date="2026-10-25T23:33:28Z">
              <w:r>
                <w:rPr>
                  <w:rFonts w:hint="default" w:ascii="Courier New" w:hAnsi="Courier New" w:eastAsia="Courier New" w:cs="Courier New"/>
                  <w:color w:val="000000"/>
                  <w:sz w:val="16"/>
                  <w:szCs w:val="16"/>
                  <w:lang w:val="es-EC"/>
                </w:rPr>
                <w:t>package ec.edu.monster.seguridad;</w:t>
              </w:r>
            </w:ins>
          </w:p>
          <w:p w14:paraId="20B9ECF1">
            <w:pPr>
              <w:spacing w:before="0" w:after="0" w:line="240" w:lineRule="auto"/>
              <w:rPr>
                <w:ins w:id="2304" w:author="marpa" w:date="2026-10-25T23:33:28Z"/>
                <w:rFonts w:hint="default" w:ascii="Courier New" w:hAnsi="Courier New" w:eastAsia="Courier New" w:cs="Courier New"/>
                <w:color w:val="000000"/>
                <w:sz w:val="16"/>
                <w:szCs w:val="16"/>
                <w:lang w:val="es-EC"/>
              </w:rPr>
            </w:pPr>
          </w:p>
          <w:p w14:paraId="3FA5EFFC">
            <w:pPr>
              <w:spacing w:before="0" w:after="0" w:line="240" w:lineRule="auto"/>
              <w:rPr>
                <w:ins w:id="2305" w:author="marpa" w:date="2026-10-25T23:33:28Z"/>
                <w:rFonts w:hint="default" w:ascii="Courier New" w:hAnsi="Courier New" w:eastAsia="Courier New" w:cs="Courier New"/>
                <w:color w:val="000000"/>
                <w:sz w:val="16"/>
                <w:szCs w:val="16"/>
                <w:lang w:val="es-EC"/>
              </w:rPr>
            </w:pPr>
            <w:ins w:id="2306" w:author="marpa" w:date="2026-10-25T23:33:28Z">
              <w:r>
                <w:rPr>
                  <w:rFonts w:hint="default" w:ascii="Courier New" w:hAnsi="Courier New" w:eastAsia="Courier New" w:cs="Courier New"/>
                  <w:color w:val="000000"/>
                  <w:sz w:val="16"/>
                  <w:szCs w:val="16"/>
                  <w:lang w:val="es-EC"/>
                </w:rPr>
                <w:t>import jakarta.xml.soap.Node;</w:t>
              </w:r>
            </w:ins>
          </w:p>
          <w:p w14:paraId="69BADB81">
            <w:pPr>
              <w:spacing w:before="0" w:after="0" w:line="240" w:lineRule="auto"/>
              <w:rPr>
                <w:ins w:id="2307" w:author="marpa" w:date="2026-10-25T23:33:28Z"/>
                <w:rFonts w:hint="default" w:ascii="Courier New" w:hAnsi="Courier New" w:eastAsia="Courier New" w:cs="Courier New"/>
                <w:color w:val="000000"/>
                <w:sz w:val="16"/>
                <w:szCs w:val="16"/>
                <w:lang w:val="es-EC"/>
              </w:rPr>
            </w:pPr>
            <w:ins w:id="2308" w:author="marpa" w:date="2026-10-25T23:33:28Z">
              <w:r>
                <w:rPr>
                  <w:rFonts w:hint="default" w:ascii="Courier New" w:hAnsi="Courier New" w:eastAsia="Courier New" w:cs="Courier New"/>
                  <w:color w:val="000000"/>
                  <w:sz w:val="16"/>
                  <w:szCs w:val="16"/>
                  <w:lang w:val="es-EC"/>
                </w:rPr>
                <w:t>import jakarta.xml.soap.SOAPElement;</w:t>
              </w:r>
            </w:ins>
          </w:p>
          <w:p w14:paraId="6CFD029B">
            <w:pPr>
              <w:spacing w:before="0" w:after="0" w:line="240" w:lineRule="auto"/>
              <w:rPr>
                <w:ins w:id="2309" w:author="marpa" w:date="2026-10-25T23:33:28Z"/>
                <w:rFonts w:hint="default" w:ascii="Courier New" w:hAnsi="Courier New" w:eastAsia="Courier New" w:cs="Courier New"/>
                <w:color w:val="000000"/>
                <w:sz w:val="16"/>
                <w:szCs w:val="16"/>
                <w:lang w:val="es-EC"/>
              </w:rPr>
            </w:pPr>
            <w:ins w:id="2310" w:author="marpa" w:date="2026-10-25T23:33:28Z">
              <w:r>
                <w:rPr>
                  <w:rFonts w:hint="default" w:ascii="Courier New" w:hAnsi="Courier New" w:eastAsia="Courier New" w:cs="Courier New"/>
                  <w:color w:val="000000"/>
                  <w:sz w:val="16"/>
                  <w:szCs w:val="16"/>
                  <w:lang w:val="es-EC"/>
                </w:rPr>
                <w:t>import jakarta.xml.soap.SOAPEnvelope;</w:t>
              </w:r>
            </w:ins>
          </w:p>
          <w:p w14:paraId="54B9B169">
            <w:pPr>
              <w:spacing w:before="0" w:after="0" w:line="240" w:lineRule="auto"/>
              <w:rPr>
                <w:ins w:id="2311" w:author="marpa" w:date="2026-10-25T23:33:28Z"/>
                <w:rFonts w:hint="default" w:ascii="Courier New" w:hAnsi="Courier New" w:eastAsia="Courier New" w:cs="Courier New"/>
                <w:color w:val="000000"/>
                <w:sz w:val="16"/>
                <w:szCs w:val="16"/>
                <w:lang w:val="es-EC"/>
              </w:rPr>
            </w:pPr>
            <w:ins w:id="2312" w:author="marpa" w:date="2026-10-25T23:33:28Z">
              <w:r>
                <w:rPr>
                  <w:rFonts w:hint="default" w:ascii="Courier New" w:hAnsi="Courier New" w:eastAsia="Courier New" w:cs="Courier New"/>
                  <w:color w:val="000000"/>
                  <w:sz w:val="16"/>
                  <w:szCs w:val="16"/>
                  <w:lang w:val="es-EC"/>
                </w:rPr>
                <w:t>import jakarta.xml.soap.SOAPHeader;</w:t>
              </w:r>
            </w:ins>
          </w:p>
          <w:p w14:paraId="61E0B212">
            <w:pPr>
              <w:spacing w:before="0" w:after="0" w:line="240" w:lineRule="auto"/>
              <w:rPr>
                <w:ins w:id="2313" w:author="marpa" w:date="2026-10-25T23:33:28Z"/>
                <w:rFonts w:hint="default" w:ascii="Courier New" w:hAnsi="Courier New" w:eastAsia="Courier New" w:cs="Courier New"/>
                <w:color w:val="000000"/>
                <w:sz w:val="16"/>
                <w:szCs w:val="16"/>
                <w:lang w:val="es-EC"/>
              </w:rPr>
            </w:pPr>
            <w:ins w:id="2314" w:author="marpa" w:date="2026-10-25T23:33:28Z">
              <w:r>
                <w:rPr>
                  <w:rFonts w:hint="default" w:ascii="Courier New" w:hAnsi="Courier New" w:eastAsia="Courier New" w:cs="Courier New"/>
                  <w:color w:val="000000"/>
                  <w:sz w:val="16"/>
                  <w:szCs w:val="16"/>
                  <w:lang w:val="es-EC"/>
                </w:rPr>
                <w:t>import jakarta.xml.soap.SOAPMessage;</w:t>
              </w:r>
            </w:ins>
          </w:p>
          <w:p w14:paraId="5562FFA3">
            <w:pPr>
              <w:spacing w:before="0" w:after="0" w:line="240" w:lineRule="auto"/>
              <w:rPr>
                <w:ins w:id="2315" w:author="marpa" w:date="2026-10-25T23:33:28Z"/>
                <w:rFonts w:hint="default" w:ascii="Courier New" w:hAnsi="Courier New" w:eastAsia="Courier New" w:cs="Courier New"/>
                <w:color w:val="000000"/>
                <w:sz w:val="16"/>
                <w:szCs w:val="16"/>
                <w:lang w:val="es-EC"/>
              </w:rPr>
            </w:pPr>
            <w:ins w:id="2316" w:author="marpa" w:date="2026-10-25T23:33:28Z">
              <w:r>
                <w:rPr>
                  <w:rFonts w:hint="default" w:ascii="Courier New" w:hAnsi="Courier New" w:eastAsia="Courier New" w:cs="Courier New"/>
                  <w:color w:val="000000"/>
                  <w:sz w:val="16"/>
                  <w:szCs w:val="16"/>
                  <w:lang w:val="es-EC"/>
                </w:rPr>
                <w:t>import jakarta.xml.ws.handler.MessageContext;</w:t>
              </w:r>
            </w:ins>
          </w:p>
          <w:p w14:paraId="091B4878">
            <w:pPr>
              <w:spacing w:before="0" w:after="0" w:line="240" w:lineRule="auto"/>
              <w:rPr>
                <w:ins w:id="2317" w:author="marpa" w:date="2026-10-25T23:33:28Z"/>
                <w:rFonts w:hint="default" w:ascii="Courier New" w:hAnsi="Courier New" w:eastAsia="Courier New" w:cs="Courier New"/>
                <w:color w:val="000000"/>
                <w:sz w:val="16"/>
                <w:szCs w:val="16"/>
                <w:lang w:val="es-EC"/>
              </w:rPr>
            </w:pPr>
            <w:ins w:id="2318" w:author="marpa" w:date="2026-10-25T23:33:28Z">
              <w:r>
                <w:rPr>
                  <w:rFonts w:hint="default" w:ascii="Courier New" w:hAnsi="Courier New" w:eastAsia="Courier New" w:cs="Courier New"/>
                  <w:color w:val="000000"/>
                  <w:sz w:val="16"/>
                  <w:szCs w:val="16"/>
                  <w:lang w:val="es-EC"/>
                </w:rPr>
                <w:t>import jakarta.xml.ws.handler.soap.SOAPHandler;</w:t>
              </w:r>
            </w:ins>
          </w:p>
          <w:p w14:paraId="207525DE">
            <w:pPr>
              <w:spacing w:before="0" w:after="0" w:line="240" w:lineRule="auto"/>
              <w:rPr>
                <w:ins w:id="2319" w:author="marpa" w:date="2026-10-25T23:33:28Z"/>
                <w:rFonts w:hint="default" w:ascii="Courier New" w:hAnsi="Courier New" w:eastAsia="Courier New" w:cs="Courier New"/>
                <w:color w:val="000000"/>
                <w:sz w:val="16"/>
                <w:szCs w:val="16"/>
                <w:lang w:val="es-EC"/>
              </w:rPr>
            </w:pPr>
            <w:ins w:id="2320" w:author="marpa" w:date="2026-10-25T23:33:28Z">
              <w:r>
                <w:rPr>
                  <w:rFonts w:hint="default" w:ascii="Courier New" w:hAnsi="Courier New" w:eastAsia="Courier New" w:cs="Courier New"/>
                  <w:color w:val="000000"/>
                  <w:sz w:val="16"/>
                  <w:szCs w:val="16"/>
                  <w:lang w:val="es-EC"/>
                </w:rPr>
                <w:t>import jakarta.xml.ws.handler.soap.SOAPMessageContext;</w:t>
              </w:r>
            </w:ins>
          </w:p>
          <w:p w14:paraId="09261430">
            <w:pPr>
              <w:spacing w:before="0" w:after="0" w:line="240" w:lineRule="auto"/>
              <w:rPr>
                <w:ins w:id="2321" w:author="marpa" w:date="2026-10-25T23:33:28Z"/>
                <w:rFonts w:hint="default" w:ascii="Courier New" w:hAnsi="Courier New" w:eastAsia="Courier New" w:cs="Courier New"/>
                <w:color w:val="000000"/>
                <w:sz w:val="16"/>
                <w:szCs w:val="16"/>
                <w:lang w:val="es-EC"/>
              </w:rPr>
            </w:pPr>
            <w:ins w:id="2322" w:author="marpa" w:date="2026-10-25T23:33:28Z">
              <w:r>
                <w:rPr>
                  <w:rFonts w:hint="default" w:ascii="Courier New" w:hAnsi="Courier New" w:eastAsia="Courier New" w:cs="Courier New"/>
                  <w:color w:val="000000"/>
                  <w:sz w:val="16"/>
                  <w:szCs w:val="16"/>
                  <w:lang w:val="es-EC"/>
                </w:rPr>
                <w:t>import java.util.Collections;</w:t>
              </w:r>
            </w:ins>
          </w:p>
          <w:p w14:paraId="2CBEF196">
            <w:pPr>
              <w:spacing w:before="0" w:after="0" w:line="240" w:lineRule="auto"/>
              <w:rPr>
                <w:ins w:id="2323" w:author="marpa" w:date="2026-10-25T23:33:28Z"/>
                <w:rFonts w:hint="default" w:ascii="Courier New" w:hAnsi="Courier New" w:eastAsia="Courier New" w:cs="Courier New"/>
                <w:color w:val="000000"/>
                <w:sz w:val="16"/>
                <w:szCs w:val="16"/>
                <w:lang w:val="es-EC"/>
              </w:rPr>
            </w:pPr>
            <w:ins w:id="2324" w:author="marpa" w:date="2026-10-25T23:33:28Z">
              <w:r>
                <w:rPr>
                  <w:rFonts w:hint="default" w:ascii="Courier New" w:hAnsi="Courier New" w:eastAsia="Courier New" w:cs="Courier New"/>
                  <w:color w:val="000000"/>
                  <w:sz w:val="16"/>
                  <w:szCs w:val="16"/>
                  <w:lang w:val="es-EC"/>
                </w:rPr>
                <w:t>import java.util.Set;</w:t>
              </w:r>
            </w:ins>
          </w:p>
          <w:p w14:paraId="0002F345">
            <w:pPr>
              <w:spacing w:before="0" w:after="0" w:line="240" w:lineRule="auto"/>
              <w:rPr>
                <w:ins w:id="2325" w:author="marpa" w:date="2026-10-25T23:33:28Z"/>
                <w:rFonts w:hint="default" w:ascii="Courier New" w:hAnsi="Courier New" w:eastAsia="Courier New" w:cs="Courier New"/>
                <w:color w:val="000000"/>
                <w:sz w:val="16"/>
                <w:szCs w:val="16"/>
                <w:lang w:val="es-EC"/>
              </w:rPr>
            </w:pPr>
            <w:ins w:id="2326" w:author="marpa" w:date="2026-10-25T23:33:28Z">
              <w:r>
                <w:rPr>
                  <w:rFonts w:hint="default" w:ascii="Courier New" w:hAnsi="Courier New" w:eastAsia="Courier New" w:cs="Courier New"/>
                  <w:color w:val="000000"/>
                  <w:sz w:val="16"/>
                  <w:szCs w:val="16"/>
                  <w:lang w:val="es-EC"/>
                </w:rPr>
                <w:t>import javax.xml.namespace.QName;</w:t>
              </w:r>
            </w:ins>
          </w:p>
          <w:p w14:paraId="130C3F1A">
            <w:pPr>
              <w:spacing w:before="0" w:after="0" w:line="240" w:lineRule="auto"/>
              <w:rPr>
                <w:ins w:id="2327" w:author="marpa" w:date="2026-10-25T23:33:28Z"/>
                <w:rFonts w:hint="default" w:ascii="Courier New" w:hAnsi="Courier New" w:eastAsia="Courier New" w:cs="Courier New"/>
                <w:color w:val="000000"/>
                <w:sz w:val="16"/>
                <w:szCs w:val="16"/>
                <w:lang w:val="es-EC"/>
              </w:rPr>
            </w:pPr>
          </w:p>
          <w:p w14:paraId="69F1D6B3">
            <w:pPr>
              <w:spacing w:before="0" w:after="0" w:line="240" w:lineRule="auto"/>
              <w:rPr>
                <w:ins w:id="2328" w:author="marpa" w:date="2026-10-25T23:33:28Z"/>
                <w:rFonts w:hint="default" w:ascii="Courier New" w:hAnsi="Courier New" w:eastAsia="Courier New" w:cs="Courier New"/>
                <w:color w:val="000000"/>
                <w:sz w:val="16"/>
                <w:szCs w:val="16"/>
                <w:lang w:val="es-EC"/>
              </w:rPr>
            </w:pPr>
            <w:ins w:id="2329" w:author="marpa" w:date="2026-10-25T23:33:28Z">
              <w:r>
                <w:rPr>
                  <w:rFonts w:hint="default" w:ascii="Courier New" w:hAnsi="Courier New" w:eastAsia="Courier New" w:cs="Courier New"/>
                  <w:color w:val="000000"/>
                  <w:sz w:val="16"/>
                  <w:szCs w:val="16"/>
                  <w:lang w:val="es-EC"/>
                </w:rPr>
                <w:t>/** Inserta el token que exige el manejador de autenticación del servidor. */</w:t>
              </w:r>
            </w:ins>
          </w:p>
          <w:p w14:paraId="31CA72C9">
            <w:pPr>
              <w:spacing w:before="0" w:after="0" w:line="240" w:lineRule="auto"/>
              <w:rPr>
                <w:ins w:id="2330" w:author="marpa" w:date="2026-10-25T23:33:28Z"/>
                <w:rFonts w:hint="default" w:ascii="Courier New" w:hAnsi="Courier New" w:eastAsia="Courier New" w:cs="Courier New"/>
                <w:color w:val="000000"/>
                <w:sz w:val="16"/>
                <w:szCs w:val="16"/>
                <w:lang w:val="es-EC"/>
              </w:rPr>
            </w:pPr>
            <w:ins w:id="2331" w:author="marpa" w:date="2026-10-25T23:33:28Z">
              <w:r>
                <w:rPr>
                  <w:rFonts w:hint="default" w:ascii="Courier New" w:hAnsi="Courier New" w:eastAsia="Courier New" w:cs="Courier New"/>
                  <w:color w:val="000000"/>
                  <w:sz w:val="16"/>
                  <w:szCs w:val="16"/>
                  <w:lang w:val="es-EC"/>
                </w:rPr>
                <w:t>public final class ManejadorClienteAutenticacion implements SOAPHandler&lt;SOAPMessageContext&gt; {</w:t>
              </w:r>
            </w:ins>
          </w:p>
          <w:p w14:paraId="64E7BE25">
            <w:pPr>
              <w:spacing w:before="0" w:after="0" w:line="240" w:lineRule="auto"/>
              <w:rPr>
                <w:ins w:id="2332" w:author="marpa" w:date="2026-10-25T23:33:28Z"/>
                <w:rFonts w:hint="default" w:ascii="Courier New" w:hAnsi="Courier New" w:eastAsia="Courier New" w:cs="Courier New"/>
                <w:color w:val="000000"/>
                <w:sz w:val="16"/>
                <w:szCs w:val="16"/>
                <w:lang w:val="es-EC"/>
              </w:rPr>
            </w:pPr>
            <w:ins w:id="2333" w:author="marpa" w:date="2026-10-25T23:33:28Z">
              <w:r>
                <w:rPr>
                  <w:rFonts w:hint="default" w:ascii="Courier New" w:hAnsi="Courier New" w:eastAsia="Courier New" w:cs="Courier New"/>
                  <w:color w:val="000000"/>
                  <w:sz w:val="16"/>
                  <w:szCs w:val="16"/>
                  <w:lang w:val="es-EC"/>
                </w:rPr>
                <w:t xml:space="preserve">    private static final String NS_SEGURIDAD = "http://ws.monster.edu.ec/seguridad";</w:t>
              </w:r>
            </w:ins>
          </w:p>
          <w:p w14:paraId="2B92E5D9">
            <w:pPr>
              <w:spacing w:before="0" w:after="0" w:line="240" w:lineRule="auto"/>
              <w:rPr>
                <w:ins w:id="2334" w:author="marpa" w:date="2026-10-25T23:33:28Z"/>
                <w:rFonts w:hint="default" w:ascii="Courier New" w:hAnsi="Courier New" w:eastAsia="Courier New" w:cs="Courier New"/>
                <w:color w:val="000000"/>
                <w:sz w:val="16"/>
                <w:szCs w:val="16"/>
                <w:lang w:val="es-EC"/>
              </w:rPr>
            </w:pPr>
          </w:p>
          <w:p w14:paraId="7B893CDC">
            <w:pPr>
              <w:spacing w:before="0" w:after="0" w:line="240" w:lineRule="auto"/>
              <w:rPr>
                <w:ins w:id="2335" w:author="marpa" w:date="2026-10-25T23:33:28Z"/>
                <w:rFonts w:hint="default" w:ascii="Courier New" w:hAnsi="Courier New" w:eastAsia="Courier New" w:cs="Courier New"/>
                <w:color w:val="000000"/>
                <w:sz w:val="16"/>
                <w:szCs w:val="16"/>
                <w:lang w:val="es-EC"/>
              </w:rPr>
            </w:pPr>
            <w:ins w:id="2336" w:author="marpa" w:date="2026-10-25T23:33:28Z">
              <w:r>
                <w:rPr>
                  <w:rFonts w:hint="default" w:ascii="Courier New" w:hAnsi="Courier New" w:eastAsia="Courier New" w:cs="Courier New"/>
                  <w:color w:val="000000"/>
                  <w:sz w:val="16"/>
                  <w:szCs w:val="16"/>
                  <w:lang w:val="es-EC"/>
                </w:rPr>
                <w:t xml:space="preserve">    @Override</w:t>
              </w:r>
            </w:ins>
          </w:p>
          <w:p w14:paraId="3EB58488">
            <w:pPr>
              <w:spacing w:before="0" w:after="0" w:line="240" w:lineRule="auto"/>
              <w:rPr>
                <w:ins w:id="2337" w:author="marpa" w:date="2026-10-25T23:33:28Z"/>
                <w:rFonts w:hint="default" w:ascii="Courier New" w:hAnsi="Courier New" w:eastAsia="Courier New" w:cs="Courier New"/>
                <w:color w:val="000000"/>
                <w:sz w:val="16"/>
                <w:szCs w:val="16"/>
                <w:lang w:val="es-EC"/>
              </w:rPr>
            </w:pPr>
            <w:ins w:id="2338" w:author="marpa" w:date="2026-10-25T23:33:28Z">
              <w:r>
                <w:rPr>
                  <w:rFonts w:hint="default" w:ascii="Courier New" w:hAnsi="Courier New" w:eastAsia="Courier New" w:cs="Courier New"/>
                  <w:color w:val="000000"/>
                  <w:sz w:val="16"/>
                  <w:szCs w:val="16"/>
                  <w:lang w:val="es-EC"/>
                </w:rPr>
                <w:t xml:space="preserve">    public boolean handleMessage(SOAPMessageContext contexto) {</w:t>
              </w:r>
            </w:ins>
          </w:p>
          <w:p w14:paraId="03A09C19">
            <w:pPr>
              <w:spacing w:before="0" w:after="0" w:line="240" w:lineRule="auto"/>
              <w:rPr>
                <w:ins w:id="2339" w:author="marpa" w:date="2026-10-25T23:33:28Z"/>
                <w:rFonts w:hint="default" w:ascii="Courier New" w:hAnsi="Courier New" w:eastAsia="Courier New" w:cs="Courier New"/>
                <w:color w:val="000000"/>
                <w:sz w:val="16"/>
                <w:szCs w:val="16"/>
                <w:lang w:val="es-EC"/>
              </w:rPr>
            </w:pPr>
            <w:ins w:id="2340" w:author="marpa" w:date="2026-10-25T23:33:28Z">
              <w:r>
                <w:rPr>
                  <w:rFonts w:hint="default" w:ascii="Courier New" w:hAnsi="Courier New" w:eastAsia="Courier New" w:cs="Courier New"/>
                  <w:color w:val="000000"/>
                  <w:sz w:val="16"/>
                  <w:szCs w:val="16"/>
                  <w:lang w:val="es-EC"/>
                </w:rPr>
                <w:t xml:space="preserve">        if (Boolean.TRUE.equals(contexto.get(MessageContext.MESSAGE_OUTBOUND_PROPERTY))) {</w:t>
              </w:r>
            </w:ins>
          </w:p>
          <w:p w14:paraId="2E650CFD">
            <w:pPr>
              <w:spacing w:before="0" w:after="0" w:line="240" w:lineRule="auto"/>
              <w:rPr>
                <w:ins w:id="2341" w:author="marpa" w:date="2026-10-25T23:33:28Z"/>
                <w:rFonts w:hint="default" w:ascii="Courier New" w:hAnsi="Courier New" w:eastAsia="Courier New" w:cs="Courier New"/>
                <w:color w:val="000000"/>
                <w:sz w:val="16"/>
                <w:szCs w:val="16"/>
                <w:lang w:val="es-EC"/>
              </w:rPr>
            </w:pPr>
            <w:ins w:id="2342" w:author="marpa" w:date="2026-10-25T23:33:28Z">
              <w:r>
                <w:rPr>
                  <w:rFonts w:hint="default" w:ascii="Courier New" w:hAnsi="Courier New" w:eastAsia="Courier New" w:cs="Courier New"/>
                  <w:color w:val="000000"/>
                  <w:sz w:val="16"/>
                  <w:szCs w:val="16"/>
                  <w:lang w:val="es-EC"/>
                </w:rPr>
                <w:t xml:space="preserve">            agregarToken(contexto);</w:t>
              </w:r>
            </w:ins>
          </w:p>
          <w:p w14:paraId="5F0909C2">
            <w:pPr>
              <w:spacing w:before="0" w:after="0" w:line="240" w:lineRule="auto"/>
              <w:rPr>
                <w:ins w:id="2343" w:author="marpa" w:date="2026-10-25T23:33:28Z"/>
                <w:rFonts w:hint="default" w:ascii="Courier New" w:hAnsi="Courier New" w:eastAsia="Courier New" w:cs="Courier New"/>
                <w:color w:val="000000"/>
                <w:sz w:val="16"/>
                <w:szCs w:val="16"/>
                <w:lang w:val="es-EC"/>
              </w:rPr>
            </w:pPr>
            <w:ins w:id="2344" w:author="marpa" w:date="2026-10-25T23:33:28Z">
              <w:r>
                <w:rPr>
                  <w:rFonts w:hint="default" w:ascii="Courier New" w:hAnsi="Courier New" w:eastAsia="Courier New" w:cs="Courier New"/>
                  <w:color w:val="000000"/>
                  <w:sz w:val="16"/>
                  <w:szCs w:val="16"/>
                  <w:lang w:val="es-EC"/>
                </w:rPr>
                <w:t xml:space="preserve">        }</w:t>
              </w:r>
            </w:ins>
          </w:p>
          <w:p w14:paraId="0BA49898">
            <w:pPr>
              <w:spacing w:before="0" w:after="0" w:line="240" w:lineRule="auto"/>
              <w:rPr>
                <w:ins w:id="2345" w:author="marpa" w:date="2026-10-25T23:33:28Z"/>
                <w:rFonts w:hint="default" w:ascii="Courier New" w:hAnsi="Courier New" w:eastAsia="Courier New" w:cs="Courier New"/>
                <w:color w:val="000000"/>
                <w:sz w:val="16"/>
                <w:szCs w:val="16"/>
                <w:lang w:val="es-EC"/>
              </w:rPr>
            </w:pPr>
            <w:ins w:id="2346" w:author="marpa" w:date="2026-10-25T23:33:28Z">
              <w:r>
                <w:rPr>
                  <w:rFonts w:hint="default" w:ascii="Courier New" w:hAnsi="Courier New" w:eastAsia="Courier New" w:cs="Courier New"/>
                  <w:color w:val="000000"/>
                  <w:sz w:val="16"/>
                  <w:szCs w:val="16"/>
                  <w:lang w:val="es-EC"/>
                </w:rPr>
                <w:t xml:space="preserve">        return true;</w:t>
              </w:r>
            </w:ins>
          </w:p>
          <w:p w14:paraId="110822B0">
            <w:pPr>
              <w:spacing w:before="0" w:after="0" w:line="240" w:lineRule="auto"/>
              <w:rPr>
                <w:ins w:id="2347" w:author="marpa" w:date="2026-10-25T23:33:28Z"/>
                <w:rFonts w:hint="default" w:ascii="Courier New" w:hAnsi="Courier New" w:eastAsia="Courier New" w:cs="Courier New"/>
                <w:color w:val="000000"/>
                <w:sz w:val="16"/>
                <w:szCs w:val="16"/>
                <w:lang w:val="es-EC"/>
              </w:rPr>
            </w:pPr>
            <w:ins w:id="2348" w:author="marpa" w:date="2026-10-25T23:33:28Z">
              <w:r>
                <w:rPr>
                  <w:rFonts w:hint="default" w:ascii="Courier New" w:hAnsi="Courier New" w:eastAsia="Courier New" w:cs="Courier New"/>
                  <w:color w:val="000000"/>
                  <w:sz w:val="16"/>
                  <w:szCs w:val="16"/>
                  <w:lang w:val="es-EC"/>
                </w:rPr>
                <w:t xml:space="preserve">    }</w:t>
              </w:r>
            </w:ins>
          </w:p>
          <w:p w14:paraId="164999C2">
            <w:pPr>
              <w:spacing w:before="0" w:after="0" w:line="240" w:lineRule="auto"/>
              <w:rPr>
                <w:ins w:id="2349" w:author="marpa" w:date="2026-10-25T23:33:28Z"/>
                <w:rFonts w:hint="default" w:ascii="Courier New" w:hAnsi="Courier New" w:eastAsia="Courier New" w:cs="Courier New"/>
                <w:color w:val="000000"/>
                <w:sz w:val="16"/>
                <w:szCs w:val="16"/>
                <w:lang w:val="es-EC"/>
              </w:rPr>
            </w:pPr>
          </w:p>
          <w:p w14:paraId="62747B77">
            <w:pPr>
              <w:spacing w:before="0" w:after="0" w:line="240" w:lineRule="auto"/>
              <w:rPr>
                <w:ins w:id="2350" w:author="marpa" w:date="2026-10-25T23:33:28Z"/>
                <w:rFonts w:hint="default" w:ascii="Courier New" w:hAnsi="Courier New" w:eastAsia="Courier New" w:cs="Courier New"/>
                <w:color w:val="000000"/>
                <w:sz w:val="16"/>
                <w:szCs w:val="16"/>
                <w:lang w:val="es-EC"/>
              </w:rPr>
            </w:pPr>
            <w:ins w:id="2351" w:author="marpa" w:date="2026-10-25T23:33:28Z">
              <w:r>
                <w:rPr>
                  <w:rFonts w:hint="default" w:ascii="Courier New" w:hAnsi="Courier New" w:eastAsia="Courier New" w:cs="Courier New"/>
                  <w:color w:val="000000"/>
                  <w:sz w:val="16"/>
                  <w:szCs w:val="16"/>
                  <w:lang w:val="es-EC"/>
                </w:rPr>
                <w:t xml:space="preserve">    private void agregarToken(SOAPMessageContext contexto) {</w:t>
              </w:r>
            </w:ins>
          </w:p>
          <w:p w14:paraId="394B4496">
            <w:pPr>
              <w:spacing w:before="0" w:after="0" w:line="240" w:lineRule="auto"/>
              <w:rPr>
                <w:ins w:id="2352" w:author="marpa" w:date="2026-10-25T23:33:28Z"/>
                <w:rFonts w:hint="default" w:ascii="Courier New" w:hAnsi="Courier New" w:eastAsia="Courier New" w:cs="Courier New"/>
                <w:color w:val="000000"/>
                <w:sz w:val="16"/>
                <w:szCs w:val="16"/>
                <w:lang w:val="es-EC"/>
              </w:rPr>
            </w:pPr>
            <w:ins w:id="2353" w:author="marpa" w:date="2026-10-25T23:33:28Z">
              <w:r>
                <w:rPr>
                  <w:rFonts w:hint="default" w:ascii="Courier New" w:hAnsi="Courier New" w:eastAsia="Courier New" w:cs="Courier New"/>
                  <w:color w:val="000000"/>
                  <w:sz w:val="16"/>
                  <w:szCs w:val="16"/>
                  <w:lang w:val="es-EC"/>
                </w:rPr>
                <w:t xml:space="preserve">        String token = AdministradorTokensCliente.obtenerToken();</w:t>
              </w:r>
            </w:ins>
          </w:p>
          <w:p w14:paraId="020A2C43">
            <w:pPr>
              <w:spacing w:before="0" w:after="0" w:line="240" w:lineRule="auto"/>
              <w:rPr>
                <w:ins w:id="2354" w:author="marpa" w:date="2026-10-25T23:33:28Z"/>
                <w:rFonts w:hint="default" w:ascii="Courier New" w:hAnsi="Courier New" w:eastAsia="Courier New" w:cs="Courier New"/>
                <w:color w:val="000000"/>
                <w:sz w:val="16"/>
                <w:szCs w:val="16"/>
                <w:lang w:val="es-EC"/>
              </w:rPr>
            </w:pPr>
            <w:ins w:id="2355" w:author="marpa" w:date="2026-10-25T23:33:28Z">
              <w:r>
                <w:rPr>
                  <w:rFonts w:hint="default" w:ascii="Courier New" w:hAnsi="Courier New" w:eastAsia="Courier New" w:cs="Courier New"/>
                  <w:color w:val="000000"/>
                  <w:sz w:val="16"/>
                  <w:szCs w:val="16"/>
                  <w:lang w:val="es-EC"/>
                </w:rPr>
                <w:t xml:space="preserve">        if (token == null || token.isBlank()) return;</w:t>
              </w:r>
            </w:ins>
          </w:p>
          <w:p w14:paraId="7C8939E3">
            <w:pPr>
              <w:spacing w:before="0" w:after="0" w:line="240" w:lineRule="auto"/>
              <w:rPr>
                <w:ins w:id="2356" w:author="marpa" w:date="2026-10-25T23:33:28Z"/>
                <w:rFonts w:hint="default" w:ascii="Courier New" w:hAnsi="Courier New" w:eastAsia="Courier New" w:cs="Courier New"/>
                <w:color w:val="000000"/>
                <w:sz w:val="16"/>
                <w:szCs w:val="16"/>
                <w:lang w:val="es-EC"/>
              </w:rPr>
            </w:pPr>
            <w:ins w:id="2357" w:author="marpa" w:date="2026-10-25T23:33:28Z">
              <w:r>
                <w:rPr>
                  <w:rFonts w:hint="default" w:ascii="Courier New" w:hAnsi="Courier New" w:eastAsia="Courier New" w:cs="Courier New"/>
                  <w:color w:val="000000"/>
                  <w:sz w:val="16"/>
                  <w:szCs w:val="16"/>
                  <w:lang w:val="es-EC"/>
                </w:rPr>
                <w:t xml:space="preserve">        try {</w:t>
              </w:r>
            </w:ins>
          </w:p>
          <w:p w14:paraId="515D03C6">
            <w:pPr>
              <w:spacing w:before="0" w:after="0" w:line="240" w:lineRule="auto"/>
              <w:rPr>
                <w:ins w:id="2358" w:author="marpa" w:date="2026-10-25T23:33:28Z"/>
                <w:rFonts w:hint="default" w:ascii="Courier New" w:hAnsi="Courier New" w:eastAsia="Courier New" w:cs="Courier New"/>
                <w:color w:val="000000"/>
                <w:sz w:val="16"/>
                <w:szCs w:val="16"/>
                <w:lang w:val="es-EC"/>
              </w:rPr>
            </w:pPr>
            <w:ins w:id="2359" w:author="marpa" w:date="2026-10-25T23:33:28Z">
              <w:r>
                <w:rPr>
                  <w:rFonts w:hint="default" w:ascii="Courier New" w:hAnsi="Courier New" w:eastAsia="Courier New" w:cs="Courier New"/>
                  <w:color w:val="000000"/>
                  <w:sz w:val="16"/>
                  <w:szCs w:val="16"/>
                  <w:lang w:val="es-EC"/>
                </w:rPr>
                <w:t xml:space="preserve">            SOAPMessage mensaje = contexto.getMessage();</w:t>
              </w:r>
            </w:ins>
          </w:p>
          <w:p w14:paraId="42AB973E">
            <w:pPr>
              <w:spacing w:before="0" w:after="0" w:line="240" w:lineRule="auto"/>
              <w:rPr>
                <w:ins w:id="2360" w:author="marpa" w:date="2026-10-25T23:33:28Z"/>
                <w:rFonts w:hint="default" w:ascii="Courier New" w:hAnsi="Courier New" w:eastAsia="Courier New" w:cs="Courier New"/>
                <w:color w:val="000000"/>
                <w:sz w:val="16"/>
                <w:szCs w:val="16"/>
                <w:lang w:val="es-EC"/>
              </w:rPr>
            </w:pPr>
            <w:ins w:id="2361" w:author="marpa" w:date="2026-10-25T23:33:28Z">
              <w:r>
                <w:rPr>
                  <w:rFonts w:hint="default" w:ascii="Courier New" w:hAnsi="Courier New" w:eastAsia="Courier New" w:cs="Courier New"/>
                  <w:color w:val="000000"/>
                  <w:sz w:val="16"/>
                  <w:szCs w:val="16"/>
                  <w:lang w:val="es-EC"/>
                </w:rPr>
                <w:t xml:space="preserve">            Node cuerpo = (Node) mensaje.getSOAPBody().getFirstChild();</w:t>
              </w:r>
            </w:ins>
          </w:p>
          <w:p w14:paraId="1CD7B759">
            <w:pPr>
              <w:spacing w:before="0" w:after="0" w:line="240" w:lineRule="auto"/>
              <w:rPr>
                <w:ins w:id="2362" w:author="marpa" w:date="2026-10-25T23:33:28Z"/>
                <w:rFonts w:hint="default" w:ascii="Courier New" w:hAnsi="Courier New" w:eastAsia="Courier New" w:cs="Courier New"/>
                <w:color w:val="000000"/>
                <w:sz w:val="16"/>
                <w:szCs w:val="16"/>
                <w:lang w:val="es-EC"/>
              </w:rPr>
            </w:pPr>
            <w:ins w:id="2363" w:author="marpa" w:date="2026-10-25T23:33:28Z">
              <w:r>
                <w:rPr>
                  <w:rFonts w:hint="default" w:ascii="Courier New" w:hAnsi="Courier New" w:eastAsia="Courier New" w:cs="Courier New"/>
                  <w:color w:val="000000"/>
                  <w:sz w:val="16"/>
                  <w:szCs w:val="16"/>
                  <w:lang w:val="es-EC"/>
                </w:rPr>
                <w:t xml:space="preserve">            if (cuerpo instanceof SOAPElement elemento &amp;&amp; "login".equals(elemento.getLocalName())) return;</w:t>
              </w:r>
            </w:ins>
          </w:p>
          <w:p w14:paraId="5EC4F693">
            <w:pPr>
              <w:spacing w:before="0" w:after="0" w:line="240" w:lineRule="auto"/>
              <w:rPr>
                <w:ins w:id="2364" w:author="marpa" w:date="2026-10-25T23:33:28Z"/>
                <w:rFonts w:hint="default" w:ascii="Courier New" w:hAnsi="Courier New" w:eastAsia="Courier New" w:cs="Courier New"/>
                <w:color w:val="000000"/>
                <w:sz w:val="16"/>
                <w:szCs w:val="16"/>
                <w:lang w:val="es-EC"/>
              </w:rPr>
            </w:pPr>
            <w:ins w:id="2365" w:author="marpa" w:date="2026-10-25T23:33:28Z">
              <w:r>
                <w:rPr>
                  <w:rFonts w:hint="default" w:ascii="Courier New" w:hAnsi="Courier New" w:eastAsia="Courier New" w:cs="Courier New"/>
                  <w:color w:val="000000"/>
                  <w:sz w:val="16"/>
                  <w:szCs w:val="16"/>
                  <w:lang w:val="es-EC"/>
                </w:rPr>
                <w:t xml:space="preserve">            SOAPEnvelope sobre = mensaje.getSOAPPart().getEnvelope();</w:t>
              </w:r>
            </w:ins>
          </w:p>
          <w:p w14:paraId="1AAC1C9C">
            <w:pPr>
              <w:spacing w:before="0" w:after="0" w:line="240" w:lineRule="auto"/>
              <w:rPr>
                <w:ins w:id="2366" w:author="marpa" w:date="2026-10-25T23:33:28Z"/>
                <w:rFonts w:hint="default" w:ascii="Courier New" w:hAnsi="Courier New" w:eastAsia="Courier New" w:cs="Courier New"/>
                <w:color w:val="000000"/>
                <w:sz w:val="16"/>
                <w:szCs w:val="16"/>
                <w:lang w:val="es-EC"/>
              </w:rPr>
            </w:pPr>
            <w:ins w:id="2367" w:author="marpa" w:date="2026-10-25T23:33:28Z">
              <w:r>
                <w:rPr>
                  <w:rFonts w:hint="default" w:ascii="Courier New" w:hAnsi="Courier New" w:eastAsia="Courier New" w:cs="Courier New"/>
                  <w:color w:val="000000"/>
                  <w:sz w:val="16"/>
                  <w:szCs w:val="16"/>
                  <w:lang w:val="es-EC"/>
                </w:rPr>
                <w:t xml:space="preserve">            SOAPHeader cabecera = sobre.getHeader() == null ? sobre.addHeader() : sobre.getHeader();</w:t>
              </w:r>
            </w:ins>
          </w:p>
          <w:p w14:paraId="6C3F082B">
            <w:pPr>
              <w:spacing w:before="0" w:after="0" w:line="240" w:lineRule="auto"/>
              <w:rPr>
                <w:ins w:id="2368" w:author="marpa" w:date="2026-10-25T23:33:28Z"/>
                <w:rFonts w:hint="default" w:ascii="Courier New" w:hAnsi="Courier New" w:eastAsia="Courier New" w:cs="Courier New"/>
                <w:color w:val="000000"/>
                <w:sz w:val="16"/>
                <w:szCs w:val="16"/>
                <w:lang w:val="es-EC"/>
              </w:rPr>
            </w:pPr>
            <w:ins w:id="2369" w:author="marpa" w:date="2026-10-25T23:33:28Z">
              <w:r>
                <w:rPr>
                  <w:rFonts w:hint="default" w:ascii="Courier New" w:hAnsi="Courier New" w:eastAsia="Courier New" w:cs="Courier New"/>
                  <w:color w:val="000000"/>
                  <w:sz w:val="16"/>
                  <w:szCs w:val="16"/>
                  <w:lang w:val="es-EC"/>
                </w:rPr>
                <w:t xml:space="preserve">            cabecera.addChildElement("token", "seg", NS_SEGURIDAD).addTextNode(token);</w:t>
              </w:r>
            </w:ins>
          </w:p>
          <w:p w14:paraId="0BA7FB0A">
            <w:pPr>
              <w:spacing w:before="0" w:after="0" w:line="240" w:lineRule="auto"/>
              <w:rPr>
                <w:ins w:id="2370" w:author="marpa" w:date="2026-10-25T23:33:28Z"/>
                <w:rFonts w:hint="default" w:ascii="Courier New" w:hAnsi="Courier New" w:eastAsia="Courier New" w:cs="Courier New"/>
                <w:color w:val="000000"/>
                <w:sz w:val="16"/>
                <w:szCs w:val="16"/>
                <w:lang w:val="es-EC"/>
              </w:rPr>
            </w:pPr>
            <w:ins w:id="2371" w:author="marpa" w:date="2026-10-25T23:33:28Z">
              <w:r>
                <w:rPr>
                  <w:rFonts w:hint="default" w:ascii="Courier New" w:hAnsi="Courier New" w:eastAsia="Courier New" w:cs="Courier New"/>
                  <w:color w:val="000000"/>
                  <w:sz w:val="16"/>
                  <w:szCs w:val="16"/>
                  <w:lang w:val="es-EC"/>
                </w:rPr>
                <w:t xml:space="preserve">            mensaje.saveChanges();</w:t>
              </w:r>
            </w:ins>
          </w:p>
          <w:p w14:paraId="75EE2310">
            <w:pPr>
              <w:spacing w:before="0" w:after="0" w:line="240" w:lineRule="auto"/>
              <w:rPr>
                <w:ins w:id="2372" w:author="marpa" w:date="2026-10-25T23:33:28Z"/>
                <w:rFonts w:hint="default" w:ascii="Courier New" w:hAnsi="Courier New" w:eastAsia="Courier New" w:cs="Courier New"/>
                <w:color w:val="000000"/>
                <w:sz w:val="16"/>
                <w:szCs w:val="16"/>
                <w:lang w:val="es-EC"/>
              </w:rPr>
            </w:pPr>
            <w:ins w:id="2373" w:author="marpa" w:date="2026-10-25T23:33:28Z">
              <w:r>
                <w:rPr>
                  <w:rFonts w:hint="default" w:ascii="Courier New" w:hAnsi="Courier New" w:eastAsia="Courier New" w:cs="Courier New"/>
                  <w:color w:val="000000"/>
                  <w:sz w:val="16"/>
                  <w:szCs w:val="16"/>
                  <w:lang w:val="es-EC"/>
                </w:rPr>
                <w:t xml:space="preserve">        } catch (Exception ex) {</w:t>
              </w:r>
            </w:ins>
          </w:p>
          <w:p w14:paraId="62DB5C5A">
            <w:pPr>
              <w:spacing w:before="0" w:after="0" w:line="240" w:lineRule="auto"/>
              <w:rPr>
                <w:ins w:id="2374" w:author="marpa" w:date="2026-10-25T23:33:28Z"/>
                <w:rFonts w:hint="default" w:ascii="Courier New" w:hAnsi="Courier New" w:eastAsia="Courier New" w:cs="Courier New"/>
                <w:color w:val="000000"/>
                <w:sz w:val="16"/>
                <w:szCs w:val="16"/>
                <w:lang w:val="es-EC"/>
              </w:rPr>
            </w:pPr>
            <w:ins w:id="2375" w:author="marpa" w:date="2026-10-25T23:33:28Z">
              <w:r>
                <w:rPr>
                  <w:rFonts w:hint="default" w:ascii="Courier New" w:hAnsi="Courier New" w:eastAsia="Courier New" w:cs="Courier New"/>
                  <w:color w:val="000000"/>
                  <w:sz w:val="16"/>
                  <w:szCs w:val="16"/>
                  <w:lang w:val="es-EC"/>
                </w:rPr>
                <w:t xml:space="preserve">            throw new IllegalStateException("No fue posible agregar el token SOAP", ex);</w:t>
              </w:r>
            </w:ins>
          </w:p>
          <w:p w14:paraId="38AA3CB0">
            <w:pPr>
              <w:spacing w:before="0" w:after="0" w:line="240" w:lineRule="auto"/>
              <w:rPr>
                <w:ins w:id="2376" w:author="marpa" w:date="2026-10-25T23:33:28Z"/>
                <w:rFonts w:hint="default" w:ascii="Courier New" w:hAnsi="Courier New" w:eastAsia="Courier New" w:cs="Courier New"/>
                <w:color w:val="000000"/>
                <w:sz w:val="16"/>
                <w:szCs w:val="16"/>
                <w:lang w:val="es-EC"/>
              </w:rPr>
            </w:pPr>
            <w:ins w:id="2377" w:author="marpa" w:date="2026-10-25T23:33:28Z">
              <w:r>
                <w:rPr>
                  <w:rFonts w:hint="default" w:ascii="Courier New" w:hAnsi="Courier New" w:eastAsia="Courier New" w:cs="Courier New"/>
                  <w:color w:val="000000"/>
                  <w:sz w:val="16"/>
                  <w:szCs w:val="16"/>
                  <w:lang w:val="es-EC"/>
                </w:rPr>
                <w:t xml:space="preserve">        }</w:t>
              </w:r>
            </w:ins>
          </w:p>
          <w:p w14:paraId="783025E4">
            <w:pPr>
              <w:spacing w:before="0" w:after="0" w:line="240" w:lineRule="auto"/>
              <w:rPr>
                <w:ins w:id="2378" w:author="marpa" w:date="2026-10-25T23:33:28Z"/>
                <w:rFonts w:hint="default" w:ascii="Courier New" w:hAnsi="Courier New" w:eastAsia="Courier New" w:cs="Courier New"/>
                <w:color w:val="000000"/>
                <w:sz w:val="16"/>
                <w:szCs w:val="16"/>
                <w:lang w:val="es-EC"/>
              </w:rPr>
            </w:pPr>
            <w:ins w:id="2379" w:author="marpa" w:date="2026-10-25T23:33:28Z">
              <w:r>
                <w:rPr>
                  <w:rFonts w:hint="default" w:ascii="Courier New" w:hAnsi="Courier New" w:eastAsia="Courier New" w:cs="Courier New"/>
                  <w:color w:val="000000"/>
                  <w:sz w:val="16"/>
                  <w:szCs w:val="16"/>
                  <w:lang w:val="es-EC"/>
                </w:rPr>
                <w:t xml:space="preserve">    }</w:t>
              </w:r>
            </w:ins>
          </w:p>
          <w:p w14:paraId="2218B5E2">
            <w:pPr>
              <w:spacing w:before="0" w:after="0" w:line="240" w:lineRule="auto"/>
              <w:rPr>
                <w:ins w:id="2380" w:author="marpa" w:date="2026-10-25T23:33:28Z"/>
                <w:rFonts w:hint="default" w:ascii="Courier New" w:hAnsi="Courier New" w:eastAsia="Courier New" w:cs="Courier New"/>
                <w:color w:val="000000"/>
                <w:sz w:val="16"/>
                <w:szCs w:val="16"/>
                <w:lang w:val="es-EC"/>
              </w:rPr>
            </w:pPr>
          </w:p>
          <w:p w14:paraId="69E1B6C8">
            <w:pPr>
              <w:spacing w:before="0" w:after="0" w:line="240" w:lineRule="auto"/>
              <w:rPr>
                <w:ins w:id="2381" w:author="marpa" w:date="2026-10-25T23:33:28Z"/>
                <w:rFonts w:hint="default" w:ascii="Courier New" w:hAnsi="Courier New" w:eastAsia="Courier New" w:cs="Courier New"/>
                <w:color w:val="000000"/>
                <w:sz w:val="16"/>
                <w:szCs w:val="16"/>
                <w:lang w:val="es-EC"/>
              </w:rPr>
            </w:pPr>
            <w:ins w:id="2382" w:author="marpa" w:date="2026-10-25T23:33:28Z">
              <w:r>
                <w:rPr>
                  <w:rFonts w:hint="default" w:ascii="Courier New" w:hAnsi="Courier New" w:eastAsia="Courier New" w:cs="Courier New"/>
                  <w:color w:val="000000"/>
                  <w:sz w:val="16"/>
                  <w:szCs w:val="16"/>
                  <w:lang w:val="es-EC"/>
                </w:rPr>
                <w:t xml:space="preserve">    @Override public Set&lt;QName&gt; getHeaders() { return Collections.singleton(new QName(NS_SEGURIDAD, "token")); }</w:t>
              </w:r>
            </w:ins>
          </w:p>
          <w:p w14:paraId="3D989B42">
            <w:pPr>
              <w:spacing w:before="0" w:after="0" w:line="240" w:lineRule="auto"/>
              <w:rPr>
                <w:ins w:id="2383" w:author="marpa" w:date="2026-10-25T23:33:28Z"/>
                <w:rFonts w:hint="default" w:ascii="Courier New" w:hAnsi="Courier New" w:eastAsia="Courier New" w:cs="Courier New"/>
                <w:color w:val="000000"/>
                <w:sz w:val="16"/>
                <w:szCs w:val="16"/>
                <w:lang w:val="es-EC"/>
              </w:rPr>
            </w:pPr>
            <w:ins w:id="2384" w:author="marpa" w:date="2026-10-25T23:33:28Z">
              <w:r>
                <w:rPr>
                  <w:rFonts w:hint="default" w:ascii="Courier New" w:hAnsi="Courier New" w:eastAsia="Courier New" w:cs="Courier New"/>
                  <w:color w:val="000000"/>
                  <w:sz w:val="16"/>
                  <w:szCs w:val="16"/>
                  <w:lang w:val="es-EC"/>
                </w:rPr>
                <w:t xml:space="preserve">    @Override public boolean handleFault(SOAPMessageContext contexto) { return true; }</w:t>
              </w:r>
            </w:ins>
          </w:p>
          <w:p w14:paraId="2B9F5F97">
            <w:pPr>
              <w:spacing w:before="0" w:after="0" w:line="240" w:lineRule="auto"/>
              <w:rPr>
                <w:ins w:id="2385" w:author="marpa" w:date="2026-10-25T23:33:28Z"/>
                <w:rFonts w:hint="default" w:ascii="Courier New" w:hAnsi="Courier New" w:eastAsia="Courier New" w:cs="Courier New"/>
                <w:color w:val="000000"/>
                <w:sz w:val="16"/>
                <w:szCs w:val="16"/>
                <w:lang w:val="es-EC"/>
              </w:rPr>
            </w:pPr>
            <w:ins w:id="2386" w:author="marpa" w:date="2026-10-25T23:33:28Z">
              <w:r>
                <w:rPr>
                  <w:rFonts w:hint="default" w:ascii="Courier New" w:hAnsi="Courier New" w:eastAsia="Courier New" w:cs="Courier New"/>
                  <w:color w:val="000000"/>
                  <w:sz w:val="16"/>
                  <w:szCs w:val="16"/>
                  <w:lang w:val="es-EC"/>
                </w:rPr>
                <w:t xml:space="preserve">    @Override public void close(MessageContext contexto) { }</w:t>
              </w:r>
            </w:ins>
          </w:p>
          <w:p w14:paraId="3309D208">
            <w:pPr>
              <w:spacing w:before="0" w:after="0" w:line="240" w:lineRule="auto"/>
              <w:rPr>
                <w:ins w:id="2387" w:author="marpa" w:date="2026-10-25T23:33:28Z"/>
                <w:rFonts w:hint="default" w:ascii="Courier New" w:hAnsi="Courier New" w:eastAsia="Courier New" w:cs="Courier New"/>
                <w:color w:val="000000"/>
                <w:sz w:val="16"/>
                <w:szCs w:val="16"/>
                <w:lang w:val="es-EC"/>
              </w:rPr>
            </w:pPr>
            <w:ins w:id="2388" w:author="marpa" w:date="2026-10-25T23:33:28Z">
              <w:r>
                <w:rPr>
                  <w:rFonts w:hint="default" w:ascii="Courier New" w:hAnsi="Courier New" w:eastAsia="Courier New" w:cs="Courier New"/>
                  <w:color w:val="000000"/>
                  <w:sz w:val="16"/>
                  <w:szCs w:val="16"/>
                  <w:lang w:val="es-EC"/>
                </w:rPr>
                <w:t>}</w:t>
              </w:r>
            </w:ins>
          </w:p>
        </w:tc>
      </w:tr>
    </w:tbl>
    <w:p w14:paraId="4D6D51CA">
      <w:pPr>
        <w:pStyle w:val="6"/>
        <w:rPr>
          <w:ins w:id="2389" w:author="marpa" w:date="2026-10-25T23:33:28Z"/>
          <w:rFonts w:hint="default"/>
          <w:lang w:val="es-EC"/>
        </w:rPr>
      </w:pPr>
      <w:ins w:id="2390" w:author="marpa" w:date="2026-10-25T23:33:28Z">
        <w:bookmarkStart w:id="185" w:name="_Toc9606"/>
        <w:bookmarkStart w:id="186" w:name="_Toc7120"/>
        <w:r>
          <w:rPr/>
          <w:t xml:space="preserve">Tabla </w:t>
        </w:r>
      </w:ins>
      <w:r>
        <w:rPr>
          <w:rFonts w:hint="default"/>
          <w:lang w:val="es-EC"/>
        </w:rPr>
        <w:t>39</w:t>
      </w:r>
      <w:ins w:id="2391" w:author="marpa" w:date="2026-10-25T23:33:28Z">
        <w:r>
          <w:rPr/>
          <w:t xml:space="preserve">. Clase </w:t>
        </w:r>
      </w:ins>
      <w:ins w:id="2392" w:author="marpa" w:date="2026-10-25T23:33:28Z">
        <w:r>
          <w:rPr>
            <w:rFonts w:hint="default"/>
          </w:rPr>
          <w:t>TlsInseguro</w:t>
        </w:r>
      </w:ins>
      <w:ins w:id="2393" w:author="marpa" w:date="2026-10-25T23:33:28Z">
        <w:r>
          <w:rPr>
            <w:rFonts w:hint="default"/>
            <w:lang w:val="es-EC"/>
          </w:rPr>
          <w:t xml:space="preserve"> </w:t>
        </w:r>
      </w:ins>
      <w:ins w:id="2394" w:author="marpa" w:date="2026-10-25T23:33:28Z">
        <w:r>
          <w:rPr/>
          <w:t xml:space="preserve">- Cliente </w:t>
        </w:r>
      </w:ins>
      <w:r>
        <w:rPr>
          <w:rFonts w:hint="default"/>
          <w:lang w:val="es-EC"/>
        </w:rPr>
        <w:t>escritorio</w:t>
      </w:r>
      <w:bookmarkEnd w:id="185"/>
      <w:bookmarkEnd w:id="186"/>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9CD9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395" w:author="marpa" w:date="2026-10-25T23:33:28Z"/>
        </w:trPr>
        <w:tc>
          <w:tcPr>
            <w:tcW w:w="8494" w:type="dxa"/>
            <w:shd w:val="clear" w:color="auto" w:fill="D9D9D9"/>
          </w:tcPr>
          <w:p w14:paraId="6030E438">
            <w:pPr>
              <w:spacing w:before="0" w:after="0" w:line="240" w:lineRule="auto"/>
              <w:rPr>
                <w:ins w:id="2396" w:author="marpa" w:date="2026-10-25T23:33:28Z"/>
                <w:rFonts w:hint="default" w:ascii="Courier New" w:hAnsi="Courier New" w:eastAsia="Courier New" w:cs="Courier New"/>
                <w:color w:val="000000"/>
                <w:sz w:val="16"/>
                <w:szCs w:val="16"/>
                <w:lang w:val="es-EC"/>
              </w:rPr>
            </w:pPr>
            <w:ins w:id="2397" w:author="marpa" w:date="2026-10-25T23:33:28Z">
              <w:r>
                <w:rPr>
                  <w:rFonts w:hint="default" w:ascii="Courier New" w:hAnsi="Courier New" w:eastAsia="Courier New" w:cs="Courier New"/>
                  <w:color w:val="000000"/>
                  <w:sz w:val="16"/>
                  <w:szCs w:val="16"/>
                  <w:lang w:val="es-EC"/>
                </w:rPr>
                <w:t>package ec.edu.monster.seguridad;</w:t>
              </w:r>
            </w:ins>
          </w:p>
          <w:p w14:paraId="19DBBE85">
            <w:pPr>
              <w:spacing w:before="0" w:after="0" w:line="240" w:lineRule="auto"/>
              <w:rPr>
                <w:ins w:id="2398" w:author="marpa" w:date="2026-10-25T23:33:28Z"/>
                <w:rFonts w:hint="default" w:ascii="Courier New" w:hAnsi="Courier New" w:eastAsia="Courier New" w:cs="Courier New"/>
                <w:color w:val="000000"/>
                <w:sz w:val="16"/>
                <w:szCs w:val="16"/>
                <w:lang w:val="es-EC"/>
              </w:rPr>
            </w:pPr>
          </w:p>
          <w:p w14:paraId="6989D8C5">
            <w:pPr>
              <w:spacing w:before="0" w:after="0" w:line="240" w:lineRule="auto"/>
              <w:rPr>
                <w:ins w:id="2399" w:author="marpa" w:date="2026-10-25T23:33:28Z"/>
                <w:rFonts w:hint="default" w:ascii="Courier New" w:hAnsi="Courier New" w:eastAsia="Courier New" w:cs="Courier New"/>
                <w:color w:val="000000"/>
                <w:sz w:val="16"/>
                <w:szCs w:val="16"/>
                <w:lang w:val="es-EC"/>
              </w:rPr>
            </w:pPr>
            <w:ins w:id="2400" w:author="marpa" w:date="2026-10-25T23:33:28Z">
              <w:r>
                <w:rPr>
                  <w:rFonts w:hint="default" w:ascii="Courier New" w:hAnsi="Courier New" w:eastAsia="Courier New" w:cs="Courier New"/>
                  <w:color w:val="000000"/>
                  <w:sz w:val="16"/>
                  <w:szCs w:val="16"/>
                  <w:lang w:val="es-EC"/>
                </w:rPr>
                <w:t>import java.security.SecureRandom;</w:t>
              </w:r>
            </w:ins>
          </w:p>
          <w:p w14:paraId="2C8FB29B">
            <w:pPr>
              <w:spacing w:before="0" w:after="0" w:line="240" w:lineRule="auto"/>
              <w:rPr>
                <w:ins w:id="2401" w:author="marpa" w:date="2026-10-25T23:33:28Z"/>
                <w:rFonts w:hint="default" w:ascii="Courier New" w:hAnsi="Courier New" w:eastAsia="Courier New" w:cs="Courier New"/>
                <w:color w:val="000000"/>
                <w:sz w:val="16"/>
                <w:szCs w:val="16"/>
                <w:lang w:val="es-EC"/>
              </w:rPr>
            </w:pPr>
            <w:ins w:id="2402" w:author="marpa" w:date="2026-10-25T23:33:28Z">
              <w:r>
                <w:rPr>
                  <w:rFonts w:hint="default" w:ascii="Courier New" w:hAnsi="Courier New" w:eastAsia="Courier New" w:cs="Courier New"/>
                  <w:color w:val="000000"/>
                  <w:sz w:val="16"/>
                  <w:szCs w:val="16"/>
                  <w:lang w:val="es-EC"/>
                </w:rPr>
                <w:t>import java.security.cert.X509Certificate;</w:t>
              </w:r>
            </w:ins>
          </w:p>
          <w:p w14:paraId="5530785B">
            <w:pPr>
              <w:spacing w:before="0" w:after="0" w:line="240" w:lineRule="auto"/>
              <w:rPr>
                <w:ins w:id="2403" w:author="marpa" w:date="2026-10-25T23:33:28Z"/>
                <w:rFonts w:hint="default" w:ascii="Courier New" w:hAnsi="Courier New" w:eastAsia="Courier New" w:cs="Courier New"/>
                <w:color w:val="000000"/>
                <w:sz w:val="16"/>
                <w:szCs w:val="16"/>
                <w:lang w:val="es-EC"/>
              </w:rPr>
            </w:pPr>
            <w:ins w:id="2404" w:author="marpa" w:date="2026-10-25T23:33:28Z">
              <w:r>
                <w:rPr>
                  <w:rFonts w:hint="default" w:ascii="Courier New" w:hAnsi="Courier New" w:eastAsia="Courier New" w:cs="Courier New"/>
                  <w:color w:val="000000"/>
                  <w:sz w:val="16"/>
                  <w:szCs w:val="16"/>
                  <w:lang w:val="es-EC"/>
                </w:rPr>
                <w:t>import javax.net.ssl.HttpsURLConnection;</w:t>
              </w:r>
            </w:ins>
          </w:p>
          <w:p w14:paraId="3AEB5CF9">
            <w:pPr>
              <w:spacing w:before="0" w:after="0" w:line="240" w:lineRule="auto"/>
              <w:rPr>
                <w:ins w:id="2405" w:author="marpa" w:date="2026-10-25T23:33:28Z"/>
                <w:rFonts w:hint="default" w:ascii="Courier New" w:hAnsi="Courier New" w:eastAsia="Courier New" w:cs="Courier New"/>
                <w:color w:val="000000"/>
                <w:sz w:val="16"/>
                <w:szCs w:val="16"/>
                <w:lang w:val="es-EC"/>
              </w:rPr>
            </w:pPr>
            <w:ins w:id="2406" w:author="marpa" w:date="2026-10-25T23:33:28Z">
              <w:r>
                <w:rPr>
                  <w:rFonts w:hint="default" w:ascii="Courier New" w:hAnsi="Courier New" w:eastAsia="Courier New" w:cs="Courier New"/>
                  <w:color w:val="000000"/>
                  <w:sz w:val="16"/>
                  <w:szCs w:val="16"/>
                  <w:lang w:val="es-EC"/>
                </w:rPr>
                <w:t>import javax.net.ssl.SSLContext;</w:t>
              </w:r>
            </w:ins>
          </w:p>
          <w:p w14:paraId="4068C56C">
            <w:pPr>
              <w:spacing w:before="0" w:after="0" w:line="240" w:lineRule="auto"/>
              <w:rPr>
                <w:ins w:id="2407" w:author="marpa" w:date="2026-10-25T23:33:28Z"/>
                <w:rFonts w:hint="default" w:ascii="Courier New" w:hAnsi="Courier New" w:eastAsia="Courier New" w:cs="Courier New"/>
                <w:color w:val="000000"/>
                <w:sz w:val="16"/>
                <w:szCs w:val="16"/>
                <w:lang w:val="es-EC"/>
              </w:rPr>
            </w:pPr>
            <w:ins w:id="2408" w:author="marpa" w:date="2026-10-25T23:33:28Z">
              <w:r>
                <w:rPr>
                  <w:rFonts w:hint="default" w:ascii="Courier New" w:hAnsi="Courier New" w:eastAsia="Courier New" w:cs="Courier New"/>
                  <w:color w:val="000000"/>
                  <w:sz w:val="16"/>
                  <w:szCs w:val="16"/>
                  <w:lang w:val="es-EC"/>
                </w:rPr>
                <w:t>import javax.net.ssl.TrustManager;</w:t>
              </w:r>
            </w:ins>
          </w:p>
          <w:p w14:paraId="5F7CFC04">
            <w:pPr>
              <w:spacing w:before="0" w:after="0" w:line="240" w:lineRule="auto"/>
              <w:rPr>
                <w:ins w:id="2409" w:author="marpa" w:date="2026-10-25T23:33:28Z"/>
                <w:rFonts w:hint="default" w:ascii="Courier New" w:hAnsi="Courier New" w:eastAsia="Courier New" w:cs="Courier New"/>
                <w:color w:val="000000"/>
                <w:sz w:val="16"/>
                <w:szCs w:val="16"/>
                <w:lang w:val="es-EC"/>
              </w:rPr>
            </w:pPr>
            <w:ins w:id="2410" w:author="marpa" w:date="2026-10-25T23:33:28Z">
              <w:r>
                <w:rPr>
                  <w:rFonts w:hint="default" w:ascii="Courier New" w:hAnsi="Courier New" w:eastAsia="Courier New" w:cs="Courier New"/>
                  <w:color w:val="000000"/>
                  <w:sz w:val="16"/>
                  <w:szCs w:val="16"/>
                  <w:lang w:val="es-EC"/>
                </w:rPr>
                <w:t>import javax.net.ssl.X509TrustManager;</w:t>
              </w:r>
            </w:ins>
          </w:p>
          <w:p w14:paraId="72DBCCC8">
            <w:pPr>
              <w:spacing w:before="0" w:after="0" w:line="240" w:lineRule="auto"/>
              <w:rPr>
                <w:ins w:id="2411" w:author="marpa" w:date="2026-10-25T23:33:28Z"/>
                <w:rFonts w:hint="default" w:ascii="Courier New" w:hAnsi="Courier New" w:eastAsia="Courier New" w:cs="Courier New"/>
                <w:color w:val="000000"/>
                <w:sz w:val="16"/>
                <w:szCs w:val="16"/>
                <w:lang w:val="es-EC"/>
              </w:rPr>
            </w:pPr>
          </w:p>
          <w:p w14:paraId="7303B449">
            <w:pPr>
              <w:spacing w:before="0" w:after="0" w:line="240" w:lineRule="auto"/>
              <w:rPr>
                <w:ins w:id="2412" w:author="marpa" w:date="2026-10-25T23:33:28Z"/>
                <w:rFonts w:hint="default" w:ascii="Courier New" w:hAnsi="Courier New" w:eastAsia="Courier New" w:cs="Courier New"/>
                <w:color w:val="000000"/>
                <w:sz w:val="16"/>
                <w:szCs w:val="16"/>
                <w:lang w:val="es-EC"/>
              </w:rPr>
            </w:pPr>
            <w:ins w:id="2413" w:author="marpa" w:date="2026-10-25T23:33:28Z">
              <w:r>
                <w:rPr>
                  <w:rFonts w:hint="default" w:ascii="Courier New" w:hAnsi="Courier New" w:eastAsia="Courier New" w:cs="Courier New"/>
                  <w:color w:val="000000"/>
                  <w:sz w:val="16"/>
                  <w:szCs w:val="16"/>
                  <w:lang w:val="es-EC"/>
                </w:rPr>
                <w:t>/** Permite usar el certificado autofirmado de desarrollo cuando se habilita en el .env. */</w:t>
              </w:r>
            </w:ins>
          </w:p>
          <w:p w14:paraId="7E8D8066">
            <w:pPr>
              <w:spacing w:before="0" w:after="0" w:line="240" w:lineRule="auto"/>
              <w:rPr>
                <w:ins w:id="2414" w:author="marpa" w:date="2026-10-25T23:33:28Z"/>
                <w:rFonts w:hint="default" w:ascii="Courier New" w:hAnsi="Courier New" w:eastAsia="Courier New" w:cs="Courier New"/>
                <w:color w:val="000000"/>
                <w:sz w:val="16"/>
                <w:szCs w:val="16"/>
                <w:lang w:val="es-EC"/>
              </w:rPr>
            </w:pPr>
            <w:ins w:id="2415" w:author="marpa" w:date="2026-10-25T23:33:28Z">
              <w:r>
                <w:rPr>
                  <w:rFonts w:hint="default" w:ascii="Courier New" w:hAnsi="Courier New" w:eastAsia="Courier New" w:cs="Courier New"/>
                  <w:color w:val="000000"/>
                  <w:sz w:val="16"/>
                  <w:szCs w:val="16"/>
                  <w:lang w:val="es-EC"/>
                </w:rPr>
                <w:t>public final class TlsInseguro {</w:t>
              </w:r>
            </w:ins>
          </w:p>
          <w:p w14:paraId="0E1138AD">
            <w:pPr>
              <w:spacing w:before="0" w:after="0" w:line="240" w:lineRule="auto"/>
              <w:rPr>
                <w:ins w:id="2416" w:author="marpa" w:date="2026-10-25T23:33:28Z"/>
                <w:rFonts w:hint="default" w:ascii="Courier New" w:hAnsi="Courier New" w:eastAsia="Courier New" w:cs="Courier New"/>
                <w:color w:val="000000"/>
                <w:sz w:val="16"/>
                <w:szCs w:val="16"/>
                <w:lang w:val="es-EC"/>
              </w:rPr>
            </w:pPr>
            <w:ins w:id="2417" w:author="marpa" w:date="2026-10-25T23:33:28Z">
              <w:r>
                <w:rPr>
                  <w:rFonts w:hint="default" w:ascii="Courier New" w:hAnsi="Courier New" w:eastAsia="Courier New" w:cs="Courier New"/>
                  <w:color w:val="000000"/>
                  <w:sz w:val="16"/>
                  <w:szCs w:val="16"/>
                  <w:lang w:val="es-EC"/>
                </w:rPr>
                <w:t xml:space="preserve">    private TlsInseguro() { }</w:t>
              </w:r>
            </w:ins>
          </w:p>
          <w:p w14:paraId="51630C39">
            <w:pPr>
              <w:spacing w:before="0" w:after="0" w:line="240" w:lineRule="auto"/>
              <w:rPr>
                <w:ins w:id="2418" w:author="marpa" w:date="2026-10-25T23:33:28Z"/>
                <w:rFonts w:hint="default" w:ascii="Courier New" w:hAnsi="Courier New" w:eastAsia="Courier New" w:cs="Courier New"/>
                <w:color w:val="000000"/>
                <w:sz w:val="16"/>
                <w:szCs w:val="16"/>
                <w:lang w:val="es-EC"/>
              </w:rPr>
            </w:pPr>
          </w:p>
          <w:p w14:paraId="7395351F">
            <w:pPr>
              <w:spacing w:before="0" w:after="0" w:line="240" w:lineRule="auto"/>
              <w:rPr>
                <w:ins w:id="2419" w:author="marpa" w:date="2026-10-25T23:33:28Z"/>
                <w:rFonts w:hint="default" w:ascii="Courier New" w:hAnsi="Courier New" w:eastAsia="Courier New" w:cs="Courier New"/>
                <w:color w:val="000000"/>
                <w:sz w:val="16"/>
                <w:szCs w:val="16"/>
                <w:lang w:val="es-EC"/>
              </w:rPr>
            </w:pPr>
            <w:ins w:id="2420" w:author="marpa" w:date="2026-10-25T23:33:28Z">
              <w:r>
                <w:rPr>
                  <w:rFonts w:hint="default" w:ascii="Courier New" w:hAnsi="Courier New" w:eastAsia="Courier New" w:cs="Courier New"/>
                  <w:color w:val="000000"/>
                  <w:sz w:val="16"/>
                  <w:szCs w:val="16"/>
                  <w:lang w:val="es-EC"/>
                </w:rPr>
                <w:t xml:space="preserve">    public static void habilitar() {</w:t>
              </w:r>
            </w:ins>
          </w:p>
          <w:p w14:paraId="4587A898">
            <w:pPr>
              <w:spacing w:before="0" w:after="0" w:line="240" w:lineRule="auto"/>
              <w:rPr>
                <w:ins w:id="2421" w:author="marpa" w:date="2026-10-25T23:33:28Z"/>
                <w:rFonts w:hint="default" w:ascii="Courier New" w:hAnsi="Courier New" w:eastAsia="Courier New" w:cs="Courier New"/>
                <w:color w:val="000000"/>
                <w:sz w:val="16"/>
                <w:szCs w:val="16"/>
                <w:lang w:val="es-EC"/>
              </w:rPr>
            </w:pPr>
            <w:ins w:id="2422" w:author="marpa" w:date="2026-10-25T23:33:28Z">
              <w:r>
                <w:rPr>
                  <w:rFonts w:hint="default" w:ascii="Courier New" w:hAnsi="Courier New" w:eastAsia="Courier New" w:cs="Courier New"/>
                  <w:color w:val="000000"/>
                  <w:sz w:val="16"/>
                  <w:szCs w:val="16"/>
                  <w:lang w:val="es-EC"/>
                </w:rPr>
                <w:t xml:space="preserve">        try {</w:t>
              </w:r>
            </w:ins>
          </w:p>
          <w:p w14:paraId="77D486CB">
            <w:pPr>
              <w:spacing w:before="0" w:after="0" w:line="240" w:lineRule="auto"/>
              <w:rPr>
                <w:ins w:id="2423" w:author="marpa" w:date="2026-10-25T23:33:28Z"/>
                <w:rFonts w:hint="default" w:ascii="Courier New" w:hAnsi="Courier New" w:eastAsia="Courier New" w:cs="Courier New"/>
                <w:color w:val="000000"/>
                <w:sz w:val="16"/>
                <w:szCs w:val="16"/>
                <w:lang w:val="es-EC"/>
              </w:rPr>
            </w:pPr>
            <w:ins w:id="2424" w:author="marpa" w:date="2026-10-25T23:33:28Z">
              <w:r>
                <w:rPr>
                  <w:rFonts w:hint="default" w:ascii="Courier New" w:hAnsi="Courier New" w:eastAsia="Courier New" w:cs="Courier New"/>
                  <w:color w:val="000000"/>
                  <w:sz w:val="16"/>
                  <w:szCs w:val="16"/>
                  <w:lang w:val="es-EC"/>
                </w:rPr>
                <w:t xml:space="preserve">            TrustManager[] confianzaTotal = {new X509TrustManager() {</w:t>
              </w:r>
            </w:ins>
          </w:p>
          <w:p w14:paraId="27ACB6CB">
            <w:pPr>
              <w:spacing w:before="0" w:after="0" w:line="240" w:lineRule="auto"/>
              <w:rPr>
                <w:ins w:id="2425" w:author="marpa" w:date="2026-10-25T23:33:28Z"/>
                <w:rFonts w:hint="default" w:ascii="Courier New" w:hAnsi="Courier New" w:eastAsia="Courier New" w:cs="Courier New"/>
                <w:color w:val="000000"/>
                <w:sz w:val="16"/>
                <w:szCs w:val="16"/>
                <w:lang w:val="es-EC"/>
              </w:rPr>
            </w:pPr>
            <w:ins w:id="2426" w:author="marpa" w:date="2026-10-25T23:33:28Z">
              <w:r>
                <w:rPr>
                  <w:rFonts w:hint="default" w:ascii="Courier New" w:hAnsi="Courier New" w:eastAsia="Courier New" w:cs="Courier New"/>
                  <w:color w:val="000000"/>
                  <w:sz w:val="16"/>
                  <w:szCs w:val="16"/>
                  <w:lang w:val="es-EC"/>
                </w:rPr>
                <w:t xml:space="preserve">                @Override public X509Certificate[] getAcceptedIssuers() { return new X509Certificate[0]; }</w:t>
              </w:r>
            </w:ins>
          </w:p>
          <w:p w14:paraId="7F71CA8C">
            <w:pPr>
              <w:spacing w:before="0" w:after="0" w:line="240" w:lineRule="auto"/>
              <w:rPr>
                <w:ins w:id="2427" w:author="marpa" w:date="2026-10-25T23:33:28Z"/>
                <w:rFonts w:hint="default" w:ascii="Courier New" w:hAnsi="Courier New" w:eastAsia="Courier New" w:cs="Courier New"/>
                <w:color w:val="000000"/>
                <w:sz w:val="16"/>
                <w:szCs w:val="16"/>
                <w:lang w:val="es-EC"/>
              </w:rPr>
            </w:pPr>
            <w:ins w:id="2428" w:author="marpa" w:date="2026-10-25T23:33:28Z">
              <w:r>
                <w:rPr>
                  <w:rFonts w:hint="default" w:ascii="Courier New" w:hAnsi="Courier New" w:eastAsia="Courier New" w:cs="Courier New"/>
                  <w:color w:val="000000"/>
                  <w:sz w:val="16"/>
                  <w:szCs w:val="16"/>
                  <w:lang w:val="es-EC"/>
                </w:rPr>
                <w:t xml:space="preserve">                @Override public void checkClientTrusted(X509Certificate[] cadena, String tipo) { }</w:t>
              </w:r>
            </w:ins>
          </w:p>
          <w:p w14:paraId="66FCA367">
            <w:pPr>
              <w:spacing w:before="0" w:after="0" w:line="240" w:lineRule="auto"/>
              <w:rPr>
                <w:ins w:id="2429" w:author="marpa" w:date="2026-10-25T23:33:28Z"/>
                <w:rFonts w:hint="default" w:ascii="Courier New" w:hAnsi="Courier New" w:eastAsia="Courier New" w:cs="Courier New"/>
                <w:color w:val="000000"/>
                <w:sz w:val="16"/>
                <w:szCs w:val="16"/>
                <w:lang w:val="es-EC"/>
              </w:rPr>
            </w:pPr>
            <w:ins w:id="2430" w:author="marpa" w:date="2026-10-25T23:33:28Z">
              <w:r>
                <w:rPr>
                  <w:rFonts w:hint="default" w:ascii="Courier New" w:hAnsi="Courier New" w:eastAsia="Courier New" w:cs="Courier New"/>
                  <w:color w:val="000000"/>
                  <w:sz w:val="16"/>
                  <w:szCs w:val="16"/>
                  <w:lang w:val="es-EC"/>
                </w:rPr>
                <w:t xml:space="preserve">                @Override public void checkServerTrusted(X509Certificate[] cadena, String tipo) { }</w:t>
              </w:r>
            </w:ins>
          </w:p>
          <w:p w14:paraId="3B4770AF">
            <w:pPr>
              <w:spacing w:before="0" w:after="0" w:line="240" w:lineRule="auto"/>
              <w:rPr>
                <w:ins w:id="2431" w:author="marpa" w:date="2026-10-25T23:33:28Z"/>
                <w:rFonts w:hint="default" w:ascii="Courier New" w:hAnsi="Courier New" w:eastAsia="Courier New" w:cs="Courier New"/>
                <w:color w:val="000000"/>
                <w:sz w:val="16"/>
                <w:szCs w:val="16"/>
                <w:lang w:val="es-EC"/>
              </w:rPr>
            </w:pPr>
            <w:ins w:id="2432" w:author="marpa" w:date="2026-10-25T23:33:28Z">
              <w:r>
                <w:rPr>
                  <w:rFonts w:hint="default" w:ascii="Courier New" w:hAnsi="Courier New" w:eastAsia="Courier New" w:cs="Courier New"/>
                  <w:color w:val="000000"/>
                  <w:sz w:val="16"/>
                  <w:szCs w:val="16"/>
                  <w:lang w:val="es-EC"/>
                </w:rPr>
                <w:t xml:space="preserve">            }};</w:t>
              </w:r>
            </w:ins>
          </w:p>
          <w:p w14:paraId="2270CB2F">
            <w:pPr>
              <w:spacing w:before="0" w:after="0" w:line="240" w:lineRule="auto"/>
              <w:rPr>
                <w:ins w:id="2433" w:author="marpa" w:date="2026-10-25T23:33:28Z"/>
                <w:rFonts w:hint="default" w:ascii="Courier New" w:hAnsi="Courier New" w:eastAsia="Courier New" w:cs="Courier New"/>
                <w:color w:val="000000"/>
                <w:sz w:val="16"/>
                <w:szCs w:val="16"/>
                <w:lang w:val="es-EC"/>
              </w:rPr>
            </w:pPr>
            <w:ins w:id="2434" w:author="marpa" w:date="2026-10-25T23:33:28Z">
              <w:r>
                <w:rPr>
                  <w:rFonts w:hint="default" w:ascii="Courier New" w:hAnsi="Courier New" w:eastAsia="Courier New" w:cs="Courier New"/>
                  <w:color w:val="000000"/>
                  <w:sz w:val="16"/>
                  <w:szCs w:val="16"/>
                  <w:lang w:val="es-EC"/>
                </w:rPr>
                <w:t xml:space="preserve">            SSLContext contexto = SSLContext.getInstance("TLS");</w:t>
              </w:r>
            </w:ins>
          </w:p>
          <w:p w14:paraId="3CDF4053">
            <w:pPr>
              <w:spacing w:before="0" w:after="0" w:line="240" w:lineRule="auto"/>
              <w:rPr>
                <w:ins w:id="2435" w:author="marpa" w:date="2026-10-25T23:33:28Z"/>
                <w:rFonts w:hint="default" w:ascii="Courier New" w:hAnsi="Courier New" w:eastAsia="Courier New" w:cs="Courier New"/>
                <w:color w:val="000000"/>
                <w:sz w:val="16"/>
                <w:szCs w:val="16"/>
                <w:lang w:val="es-EC"/>
              </w:rPr>
            </w:pPr>
            <w:ins w:id="2436" w:author="marpa" w:date="2026-10-25T23:33:28Z">
              <w:r>
                <w:rPr>
                  <w:rFonts w:hint="default" w:ascii="Courier New" w:hAnsi="Courier New" w:eastAsia="Courier New" w:cs="Courier New"/>
                  <w:color w:val="000000"/>
                  <w:sz w:val="16"/>
                  <w:szCs w:val="16"/>
                  <w:lang w:val="es-EC"/>
                </w:rPr>
                <w:t xml:space="preserve">            contexto.init(null, confianzaTotal, new SecureRandom());</w:t>
              </w:r>
            </w:ins>
          </w:p>
          <w:p w14:paraId="072BAB0E">
            <w:pPr>
              <w:spacing w:before="0" w:after="0" w:line="240" w:lineRule="auto"/>
              <w:rPr>
                <w:ins w:id="2437" w:author="marpa" w:date="2026-10-25T23:33:28Z"/>
                <w:rFonts w:hint="default" w:ascii="Courier New" w:hAnsi="Courier New" w:eastAsia="Courier New" w:cs="Courier New"/>
                <w:color w:val="000000"/>
                <w:sz w:val="16"/>
                <w:szCs w:val="16"/>
                <w:lang w:val="es-EC"/>
              </w:rPr>
            </w:pPr>
            <w:ins w:id="2438" w:author="marpa" w:date="2026-10-25T23:33:28Z">
              <w:r>
                <w:rPr>
                  <w:rFonts w:hint="default" w:ascii="Courier New" w:hAnsi="Courier New" w:eastAsia="Courier New" w:cs="Courier New"/>
                  <w:color w:val="000000"/>
                  <w:sz w:val="16"/>
                  <w:szCs w:val="16"/>
                  <w:lang w:val="es-EC"/>
                </w:rPr>
                <w:t xml:space="preserve">            HttpsURLConnection.setDefaultSSLSocketFactory(contexto.getSocketFactory());</w:t>
              </w:r>
            </w:ins>
          </w:p>
          <w:p w14:paraId="7AA6DBBF">
            <w:pPr>
              <w:spacing w:before="0" w:after="0" w:line="240" w:lineRule="auto"/>
              <w:rPr>
                <w:ins w:id="2439" w:author="marpa" w:date="2026-10-25T23:33:28Z"/>
                <w:rFonts w:hint="default" w:ascii="Courier New" w:hAnsi="Courier New" w:eastAsia="Courier New" w:cs="Courier New"/>
                <w:color w:val="000000"/>
                <w:sz w:val="16"/>
                <w:szCs w:val="16"/>
                <w:lang w:val="es-EC"/>
              </w:rPr>
            </w:pPr>
            <w:ins w:id="2440" w:author="marpa" w:date="2026-10-25T23:33:28Z">
              <w:r>
                <w:rPr>
                  <w:rFonts w:hint="default" w:ascii="Courier New" w:hAnsi="Courier New" w:eastAsia="Courier New" w:cs="Courier New"/>
                  <w:color w:val="000000"/>
                  <w:sz w:val="16"/>
                  <w:szCs w:val="16"/>
                  <w:lang w:val="es-EC"/>
                </w:rPr>
                <w:t xml:space="preserve">            HttpsURLConnection.setDefaultHostnameVerifier((host, sesion) -&gt; true);</w:t>
              </w:r>
            </w:ins>
          </w:p>
          <w:p w14:paraId="3594345F">
            <w:pPr>
              <w:spacing w:before="0" w:after="0" w:line="240" w:lineRule="auto"/>
              <w:rPr>
                <w:ins w:id="2441" w:author="marpa" w:date="2026-10-25T23:33:28Z"/>
                <w:rFonts w:hint="default" w:ascii="Courier New" w:hAnsi="Courier New" w:eastAsia="Courier New" w:cs="Courier New"/>
                <w:color w:val="000000"/>
                <w:sz w:val="16"/>
                <w:szCs w:val="16"/>
                <w:lang w:val="es-EC"/>
              </w:rPr>
            </w:pPr>
            <w:ins w:id="2442" w:author="marpa" w:date="2026-10-25T23:33:28Z">
              <w:r>
                <w:rPr>
                  <w:rFonts w:hint="default" w:ascii="Courier New" w:hAnsi="Courier New" w:eastAsia="Courier New" w:cs="Courier New"/>
                  <w:color w:val="000000"/>
                  <w:sz w:val="16"/>
                  <w:szCs w:val="16"/>
                  <w:lang w:val="es-EC"/>
                </w:rPr>
                <w:t xml:space="preserve">        } catch (Exception ex) {</w:t>
              </w:r>
            </w:ins>
          </w:p>
          <w:p w14:paraId="1083FA31">
            <w:pPr>
              <w:spacing w:before="0" w:after="0" w:line="240" w:lineRule="auto"/>
              <w:rPr>
                <w:ins w:id="2443" w:author="marpa" w:date="2026-10-25T23:33:28Z"/>
                <w:rFonts w:hint="default" w:ascii="Courier New" w:hAnsi="Courier New" w:eastAsia="Courier New" w:cs="Courier New"/>
                <w:color w:val="000000"/>
                <w:sz w:val="16"/>
                <w:szCs w:val="16"/>
                <w:lang w:val="es-EC"/>
              </w:rPr>
            </w:pPr>
            <w:ins w:id="2444" w:author="marpa" w:date="2026-10-25T23:33:28Z">
              <w:r>
                <w:rPr>
                  <w:rFonts w:hint="default" w:ascii="Courier New" w:hAnsi="Courier New" w:eastAsia="Courier New" w:cs="Courier New"/>
                  <w:color w:val="000000"/>
                  <w:sz w:val="16"/>
                  <w:szCs w:val="16"/>
                  <w:lang w:val="es-EC"/>
                </w:rPr>
                <w:t xml:space="preserve">            throw new IllegalStateException("No fue posible habilitar TLS inseguro", ex);</w:t>
              </w:r>
            </w:ins>
          </w:p>
          <w:p w14:paraId="39330A2B">
            <w:pPr>
              <w:spacing w:before="0" w:after="0" w:line="240" w:lineRule="auto"/>
              <w:rPr>
                <w:ins w:id="2445" w:author="marpa" w:date="2026-10-25T23:33:28Z"/>
                <w:rFonts w:hint="default" w:ascii="Courier New" w:hAnsi="Courier New" w:eastAsia="Courier New" w:cs="Courier New"/>
                <w:color w:val="000000"/>
                <w:sz w:val="16"/>
                <w:szCs w:val="16"/>
                <w:lang w:val="es-EC"/>
              </w:rPr>
            </w:pPr>
            <w:ins w:id="2446" w:author="marpa" w:date="2026-10-25T23:33:28Z">
              <w:r>
                <w:rPr>
                  <w:rFonts w:hint="default" w:ascii="Courier New" w:hAnsi="Courier New" w:eastAsia="Courier New" w:cs="Courier New"/>
                  <w:color w:val="000000"/>
                  <w:sz w:val="16"/>
                  <w:szCs w:val="16"/>
                  <w:lang w:val="es-EC"/>
                </w:rPr>
                <w:t xml:space="preserve">        }</w:t>
              </w:r>
            </w:ins>
          </w:p>
          <w:p w14:paraId="5893F614">
            <w:pPr>
              <w:spacing w:before="0" w:after="0" w:line="240" w:lineRule="auto"/>
              <w:rPr>
                <w:ins w:id="2447" w:author="marpa" w:date="2026-10-25T23:33:28Z"/>
                <w:rFonts w:hint="default" w:ascii="Courier New" w:hAnsi="Courier New" w:eastAsia="Courier New" w:cs="Courier New"/>
                <w:color w:val="000000"/>
                <w:sz w:val="16"/>
                <w:szCs w:val="16"/>
                <w:lang w:val="es-EC"/>
              </w:rPr>
            </w:pPr>
            <w:ins w:id="2448" w:author="marpa" w:date="2026-10-25T23:33:28Z">
              <w:r>
                <w:rPr>
                  <w:rFonts w:hint="default" w:ascii="Courier New" w:hAnsi="Courier New" w:eastAsia="Courier New" w:cs="Courier New"/>
                  <w:color w:val="000000"/>
                  <w:sz w:val="16"/>
                  <w:szCs w:val="16"/>
                  <w:lang w:val="es-EC"/>
                </w:rPr>
                <w:t xml:space="preserve">    }</w:t>
              </w:r>
            </w:ins>
          </w:p>
          <w:p w14:paraId="1F652614">
            <w:pPr>
              <w:spacing w:before="0" w:after="0" w:line="240" w:lineRule="auto"/>
              <w:rPr>
                <w:ins w:id="2449" w:author="marpa" w:date="2026-10-25T23:33:28Z"/>
                <w:rFonts w:hint="default" w:ascii="Courier New" w:hAnsi="Courier New" w:eastAsia="Courier New" w:cs="Courier New"/>
                <w:color w:val="000000"/>
                <w:sz w:val="16"/>
                <w:szCs w:val="16"/>
                <w:lang w:val="es-EC"/>
              </w:rPr>
            </w:pPr>
            <w:ins w:id="2450" w:author="marpa" w:date="2026-10-25T23:33:28Z">
              <w:r>
                <w:rPr>
                  <w:rFonts w:hint="default" w:ascii="Courier New" w:hAnsi="Courier New" w:eastAsia="Courier New" w:cs="Courier New"/>
                  <w:color w:val="000000"/>
                  <w:sz w:val="16"/>
                  <w:szCs w:val="16"/>
                  <w:lang w:val="es-EC"/>
                </w:rPr>
                <w:t>}</w:t>
              </w:r>
            </w:ins>
          </w:p>
        </w:tc>
      </w:tr>
    </w:tbl>
    <w:p w14:paraId="17D9A109">
      <w:pPr>
        <w:rPr>
          <w:ins w:id="2451" w:author="marpa" w:date="2026-10-25T23:33:28Z"/>
          <w:rFonts w:hint="default"/>
          <w:b/>
          <w:bCs/>
          <w:color w:val="243F61"/>
          <w:sz w:val="32"/>
          <w:szCs w:val="32"/>
          <w:lang w:val="es-EC"/>
        </w:rPr>
      </w:pPr>
      <w:ins w:id="2452" w:author="marpa" w:date="2026-10-25T23:33:28Z">
        <w:r>
          <w:rPr>
            <w:rFonts w:hint="default"/>
            <w:b/>
            <w:bCs/>
            <w:color w:val="243F61"/>
            <w:sz w:val="32"/>
            <w:szCs w:val="32"/>
            <w:lang w:val="es-EC"/>
          </w:rPr>
          <w:t>CREACION DE CONTROLADORES</w:t>
        </w:r>
      </w:ins>
    </w:p>
    <w:p w14:paraId="09D36627">
      <w:pPr>
        <w:jc w:val="left"/>
        <w:rPr>
          <w:ins w:id="2453" w:author="marpa" w:date="2026-10-25T23:33:28Z"/>
          <w:rFonts w:hint="default"/>
          <w:lang w:val="es-EC"/>
        </w:rPr>
      </w:pPr>
      <w:ins w:id="2454" w:author="marpa" w:date="2026-10-25T23:33:28Z">
        <w:r>
          <w:rPr>
            <w:rFonts w:hint="default"/>
            <w:lang w:val="es-EC"/>
          </w:rPr>
          <w:t>Dentro de controladores se crean las clases para enlazar la vista con los servicios y modelos, y ejecutar flujos de control en base a los datos recibidos en los servicios o a las acciones del usuario en la interfaz. Se usan 3 controladores, uno para todo el cliente, que maneja las transiciones entre vistas de inicio de sesión y conversores, y los controladores propios de cada vista que conectan el servicio y sus endpoints con sus respectivas interfaces.</w:t>
        </w:r>
      </w:ins>
    </w:p>
    <w:p w14:paraId="799B5368">
      <w:pPr>
        <w:keepNext/>
        <w:spacing w:after="0"/>
        <w:jc w:val="center"/>
        <w:rPr>
          <w:ins w:id="2455" w:author="marpa" w:date="2026-10-25T23:33:28Z"/>
        </w:rPr>
      </w:pPr>
      <w:r>
        <w:drawing>
          <wp:inline distT="0" distB="0" distL="114300" distR="114300">
            <wp:extent cx="2169795" cy="758825"/>
            <wp:effectExtent l="0" t="0" r="1905" b="317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77"/>
                    <a:stretch>
                      <a:fillRect/>
                    </a:stretch>
                  </pic:blipFill>
                  <pic:spPr>
                    <a:xfrm>
                      <a:off x="0" y="0"/>
                      <a:ext cx="2169795" cy="758825"/>
                    </a:xfrm>
                    <a:prstGeom prst="rect">
                      <a:avLst/>
                    </a:prstGeom>
                    <a:noFill/>
                    <a:ln>
                      <a:noFill/>
                    </a:ln>
                  </pic:spPr>
                </pic:pic>
              </a:graphicData>
            </a:graphic>
          </wp:inline>
        </w:drawing>
      </w:r>
    </w:p>
    <w:p w14:paraId="51070E5B">
      <w:pPr>
        <w:pStyle w:val="5"/>
        <w:rPr>
          <w:ins w:id="2456" w:author="marpa" w:date="2026-10-25T23:33:28Z"/>
          <w:rFonts w:hint="default"/>
          <w:lang w:val="es-EC"/>
        </w:rPr>
      </w:pPr>
      <w:ins w:id="2457" w:author="marpa" w:date="2026-10-25T23:33:28Z">
        <w:bookmarkStart w:id="187" w:name="_Toc425"/>
        <w:bookmarkStart w:id="188" w:name="_Toc31995"/>
        <w:r>
          <w:rPr/>
          <w:t xml:space="preserve">Figura </w:t>
        </w:r>
      </w:ins>
      <w:r>
        <w:rPr>
          <w:rFonts w:hint="default"/>
          <w:lang w:val="es-EC"/>
        </w:rPr>
        <w:t>49</w:t>
      </w:r>
      <w:ins w:id="2458" w:author="marpa" w:date="2026-10-25T23:33:28Z">
        <w:r>
          <w:rPr/>
          <w:t>. Creación de c</w:t>
        </w:r>
      </w:ins>
      <w:ins w:id="2459" w:author="marpa" w:date="2026-10-25T23:33:28Z">
        <w:r>
          <w:rPr>
            <w:rFonts w:hint="default"/>
            <w:lang w:val="es-EC"/>
          </w:rPr>
          <w:t>ontroladores</w:t>
        </w:r>
      </w:ins>
      <w:ins w:id="2460" w:author="marpa" w:date="2026-10-25T23:33:28Z">
        <w:r>
          <w:rPr/>
          <w:t>- Cliente consola</w:t>
        </w:r>
        <w:bookmarkEnd w:id="187"/>
        <w:bookmarkEnd w:id="188"/>
      </w:ins>
    </w:p>
    <w:p w14:paraId="69E4429B">
      <w:pPr>
        <w:pStyle w:val="6"/>
        <w:rPr>
          <w:rFonts w:hint="default"/>
          <w:lang w:val="es-EC"/>
        </w:rPr>
      </w:pPr>
      <w:ins w:id="2461" w:author="marpa" w:date="2026-10-25T23:33:28Z">
        <w:bookmarkStart w:id="189" w:name="_Toc14376"/>
        <w:bookmarkStart w:id="190" w:name="_Toc11481"/>
        <w:r>
          <w:rPr/>
          <w:t xml:space="preserve">Tabla </w:t>
        </w:r>
      </w:ins>
      <w:r>
        <w:rPr>
          <w:rFonts w:hint="default"/>
          <w:lang w:val="es-EC"/>
        </w:rPr>
        <w:t>40</w:t>
      </w:r>
      <w:ins w:id="2462" w:author="marpa" w:date="2026-10-25T23:33:28Z">
        <w:r>
          <w:rPr/>
          <w:t xml:space="preserve">. Clase </w:t>
        </w:r>
      </w:ins>
      <w:r>
        <w:rPr>
          <w:rFonts w:hint="default"/>
          <w:lang w:val="es-EC"/>
        </w:rPr>
        <w:t xml:space="preserve">MainController </w:t>
      </w:r>
      <w:ins w:id="2463" w:author="marpa" w:date="2026-10-25T23:33:28Z">
        <w:r>
          <w:rPr/>
          <w:t xml:space="preserve">- Cliente </w:t>
        </w:r>
      </w:ins>
      <w:r>
        <w:rPr>
          <w:rFonts w:hint="default"/>
          <w:lang w:val="es-EC"/>
        </w:rPr>
        <w:t>escritorio</w:t>
      </w:r>
      <w:bookmarkEnd w:id="189"/>
      <w:bookmarkEnd w:id="19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FA6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A36412F">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ec.edu.monster.modelos.TipoConversion;</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ec.edu.monster.vistas.MainVista;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gmlop</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MainController {</w:t>
            </w:r>
            <w:r>
              <w:rPr>
                <w:rFonts w:ascii="Courier New" w:hAnsi="Courier New"/>
                <w:color w:val="000000"/>
                <w:sz w:val="16"/>
              </w:rPr>
              <w:br w:type="textWrapping"/>
            </w:r>
            <w:r>
              <w:rPr>
                <w:rFonts w:ascii="Courier New" w:hAnsi="Courier New"/>
                <w:color w:val="000000"/>
                <w:sz w:val="16"/>
              </w:rPr>
              <w:t xml:space="preserve">    private final MainVista vista;</w:t>
            </w:r>
            <w:r>
              <w:rPr>
                <w:rFonts w:ascii="Courier New" w:hAnsi="Courier New"/>
                <w:color w:val="000000"/>
                <w:sz w:val="16"/>
              </w:rPr>
              <w:br w:type="textWrapping"/>
            </w:r>
            <w:r>
              <w:rPr>
                <w:rFonts w:ascii="Courier New" w:hAnsi="Courier New"/>
                <w:color w:val="000000"/>
                <w:sz w:val="16"/>
              </w:rPr>
              <w:t xml:space="preserve">    private final WSConversorCliente 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MainController(MainVista vista, WSConversorCliente cliente)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 = cliente;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void init() {</w:t>
            </w:r>
            <w:r>
              <w:rPr>
                <w:rFonts w:ascii="Courier New" w:hAnsi="Courier New"/>
                <w:color w:val="000000"/>
                <w:sz w:val="16"/>
              </w:rPr>
              <w:br w:type="textWrapping"/>
            </w:r>
            <w:r>
              <w:rPr>
                <w:rFonts w:ascii="Courier New" w:hAnsi="Courier New"/>
                <w:color w:val="000000"/>
                <w:sz w:val="16"/>
              </w:rPr>
              <w:t xml:space="preserve">        for (TipoConversion tipo : TipoConversion.values()) {</w:t>
            </w:r>
            <w:r>
              <w:rPr>
                <w:rFonts w:ascii="Courier New" w:hAnsi="Courier New"/>
                <w:color w:val="000000"/>
                <w:sz w:val="16"/>
              </w:rPr>
              <w:br w:type="textWrapping"/>
            </w:r>
            <w:r>
              <w:rPr>
                <w:rFonts w:ascii="Courier New" w:hAnsi="Courier New"/>
                <w:color w:val="000000"/>
                <w:sz w:val="16"/>
              </w:rPr>
              <w:t xml:space="preserve">            new ConversionController(vista.getPanelConversion(tipo), client, tipo);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vista.getBtnCerrarSesion().addActionListener(evento -&gt; cerrarSesion());</w:t>
            </w:r>
            <w:r>
              <w:rPr>
                <w:rFonts w:ascii="Courier New" w:hAnsi="Courier New"/>
                <w:color w:val="000000"/>
                <w:sz w:val="16"/>
              </w:rPr>
              <w:br w:type="textWrapping"/>
            </w:r>
            <w:r>
              <w:rPr>
                <w:rFonts w:ascii="Courier New" w:hAnsi="Courier New"/>
                <w:color w:val="000000"/>
                <w:sz w:val="16"/>
              </w:rPr>
              <w:t xml:space="preserve">        vista.setLocationRelativeTo(null);</w:t>
            </w:r>
            <w:r>
              <w:rPr>
                <w:rFonts w:ascii="Courier New" w:hAnsi="Courier New"/>
                <w:color w:val="000000"/>
                <w:sz w:val="16"/>
              </w:rPr>
              <w:br w:type="textWrapping"/>
            </w:r>
            <w:r>
              <w:rPr>
                <w:rFonts w:ascii="Courier New" w:hAnsi="Courier New"/>
                <w:color w:val="000000"/>
                <w:sz w:val="16"/>
              </w:rPr>
              <w:t xml:space="preserve">        vista.setVisible(true);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cerrarSesion() {</w:t>
            </w:r>
            <w:r>
              <w:rPr>
                <w:rFonts w:ascii="Courier New" w:hAnsi="Courier New"/>
                <w:color w:val="000000"/>
                <w:sz w:val="16"/>
              </w:rPr>
              <w:br w:type="textWrapping"/>
            </w:r>
            <w:r>
              <w:rPr>
                <w:rFonts w:ascii="Courier New" w:hAnsi="Courier New"/>
                <w:color w:val="000000"/>
                <w:sz w:val="16"/>
              </w:rPr>
              <w:t xml:space="preserve">        vista.dispose();</w:t>
            </w:r>
            <w:r>
              <w:rPr>
                <w:rFonts w:ascii="Courier New" w:hAnsi="Courier New"/>
                <w:color w:val="000000"/>
                <w:sz w:val="16"/>
              </w:rPr>
              <w:br w:type="textWrapping"/>
            </w:r>
            <w:r>
              <w:rPr>
                <w:rFonts w:ascii="Courier New" w:hAnsi="Courier New"/>
                <w:color w:val="000000"/>
                <w:sz w:val="16"/>
              </w:rPr>
              <w:t xml:space="preserve">        LoginVista login = new LoginVista();</w:t>
            </w:r>
            <w:r>
              <w:rPr>
                <w:rFonts w:ascii="Courier New" w:hAnsi="Courier New"/>
                <w:color w:val="000000"/>
                <w:sz w:val="16"/>
              </w:rPr>
              <w:br w:type="textWrapping"/>
            </w:r>
            <w:r>
              <w:rPr>
                <w:rFonts w:ascii="Courier New" w:hAnsi="Courier New"/>
                <w:color w:val="000000"/>
                <w:sz w:val="16"/>
              </w:rPr>
              <w:t xml:space="preserve">        new LoginController(login, client);</w:t>
            </w:r>
            <w:r>
              <w:rPr>
                <w:rFonts w:ascii="Courier New" w:hAnsi="Courier New"/>
                <w:color w:val="000000"/>
                <w:sz w:val="16"/>
              </w:rPr>
              <w:br w:type="textWrapping"/>
            </w:r>
            <w:r>
              <w:rPr>
                <w:rFonts w:ascii="Courier New" w:hAnsi="Courier New"/>
                <w:color w:val="000000"/>
                <w:sz w:val="16"/>
              </w:rPr>
              <w:t xml:space="preserve">        login.setVisible(true);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C6C5E58">
      <w:pPr>
        <w:pStyle w:val="6"/>
      </w:pPr>
      <w:ins w:id="2464" w:author="marpa" w:date="2026-10-25T23:33:28Z">
        <w:bookmarkStart w:id="191" w:name="_Toc2784"/>
        <w:bookmarkStart w:id="192" w:name="_Toc13650"/>
        <w:r>
          <w:rPr/>
          <w:t xml:space="preserve">Tabla </w:t>
        </w:r>
      </w:ins>
      <w:r>
        <w:rPr>
          <w:rFonts w:hint="default"/>
          <w:lang w:val="es-EC"/>
        </w:rPr>
        <w:t>41</w:t>
      </w:r>
      <w:ins w:id="2465" w:author="marpa" w:date="2026-10-25T23:33:28Z">
        <w:r>
          <w:rPr/>
          <w:t xml:space="preserve">. Clase </w:t>
        </w:r>
      </w:ins>
      <w:ins w:id="2466" w:author="marpa" w:date="2026-10-25T23:33:28Z">
        <w:r>
          <w:rPr>
            <w:rFonts w:hint="default"/>
          </w:rPr>
          <w:t>LoginController</w:t>
        </w:r>
      </w:ins>
      <w:ins w:id="2467" w:author="marpa" w:date="2026-10-25T23:33:28Z">
        <w:r>
          <w:rPr/>
          <w:t>- Cliente consola</w:t>
        </w:r>
        <w:bookmarkEnd w:id="191"/>
        <w:bookmarkEnd w:id="192"/>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CC8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78D55AC">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ec.edu.monster.vistas.MainVista;</w:t>
            </w:r>
            <w:r>
              <w:rPr>
                <w:rFonts w:ascii="Courier New" w:hAnsi="Courier New"/>
                <w:color w:val="000000"/>
                <w:sz w:val="16"/>
              </w:rPr>
              <w:br w:type="textWrapping"/>
            </w:r>
            <w:r>
              <w:rPr>
                <w:rFonts w:ascii="Courier New" w:hAnsi="Courier New"/>
                <w:color w:val="000000"/>
                <w:sz w:val="16"/>
              </w:rPr>
              <w:t>import javax.swing.SwingWorker;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gmlop</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LoginController {</w:t>
            </w:r>
            <w:r>
              <w:rPr>
                <w:rFonts w:ascii="Courier New" w:hAnsi="Courier New"/>
                <w:color w:val="000000"/>
                <w:sz w:val="16"/>
              </w:rPr>
              <w:br w:type="textWrapping"/>
            </w:r>
            <w:r>
              <w:rPr>
                <w:rFonts w:ascii="Courier New" w:hAnsi="Courier New"/>
                <w:color w:val="000000"/>
                <w:sz w:val="16"/>
              </w:rPr>
              <w:t xml:space="preserve">    private final LoginVista vista;</w:t>
            </w:r>
            <w:r>
              <w:rPr>
                <w:rFonts w:ascii="Courier New" w:hAnsi="Courier New"/>
                <w:color w:val="000000"/>
                <w:sz w:val="16"/>
              </w:rPr>
              <w:br w:type="textWrapping"/>
            </w:r>
            <w:r>
              <w:rPr>
                <w:rFonts w:ascii="Courier New" w:hAnsi="Courier New"/>
                <w:color w:val="000000"/>
                <w:sz w:val="16"/>
              </w:rPr>
              <w:t xml:space="preserve">    private final WSConversorCliente 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LoginController(LoginVista vista, WSConversorCliente cliente)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 = cliente;</w:t>
            </w:r>
            <w:r>
              <w:rPr>
                <w:rFonts w:ascii="Courier New" w:hAnsi="Courier New"/>
                <w:color w:val="000000"/>
                <w:sz w:val="16"/>
              </w:rPr>
              <w:br w:type="textWrapping"/>
            </w:r>
            <w:r>
              <w:rPr>
                <w:rFonts w:ascii="Courier New" w:hAnsi="Courier New"/>
                <w:color w:val="000000"/>
                <w:sz w:val="16"/>
              </w:rPr>
              <w:t xml:space="preserve">        vista.getBtnLogin().addActionListener(e -&gt; onLogin());</w:t>
            </w:r>
            <w:r>
              <w:rPr>
                <w:rFonts w:ascii="Courier New" w:hAnsi="Courier New"/>
                <w:color w:val="000000"/>
                <w:sz w:val="16"/>
              </w:rPr>
              <w:br w:type="textWrapping"/>
            </w:r>
            <w:r>
              <w:rPr>
                <w:rFonts w:ascii="Courier New" w:hAnsi="Courier New"/>
                <w:color w:val="000000"/>
                <w:sz w:val="16"/>
              </w:rPr>
              <w:t xml:space="preserve">        vista.getBtnSalir().addActionListener(e -&gt; System.exit(0));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void onLogin() {</w:t>
            </w:r>
            <w:r>
              <w:rPr>
                <w:rFonts w:ascii="Courier New" w:hAnsi="Courier New"/>
                <w:color w:val="000000"/>
                <w:sz w:val="16"/>
              </w:rPr>
              <w:br w:type="textWrapping"/>
            </w:r>
            <w:r>
              <w:rPr>
                <w:rFonts w:ascii="Courier New" w:hAnsi="Courier New"/>
                <w:color w:val="000000"/>
                <w:sz w:val="16"/>
              </w:rPr>
              <w:t xml:space="preserve">        String user = vista.getUsuario();</w:t>
            </w:r>
            <w:r>
              <w:rPr>
                <w:rFonts w:ascii="Courier New" w:hAnsi="Courier New"/>
                <w:color w:val="000000"/>
                <w:sz w:val="16"/>
              </w:rPr>
              <w:br w:type="textWrapping"/>
            </w:r>
            <w:r>
              <w:rPr>
                <w:rFonts w:ascii="Courier New" w:hAnsi="Courier New"/>
                <w:color w:val="000000"/>
                <w:sz w:val="16"/>
              </w:rPr>
              <w:t xml:space="preserve">        String pass = vista.getPassword();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(user.isBlank() || pass.isBlank()) {</w:t>
            </w:r>
            <w:r>
              <w:rPr>
                <w:rFonts w:ascii="Courier New" w:hAnsi="Courier New"/>
                <w:color w:val="000000"/>
                <w:sz w:val="16"/>
              </w:rPr>
              <w:br w:type="textWrapping"/>
            </w:r>
            <w:r>
              <w:rPr>
                <w:rFonts w:ascii="Courier New" w:hAnsi="Courier New"/>
                <w:color w:val="000000"/>
                <w:sz w:val="16"/>
              </w:rPr>
              <w:t xml:space="preserve">            vista.setMensaje("Ingresa tu usuario y contraseña para continuar.");</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vista.setMensaje("Verificando tus credenciales...");</w:t>
            </w:r>
            <w:r>
              <w:rPr>
                <w:rFonts w:ascii="Courier New" w:hAnsi="Courier New"/>
                <w:color w:val="000000"/>
                <w:sz w:val="16"/>
              </w:rPr>
              <w:br w:type="textWrapping"/>
            </w:r>
            <w:r>
              <w:rPr>
                <w:rFonts w:ascii="Courier New" w:hAnsi="Courier New"/>
                <w:color w:val="000000"/>
                <w:sz w:val="16"/>
              </w:rPr>
              <w:t xml:space="preserve">        vista.setProcesando(true);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SwingWorker&lt;Boolean, Void&gt; worker = new SwingWorker&lt;&gt;() {</w:t>
            </w:r>
            <w:r>
              <w:rPr>
                <w:rFonts w:ascii="Courier New" w:hAnsi="Courier New"/>
                <w:color w:val="000000"/>
                <w:sz w:val="16"/>
              </w:rPr>
              <w:br w:type="textWrapping"/>
            </w:r>
            <w:r>
              <w:rPr>
                <w:rFonts w:ascii="Courier New" w:hAnsi="Courier New"/>
                <w:color w:val="000000"/>
                <w:sz w:val="16"/>
              </w:rPr>
              <w:t xml:space="preserve">            @Override protected Boolean doInBackground() {</w:t>
            </w:r>
            <w:r>
              <w:rPr>
                <w:rFonts w:ascii="Courier New" w:hAnsi="Courier New"/>
                <w:color w:val="000000"/>
                <w:sz w:val="16"/>
              </w:rPr>
              <w:br w:type="textWrapping"/>
            </w:r>
            <w:r>
              <w:rPr>
                <w:rFonts w:ascii="Courier New" w:hAnsi="Courier New"/>
                <w:color w:val="000000"/>
                <w:sz w:val="16"/>
              </w:rPr>
              <w:t xml:space="preserve">                return client.login(user, pass);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@Override protected void done() {</w:t>
            </w:r>
            <w:r>
              <w:rPr>
                <w:rFonts w:ascii="Courier New" w:hAnsi="Courier New"/>
                <w:color w:val="000000"/>
                <w:sz w:val="16"/>
              </w:rPr>
              <w:br w:type="textWrapping"/>
            </w:r>
            <w:r>
              <w:rPr>
                <w:rFonts w:ascii="Courier New" w:hAnsi="Courier New"/>
                <w:color w:val="000000"/>
                <w:sz w:val="16"/>
              </w:rPr>
              <w:t xml:space="preserve">                vista.setProcesando(false);</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if (get()) {</w:t>
            </w:r>
            <w:r>
              <w:rPr>
                <w:rFonts w:ascii="Courier New" w:hAnsi="Courier New"/>
                <w:color w:val="000000"/>
                <w:sz w:val="16"/>
              </w:rPr>
              <w:br w:type="textWrapping"/>
            </w:r>
            <w:r>
              <w:rPr>
                <w:rFonts w:ascii="Courier New" w:hAnsi="Courier New"/>
                <w:color w:val="000000"/>
                <w:sz w:val="16"/>
              </w:rPr>
              <w:t xml:space="preserve">                        vista.dispose();</w:t>
            </w:r>
            <w:r>
              <w:rPr>
                <w:rFonts w:ascii="Courier New" w:hAnsi="Courier New"/>
                <w:color w:val="000000"/>
                <w:sz w:val="16"/>
              </w:rPr>
              <w:br w:type="textWrapping"/>
            </w:r>
            <w:r>
              <w:rPr>
                <w:rFonts w:ascii="Courier New" w:hAnsi="Courier New"/>
                <w:color w:val="000000"/>
                <w:sz w:val="16"/>
              </w:rPr>
              <w:t xml:space="preserve">                        new MainController(new MainVista(user), client).init();</w:t>
            </w:r>
            <w:r>
              <w:rPr>
                <w:rFonts w:ascii="Courier New" w:hAnsi="Courier New"/>
                <w:color w:val="000000"/>
                <w:sz w:val="16"/>
              </w:rPr>
              <w:br w:type="textWrapping"/>
            </w:r>
            <w:r>
              <w:rPr>
                <w:rFonts w:ascii="Courier New" w:hAnsi="Courier New"/>
                <w:color w:val="000000"/>
                <w:sz w:val="16"/>
              </w:rPr>
              <w:t xml:space="preserve">                    } else {</w:t>
            </w:r>
            <w:r>
              <w:rPr>
                <w:rFonts w:ascii="Courier New" w:hAnsi="Courier New"/>
                <w:color w:val="000000"/>
                <w:sz w:val="16"/>
              </w:rPr>
              <w:br w:type="textWrapping"/>
            </w:r>
            <w:r>
              <w:rPr>
                <w:rFonts w:ascii="Courier New" w:hAnsi="Courier New"/>
                <w:color w:val="000000"/>
                <w:sz w:val="16"/>
              </w:rPr>
              <w:t xml:space="preserve">                        vista.setMensaje("Credenciales inválidas");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catch (Exception ex) {</w:t>
            </w:r>
            <w:r>
              <w:rPr>
                <w:rFonts w:ascii="Courier New" w:hAnsi="Courier New"/>
                <w:color w:val="000000"/>
                <w:sz w:val="16"/>
              </w:rPr>
              <w:br w:type="textWrapping"/>
            </w:r>
            <w:r>
              <w:rPr>
                <w:rFonts w:ascii="Courier New" w:hAnsi="Courier New"/>
                <w:color w:val="000000"/>
                <w:sz w:val="16"/>
              </w:rPr>
              <w:t xml:space="preserve">                    vista.setMensaje("Error: " + ex.getMessage());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worker.execute();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DCCCACA">
      <w:pPr>
        <w:pStyle w:val="6"/>
        <w:rPr>
          <w:rFonts w:hint="default"/>
          <w:lang w:val="es-EC"/>
        </w:rPr>
      </w:pPr>
      <w:ins w:id="2468" w:author="marpa" w:date="2026-10-25T23:33:28Z">
        <w:bookmarkStart w:id="193" w:name="_Toc27466"/>
        <w:bookmarkStart w:id="194" w:name="_Toc23837"/>
        <w:r>
          <w:rPr/>
          <w:t xml:space="preserve">Tabla </w:t>
        </w:r>
      </w:ins>
      <w:r>
        <w:rPr>
          <w:rFonts w:hint="default"/>
          <w:lang w:val="es-EC"/>
        </w:rPr>
        <w:t>43</w:t>
      </w:r>
      <w:ins w:id="2469" w:author="marpa" w:date="2026-10-25T23:33:28Z">
        <w:r>
          <w:rPr/>
          <w:t xml:space="preserve">. Clase </w:t>
        </w:r>
      </w:ins>
      <w:ins w:id="2470" w:author="marpa" w:date="2026-10-25T23:33:28Z">
        <w:r>
          <w:rPr>
            <w:rFonts w:hint="default"/>
          </w:rPr>
          <w:t>ConversionController</w:t>
        </w:r>
      </w:ins>
      <w:ins w:id="2471" w:author="marpa" w:date="2026-10-25T23:33:28Z">
        <w:r>
          <w:rPr/>
          <w:t>- Cliente consola</w:t>
        </w:r>
        <w:bookmarkEnd w:id="193"/>
        <w:bookmarkEnd w:id="194"/>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D5B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shd w:val="clear" w:color="auto" w:fill="D9D9D9"/>
          </w:tcPr>
          <w:p w14:paraId="2D596BD2">
            <w:pPr>
              <w:spacing w:after="0" w:line="240" w:lineRule="auto"/>
            </w:pP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ec.edu.monster.modelos.ResultadoConversion;</w:t>
            </w:r>
            <w:r>
              <w:rPr>
                <w:rFonts w:ascii="Courier New" w:hAnsi="Courier New"/>
                <w:color w:val="000000"/>
                <w:sz w:val="16"/>
              </w:rPr>
              <w:br w:type="textWrapping"/>
            </w:r>
            <w:r>
              <w:rPr>
                <w:rFonts w:ascii="Courier New" w:hAnsi="Courier New"/>
                <w:color w:val="000000"/>
                <w:sz w:val="16"/>
              </w:rPr>
              <w:t>import ec.edu.monster.modelos.TipoConversion;</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ec.edu.monster.vistas.PanelConversionVista;</w:t>
            </w:r>
            <w:r>
              <w:rPr>
                <w:rFonts w:ascii="Courier New" w:hAnsi="Courier New"/>
                <w:color w:val="000000"/>
                <w:sz w:val="16"/>
              </w:rPr>
              <w:br w:type="textWrapping"/>
            </w:r>
            <w:r>
              <w:rPr>
                <w:rFonts w:ascii="Courier New" w:hAnsi="Courier New"/>
                <w:color w:val="000000"/>
                <w:sz w:val="16"/>
              </w:rPr>
              <w:t>import java.util.concurrent.ExecutionException;</w:t>
            </w:r>
            <w:r>
              <w:rPr>
                <w:rFonts w:ascii="Courier New" w:hAnsi="Courier New"/>
                <w:color w:val="000000"/>
                <w:sz w:val="16"/>
              </w:rPr>
              <w:br w:type="textWrapping"/>
            </w:r>
            <w:r>
              <w:rPr>
                <w:rFonts w:ascii="Courier New" w:hAnsi="Courier New"/>
                <w:color w:val="000000"/>
                <w:sz w:val="16"/>
              </w:rPr>
              <w:t>import javax.swing.SwingWorker;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class ConversionController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final PanelConversionVista vista;</w:t>
            </w:r>
            <w:r>
              <w:rPr>
                <w:rFonts w:ascii="Courier New" w:hAnsi="Courier New"/>
                <w:color w:val="000000"/>
                <w:sz w:val="16"/>
              </w:rPr>
              <w:br w:type="textWrapping"/>
            </w:r>
            <w:r>
              <w:rPr>
                <w:rFonts w:ascii="Courier New" w:hAnsi="Courier New"/>
                <w:color w:val="000000"/>
                <w:sz w:val="16"/>
              </w:rPr>
              <w:t xml:space="preserve">    private final WSConversorCliente cliente;</w:t>
            </w:r>
            <w:r>
              <w:rPr>
                <w:rFonts w:ascii="Courier New" w:hAnsi="Courier New"/>
                <w:color w:val="000000"/>
                <w:sz w:val="16"/>
              </w:rPr>
              <w:br w:type="textWrapping"/>
            </w:r>
            <w:r>
              <w:rPr>
                <w:rFonts w:ascii="Courier New" w:hAnsi="Courier New"/>
                <w:color w:val="000000"/>
                <w:sz w:val="16"/>
              </w:rPr>
              <w:t xml:space="preserve">    private final TipoConversion tipo;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ConversionController(PanelConversionVista vista, WSConversorCliente cliente,</w:t>
            </w:r>
            <w:r>
              <w:rPr>
                <w:rFonts w:ascii="Courier New" w:hAnsi="Courier New"/>
                <w:color w:val="000000"/>
                <w:sz w:val="16"/>
              </w:rPr>
              <w:br w:type="textWrapping"/>
            </w:r>
            <w:r>
              <w:rPr>
                <w:rFonts w:ascii="Courier New" w:hAnsi="Courier New"/>
                <w:color w:val="000000"/>
                <w:sz w:val="16"/>
              </w:rPr>
              <w:t xml:space="preserve">            TipoConversion tipo)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this.cliente = cliente;</w:t>
            </w:r>
            <w:r>
              <w:rPr>
                <w:rFonts w:ascii="Courier New" w:hAnsi="Courier New"/>
                <w:color w:val="000000"/>
                <w:sz w:val="16"/>
              </w:rPr>
              <w:br w:type="textWrapping"/>
            </w:r>
            <w:r>
              <w:rPr>
                <w:rFonts w:ascii="Courier New" w:hAnsi="Courier New"/>
                <w:color w:val="000000"/>
                <w:sz w:val="16"/>
              </w:rPr>
              <w:t xml:space="preserve">        this.tipo = tipo;</w:t>
            </w:r>
            <w:r>
              <w:rPr>
                <w:rFonts w:ascii="Courier New" w:hAnsi="Courier New"/>
                <w:color w:val="000000"/>
                <w:sz w:val="16"/>
              </w:rPr>
              <w:br w:type="textWrapping"/>
            </w:r>
            <w:r>
              <w:rPr>
                <w:rFonts w:ascii="Courier New" w:hAnsi="Courier New"/>
                <w:color w:val="000000"/>
                <w:sz w:val="16"/>
              </w:rPr>
              <w:t xml:space="preserve">        vista.agregarAccionConvertir(evento -&gt; convertir());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convertir() {</w:t>
            </w:r>
            <w:r>
              <w:rPr>
                <w:rFonts w:ascii="Courier New" w:hAnsi="Courier New"/>
                <w:color w:val="000000"/>
                <w:sz w:val="16"/>
              </w:rPr>
              <w:br w:type="textWrapping"/>
            </w:r>
            <w:r>
              <w:rPr>
                <w:rFonts w:ascii="Courier New" w:hAnsi="Courier New"/>
                <w:color w:val="000000"/>
                <w:sz w:val="16"/>
              </w:rPr>
              <w:t xml:space="preserve">        String textoValor = vista.getValor();</w:t>
            </w:r>
            <w:r>
              <w:rPr>
                <w:rFonts w:ascii="Courier New" w:hAnsi="Courier New"/>
                <w:color w:val="000000"/>
                <w:sz w:val="16"/>
              </w:rPr>
              <w:br w:type="textWrapping"/>
            </w:r>
            <w:r>
              <w:rPr>
                <w:rFonts w:ascii="Courier New" w:hAnsi="Courier New"/>
                <w:color w:val="000000"/>
                <w:sz w:val="16"/>
              </w:rPr>
              <w:t xml:space="preserve">        if (textoValor.isBlank()) {</w:t>
            </w:r>
            <w:r>
              <w:rPr>
                <w:rFonts w:ascii="Courier New" w:hAnsi="Courier New"/>
                <w:color w:val="000000"/>
                <w:sz w:val="16"/>
              </w:rPr>
              <w:br w:type="textWrapping"/>
            </w:r>
            <w:r>
              <w:rPr>
                <w:rFonts w:ascii="Courier New" w:hAnsi="Courier New"/>
                <w:color w:val="000000"/>
                <w:sz w:val="16"/>
              </w:rPr>
              <w:t xml:space="preserve">            vista.mostrarError("Ingrese el valor que desea convertir.");</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final double valor;</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valor = Double.parseDouble(textoValor.replace(',', '.'));</w:t>
            </w:r>
            <w:r>
              <w:rPr>
                <w:rFonts w:ascii="Courier New" w:hAnsi="Courier New"/>
                <w:color w:val="000000"/>
                <w:sz w:val="16"/>
              </w:rPr>
              <w:br w:type="textWrapping"/>
            </w:r>
            <w:r>
              <w:rPr>
                <w:rFonts w:ascii="Courier New" w:hAnsi="Courier New"/>
                <w:color w:val="000000"/>
                <w:sz w:val="16"/>
              </w:rPr>
              <w:t xml:space="preserve">        } catch (NumberFormatException ex) {</w:t>
            </w:r>
            <w:r>
              <w:rPr>
                <w:rFonts w:ascii="Courier New" w:hAnsi="Courier New"/>
                <w:color w:val="000000"/>
                <w:sz w:val="16"/>
              </w:rPr>
              <w:br w:type="textWrapping"/>
            </w:r>
            <w:r>
              <w:rPr>
                <w:rFonts w:ascii="Courier New" w:hAnsi="Courier New"/>
                <w:color w:val="000000"/>
                <w:sz w:val="16"/>
              </w:rPr>
              <w:t xml:space="preserve">            vista.mostrarError("El valor debe ser un número válido.");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(!Double.isFinite(valor)) {</w:t>
            </w:r>
            <w:r>
              <w:rPr>
                <w:rFonts w:ascii="Courier New" w:hAnsi="Courier New"/>
                <w:color w:val="000000"/>
                <w:sz w:val="16"/>
              </w:rPr>
              <w:br w:type="textWrapping"/>
            </w:r>
            <w:r>
              <w:rPr>
                <w:rFonts w:ascii="Courier New" w:hAnsi="Courier New"/>
                <w:color w:val="000000"/>
                <w:sz w:val="16"/>
              </w:rPr>
              <w:t xml:space="preserve">            vista.mostrarError("El valor debe ser un número finito.");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(tipo == TipoConversion.MASA &amp;&amp; valor &lt; 0) {</w:t>
            </w:r>
            <w:r>
              <w:rPr>
                <w:rFonts w:ascii="Courier New" w:hAnsi="Courier New"/>
                <w:color w:val="000000"/>
                <w:sz w:val="16"/>
              </w:rPr>
              <w:br w:type="textWrapping"/>
            </w:r>
            <w:r>
              <w:rPr>
                <w:rFonts w:ascii="Courier New" w:hAnsi="Courier New"/>
                <w:color w:val="000000"/>
                <w:sz w:val="16"/>
              </w:rPr>
              <w:t xml:space="preserve">            vista.mostrarError("La masa no puede ser negativa.");</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origen = vista.getUnidadOrigen();</w:t>
            </w:r>
            <w:r>
              <w:rPr>
                <w:rFonts w:ascii="Courier New" w:hAnsi="Courier New"/>
                <w:color w:val="000000"/>
                <w:sz w:val="16"/>
              </w:rPr>
              <w:br w:type="textWrapping"/>
            </w:r>
            <w:r>
              <w:rPr>
                <w:rFonts w:ascii="Courier New" w:hAnsi="Courier New"/>
                <w:color w:val="000000"/>
                <w:sz w:val="16"/>
              </w:rPr>
              <w:t xml:space="preserve">        String destino = vista.getUnidadDestino();</w:t>
            </w:r>
            <w:r>
              <w:rPr>
                <w:rFonts w:ascii="Courier New" w:hAnsi="Courier New"/>
                <w:color w:val="000000"/>
                <w:sz w:val="16"/>
              </w:rPr>
              <w:br w:type="textWrapping"/>
            </w:r>
            <w:r>
              <w:rPr>
                <w:rFonts w:ascii="Courier New" w:hAnsi="Courier New"/>
                <w:color w:val="000000"/>
                <w:sz w:val="16"/>
              </w:rPr>
              <w:t xml:space="preserve">        if (origen == null || destino == null) {</w:t>
            </w:r>
            <w:r>
              <w:rPr>
                <w:rFonts w:ascii="Courier New" w:hAnsi="Courier New"/>
                <w:color w:val="000000"/>
                <w:sz w:val="16"/>
              </w:rPr>
              <w:br w:type="textWrapping"/>
            </w:r>
            <w:r>
              <w:rPr>
                <w:rFonts w:ascii="Courier New" w:hAnsi="Courier New"/>
                <w:color w:val="000000"/>
                <w:sz w:val="16"/>
              </w:rPr>
              <w:t xml:space="preserve">            vista.mostrarError("Seleccione las unidades de origen y destino.");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vista.limpiarMensaje();</w:t>
            </w:r>
            <w:r>
              <w:rPr>
                <w:rFonts w:ascii="Courier New" w:hAnsi="Courier New"/>
                <w:color w:val="000000"/>
                <w:sz w:val="16"/>
              </w:rPr>
              <w:br w:type="textWrapping"/>
            </w:r>
            <w:r>
              <w:rPr>
                <w:rFonts w:ascii="Courier New" w:hAnsi="Courier New"/>
                <w:color w:val="000000"/>
                <w:sz w:val="16"/>
              </w:rPr>
              <w:t xml:space="preserve">        vista.setProcesando(true);</w:t>
            </w:r>
            <w:r>
              <w:rPr>
                <w:rFonts w:ascii="Courier New" w:hAnsi="Courier New"/>
                <w:color w:val="000000"/>
                <w:sz w:val="16"/>
              </w:rPr>
              <w:br w:type="textWrapping"/>
            </w:r>
            <w:r>
              <w:rPr>
                <w:rFonts w:ascii="Courier New" w:hAnsi="Courier New"/>
                <w:color w:val="000000"/>
                <w:sz w:val="16"/>
              </w:rPr>
              <w:t xml:space="preserve">        new SwingWorker&lt;ResultadoConversion, Void&gt;() {</w:t>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protected ResultadoConversion doInBackground() {</w:t>
            </w:r>
            <w:r>
              <w:rPr>
                <w:rFonts w:ascii="Courier New" w:hAnsi="Courier New"/>
                <w:color w:val="000000"/>
                <w:sz w:val="16"/>
              </w:rPr>
              <w:br w:type="textWrapping"/>
            </w:r>
            <w:r>
              <w:rPr>
                <w:rFonts w:ascii="Courier New" w:hAnsi="Courier New"/>
                <w:color w:val="000000"/>
                <w:sz w:val="16"/>
              </w:rPr>
              <w:t xml:space="preserve">                double resultado = solicitarConversion(valor, origen, destino);</w:t>
            </w:r>
            <w:r>
              <w:rPr>
                <w:rFonts w:ascii="Courier New" w:hAnsi="Courier New"/>
                <w:color w:val="000000"/>
                <w:sz w:val="16"/>
              </w:rPr>
              <w:br w:type="textWrapping"/>
            </w:r>
            <w:r>
              <w:rPr>
                <w:rFonts w:ascii="Courier New" w:hAnsi="Courier New"/>
                <w:color w:val="000000"/>
                <w:sz w:val="16"/>
              </w:rPr>
              <w:t xml:space="preserve">                return new ResultadoConversion(origen, destino, resultado,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protected void done() {</w:t>
            </w:r>
            <w:r>
              <w:rPr>
                <w:rFonts w:ascii="Courier New" w:hAnsi="Courier New"/>
                <w:color w:val="000000"/>
                <w:sz w:val="16"/>
              </w:rPr>
              <w:br w:type="textWrapping"/>
            </w:r>
            <w:r>
              <w:rPr>
                <w:rFonts w:ascii="Courier New" w:hAnsi="Courier New"/>
                <w:color w:val="000000"/>
                <w:sz w:val="16"/>
              </w:rPr>
              <w:t xml:space="preserve">                vista.setProcesando(false);</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vista.mostrarResultado(get());</w:t>
            </w:r>
            <w:r>
              <w:rPr>
                <w:rFonts w:ascii="Courier New" w:hAnsi="Courier New"/>
                <w:color w:val="000000"/>
                <w:sz w:val="16"/>
              </w:rPr>
              <w:br w:type="textWrapping"/>
            </w:r>
            <w:r>
              <w:rPr>
                <w:rFonts w:ascii="Courier New" w:hAnsi="Courier New"/>
                <w:color w:val="000000"/>
                <w:sz w:val="16"/>
              </w:rPr>
              <w:t xml:space="preserve">                } catch (InterruptedException ex) {</w:t>
            </w:r>
            <w:r>
              <w:rPr>
                <w:rFonts w:ascii="Courier New" w:hAnsi="Courier New"/>
                <w:color w:val="000000"/>
                <w:sz w:val="16"/>
              </w:rPr>
              <w:br w:type="textWrapping"/>
            </w:r>
            <w:r>
              <w:rPr>
                <w:rFonts w:ascii="Courier New" w:hAnsi="Courier New"/>
                <w:color w:val="000000"/>
                <w:sz w:val="16"/>
              </w:rPr>
              <w:t xml:space="preserve">                    Thread.currentThread().interrupt();</w:t>
            </w:r>
            <w:r>
              <w:rPr>
                <w:rFonts w:ascii="Courier New" w:hAnsi="Courier New"/>
                <w:color w:val="000000"/>
                <w:sz w:val="16"/>
              </w:rPr>
              <w:br w:type="textWrapping"/>
            </w:r>
            <w:r>
              <w:rPr>
                <w:rFonts w:ascii="Courier New" w:hAnsi="Courier New"/>
                <w:color w:val="000000"/>
                <w:sz w:val="16"/>
              </w:rPr>
              <w:t xml:space="preserve">                    vista.mostrarError("La conversión fue interrumpida.");</w:t>
            </w:r>
            <w:r>
              <w:rPr>
                <w:rFonts w:ascii="Courier New" w:hAnsi="Courier New"/>
                <w:color w:val="000000"/>
                <w:sz w:val="16"/>
              </w:rPr>
              <w:br w:type="textWrapping"/>
            </w:r>
            <w:r>
              <w:rPr>
                <w:rFonts w:ascii="Courier New" w:hAnsi="Courier New"/>
                <w:color w:val="000000"/>
                <w:sz w:val="16"/>
              </w:rPr>
              <w:t xml:space="preserve">                } catch (ExecutionException ex) {</w:t>
            </w:r>
            <w:r>
              <w:rPr>
                <w:rFonts w:ascii="Courier New" w:hAnsi="Courier New"/>
                <w:color w:val="000000"/>
                <w:sz w:val="16"/>
              </w:rPr>
              <w:br w:type="textWrapping"/>
            </w:r>
            <w:r>
              <w:rPr>
                <w:rFonts w:ascii="Courier New" w:hAnsi="Courier New"/>
                <w:color w:val="000000"/>
                <w:sz w:val="16"/>
              </w:rPr>
              <w:t xml:space="preserve">                    String mensaje = obtenerMensaje(ex.getCause());</w:t>
            </w:r>
            <w:r>
              <w:rPr>
                <w:rFonts w:ascii="Courier New" w:hAnsi="Courier New"/>
                <w:color w:val="000000"/>
                <w:sz w:val="16"/>
              </w:rPr>
              <w:br w:type="textWrapping"/>
            </w:r>
            <w:r>
              <w:rPr>
                <w:rFonts w:ascii="Courier New" w:hAnsi="Courier New"/>
                <w:color w:val="000000"/>
                <w:sz w:val="16"/>
              </w:rPr>
              <w:t xml:space="preserve">                    if(mensaje.contains("Token inválido o expirado"))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int eleccion = vista.mostrarAlertaCierreSesion();</w:t>
            </w:r>
            <w:r>
              <w:rPr>
                <w:rFonts w:ascii="Courier New" w:hAnsi="Courier New"/>
                <w:color w:val="000000"/>
                <w:sz w:val="16"/>
              </w:rPr>
              <w:br w:type="textWrapping"/>
            </w:r>
            <w:r>
              <w:rPr>
                <w:rFonts w:ascii="Courier New" w:hAnsi="Courier New"/>
                <w:color w:val="000000"/>
                <w:sz w:val="16"/>
              </w:rPr>
              <w:t xml:space="preserve">                        switch(eleccion){</w:t>
            </w:r>
            <w:r>
              <w:rPr>
                <w:rFonts w:ascii="Courier New" w:hAnsi="Courier New"/>
                <w:color w:val="000000"/>
                <w:sz w:val="16"/>
              </w:rPr>
              <w:br w:type="textWrapping"/>
            </w:r>
            <w:r>
              <w:rPr>
                <w:rFonts w:ascii="Courier New" w:hAnsi="Courier New"/>
                <w:color w:val="000000"/>
                <w:sz w:val="16"/>
              </w:rPr>
              <w:t xml:space="preserve">                            case 0: //Reiniciar sesion</w:t>
            </w:r>
            <w:r>
              <w:rPr>
                <w:rFonts w:ascii="Courier New" w:hAnsi="Courier New"/>
                <w:color w:val="000000"/>
                <w:sz w:val="16"/>
              </w:rPr>
              <w:br w:type="textWrapping"/>
            </w:r>
            <w:r>
              <w:rPr>
                <w:rFonts w:ascii="Courier New" w:hAnsi="Courier New"/>
                <w:color w:val="000000"/>
                <w:sz w:val="16"/>
              </w:rPr>
              <w:t xml:space="preserve">                                LoginVista vistaLogin = new LoginVista();</w:t>
            </w:r>
            <w:r>
              <w:rPr>
                <w:rFonts w:ascii="Courier New" w:hAnsi="Courier New"/>
                <w:color w:val="000000"/>
                <w:sz w:val="16"/>
              </w:rPr>
              <w:br w:type="textWrapping"/>
            </w:r>
            <w:r>
              <w:rPr>
                <w:rFonts w:ascii="Courier New" w:hAnsi="Courier New"/>
                <w:color w:val="000000"/>
                <w:sz w:val="16"/>
              </w:rPr>
              <w:t xml:space="preserve">                                LoginController controladorLogin = new LoginController(vistaLogin, cliente);</w:t>
            </w:r>
            <w:r>
              <w:rPr>
                <w:rFonts w:ascii="Courier New" w:hAnsi="Courier New"/>
                <w:color w:val="000000"/>
                <w:sz w:val="16"/>
              </w:rPr>
              <w:br w:type="textWrapping"/>
            </w:r>
            <w:r>
              <w:rPr>
                <w:rFonts w:ascii="Courier New" w:hAnsi="Courier New"/>
                <w:color w:val="000000"/>
                <w:sz w:val="16"/>
              </w:rPr>
              <w:t xml:space="preserve">                                vistaLogin.setVisible(true);</w:t>
            </w:r>
            <w:r>
              <w:rPr>
                <w:rFonts w:ascii="Courier New" w:hAnsi="Courier New"/>
                <w:color w:val="000000"/>
                <w:sz w:val="16"/>
              </w:rPr>
              <w:br w:type="textWrapping"/>
            </w:r>
            <w:r>
              <w:rPr>
                <w:rFonts w:ascii="Courier New" w:hAnsi="Courier New"/>
                <w:color w:val="000000"/>
                <w:sz w:val="16"/>
              </w:rPr>
              <w:t xml:space="preserve">                                vista.cerrarVentanaPadre();</w:t>
            </w:r>
            <w:r>
              <w:rPr>
                <w:rFonts w:ascii="Courier New" w:hAnsi="Courier New"/>
                <w:color w:val="000000"/>
                <w:sz w:val="16"/>
              </w:rPr>
              <w:br w:type="textWrapping"/>
            </w:r>
            <w:r>
              <w:rPr>
                <w:rFonts w:ascii="Courier New" w:hAnsi="Courier New"/>
                <w:color w:val="000000"/>
                <w:sz w:val="16"/>
              </w:rPr>
              <w:t xml:space="preserve">                                break;</w:t>
            </w:r>
            <w:r>
              <w:rPr>
                <w:rFonts w:ascii="Courier New" w:hAnsi="Courier New"/>
                <w:color w:val="000000"/>
                <w:sz w:val="16"/>
              </w:rPr>
              <w:br w:type="textWrapping"/>
            </w:r>
            <w:r>
              <w:rPr>
                <w:rFonts w:ascii="Courier New" w:hAnsi="Courier New"/>
                <w:color w:val="000000"/>
                <w:sz w:val="16"/>
              </w:rPr>
              <w:t xml:space="preserve">                            case 1:</w:t>
            </w:r>
            <w:r>
              <w:rPr>
                <w:rFonts w:ascii="Courier New" w:hAnsi="Courier New"/>
                <w:color w:val="000000"/>
                <w:sz w:val="16"/>
              </w:rPr>
              <w:br w:type="textWrapping"/>
            </w:r>
            <w:r>
              <w:rPr>
                <w:rFonts w:ascii="Courier New" w:hAnsi="Courier New"/>
                <w:color w:val="000000"/>
                <w:sz w:val="16"/>
              </w:rPr>
              <w:t xml:space="preserve">                                vista.cerrarVentanaPadre();</w:t>
            </w:r>
            <w:r>
              <w:rPr>
                <w:rFonts w:ascii="Courier New" w:hAnsi="Courier New"/>
                <w:color w:val="000000"/>
                <w:sz w:val="16"/>
              </w:rPr>
              <w:br w:type="textWrapping"/>
            </w:r>
            <w:r>
              <w:rPr>
                <w:rFonts w:ascii="Courier New" w:hAnsi="Courier New"/>
                <w:color w:val="000000"/>
                <w:sz w:val="16"/>
              </w:rPr>
              <w:t xml:space="preserve">                                System.exit(0);</w:t>
            </w:r>
            <w:r>
              <w:rPr>
                <w:rFonts w:ascii="Courier New" w:hAnsi="Courier New"/>
                <w:color w:val="000000"/>
                <w:sz w:val="16"/>
              </w:rPr>
              <w:br w:type="textWrapping"/>
            </w:r>
            <w:r>
              <w:rPr>
                <w:rFonts w:ascii="Courier New" w:hAnsi="Courier New"/>
                <w:color w:val="000000"/>
                <w:sz w:val="16"/>
              </w:rPr>
              <w:t xml:space="preserve">                                break;</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else{</w:t>
            </w:r>
            <w:r>
              <w:rPr>
                <w:rFonts w:ascii="Courier New" w:hAnsi="Courier New"/>
                <w:color w:val="000000"/>
                <w:sz w:val="16"/>
              </w:rPr>
              <w:br w:type="textWrapping"/>
            </w:r>
            <w:r>
              <w:rPr>
                <w:rFonts w:ascii="Courier New" w:hAnsi="Courier New"/>
                <w:color w:val="000000"/>
                <w:sz w:val="16"/>
              </w:rPr>
              <w:t xml:space="preserve">                        vista.mostrarError(mensaje);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}.execute();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double solicitarConversion(double valor, String origen, String destino) {</w:t>
            </w:r>
            <w:r>
              <w:rPr>
                <w:rFonts w:ascii="Courier New" w:hAnsi="Courier New"/>
                <w:color w:val="000000"/>
                <w:sz w:val="16"/>
              </w:rPr>
              <w:br w:type="textWrapping"/>
            </w:r>
            <w:r>
              <w:rPr>
                <w:rFonts w:ascii="Courier New" w:hAnsi="Courier New"/>
                <w:color w:val="000000"/>
                <w:sz w:val="16"/>
              </w:rPr>
              <w:t xml:space="preserve">        return switch (tipo) {</w:t>
            </w:r>
            <w:r>
              <w:rPr>
                <w:rFonts w:ascii="Courier New" w:hAnsi="Courier New"/>
                <w:color w:val="000000"/>
                <w:sz w:val="16"/>
              </w:rPr>
              <w:br w:type="textWrapping"/>
            </w:r>
            <w:r>
              <w:rPr>
                <w:rFonts w:ascii="Courier New" w:hAnsi="Courier New"/>
                <w:color w:val="000000"/>
                <w:sz w:val="16"/>
              </w:rPr>
              <w:t xml:space="preserve">            case TEMPERATURA -&gt; cliente.convertirTemperatura(valor, origen, destino);</w:t>
            </w:r>
            <w:r>
              <w:rPr>
                <w:rFonts w:ascii="Courier New" w:hAnsi="Courier New"/>
                <w:color w:val="000000"/>
                <w:sz w:val="16"/>
              </w:rPr>
              <w:br w:type="textWrapping"/>
            </w:r>
            <w:r>
              <w:rPr>
                <w:rFonts w:ascii="Courier New" w:hAnsi="Courier New"/>
                <w:color w:val="000000"/>
                <w:sz w:val="16"/>
              </w:rPr>
              <w:t xml:space="preserve">            case MASA -&gt; cliente.convertirMasa(valor, origen, destino);</w:t>
            </w:r>
            <w:r>
              <w:rPr>
                <w:rFonts w:ascii="Courier New" w:hAnsi="Courier New"/>
                <w:color w:val="000000"/>
                <w:sz w:val="16"/>
              </w:rPr>
              <w:br w:type="textWrapping"/>
            </w:r>
            <w:r>
              <w:rPr>
                <w:rFonts w:ascii="Courier New" w:hAnsi="Courier New"/>
                <w:color w:val="000000"/>
                <w:sz w:val="16"/>
              </w:rPr>
              <w:t xml:space="preserve">            case LONGITUD -&gt; cliente.convertirLongitud(valor, origen,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String obtenerMensaje(Throwable error) {</w:t>
            </w:r>
            <w:r>
              <w:rPr>
                <w:rFonts w:ascii="Courier New" w:hAnsi="Courier New"/>
                <w:color w:val="000000"/>
                <w:sz w:val="16"/>
              </w:rPr>
              <w:br w:type="textWrapping"/>
            </w:r>
            <w:r>
              <w:rPr>
                <w:rFonts w:ascii="Courier New" w:hAnsi="Courier New"/>
                <w:color w:val="000000"/>
                <w:sz w:val="16"/>
              </w:rPr>
              <w:t xml:space="preserve">        String mensaje = error == null ? null : error.getMessage();</w:t>
            </w:r>
            <w:r>
              <w:rPr>
                <w:rFonts w:ascii="Courier New" w:hAnsi="Courier New"/>
                <w:color w:val="000000"/>
                <w:sz w:val="16"/>
              </w:rPr>
              <w:br w:type="textWrapping"/>
            </w:r>
            <w:r>
              <w:rPr>
                <w:rFonts w:ascii="Courier New" w:hAnsi="Courier New"/>
                <w:color w:val="000000"/>
                <w:sz w:val="16"/>
              </w:rPr>
              <w:t xml:space="preserve">        if (mensaje == null || mensaje.isBlank()) {</w:t>
            </w:r>
            <w:r>
              <w:rPr>
                <w:rFonts w:ascii="Courier New" w:hAnsi="Courier New"/>
                <w:color w:val="000000"/>
                <w:sz w:val="16"/>
              </w:rPr>
              <w:br w:type="textWrapping"/>
            </w:r>
            <w:r>
              <w:rPr>
                <w:rFonts w:ascii="Courier New" w:hAnsi="Courier New"/>
                <w:color w:val="000000"/>
                <w:sz w:val="16"/>
              </w:rPr>
              <w:t xml:space="preserve">            return "No se pudo completar la conversión. Verifique la conexión con el servidor.";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70909A1">
      <w:pPr>
        <w:jc w:val="left"/>
        <w:rPr>
          <w:ins w:id="2472" w:author="marpa" w:date="2026-10-25T23:33:28Z"/>
          <w:rFonts w:hint="default"/>
          <w:lang w:val="es-EC"/>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07E2F46E">
      <w:pPr>
        <w:rPr>
          <w:ins w:id="2473" w:author="marpa" w:date="2026-10-25T23:33:28Z"/>
          <w:b/>
          <w:bCs/>
          <w:color w:val="243F61"/>
          <w:sz w:val="32"/>
          <w:szCs w:val="32"/>
        </w:rPr>
      </w:pPr>
      <w:ins w:id="2474" w:author="marpa" w:date="2026-10-25T23:33:28Z">
        <w:r>
          <w:rPr>
            <w:b/>
            <w:bCs/>
            <w:color w:val="243F61"/>
            <w:sz w:val="32"/>
            <w:szCs w:val="32"/>
          </w:rPr>
          <w:t>CLASE PRINCIPAL (EJECUCIÓN)</w:t>
        </w:r>
      </w:ins>
    </w:p>
    <w:p w14:paraId="6D34D857">
      <w:pPr>
        <w:rPr>
          <w:ins w:id="2475" w:author="marpa" w:date="2026-10-25T23:33:28Z"/>
          <w:i/>
          <w:iCs/>
        </w:rPr>
      </w:pPr>
      <w:ins w:id="2476" w:author="marpa" w:date="2026-10-25T23:33:28Z">
        <w:r>
          <w:rPr/>
          <w:t xml:space="preserve">Finalmente, se codifica la clase </w:t>
        </w:r>
      </w:ins>
      <w:r>
        <w:rPr>
          <w:rFonts w:hint="default"/>
          <w:lang w:val="es-EC"/>
        </w:rPr>
        <w:t>CLIESC_JAVA_SOAP</w:t>
      </w:r>
      <w:ins w:id="2477" w:author="marpa" w:date="2026-10-25T23:33:28Z">
        <w:r>
          <w:rPr/>
          <w:t>.java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ins>
    </w:p>
    <w:p w14:paraId="79F0472A">
      <w:pPr>
        <w:keepNext/>
        <w:spacing w:after="0"/>
        <w:jc w:val="center"/>
        <w:rPr>
          <w:ins w:id="2478" w:author="marpa" w:date="2026-10-25T23:33:28Z"/>
        </w:rPr>
      </w:pPr>
      <w:r>
        <w:drawing>
          <wp:inline distT="0" distB="0" distL="114300" distR="114300">
            <wp:extent cx="2076450" cy="395605"/>
            <wp:effectExtent l="0" t="0" r="6350" b="1079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78"/>
                    <a:stretch>
                      <a:fillRect/>
                    </a:stretch>
                  </pic:blipFill>
                  <pic:spPr>
                    <a:xfrm>
                      <a:off x="0" y="0"/>
                      <a:ext cx="2076450" cy="395605"/>
                    </a:xfrm>
                    <a:prstGeom prst="rect">
                      <a:avLst/>
                    </a:prstGeom>
                    <a:noFill/>
                    <a:ln>
                      <a:noFill/>
                    </a:ln>
                  </pic:spPr>
                </pic:pic>
              </a:graphicData>
            </a:graphic>
          </wp:inline>
        </w:drawing>
      </w:r>
    </w:p>
    <w:p w14:paraId="7CF54C06">
      <w:pPr>
        <w:pStyle w:val="5"/>
        <w:rPr>
          <w:ins w:id="2479" w:author="marpa" w:date="2026-10-25T23:33:28Z"/>
        </w:rPr>
      </w:pPr>
      <w:ins w:id="2480" w:author="marpa" w:date="2026-10-25T23:33:28Z">
        <w:bookmarkStart w:id="195" w:name="_Toc20171"/>
        <w:bookmarkStart w:id="196" w:name="_Toc17867"/>
        <w:r>
          <w:rPr/>
          <w:t xml:space="preserve">Figura </w:t>
        </w:r>
      </w:ins>
      <w:r>
        <w:rPr>
          <w:rFonts w:hint="default"/>
          <w:lang w:val="es-EC"/>
        </w:rPr>
        <w:t>50</w:t>
      </w:r>
      <w:ins w:id="2481" w:author="marpa" w:date="2026-10-25T23:33:28Z">
        <w:r>
          <w:rPr/>
          <w:t>. Creación de clase principal - Cliente consola</w:t>
        </w:r>
        <w:bookmarkEnd w:id="195"/>
        <w:bookmarkEnd w:id="196"/>
      </w:ins>
    </w:p>
    <w:p w14:paraId="00FBC450">
      <w:pPr>
        <w:pStyle w:val="6"/>
        <w:rPr>
          <w:ins w:id="2482"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40B95DC1">
      <w:pPr>
        <w:pStyle w:val="6"/>
        <w:rPr>
          <w:rFonts w:hint="default"/>
          <w:lang w:val="es-EC"/>
        </w:rPr>
      </w:pPr>
      <w:ins w:id="2483" w:author="marpa" w:date="2026-10-25T23:33:28Z">
        <w:bookmarkStart w:id="197" w:name="_Toc10943"/>
        <w:bookmarkStart w:id="198" w:name="_Toc16511"/>
        <w:r>
          <w:rPr/>
          <w:t xml:space="preserve">Tabla </w:t>
        </w:r>
      </w:ins>
      <w:r>
        <w:rPr>
          <w:rFonts w:hint="default"/>
          <w:lang w:val="es-EC"/>
        </w:rPr>
        <w:t>44</w:t>
      </w:r>
      <w:ins w:id="2484" w:author="marpa" w:date="2026-10-25T23:33:28Z">
        <w:r>
          <w:rPr/>
          <w:t xml:space="preserve">. Clase </w:t>
        </w:r>
      </w:ins>
      <w:r>
        <w:rPr>
          <w:rFonts w:ascii="Courier New" w:hAnsi="Courier New"/>
          <w:color w:val="000000"/>
          <w:sz w:val="16"/>
        </w:rPr>
        <w:t>CLIESC_JAVA_SOAP</w:t>
      </w:r>
      <w:ins w:id="2485" w:author="marpa" w:date="2026-10-25T23:33:28Z">
        <w:r>
          <w:rPr/>
          <w:t xml:space="preserve">- Cliente </w:t>
        </w:r>
      </w:ins>
      <w:r>
        <w:rPr>
          <w:rFonts w:hint="default"/>
          <w:lang w:val="es-EC"/>
        </w:rPr>
        <w:t>escritorio</w:t>
      </w:r>
      <w:bookmarkEnd w:id="197"/>
      <w:bookmarkEnd w:id="19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A18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742356A">
            <w:pPr>
              <w:spacing w:after="0" w:line="240" w:lineRule="auto"/>
            </w:pPr>
            <w:r>
              <w:rPr>
                <w:rFonts w:ascii="Courier New" w:hAnsi="Courier New"/>
                <w:color w:val="000000"/>
                <w:sz w:val="16"/>
              </w:rPr>
              <w:t>package ec.edu.monster;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ec.edu.monster.controladores.LoginController;</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ec.edu.monster.vistas.AppTheme;</w:t>
            </w:r>
            <w:r>
              <w:rPr>
                <w:rFonts w:ascii="Courier New" w:hAnsi="Courier New"/>
                <w:color w:val="000000"/>
                <w:sz w:val="16"/>
              </w:rPr>
              <w:br w:type="textWrapping"/>
            </w:r>
            <w:r>
              <w:rPr>
                <w:rFonts w:ascii="Courier New" w:hAnsi="Courier New"/>
                <w:color w:val="000000"/>
                <w:sz w:val="16"/>
              </w:rPr>
              <w:t>import javax.swing.JOptionPane;</w:t>
            </w:r>
            <w:r>
              <w:rPr>
                <w:rFonts w:ascii="Courier New" w:hAnsi="Courier New"/>
                <w:color w:val="000000"/>
                <w:sz w:val="16"/>
              </w:rPr>
              <w:br w:type="textWrapping"/>
            </w:r>
            <w:r>
              <w:rPr>
                <w:rFonts w:ascii="Courier New" w:hAnsi="Courier New"/>
                <w:color w:val="000000"/>
                <w:sz w:val="16"/>
              </w:rPr>
              <w:t>import javax.swing.SwingUtilities;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gmlop</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CLIESC_JAVA_SOAP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void main(String[] args) {</w:t>
            </w:r>
            <w:r>
              <w:rPr>
                <w:rFonts w:ascii="Courier New" w:hAnsi="Courier New"/>
                <w:color w:val="000000"/>
                <w:sz w:val="16"/>
              </w:rPr>
              <w:br w:type="textWrapping"/>
            </w:r>
            <w:r>
              <w:rPr>
                <w:rFonts w:ascii="Courier New" w:hAnsi="Courier New"/>
                <w:color w:val="000000"/>
                <w:sz w:val="16"/>
              </w:rPr>
              <w:t xml:space="preserve">        SwingUtilities.invokeLater(() -&gt;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AppTheme.instalar();</w:t>
            </w:r>
            <w:r>
              <w:rPr>
                <w:rFonts w:ascii="Courier New" w:hAnsi="Courier New"/>
                <w:color w:val="000000"/>
                <w:sz w:val="16"/>
              </w:rPr>
              <w:br w:type="textWrapping"/>
            </w:r>
            <w:r>
              <w:rPr>
                <w:rFonts w:ascii="Courier New" w:hAnsi="Courier New"/>
                <w:color w:val="000000"/>
                <w:sz w:val="16"/>
              </w:rPr>
              <w:t xml:space="preserve">                WSConversorCliente client = new WSConversorCliente();</w:t>
            </w:r>
            <w:r>
              <w:rPr>
                <w:rFonts w:ascii="Courier New" w:hAnsi="Courier New"/>
                <w:color w:val="000000"/>
                <w:sz w:val="16"/>
              </w:rPr>
              <w:br w:type="textWrapping"/>
            </w:r>
            <w:r>
              <w:rPr>
                <w:rFonts w:ascii="Courier New" w:hAnsi="Courier New"/>
                <w:color w:val="000000"/>
                <w:sz w:val="16"/>
              </w:rPr>
              <w:t xml:space="preserve">                LoginVista login = new LoginVista();</w:t>
            </w:r>
            <w:r>
              <w:rPr>
                <w:rFonts w:ascii="Courier New" w:hAnsi="Courier New"/>
                <w:color w:val="000000"/>
                <w:sz w:val="16"/>
              </w:rPr>
              <w:br w:type="textWrapping"/>
            </w:r>
            <w:r>
              <w:rPr>
                <w:rFonts w:ascii="Courier New" w:hAnsi="Courier New"/>
                <w:color w:val="000000"/>
                <w:sz w:val="16"/>
              </w:rPr>
              <w:t xml:space="preserve">                new LoginController(login, client);</w:t>
            </w:r>
            <w:r>
              <w:rPr>
                <w:rFonts w:ascii="Courier New" w:hAnsi="Courier New"/>
                <w:color w:val="000000"/>
                <w:sz w:val="16"/>
              </w:rPr>
              <w:br w:type="textWrapping"/>
            </w:r>
            <w:r>
              <w:rPr>
                <w:rFonts w:ascii="Courier New" w:hAnsi="Courier New"/>
                <w:color w:val="000000"/>
                <w:sz w:val="16"/>
              </w:rPr>
              <w:t xml:space="preserve">                login.setVisible(true);</w:t>
            </w:r>
            <w:r>
              <w:rPr>
                <w:rFonts w:ascii="Courier New" w:hAnsi="Courier New"/>
                <w:color w:val="000000"/>
                <w:sz w:val="16"/>
              </w:rPr>
              <w:br w:type="textWrapping"/>
            </w:r>
            <w:r>
              <w:rPr>
                <w:rFonts w:ascii="Courier New" w:hAnsi="Courier New"/>
                <w:color w:val="000000"/>
                <w:sz w:val="16"/>
              </w:rPr>
              <w:t xml:space="preserve">            } catch (Exception e) {</w:t>
            </w:r>
            <w:r>
              <w:rPr>
                <w:rFonts w:ascii="Courier New" w:hAnsi="Courier New"/>
                <w:color w:val="000000"/>
                <w:sz w:val="16"/>
              </w:rPr>
              <w:br w:type="textWrapping"/>
            </w:r>
            <w:r>
              <w:rPr>
                <w:rFonts w:ascii="Courier New" w:hAnsi="Courier New"/>
                <w:color w:val="000000"/>
                <w:sz w:val="16"/>
              </w:rPr>
              <w:t xml:space="preserve">                JOptionPane.showMessageDialog(null,</w:t>
            </w:r>
            <w:r>
              <w:rPr>
                <w:rFonts w:ascii="Courier New" w:hAnsi="Courier New"/>
                <w:color w:val="000000"/>
                <w:sz w:val="16"/>
              </w:rPr>
              <w:br w:type="textWrapping"/>
            </w:r>
            <w:r>
              <w:rPr>
                <w:rFonts w:ascii="Courier New" w:hAnsi="Courier New"/>
                <w:color w:val="000000"/>
                <w:sz w:val="16"/>
              </w:rPr>
              <w:t xml:space="preserve">                    "No se pudo conectar al servidor SOAP:\n" + e.getMessage(),</w:t>
            </w:r>
            <w:r>
              <w:rPr>
                <w:rFonts w:ascii="Courier New" w:hAnsi="Courier New"/>
                <w:color w:val="000000"/>
                <w:sz w:val="16"/>
              </w:rPr>
              <w:br w:type="textWrapping"/>
            </w:r>
            <w:r>
              <w:rPr>
                <w:rFonts w:ascii="Courier New" w:hAnsi="Courier New"/>
                <w:color w:val="000000"/>
                <w:sz w:val="16"/>
              </w:rPr>
              <w:t xml:space="preserve">                    "Error de conexión", JOptionPane.ERROR_MESSAGE);</w:t>
            </w:r>
            <w:r>
              <w:rPr>
                <w:rFonts w:ascii="Courier New" w:hAnsi="Courier New"/>
                <w:color w:val="000000"/>
                <w:sz w:val="16"/>
              </w:rPr>
              <w:br w:type="textWrapping"/>
            </w:r>
            <w:r>
              <w:rPr>
                <w:rFonts w:ascii="Courier New" w:hAnsi="Courier New"/>
                <w:color w:val="000000"/>
                <w:sz w:val="16"/>
              </w:rPr>
              <w:t xml:space="preserve">                System.exit(1);</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DDBBEA2">
      <w:pPr>
        <w:rPr>
          <w:ins w:id="2486"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39D1CD0C">
      <w:pPr>
        <w:pStyle w:val="4"/>
        <w:rPr>
          <w:ins w:id="2487" w:author="marpa" w:date="2026-10-25T23:33:28Z"/>
        </w:rPr>
      </w:pPr>
      <w:ins w:id="2488" w:author="marpa" w:date="2026-10-25T23:33:28Z">
        <w:bookmarkStart w:id="199" w:name="_Toc1389"/>
        <w:bookmarkStart w:id="200" w:name="_Toc29527"/>
        <w:r>
          <w:rPr/>
          <w:t>EJECUCIÓN DEL CLIENTE DE CONSOLA</w:t>
        </w:r>
        <w:bookmarkEnd w:id="199"/>
        <w:bookmarkEnd w:id="200"/>
      </w:ins>
    </w:p>
    <w:p w14:paraId="5C90D4B4">
      <w:pPr>
        <w:pStyle w:val="3"/>
        <w:keepNext/>
        <w:jc w:val="center"/>
        <w:rPr>
          <w:ins w:id="2489" w:author="marpa" w:date="2026-10-25T23:33:28Z"/>
        </w:rPr>
      </w:pPr>
      <w:bookmarkStart w:id="201" w:name="_Toc25592"/>
      <w:bookmarkStart w:id="202" w:name="_Toc28258"/>
      <w:r>
        <w:drawing>
          <wp:inline distT="0" distB="0" distL="114300" distR="114300">
            <wp:extent cx="4201795" cy="2925445"/>
            <wp:effectExtent l="0" t="0" r="1905" b="8255"/>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11"/>
                    <a:stretch>
                      <a:fillRect/>
                    </a:stretch>
                  </pic:blipFill>
                  <pic:spPr>
                    <a:xfrm>
                      <a:off x="0" y="0"/>
                      <a:ext cx="4201795" cy="2925445"/>
                    </a:xfrm>
                    <a:prstGeom prst="rect">
                      <a:avLst/>
                    </a:prstGeom>
                  </pic:spPr>
                </pic:pic>
              </a:graphicData>
            </a:graphic>
          </wp:inline>
        </w:drawing>
      </w:r>
      <w:bookmarkEnd w:id="201"/>
      <w:bookmarkEnd w:id="202"/>
    </w:p>
    <w:p w14:paraId="1DFD03BA">
      <w:pPr>
        <w:pStyle w:val="5"/>
        <w:rPr>
          <w:ins w:id="2490" w:author="marpa" w:date="2026-10-25T23:33:28Z"/>
        </w:rPr>
      </w:pPr>
      <w:ins w:id="2491" w:author="marpa" w:date="2026-10-25T23:33:28Z">
        <w:bookmarkStart w:id="203" w:name="_Toc3589"/>
        <w:bookmarkStart w:id="204" w:name="_Toc3385"/>
        <w:r>
          <w:rPr/>
          <w:t xml:space="preserve">Figura </w:t>
        </w:r>
      </w:ins>
      <w:r>
        <w:rPr>
          <w:rFonts w:hint="default"/>
          <w:lang w:val="es-EC"/>
        </w:rPr>
        <w:t>51</w:t>
      </w:r>
      <w:ins w:id="2492" w:author="marpa" w:date="2026-10-25T23:33:28Z">
        <w:r>
          <w:rPr/>
          <w:t>. Login - Cliente consola</w:t>
        </w:r>
        <w:bookmarkEnd w:id="203"/>
        <w:bookmarkEnd w:id="204"/>
      </w:ins>
    </w:p>
    <w:p w14:paraId="32AE8619">
      <w:pPr>
        <w:keepNext/>
        <w:jc w:val="center"/>
        <w:rPr>
          <w:ins w:id="2493" w:author="marpa" w:date="2026-10-25T23:33:28Z"/>
        </w:rPr>
      </w:pPr>
      <w:r>
        <w:drawing>
          <wp:inline distT="0" distB="0" distL="114300" distR="114300">
            <wp:extent cx="4481195" cy="3031490"/>
            <wp:effectExtent l="0" t="0" r="1905" b="3810"/>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
                    <pic:cNvPicPr>
                      <a:picLocks noChangeAspect="1"/>
                    </pic:cNvPicPr>
                  </pic:nvPicPr>
                  <pic:blipFill>
                    <a:blip r:embed="rId79"/>
                    <a:stretch>
                      <a:fillRect/>
                    </a:stretch>
                  </pic:blipFill>
                  <pic:spPr>
                    <a:xfrm>
                      <a:off x="0" y="0"/>
                      <a:ext cx="4481195" cy="3031490"/>
                    </a:xfrm>
                    <a:prstGeom prst="rect">
                      <a:avLst/>
                    </a:prstGeom>
                  </pic:spPr>
                </pic:pic>
              </a:graphicData>
            </a:graphic>
          </wp:inline>
        </w:drawing>
      </w:r>
    </w:p>
    <w:p w14:paraId="138150D7">
      <w:pPr>
        <w:pStyle w:val="5"/>
        <w:rPr>
          <w:ins w:id="2494" w:author="marpa" w:date="2026-10-25T23:33:28Z"/>
        </w:rPr>
      </w:pPr>
      <w:ins w:id="2495" w:author="marpa" w:date="2026-10-25T23:33:28Z">
        <w:bookmarkStart w:id="205" w:name="_Toc19073"/>
        <w:bookmarkStart w:id="206" w:name="_Toc24766"/>
        <w:r>
          <w:rPr/>
          <w:t xml:space="preserve">Figura </w:t>
        </w:r>
      </w:ins>
      <w:r>
        <w:rPr>
          <w:rFonts w:hint="default"/>
          <w:lang w:val="es-EC"/>
        </w:rPr>
        <w:t>52</w:t>
      </w:r>
      <w:ins w:id="2496" w:author="marpa" w:date="2026-10-25T23:33:28Z">
        <w:r>
          <w:rPr/>
          <w:t>. Conversión de Temperatura - Cliente consola</w:t>
        </w:r>
        <w:bookmarkEnd w:id="205"/>
        <w:bookmarkEnd w:id="206"/>
      </w:ins>
    </w:p>
    <w:p w14:paraId="5B3CF4AF">
      <w:pPr>
        <w:pStyle w:val="4"/>
        <w:rPr>
          <w:del w:id="2497" w:author="marpa" w:date="2026-10-25T23:33:27Z"/>
        </w:rPr>
      </w:pPr>
      <w:del w:id="2498" w:author="marpa" w:date="2026-10-25T23:33:27Z">
        <w:r>
          <w:rPr/>
          <w:delText>CREACIÓN DE MODELOS</w:delText>
        </w:r>
      </w:del>
    </w:p>
    <w:p w14:paraId="4C83BFCE">
      <w:pPr>
        <w:rPr>
          <w:del w:id="2499" w:author="marpa" w:date="2026-10-25T23:33:27Z"/>
          <w:i/>
          <w:iCs/>
        </w:rPr>
      </w:pPr>
      <w:del w:id="2500" w:author="marpa" w:date="2026-10-25T23:33:27Z">
        <w:r>
          <w:rPr/>
          <w:delText>Al no requerir base de datos, en el paquete modelo solo se manejan clases auxiliares y enumeradores. Estos sirven exclusivamente para llenar las opciones de listas desplegables en las ventanas.</w:delText>
        </w:r>
      </w:del>
    </w:p>
    <w:p w14:paraId="756220B1">
      <w:pPr>
        <w:keepNext/>
        <w:spacing w:after="0"/>
        <w:jc w:val="center"/>
        <w:rPr>
          <w:del w:id="2501" w:author="marpa" w:date="2026-10-25T23:33:27Z"/>
        </w:rPr>
      </w:pPr>
      <w:del w:id="2502" w:author="marpa" w:date="2026-10-25T23:33:27Z">
        <w:r>
          <w:rPr/>
          <w:drawing>
            <wp:inline distT="114300" distB="114300" distL="114300" distR="114300">
              <wp:extent cx="2476500" cy="342900"/>
              <wp:effectExtent l="0" t="0" r="0" b="0"/>
              <wp:docPr id="72" name="image3.png"/>
              <wp:cNvGraphicFramePr/>
              <a:graphic xmlns:a="http://schemas.openxmlformats.org/drawingml/2006/main">
                <a:graphicData uri="http://schemas.openxmlformats.org/drawingml/2006/picture">
                  <pic:pic xmlns:pic="http://schemas.openxmlformats.org/drawingml/2006/picture">
                    <pic:nvPicPr>
                      <pic:cNvPr id="72" name="image3.png"/>
                      <pic:cNvPicPr preferRelativeResize="0"/>
                    </pic:nvPicPr>
                    <pic:blipFill>
                      <a:blip r:embed="rId80"/>
                      <a:srcRect/>
                      <a:stretch>
                        <a:fillRect/>
                      </a:stretch>
                    </pic:blipFill>
                    <pic:spPr>
                      <a:xfrm>
                        <a:off x="0" y="0"/>
                        <a:ext cx="2476500" cy="342900"/>
                      </a:xfrm>
                      <a:prstGeom prst="rect">
                        <a:avLst/>
                      </a:prstGeom>
                    </pic:spPr>
                  </pic:pic>
                </a:graphicData>
              </a:graphic>
            </wp:inline>
          </w:drawing>
        </w:r>
      </w:del>
    </w:p>
    <w:p w14:paraId="508D24DB">
      <w:pPr>
        <w:pStyle w:val="5"/>
        <w:rPr>
          <w:del w:id="2504" w:author="marpa" w:date="2026-10-25T23:33:27Z"/>
        </w:rPr>
      </w:pPr>
      <w:del w:id="2505" w:author="marpa" w:date="2026-10-25T23:33:27Z">
        <w:r>
          <w:rPr/>
          <w:delText>Figura 34. Creación de modelo - Cliente escritorio</w:delText>
        </w:r>
      </w:del>
    </w:p>
    <w:p w14:paraId="51CBB774">
      <w:pPr>
        <w:rPr>
          <w:del w:id="2506" w:author="marpa" w:date="2026-10-25T23:33:27Z"/>
          <w:b/>
          <w:bCs/>
          <w:color w:val="243F61"/>
          <w:sz w:val="32"/>
          <w:szCs w:val="32"/>
        </w:rPr>
      </w:pPr>
      <w:del w:id="2507" w:author="marpa" w:date="2026-10-25T23:33:27Z">
        <w:r>
          <w:rPr>
            <w:b/>
            <w:bCs/>
            <w:color w:val="243F61"/>
            <w:sz w:val="32"/>
            <w:szCs w:val="32"/>
          </w:rPr>
          <w:delText>CREACIÓN DE CONTROLADOR</w:delText>
        </w:r>
      </w:del>
    </w:p>
    <w:p w14:paraId="0F49CB70">
      <w:pPr>
        <w:rPr>
          <w:del w:id="2508" w:author="marpa" w:date="2026-10-25T23:33:27Z"/>
          <w:i/>
          <w:iCs/>
        </w:rPr>
      </w:pPr>
      <w:del w:id="2509" w:author="marpa" w:date="2026-10-25T23:33:27Z">
        <w:r>
          <w:rPr/>
          <w:delText>Para conectar la interfaz con el servidor, se generaron los clientes JAX-WS a partir del WSDL. En el paquete controlador se crearon las clases que capturan los datos ingresados en las ventanas, invocan las operaciones SOAP remotas y devuelven el resultado a la pantalla.</w:delText>
        </w:r>
      </w:del>
    </w:p>
    <w:p w14:paraId="1D0E498D">
      <w:pPr>
        <w:keepNext/>
        <w:spacing w:after="0"/>
        <w:jc w:val="center"/>
        <w:rPr>
          <w:del w:id="2510" w:author="marpa" w:date="2026-10-25T23:33:27Z"/>
        </w:rPr>
      </w:pPr>
      <w:del w:id="2511" w:author="marpa" w:date="2026-10-25T23:33:27Z">
        <w:r>
          <w:rPr/>
          <w:drawing>
            <wp:inline distT="114300" distB="114300" distL="114300" distR="114300">
              <wp:extent cx="2743200" cy="457200"/>
              <wp:effectExtent l="0" t="0" r="0" b="0"/>
              <wp:docPr id="73" name="image24.png"/>
              <wp:cNvGraphicFramePr/>
              <a:graphic xmlns:a="http://schemas.openxmlformats.org/drawingml/2006/main">
                <a:graphicData uri="http://schemas.openxmlformats.org/drawingml/2006/picture">
                  <pic:pic xmlns:pic="http://schemas.openxmlformats.org/drawingml/2006/picture">
                    <pic:nvPicPr>
                      <pic:cNvPr id="73" name="image24.png"/>
                      <pic:cNvPicPr preferRelativeResize="0"/>
                    </pic:nvPicPr>
                    <pic:blipFill>
                      <a:blip r:embed="rId81"/>
                      <a:srcRect/>
                      <a:stretch>
                        <a:fillRect/>
                      </a:stretch>
                    </pic:blipFill>
                    <pic:spPr>
                      <a:xfrm>
                        <a:off x="0" y="0"/>
                        <a:ext cx="2743200" cy="457200"/>
                      </a:xfrm>
                      <a:prstGeom prst="rect">
                        <a:avLst/>
                      </a:prstGeom>
                    </pic:spPr>
                  </pic:pic>
                </a:graphicData>
              </a:graphic>
            </wp:inline>
          </w:drawing>
        </w:r>
      </w:del>
    </w:p>
    <w:p w14:paraId="48287319">
      <w:pPr>
        <w:pStyle w:val="5"/>
        <w:rPr>
          <w:del w:id="2513" w:author="marpa" w:date="2026-10-25T23:33:27Z"/>
        </w:rPr>
      </w:pPr>
      <w:del w:id="2514" w:author="marpa" w:date="2026-10-25T23:33:27Z">
        <w:r>
          <w:rPr/>
          <w:delText>Figura 35. Creación de servicio - Cliente consola</w:delText>
        </w:r>
      </w:del>
    </w:p>
    <w:p w14:paraId="52D46DDB">
      <w:pPr>
        <w:pStyle w:val="6"/>
        <w:rPr>
          <w:del w:id="2515" w:author="marpa" w:date="2026-10-25T23:33:27Z"/>
        </w:rPr>
      </w:pPr>
      <w:del w:id="2516" w:author="marpa" w:date="2026-10-25T23:33:27Z">
        <w:bookmarkStart w:id="207" w:name="_k11a6l4yte45" w:colFirst="0" w:colLast="0"/>
        <w:bookmarkEnd w:id="207"/>
        <w:r>
          <w:rPr/>
          <w:delText>Tabla 13. Clase ControladorConversiones - Cliente escritorio</w:delText>
        </w:r>
      </w:del>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B603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del w:id="2517" w:author="marpa" w:date="2026-10-25T23:33:27Z"/>
        </w:trPr>
        <w:tc>
          <w:tcPr>
            <w:tcW w:w="8494" w:type="dxa"/>
            <w:shd w:val="clear" w:color="auto" w:fill="D9D9D9"/>
          </w:tcPr>
          <w:p w14:paraId="3A875A5A">
            <w:pPr>
              <w:spacing w:before="0" w:after="0" w:line="240" w:lineRule="auto"/>
              <w:rPr>
                <w:del w:id="2518" w:author="marpa" w:date="2026-10-25T23:33:27Z"/>
                <w:rFonts w:ascii="Courier New" w:hAnsi="Courier New" w:eastAsia="Courier New" w:cs="Courier New"/>
                <w:color w:val="000000"/>
                <w:sz w:val="16"/>
                <w:szCs w:val="16"/>
              </w:rPr>
            </w:pPr>
            <w:del w:id="2519" w:author="marpa" w:date="2026-10-25T23:33:27Z">
              <w:r>
                <w:rPr>
                  <w:rFonts w:ascii="Courier New" w:hAnsi="Courier New" w:eastAsia="Courier New" w:cs="Courier New"/>
                  <w:color w:val="000000"/>
                  <w:sz w:val="16"/>
                  <w:szCs w:val="16"/>
                </w:rPr>
                <w:delText>package ec.edu.monster.clienteescritorio.controlador;</w:delText>
              </w:r>
            </w:del>
          </w:p>
          <w:p w14:paraId="75A208D5">
            <w:pPr>
              <w:spacing w:before="0" w:after="0" w:line="240" w:lineRule="auto"/>
              <w:rPr>
                <w:del w:id="2520" w:author="marpa" w:date="2026-10-25T23:33:27Z"/>
                <w:rFonts w:ascii="Courier New" w:hAnsi="Courier New" w:eastAsia="Courier New" w:cs="Courier New"/>
                <w:color w:val="000000"/>
                <w:sz w:val="16"/>
                <w:szCs w:val="16"/>
              </w:rPr>
            </w:pPr>
          </w:p>
          <w:p w14:paraId="6439C0EC">
            <w:pPr>
              <w:spacing w:before="0" w:after="0" w:line="240" w:lineRule="auto"/>
              <w:rPr>
                <w:del w:id="2521" w:author="marpa" w:date="2026-10-25T23:33:27Z"/>
                <w:rFonts w:ascii="Courier New" w:hAnsi="Courier New" w:eastAsia="Courier New" w:cs="Courier New"/>
                <w:color w:val="000000"/>
                <w:sz w:val="16"/>
                <w:szCs w:val="16"/>
              </w:rPr>
            </w:pPr>
            <w:del w:id="2522" w:author="marpa" w:date="2026-10-25T23:33:27Z">
              <w:r>
                <w:rPr>
                  <w:rFonts w:ascii="Courier New" w:hAnsi="Courier New" w:eastAsia="Courier New" w:cs="Courier New"/>
                  <w:color w:val="000000"/>
                  <w:sz w:val="16"/>
                  <w:szCs w:val="16"/>
                </w:rPr>
                <w:delText>import ec.edu.monster.clientesws.*;</w:delText>
              </w:r>
            </w:del>
          </w:p>
          <w:p w14:paraId="16AB0D28">
            <w:pPr>
              <w:spacing w:before="0" w:after="0" w:line="240" w:lineRule="auto"/>
              <w:rPr>
                <w:del w:id="2523" w:author="marpa" w:date="2026-10-25T23:33:27Z"/>
                <w:rFonts w:ascii="Courier New" w:hAnsi="Courier New" w:eastAsia="Courier New" w:cs="Courier New"/>
                <w:color w:val="000000"/>
                <w:sz w:val="16"/>
                <w:szCs w:val="16"/>
              </w:rPr>
            </w:pPr>
          </w:p>
          <w:p w14:paraId="3B246ED4">
            <w:pPr>
              <w:spacing w:before="0" w:after="0" w:line="240" w:lineRule="auto"/>
              <w:rPr>
                <w:del w:id="2524" w:author="marpa" w:date="2026-10-25T23:33:27Z"/>
                <w:rFonts w:ascii="Courier New" w:hAnsi="Courier New" w:eastAsia="Courier New" w:cs="Courier New"/>
                <w:color w:val="000000"/>
                <w:sz w:val="16"/>
                <w:szCs w:val="16"/>
              </w:rPr>
            </w:pPr>
            <w:del w:id="2525" w:author="marpa" w:date="2026-10-25T23:33:27Z">
              <w:r>
                <w:rPr>
                  <w:rFonts w:ascii="Courier New" w:hAnsi="Courier New" w:eastAsia="Courier New" w:cs="Courier New"/>
                  <w:color w:val="000000"/>
                  <w:sz w:val="16"/>
                  <w:szCs w:val="16"/>
                </w:rPr>
                <w:delText>/**</w:delText>
              </w:r>
            </w:del>
          </w:p>
          <w:p w14:paraId="7FBC96CD">
            <w:pPr>
              <w:spacing w:before="0" w:after="0" w:line="240" w:lineRule="auto"/>
              <w:rPr>
                <w:del w:id="2526" w:author="marpa" w:date="2026-10-25T23:33:27Z"/>
                <w:rFonts w:ascii="Courier New" w:hAnsi="Courier New" w:eastAsia="Courier New" w:cs="Courier New"/>
                <w:color w:val="000000"/>
                <w:sz w:val="16"/>
                <w:szCs w:val="16"/>
              </w:rPr>
            </w:pPr>
            <w:del w:id="2527" w:author="marpa" w:date="2026-10-25T23:33:27Z">
              <w:r>
                <w:rPr>
                  <w:rFonts w:ascii="Courier New" w:hAnsi="Courier New" w:eastAsia="Courier New" w:cs="Courier New"/>
                  <w:color w:val="000000"/>
                  <w:sz w:val="16"/>
                  <w:szCs w:val="16"/>
                </w:rPr>
                <w:delText xml:space="preserve"> *</w:delText>
              </w:r>
            </w:del>
          </w:p>
          <w:p w14:paraId="00F223DF">
            <w:pPr>
              <w:spacing w:before="0" w:after="0" w:line="240" w:lineRule="auto"/>
              <w:rPr>
                <w:del w:id="2528" w:author="marpa" w:date="2026-10-25T23:33:27Z"/>
                <w:rFonts w:ascii="Courier New" w:hAnsi="Courier New" w:eastAsia="Courier New" w:cs="Courier New"/>
                <w:color w:val="000000"/>
                <w:sz w:val="16"/>
                <w:szCs w:val="16"/>
              </w:rPr>
            </w:pPr>
            <w:del w:id="2529" w:author="marpa" w:date="2026-10-25T23:33:27Z">
              <w:r>
                <w:rPr>
                  <w:rFonts w:ascii="Courier New" w:hAnsi="Courier New" w:eastAsia="Courier New" w:cs="Courier New"/>
                  <w:color w:val="000000"/>
                  <w:sz w:val="16"/>
                  <w:szCs w:val="16"/>
                </w:rPr>
                <w:delText xml:space="preserve"> * @author joanc</w:delText>
              </w:r>
            </w:del>
          </w:p>
          <w:p w14:paraId="6456DCFA">
            <w:pPr>
              <w:spacing w:before="0" w:after="0" w:line="240" w:lineRule="auto"/>
              <w:rPr>
                <w:del w:id="2530" w:author="marpa" w:date="2026-10-25T23:33:27Z"/>
                <w:rFonts w:ascii="Courier New" w:hAnsi="Courier New" w:eastAsia="Courier New" w:cs="Courier New"/>
                <w:color w:val="000000"/>
                <w:sz w:val="16"/>
                <w:szCs w:val="16"/>
              </w:rPr>
            </w:pPr>
            <w:del w:id="2531" w:author="marpa" w:date="2026-10-25T23:33:27Z">
              <w:r>
                <w:rPr>
                  <w:rFonts w:ascii="Courier New" w:hAnsi="Courier New" w:eastAsia="Courier New" w:cs="Courier New"/>
                  <w:color w:val="000000"/>
                  <w:sz w:val="16"/>
                  <w:szCs w:val="16"/>
                </w:rPr>
                <w:delText xml:space="preserve"> */</w:delText>
              </w:r>
            </w:del>
          </w:p>
          <w:p w14:paraId="73686126">
            <w:pPr>
              <w:spacing w:before="0" w:after="0" w:line="240" w:lineRule="auto"/>
              <w:rPr>
                <w:del w:id="2532" w:author="marpa" w:date="2026-10-25T23:33:27Z"/>
                <w:rFonts w:ascii="Courier New" w:hAnsi="Courier New" w:eastAsia="Courier New" w:cs="Courier New"/>
                <w:color w:val="000000"/>
                <w:sz w:val="16"/>
                <w:szCs w:val="16"/>
              </w:rPr>
            </w:pPr>
            <w:del w:id="2533" w:author="marpa" w:date="2026-10-25T23:33:27Z">
              <w:r>
                <w:rPr>
                  <w:rFonts w:ascii="Courier New" w:hAnsi="Courier New" w:eastAsia="Courier New" w:cs="Courier New"/>
                  <w:color w:val="000000"/>
                  <w:sz w:val="16"/>
                  <w:szCs w:val="16"/>
                </w:rPr>
                <w:delText>public class ControladorConversiones {</w:delText>
              </w:r>
            </w:del>
          </w:p>
          <w:p w14:paraId="0663DD8D">
            <w:pPr>
              <w:spacing w:before="0" w:after="0" w:line="240" w:lineRule="auto"/>
              <w:rPr>
                <w:del w:id="2534" w:author="marpa" w:date="2026-10-25T23:33:27Z"/>
                <w:rFonts w:ascii="Courier New" w:hAnsi="Courier New" w:eastAsia="Courier New" w:cs="Courier New"/>
                <w:color w:val="000000"/>
                <w:sz w:val="16"/>
                <w:szCs w:val="16"/>
              </w:rPr>
            </w:pPr>
            <w:del w:id="2535" w:author="marpa" w:date="2026-10-25T23:33:27Z">
              <w:r>
                <w:rPr>
                  <w:rFonts w:ascii="Courier New" w:hAnsi="Courier New" w:eastAsia="Courier New" w:cs="Courier New"/>
                  <w:color w:val="000000"/>
                  <w:sz w:val="16"/>
                  <w:szCs w:val="16"/>
                </w:rPr>
                <w:delText xml:space="preserve">    private String token;</w:delText>
              </w:r>
            </w:del>
          </w:p>
          <w:p w14:paraId="40372FAE">
            <w:pPr>
              <w:spacing w:before="0" w:after="0" w:line="240" w:lineRule="auto"/>
              <w:rPr>
                <w:del w:id="2536" w:author="marpa" w:date="2026-10-25T23:33:27Z"/>
                <w:rFonts w:ascii="Courier New" w:hAnsi="Courier New" w:eastAsia="Courier New" w:cs="Courier New"/>
                <w:color w:val="000000"/>
                <w:sz w:val="16"/>
                <w:szCs w:val="16"/>
              </w:rPr>
            </w:pPr>
            <w:del w:id="2537" w:author="marpa" w:date="2026-10-25T23:33:27Z">
              <w:r>
                <w:rPr>
                  <w:rFonts w:ascii="Courier New" w:hAnsi="Courier New" w:eastAsia="Courier New" w:cs="Courier New"/>
                  <w:color w:val="000000"/>
                  <w:sz w:val="16"/>
                  <w:szCs w:val="16"/>
                </w:rPr>
                <w:delText xml:space="preserve">    </w:delText>
              </w:r>
            </w:del>
          </w:p>
          <w:p w14:paraId="202D0EAA">
            <w:pPr>
              <w:spacing w:before="0" w:after="0" w:line="240" w:lineRule="auto"/>
              <w:rPr>
                <w:del w:id="2538" w:author="marpa" w:date="2026-10-25T23:33:27Z"/>
                <w:rFonts w:ascii="Courier New" w:hAnsi="Courier New" w:eastAsia="Courier New" w:cs="Courier New"/>
                <w:color w:val="000000"/>
                <w:sz w:val="16"/>
                <w:szCs w:val="16"/>
              </w:rPr>
            </w:pPr>
            <w:del w:id="2539" w:author="marpa" w:date="2026-10-25T23:33:27Z">
              <w:r>
                <w:rPr>
                  <w:rFonts w:ascii="Courier New" w:hAnsi="Courier New" w:eastAsia="Courier New" w:cs="Courier New"/>
                  <w:color w:val="000000"/>
                  <w:sz w:val="16"/>
                  <w:szCs w:val="16"/>
                </w:rPr>
                <w:delText xml:space="preserve">    public boolean iniciarSesion(String usuario, String clave) {</w:delText>
              </w:r>
            </w:del>
          </w:p>
          <w:p w14:paraId="7B984B2C">
            <w:pPr>
              <w:spacing w:before="0" w:after="0" w:line="240" w:lineRule="auto"/>
              <w:rPr>
                <w:del w:id="2540" w:author="marpa" w:date="2026-10-25T23:33:27Z"/>
                <w:rFonts w:ascii="Courier New" w:hAnsi="Courier New" w:eastAsia="Courier New" w:cs="Courier New"/>
                <w:color w:val="000000"/>
                <w:sz w:val="16"/>
                <w:szCs w:val="16"/>
              </w:rPr>
            </w:pPr>
            <w:del w:id="2541" w:author="marpa" w:date="2026-10-25T23:33:27Z">
              <w:r>
                <w:rPr>
                  <w:rFonts w:ascii="Courier New" w:hAnsi="Courier New" w:eastAsia="Courier New" w:cs="Courier New"/>
                  <w:color w:val="000000"/>
                  <w:sz w:val="16"/>
                  <w:szCs w:val="16"/>
                </w:rPr>
                <w:delText xml:space="preserve">        String msgCredencialesInvalidas = "ERROR: Credenciales inválidas";</w:delText>
              </w:r>
            </w:del>
          </w:p>
          <w:p w14:paraId="1C88D8C3">
            <w:pPr>
              <w:spacing w:before="0" w:after="0" w:line="240" w:lineRule="auto"/>
              <w:rPr>
                <w:del w:id="2542" w:author="marpa" w:date="2026-10-25T23:33:27Z"/>
                <w:rFonts w:ascii="Courier New" w:hAnsi="Courier New" w:eastAsia="Courier New" w:cs="Courier New"/>
                <w:color w:val="000000"/>
                <w:sz w:val="16"/>
                <w:szCs w:val="16"/>
              </w:rPr>
            </w:pPr>
            <w:del w:id="2543" w:author="marpa" w:date="2026-10-25T23:33:27Z">
              <w:r>
                <w:rPr>
                  <w:rFonts w:ascii="Courier New" w:hAnsi="Courier New" w:eastAsia="Courier New" w:cs="Courier New"/>
                  <w:color w:val="000000"/>
                  <w:sz w:val="16"/>
                  <w:szCs w:val="16"/>
                </w:rPr>
                <w:delText xml:space="preserve">        </w:delText>
              </w:r>
            </w:del>
          </w:p>
          <w:p w14:paraId="48F07B65">
            <w:pPr>
              <w:spacing w:before="0" w:after="0" w:line="240" w:lineRule="auto"/>
              <w:rPr>
                <w:del w:id="2544" w:author="marpa" w:date="2026-10-25T23:33:27Z"/>
                <w:rFonts w:ascii="Courier New" w:hAnsi="Courier New" w:eastAsia="Courier New" w:cs="Courier New"/>
                <w:color w:val="000000"/>
                <w:sz w:val="16"/>
                <w:szCs w:val="16"/>
              </w:rPr>
            </w:pPr>
            <w:del w:id="2545" w:author="marpa" w:date="2026-10-25T23:33:27Z">
              <w:r>
                <w:rPr>
                  <w:rFonts w:ascii="Courier New" w:hAnsi="Courier New" w:eastAsia="Courier New" w:cs="Courier New"/>
                  <w:color w:val="000000"/>
                  <w:sz w:val="16"/>
                  <w:szCs w:val="16"/>
                </w:rPr>
                <w:delText xml:space="preserve">        try {</w:delText>
              </w:r>
            </w:del>
          </w:p>
          <w:p w14:paraId="4CBAA144">
            <w:pPr>
              <w:spacing w:before="0" w:after="0" w:line="240" w:lineRule="auto"/>
              <w:rPr>
                <w:del w:id="2546" w:author="marpa" w:date="2026-10-25T23:33:27Z"/>
                <w:rFonts w:ascii="Courier New" w:hAnsi="Courier New" w:eastAsia="Courier New" w:cs="Courier New"/>
                <w:color w:val="000000"/>
                <w:sz w:val="16"/>
                <w:szCs w:val="16"/>
              </w:rPr>
            </w:pPr>
            <w:del w:id="2547" w:author="marpa" w:date="2026-10-25T23:33:27Z">
              <w:r>
                <w:rPr>
                  <w:rFonts w:ascii="Courier New" w:hAnsi="Courier New" w:eastAsia="Courier New" w:cs="Courier New"/>
                  <w:color w:val="000000"/>
                  <w:sz w:val="16"/>
                  <w:szCs w:val="16"/>
                </w:rPr>
                <w:delText xml:space="preserve">            WSLogin_Service service = new WSLogin_Service();</w:delText>
              </w:r>
            </w:del>
          </w:p>
          <w:p w14:paraId="2EC983CC">
            <w:pPr>
              <w:spacing w:before="0" w:after="0" w:line="240" w:lineRule="auto"/>
              <w:rPr>
                <w:del w:id="2548" w:author="marpa" w:date="2026-10-25T23:33:27Z"/>
                <w:rFonts w:ascii="Courier New" w:hAnsi="Courier New" w:eastAsia="Courier New" w:cs="Courier New"/>
                <w:color w:val="000000"/>
                <w:sz w:val="16"/>
                <w:szCs w:val="16"/>
              </w:rPr>
            </w:pPr>
            <w:del w:id="2549" w:author="marpa" w:date="2026-10-25T23:33:27Z">
              <w:r>
                <w:rPr>
                  <w:rFonts w:ascii="Courier New" w:hAnsi="Courier New" w:eastAsia="Courier New" w:cs="Courier New"/>
                  <w:color w:val="000000"/>
                  <w:sz w:val="16"/>
                  <w:szCs w:val="16"/>
                </w:rPr>
                <w:delText xml:space="preserve">            this.token = service.getWSLoginPort().login(usuario, clave);</w:delText>
              </w:r>
            </w:del>
          </w:p>
          <w:p w14:paraId="03D1F7A3">
            <w:pPr>
              <w:spacing w:before="0" w:after="0" w:line="240" w:lineRule="auto"/>
              <w:rPr>
                <w:del w:id="2550" w:author="marpa" w:date="2026-10-25T23:33:27Z"/>
                <w:rFonts w:ascii="Courier New" w:hAnsi="Courier New" w:eastAsia="Courier New" w:cs="Courier New"/>
                <w:color w:val="000000"/>
                <w:sz w:val="16"/>
                <w:szCs w:val="16"/>
              </w:rPr>
            </w:pPr>
            <w:del w:id="2551" w:author="marpa" w:date="2026-10-25T23:33:27Z">
              <w:r>
                <w:rPr>
                  <w:rFonts w:ascii="Courier New" w:hAnsi="Courier New" w:eastAsia="Courier New" w:cs="Courier New"/>
                  <w:color w:val="000000"/>
                  <w:sz w:val="16"/>
                  <w:szCs w:val="16"/>
                </w:rPr>
                <w:delText xml:space="preserve">            if(this.token.equals(msgCredencialesInvalidas)){</w:delText>
              </w:r>
            </w:del>
          </w:p>
          <w:p w14:paraId="2915E97B">
            <w:pPr>
              <w:spacing w:before="0" w:after="0" w:line="240" w:lineRule="auto"/>
              <w:rPr>
                <w:del w:id="2552" w:author="marpa" w:date="2026-10-25T23:33:27Z"/>
                <w:rFonts w:ascii="Courier New" w:hAnsi="Courier New" w:eastAsia="Courier New" w:cs="Courier New"/>
                <w:color w:val="000000"/>
                <w:sz w:val="16"/>
                <w:szCs w:val="16"/>
              </w:rPr>
            </w:pPr>
            <w:del w:id="2553" w:author="marpa" w:date="2026-10-25T23:33:27Z">
              <w:r>
                <w:rPr>
                  <w:rFonts w:ascii="Courier New" w:hAnsi="Courier New" w:eastAsia="Courier New" w:cs="Courier New"/>
                  <w:color w:val="000000"/>
                  <w:sz w:val="16"/>
                  <w:szCs w:val="16"/>
                </w:rPr>
                <w:delText xml:space="preserve">                System.out.println("Credenciales incorrectas");</w:delText>
              </w:r>
            </w:del>
          </w:p>
          <w:p w14:paraId="48AACF2D">
            <w:pPr>
              <w:spacing w:before="0" w:after="0" w:line="240" w:lineRule="auto"/>
              <w:rPr>
                <w:del w:id="2554" w:author="marpa" w:date="2026-10-25T23:33:27Z"/>
                <w:rFonts w:ascii="Courier New" w:hAnsi="Courier New" w:eastAsia="Courier New" w:cs="Courier New"/>
                <w:color w:val="000000"/>
                <w:sz w:val="16"/>
                <w:szCs w:val="16"/>
              </w:rPr>
            </w:pPr>
            <w:del w:id="2555" w:author="marpa" w:date="2026-10-25T23:33:27Z">
              <w:r>
                <w:rPr>
                  <w:rFonts w:ascii="Courier New" w:hAnsi="Courier New" w:eastAsia="Courier New" w:cs="Courier New"/>
                  <w:color w:val="000000"/>
                  <w:sz w:val="16"/>
                  <w:szCs w:val="16"/>
                </w:rPr>
                <w:delText xml:space="preserve">                return false;</w:delText>
              </w:r>
            </w:del>
          </w:p>
          <w:p w14:paraId="5BDAD3BA">
            <w:pPr>
              <w:spacing w:before="0" w:after="0" w:line="240" w:lineRule="auto"/>
              <w:rPr>
                <w:del w:id="2556" w:author="marpa" w:date="2026-10-25T23:33:27Z"/>
                <w:rFonts w:ascii="Courier New" w:hAnsi="Courier New" w:eastAsia="Courier New" w:cs="Courier New"/>
                <w:color w:val="000000"/>
                <w:sz w:val="16"/>
                <w:szCs w:val="16"/>
              </w:rPr>
            </w:pPr>
            <w:del w:id="2557" w:author="marpa" w:date="2026-10-25T23:33:27Z">
              <w:r>
                <w:rPr>
                  <w:rFonts w:ascii="Courier New" w:hAnsi="Courier New" w:eastAsia="Courier New" w:cs="Courier New"/>
                  <w:color w:val="000000"/>
                  <w:sz w:val="16"/>
                  <w:szCs w:val="16"/>
                </w:rPr>
                <w:delText xml:space="preserve">            }</w:delText>
              </w:r>
            </w:del>
          </w:p>
          <w:p w14:paraId="74F9735D">
            <w:pPr>
              <w:spacing w:before="0" w:after="0" w:line="240" w:lineRule="auto"/>
              <w:rPr>
                <w:del w:id="2558" w:author="marpa" w:date="2026-10-25T23:33:27Z"/>
                <w:rFonts w:ascii="Courier New" w:hAnsi="Courier New" w:eastAsia="Courier New" w:cs="Courier New"/>
                <w:color w:val="000000"/>
                <w:sz w:val="16"/>
                <w:szCs w:val="16"/>
              </w:rPr>
            </w:pPr>
            <w:del w:id="2559" w:author="marpa" w:date="2026-10-25T23:33:27Z">
              <w:r>
                <w:rPr>
                  <w:rFonts w:ascii="Courier New" w:hAnsi="Courier New" w:eastAsia="Courier New" w:cs="Courier New"/>
                  <w:color w:val="000000"/>
                  <w:sz w:val="16"/>
                  <w:szCs w:val="16"/>
                </w:rPr>
                <w:delText xml:space="preserve">            return true;</w:delText>
              </w:r>
            </w:del>
          </w:p>
          <w:p w14:paraId="20CBAD19">
            <w:pPr>
              <w:spacing w:before="0" w:after="0" w:line="240" w:lineRule="auto"/>
              <w:rPr>
                <w:del w:id="2560" w:author="marpa" w:date="2026-10-25T23:33:27Z"/>
                <w:rFonts w:ascii="Courier New" w:hAnsi="Courier New" w:eastAsia="Courier New" w:cs="Courier New"/>
                <w:color w:val="000000"/>
                <w:sz w:val="16"/>
                <w:szCs w:val="16"/>
              </w:rPr>
            </w:pPr>
            <w:del w:id="2561" w:author="marpa" w:date="2026-10-25T23:33:27Z">
              <w:r>
                <w:rPr>
                  <w:rFonts w:ascii="Courier New" w:hAnsi="Courier New" w:eastAsia="Courier New" w:cs="Courier New"/>
                  <w:color w:val="000000"/>
                  <w:sz w:val="16"/>
                  <w:szCs w:val="16"/>
                </w:rPr>
                <w:delText xml:space="preserve">        } catch (Exception e) {</w:delText>
              </w:r>
            </w:del>
          </w:p>
          <w:p w14:paraId="40BC6ABA">
            <w:pPr>
              <w:spacing w:before="0" w:after="0" w:line="240" w:lineRule="auto"/>
              <w:rPr>
                <w:del w:id="2562" w:author="marpa" w:date="2026-10-25T23:33:27Z"/>
                <w:rFonts w:ascii="Courier New" w:hAnsi="Courier New" w:eastAsia="Courier New" w:cs="Courier New"/>
                <w:color w:val="000000"/>
                <w:sz w:val="16"/>
                <w:szCs w:val="16"/>
              </w:rPr>
            </w:pPr>
            <w:del w:id="2563" w:author="marpa" w:date="2026-10-25T23:33:27Z">
              <w:r>
                <w:rPr>
                  <w:rFonts w:ascii="Courier New" w:hAnsi="Courier New" w:eastAsia="Courier New" w:cs="Courier New"/>
                  <w:color w:val="000000"/>
                  <w:sz w:val="16"/>
                  <w:szCs w:val="16"/>
                </w:rPr>
                <w:delText xml:space="preserve">            System.err.println("Error en la comunicación con el servicio: " + e.getMessage());</w:delText>
              </w:r>
            </w:del>
          </w:p>
          <w:p w14:paraId="175748D3">
            <w:pPr>
              <w:spacing w:before="0" w:after="0" w:line="240" w:lineRule="auto"/>
              <w:rPr>
                <w:del w:id="2564" w:author="marpa" w:date="2026-10-25T23:33:27Z"/>
                <w:rFonts w:ascii="Courier New" w:hAnsi="Courier New" w:eastAsia="Courier New" w:cs="Courier New"/>
                <w:color w:val="000000"/>
                <w:sz w:val="16"/>
                <w:szCs w:val="16"/>
              </w:rPr>
            </w:pPr>
            <w:del w:id="2565" w:author="marpa" w:date="2026-10-25T23:33:27Z">
              <w:r>
                <w:rPr>
                  <w:rFonts w:ascii="Courier New" w:hAnsi="Courier New" w:eastAsia="Courier New" w:cs="Courier New"/>
                  <w:color w:val="000000"/>
                  <w:sz w:val="16"/>
                  <w:szCs w:val="16"/>
                </w:rPr>
                <w:delText xml:space="preserve">            return false;</w:delText>
              </w:r>
            </w:del>
          </w:p>
          <w:p w14:paraId="0A9185AC">
            <w:pPr>
              <w:spacing w:before="0" w:after="0" w:line="240" w:lineRule="auto"/>
              <w:rPr>
                <w:del w:id="2566" w:author="marpa" w:date="2026-10-25T23:33:27Z"/>
                <w:rFonts w:ascii="Courier New" w:hAnsi="Courier New" w:eastAsia="Courier New" w:cs="Courier New"/>
                <w:color w:val="000000"/>
                <w:sz w:val="16"/>
                <w:szCs w:val="16"/>
              </w:rPr>
            </w:pPr>
            <w:del w:id="2567" w:author="marpa" w:date="2026-10-25T23:33:27Z">
              <w:r>
                <w:rPr>
                  <w:rFonts w:ascii="Courier New" w:hAnsi="Courier New" w:eastAsia="Courier New" w:cs="Courier New"/>
                  <w:color w:val="000000"/>
                  <w:sz w:val="16"/>
                  <w:szCs w:val="16"/>
                </w:rPr>
                <w:delText xml:space="preserve">        }</w:delText>
              </w:r>
            </w:del>
          </w:p>
          <w:p w14:paraId="0BC1C1BF">
            <w:pPr>
              <w:spacing w:before="0" w:after="0" w:line="240" w:lineRule="auto"/>
              <w:rPr>
                <w:del w:id="2568" w:author="marpa" w:date="2026-10-25T23:33:27Z"/>
                <w:rFonts w:ascii="Courier New" w:hAnsi="Courier New" w:eastAsia="Courier New" w:cs="Courier New"/>
                <w:color w:val="000000"/>
                <w:sz w:val="16"/>
                <w:szCs w:val="16"/>
              </w:rPr>
            </w:pPr>
            <w:del w:id="2569" w:author="marpa" w:date="2026-10-25T23:33:27Z">
              <w:r>
                <w:rPr>
                  <w:rFonts w:ascii="Courier New" w:hAnsi="Courier New" w:eastAsia="Courier New" w:cs="Courier New"/>
                  <w:color w:val="000000"/>
                  <w:sz w:val="16"/>
                  <w:szCs w:val="16"/>
                </w:rPr>
                <w:delText xml:space="preserve">    }</w:delText>
              </w:r>
            </w:del>
          </w:p>
          <w:p w14:paraId="233280F3">
            <w:pPr>
              <w:spacing w:before="0" w:after="0" w:line="240" w:lineRule="auto"/>
              <w:rPr>
                <w:del w:id="2570" w:author="marpa" w:date="2026-10-25T23:33:27Z"/>
                <w:rFonts w:ascii="Courier New" w:hAnsi="Courier New" w:eastAsia="Courier New" w:cs="Courier New"/>
                <w:color w:val="000000"/>
                <w:sz w:val="16"/>
                <w:szCs w:val="16"/>
              </w:rPr>
            </w:pPr>
            <w:del w:id="2571" w:author="marpa" w:date="2026-10-25T23:33:27Z">
              <w:r>
                <w:rPr>
                  <w:rFonts w:ascii="Courier New" w:hAnsi="Courier New" w:eastAsia="Courier New" w:cs="Courier New"/>
                  <w:color w:val="000000"/>
                  <w:sz w:val="16"/>
                  <w:szCs w:val="16"/>
                </w:rPr>
                <w:delText xml:space="preserve">    </w:delText>
              </w:r>
            </w:del>
          </w:p>
          <w:p w14:paraId="6389A578">
            <w:pPr>
              <w:spacing w:before="0" w:after="0" w:line="240" w:lineRule="auto"/>
              <w:rPr>
                <w:del w:id="2572" w:author="marpa" w:date="2026-10-25T23:33:27Z"/>
                <w:rFonts w:ascii="Courier New" w:hAnsi="Courier New" w:eastAsia="Courier New" w:cs="Courier New"/>
                <w:color w:val="000000"/>
                <w:sz w:val="16"/>
                <w:szCs w:val="16"/>
              </w:rPr>
            </w:pPr>
            <w:del w:id="2573" w:author="marpa" w:date="2026-10-25T23:33:27Z">
              <w:r>
                <w:rPr>
                  <w:rFonts w:ascii="Courier New" w:hAnsi="Courier New" w:eastAsia="Courier New" w:cs="Courier New"/>
                  <w:color w:val="000000"/>
                  <w:sz w:val="16"/>
                  <w:szCs w:val="16"/>
                </w:rPr>
                <w:delText xml:space="preserve">    public double convertirLongitud(double valor, String origen, String destino) throws Exception {</w:delText>
              </w:r>
            </w:del>
          </w:p>
          <w:p w14:paraId="329DD977">
            <w:pPr>
              <w:spacing w:before="0" w:after="0" w:line="240" w:lineRule="auto"/>
              <w:rPr>
                <w:del w:id="2574" w:author="marpa" w:date="2026-10-25T23:33:27Z"/>
                <w:rFonts w:ascii="Courier New" w:hAnsi="Courier New" w:eastAsia="Courier New" w:cs="Courier New"/>
                <w:color w:val="000000"/>
                <w:sz w:val="16"/>
                <w:szCs w:val="16"/>
              </w:rPr>
            </w:pPr>
            <w:del w:id="2575" w:author="marpa" w:date="2026-10-25T23:33:27Z">
              <w:r>
                <w:rPr>
                  <w:rFonts w:ascii="Courier New" w:hAnsi="Courier New" w:eastAsia="Courier New" w:cs="Courier New"/>
                  <w:color w:val="000000"/>
                  <w:sz w:val="16"/>
                  <w:szCs w:val="16"/>
                </w:rPr>
                <w:delText xml:space="preserve">        WSLongitud_Service service = new WSLongitud_Service();</w:delText>
              </w:r>
            </w:del>
          </w:p>
          <w:p w14:paraId="6CAC8125">
            <w:pPr>
              <w:spacing w:before="0" w:after="0" w:line="240" w:lineRule="auto"/>
              <w:rPr>
                <w:del w:id="2576" w:author="marpa" w:date="2026-10-25T23:33:27Z"/>
                <w:rFonts w:ascii="Courier New" w:hAnsi="Courier New" w:eastAsia="Courier New" w:cs="Courier New"/>
                <w:color w:val="000000"/>
                <w:sz w:val="16"/>
                <w:szCs w:val="16"/>
              </w:rPr>
            </w:pPr>
            <w:del w:id="2577" w:author="marpa" w:date="2026-10-25T23:33:27Z">
              <w:r>
                <w:rPr>
                  <w:rFonts w:ascii="Courier New" w:hAnsi="Courier New" w:eastAsia="Courier New" w:cs="Courier New"/>
                  <w:color w:val="000000"/>
                  <w:sz w:val="16"/>
                  <w:szCs w:val="16"/>
                </w:rPr>
                <w:delText xml:space="preserve">        return service.getWSLongitudPort().convertirLongitud(valor, origen, destino, token);</w:delText>
              </w:r>
            </w:del>
          </w:p>
          <w:p w14:paraId="30E35D42">
            <w:pPr>
              <w:spacing w:before="0" w:after="0" w:line="240" w:lineRule="auto"/>
              <w:rPr>
                <w:del w:id="2578" w:author="marpa" w:date="2026-10-25T23:33:27Z"/>
                <w:rFonts w:ascii="Courier New" w:hAnsi="Courier New" w:eastAsia="Courier New" w:cs="Courier New"/>
                <w:color w:val="000000"/>
                <w:sz w:val="16"/>
                <w:szCs w:val="16"/>
              </w:rPr>
            </w:pPr>
            <w:del w:id="2579" w:author="marpa" w:date="2026-10-25T23:33:27Z">
              <w:r>
                <w:rPr>
                  <w:rFonts w:ascii="Courier New" w:hAnsi="Courier New" w:eastAsia="Courier New" w:cs="Courier New"/>
                  <w:color w:val="000000"/>
                  <w:sz w:val="16"/>
                  <w:szCs w:val="16"/>
                </w:rPr>
                <w:delText xml:space="preserve">    }</w:delText>
              </w:r>
            </w:del>
          </w:p>
          <w:p w14:paraId="1D7D6759">
            <w:pPr>
              <w:spacing w:before="0" w:after="0" w:line="240" w:lineRule="auto"/>
              <w:rPr>
                <w:del w:id="2580" w:author="marpa" w:date="2026-10-25T23:33:27Z"/>
                <w:rFonts w:ascii="Courier New" w:hAnsi="Courier New" w:eastAsia="Courier New" w:cs="Courier New"/>
                <w:color w:val="000000"/>
                <w:sz w:val="16"/>
                <w:szCs w:val="16"/>
              </w:rPr>
            </w:pPr>
          </w:p>
          <w:p w14:paraId="6EF287E9">
            <w:pPr>
              <w:spacing w:before="0" w:after="0" w:line="240" w:lineRule="auto"/>
              <w:rPr>
                <w:del w:id="2581" w:author="marpa" w:date="2026-10-25T23:33:27Z"/>
                <w:rFonts w:ascii="Courier New" w:hAnsi="Courier New" w:eastAsia="Courier New" w:cs="Courier New"/>
                <w:color w:val="000000"/>
                <w:sz w:val="16"/>
                <w:szCs w:val="16"/>
              </w:rPr>
            </w:pPr>
            <w:del w:id="2582" w:author="marpa" w:date="2026-10-25T23:33:27Z">
              <w:r>
                <w:rPr>
                  <w:rFonts w:ascii="Courier New" w:hAnsi="Courier New" w:eastAsia="Courier New" w:cs="Courier New"/>
                  <w:color w:val="000000"/>
                  <w:sz w:val="16"/>
                  <w:szCs w:val="16"/>
                </w:rPr>
                <w:delText xml:space="preserve">    public double convertirTemperatura(double valor, String origen, String destino) throws Exception {</w:delText>
              </w:r>
            </w:del>
          </w:p>
          <w:p w14:paraId="6954F9E4">
            <w:pPr>
              <w:spacing w:before="0" w:after="0" w:line="240" w:lineRule="auto"/>
              <w:rPr>
                <w:del w:id="2583" w:author="marpa" w:date="2026-10-25T23:33:27Z"/>
                <w:rFonts w:ascii="Courier New" w:hAnsi="Courier New" w:eastAsia="Courier New" w:cs="Courier New"/>
                <w:color w:val="000000"/>
                <w:sz w:val="16"/>
                <w:szCs w:val="16"/>
              </w:rPr>
            </w:pPr>
            <w:del w:id="2584" w:author="marpa" w:date="2026-10-25T23:33:27Z">
              <w:r>
                <w:rPr>
                  <w:rFonts w:ascii="Courier New" w:hAnsi="Courier New" w:eastAsia="Courier New" w:cs="Courier New"/>
                  <w:color w:val="000000"/>
                  <w:sz w:val="16"/>
                  <w:szCs w:val="16"/>
                </w:rPr>
                <w:delText xml:space="preserve">        WSTemperatura_Service service = new WSTemperatura_Service();</w:delText>
              </w:r>
            </w:del>
          </w:p>
          <w:p w14:paraId="7C039098">
            <w:pPr>
              <w:spacing w:before="0" w:after="0" w:line="240" w:lineRule="auto"/>
              <w:rPr>
                <w:del w:id="2585" w:author="marpa" w:date="2026-10-25T23:33:27Z"/>
                <w:rFonts w:ascii="Courier New" w:hAnsi="Courier New" w:eastAsia="Courier New" w:cs="Courier New"/>
                <w:color w:val="000000"/>
                <w:sz w:val="16"/>
                <w:szCs w:val="16"/>
              </w:rPr>
            </w:pPr>
            <w:del w:id="2586" w:author="marpa" w:date="2026-10-25T23:33:27Z">
              <w:r>
                <w:rPr>
                  <w:rFonts w:ascii="Courier New" w:hAnsi="Courier New" w:eastAsia="Courier New" w:cs="Courier New"/>
                  <w:color w:val="000000"/>
                  <w:sz w:val="16"/>
                  <w:szCs w:val="16"/>
                </w:rPr>
                <w:delText xml:space="preserve">        return service.getWSTemperaturaPort().convertirTemperatura(valor, origen, destino, token);</w:delText>
              </w:r>
            </w:del>
          </w:p>
          <w:p w14:paraId="2FCEFF38">
            <w:pPr>
              <w:spacing w:before="0" w:after="0" w:line="240" w:lineRule="auto"/>
              <w:rPr>
                <w:del w:id="2587" w:author="marpa" w:date="2026-10-25T23:33:27Z"/>
                <w:rFonts w:ascii="Courier New" w:hAnsi="Courier New" w:eastAsia="Courier New" w:cs="Courier New"/>
                <w:color w:val="000000"/>
                <w:sz w:val="16"/>
                <w:szCs w:val="16"/>
              </w:rPr>
            </w:pPr>
            <w:del w:id="2588" w:author="marpa" w:date="2026-10-25T23:33:27Z">
              <w:r>
                <w:rPr>
                  <w:rFonts w:ascii="Courier New" w:hAnsi="Courier New" w:eastAsia="Courier New" w:cs="Courier New"/>
                  <w:color w:val="000000"/>
                  <w:sz w:val="16"/>
                  <w:szCs w:val="16"/>
                </w:rPr>
                <w:delText xml:space="preserve">    }</w:delText>
              </w:r>
            </w:del>
          </w:p>
          <w:p w14:paraId="3321E5AE">
            <w:pPr>
              <w:spacing w:before="0" w:after="0" w:line="240" w:lineRule="auto"/>
              <w:rPr>
                <w:del w:id="2589" w:author="marpa" w:date="2026-10-25T23:33:27Z"/>
                <w:rFonts w:ascii="Courier New" w:hAnsi="Courier New" w:eastAsia="Courier New" w:cs="Courier New"/>
                <w:color w:val="000000"/>
                <w:sz w:val="16"/>
                <w:szCs w:val="16"/>
              </w:rPr>
            </w:pPr>
          </w:p>
          <w:p w14:paraId="367511FD">
            <w:pPr>
              <w:spacing w:before="0" w:after="0" w:line="240" w:lineRule="auto"/>
              <w:rPr>
                <w:del w:id="2590" w:author="marpa" w:date="2026-10-25T23:33:27Z"/>
                <w:rFonts w:ascii="Courier New" w:hAnsi="Courier New" w:eastAsia="Courier New" w:cs="Courier New"/>
                <w:color w:val="000000"/>
                <w:sz w:val="16"/>
                <w:szCs w:val="16"/>
              </w:rPr>
            </w:pPr>
            <w:del w:id="2591" w:author="marpa" w:date="2026-10-25T23:33:27Z">
              <w:r>
                <w:rPr>
                  <w:rFonts w:ascii="Courier New" w:hAnsi="Courier New" w:eastAsia="Courier New" w:cs="Courier New"/>
                  <w:color w:val="000000"/>
                  <w:sz w:val="16"/>
                  <w:szCs w:val="16"/>
                </w:rPr>
                <w:delText xml:space="preserve">    public double convertirMasa(double valor, String origen, String destino) throws Exception {</w:delText>
              </w:r>
            </w:del>
          </w:p>
          <w:p w14:paraId="443FDF37">
            <w:pPr>
              <w:spacing w:before="0" w:after="0" w:line="240" w:lineRule="auto"/>
              <w:rPr>
                <w:del w:id="2592" w:author="marpa" w:date="2026-10-25T23:33:27Z"/>
                <w:rFonts w:ascii="Courier New" w:hAnsi="Courier New" w:eastAsia="Courier New" w:cs="Courier New"/>
                <w:color w:val="000000"/>
                <w:sz w:val="16"/>
                <w:szCs w:val="16"/>
              </w:rPr>
            </w:pPr>
            <w:del w:id="2593" w:author="marpa" w:date="2026-10-25T23:33:27Z">
              <w:r>
                <w:rPr>
                  <w:rFonts w:ascii="Courier New" w:hAnsi="Courier New" w:eastAsia="Courier New" w:cs="Courier New"/>
                  <w:color w:val="000000"/>
                  <w:sz w:val="16"/>
                  <w:szCs w:val="16"/>
                </w:rPr>
                <w:delText xml:space="preserve">        WSMasa_Service service = new WSMasa_Service();</w:delText>
              </w:r>
            </w:del>
          </w:p>
          <w:p w14:paraId="616325AF">
            <w:pPr>
              <w:spacing w:before="0" w:after="0" w:line="240" w:lineRule="auto"/>
              <w:rPr>
                <w:del w:id="2594" w:author="marpa" w:date="2026-10-25T23:33:27Z"/>
                <w:rFonts w:ascii="Courier New" w:hAnsi="Courier New" w:eastAsia="Courier New" w:cs="Courier New"/>
                <w:color w:val="000000"/>
                <w:sz w:val="16"/>
                <w:szCs w:val="16"/>
              </w:rPr>
            </w:pPr>
            <w:del w:id="2595" w:author="marpa" w:date="2026-10-25T23:33:27Z">
              <w:r>
                <w:rPr>
                  <w:rFonts w:ascii="Courier New" w:hAnsi="Courier New" w:eastAsia="Courier New" w:cs="Courier New"/>
                  <w:color w:val="000000"/>
                  <w:sz w:val="16"/>
                  <w:szCs w:val="16"/>
                </w:rPr>
                <w:delText xml:space="preserve">        return service.getWSMasaPort().convertirMasa(valor, origen, destino, token);</w:delText>
              </w:r>
            </w:del>
          </w:p>
          <w:p w14:paraId="33A98936">
            <w:pPr>
              <w:spacing w:before="0" w:after="0" w:line="240" w:lineRule="auto"/>
              <w:rPr>
                <w:del w:id="2596" w:author="marpa" w:date="2026-10-25T23:33:27Z"/>
                <w:rFonts w:ascii="Courier New" w:hAnsi="Courier New" w:eastAsia="Courier New" w:cs="Courier New"/>
                <w:color w:val="000000"/>
                <w:sz w:val="16"/>
                <w:szCs w:val="16"/>
              </w:rPr>
            </w:pPr>
            <w:del w:id="2597" w:author="marpa" w:date="2026-10-25T23:33:27Z">
              <w:r>
                <w:rPr>
                  <w:rFonts w:ascii="Courier New" w:hAnsi="Courier New" w:eastAsia="Courier New" w:cs="Courier New"/>
                  <w:color w:val="000000"/>
                  <w:sz w:val="16"/>
                  <w:szCs w:val="16"/>
                </w:rPr>
                <w:delText xml:space="preserve">    }</w:delText>
              </w:r>
            </w:del>
          </w:p>
          <w:p w14:paraId="0A019FE8">
            <w:pPr>
              <w:spacing w:before="0" w:after="0" w:line="240" w:lineRule="auto"/>
              <w:rPr>
                <w:del w:id="2598" w:author="marpa" w:date="2026-10-25T23:33:27Z"/>
                <w:rFonts w:ascii="Courier New" w:hAnsi="Courier New" w:eastAsia="Courier New" w:cs="Courier New"/>
                <w:color w:val="000000"/>
                <w:sz w:val="16"/>
                <w:szCs w:val="16"/>
              </w:rPr>
            </w:pPr>
            <w:del w:id="2599" w:author="marpa" w:date="2026-10-25T23:33:27Z">
              <w:r>
                <w:rPr>
                  <w:rFonts w:ascii="Courier New" w:hAnsi="Courier New" w:eastAsia="Courier New" w:cs="Courier New"/>
                  <w:color w:val="000000"/>
                  <w:sz w:val="16"/>
                  <w:szCs w:val="16"/>
                </w:rPr>
                <w:delText>}</w:delText>
              </w:r>
            </w:del>
          </w:p>
        </w:tc>
      </w:tr>
    </w:tbl>
    <w:p w14:paraId="3661AEA6">
      <w:pPr>
        <w:rPr>
          <w:del w:id="2600" w:author="marpa" w:date="2026-10-25T23:33:27Z"/>
          <w:b/>
          <w:bCs/>
          <w:color w:val="243F61"/>
          <w:sz w:val="32"/>
          <w:szCs w:val="32"/>
        </w:rPr>
      </w:pPr>
      <w:del w:id="2601" w:author="marpa" w:date="2026-10-25T23:33:27Z">
        <w:r>
          <w:rPr>
            <w:b/>
            <w:bCs/>
            <w:color w:val="243F61"/>
            <w:sz w:val="32"/>
            <w:szCs w:val="32"/>
          </w:rPr>
          <w:delText>CREACIÓN DE VISTAS</w:delText>
        </w:r>
      </w:del>
    </w:p>
    <w:p w14:paraId="5C75E6DA">
      <w:pPr>
        <w:rPr>
          <w:del w:id="2602" w:author="marpa" w:date="2026-10-25T23:33:27Z"/>
          <w:i/>
          <w:iCs/>
        </w:rPr>
      </w:pPr>
      <w:del w:id="2603" w:author="marpa" w:date="2026-10-25T23:33:27Z">
        <w:r>
          <w:rPr/>
          <w:delText>En el paquete vista se diseñaron las interfaces gráficas utilizando los formularios (JFrames) de NetBeans. Estas ventanas contienen los componentes visuales necesarios para interactuar con el usuario. Su función es estrictamente visual: capturan los datos de entrada y muestran los resultados obtenidos, delegando todo el procesamiento al controlador.</w:delText>
        </w:r>
      </w:del>
    </w:p>
    <w:p w14:paraId="32261D27">
      <w:pPr>
        <w:keepNext/>
        <w:spacing w:after="0"/>
        <w:jc w:val="center"/>
        <w:rPr>
          <w:del w:id="2604" w:author="marpa" w:date="2026-10-25T23:33:27Z"/>
        </w:rPr>
      </w:pPr>
      <w:del w:id="2605" w:author="marpa" w:date="2026-10-25T23:33:27Z">
        <w:r>
          <w:rPr/>
          <w:drawing>
            <wp:inline distT="114300" distB="114300" distL="114300" distR="114300">
              <wp:extent cx="2172970" cy="781050"/>
              <wp:effectExtent l="0" t="0" r="0" b="0"/>
              <wp:docPr id="74" name="image12.png"/>
              <wp:cNvGraphicFramePr/>
              <a:graphic xmlns:a="http://schemas.openxmlformats.org/drawingml/2006/main">
                <a:graphicData uri="http://schemas.openxmlformats.org/drawingml/2006/picture">
                  <pic:pic xmlns:pic="http://schemas.openxmlformats.org/drawingml/2006/picture">
                    <pic:nvPicPr>
                      <pic:cNvPr id="74" name="image12.png"/>
                      <pic:cNvPicPr preferRelativeResize="0"/>
                    </pic:nvPicPr>
                    <pic:blipFill>
                      <a:blip r:embed="rId82"/>
                      <a:srcRect/>
                      <a:stretch>
                        <a:fillRect/>
                      </a:stretch>
                    </pic:blipFill>
                    <pic:spPr>
                      <a:xfrm>
                        <a:off x="0" y="0"/>
                        <a:ext cx="2173125" cy="781638"/>
                      </a:xfrm>
                      <a:prstGeom prst="rect">
                        <a:avLst/>
                      </a:prstGeom>
                    </pic:spPr>
                  </pic:pic>
                </a:graphicData>
              </a:graphic>
            </wp:inline>
          </w:drawing>
        </w:r>
      </w:del>
    </w:p>
    <w:p w14:paraId="7B39207B">
      <w:pPr>
        <w:pStyle w:val="5"/>
        <w:rPr>
          <w:del w:id="2607" w:author="marpa" w:date="2026-10-25T23:33:27Z"/>
        </w:rPr>
      </w:pPr>
      <w:del w:id="2608" w:author="marpa" w:date="2026-10-25T23:33:27Z">
        <w:r>
          <w:rPr/>
          <w:delText>Figura 36. Creación de vistas - Cliente escritorio</w:delText>
        </w:r>
      </w:del>
    </w:p>
    <w:p w14:paraId="599FFB2E">
      <w:pPr>
        <w:rPr>
          <w:del w:id="2609" w:author="marpa" w:date="2026-10-25T23:33:27Z"/>
          <w:b/>
          <w:bCs/>
          <w:color w:val="243F61"/>
          <w:sz w:val="32"/>
          <w:szCs w:val="32"/>
        </w:rPr>
      </w:pPr>
      <w:del w:id="2610" w:author="marpa" w:date="2026-10-25T23:33:27Z">
        <w:r>
          <w:rPr>
            <w:b/>
            <w:bCs/>
            <w:color w:val="243F61"/>
            <w:sz w:val="32"/>
            <w:szCs w:val="32"/>
          </w:rPr>
          <w:delText>CLASE PRINCIPAL (EJECUCIÓN)</w:delText>
        </w:r>
      </w:del>
    </w:p>
    <w:p w14:paraId="6973EE26">
      <w:pPr>
        <w:rPr>
          <w:del w:id="2611" w:author="marpa" w:date="2026-10-25T23:33:27Z"/>
        </w:rPr>
      </w:pPr>
      <w:del w:id="2612" w:author="marpa" w:date="2026-10-25T23:33:27Z">
        <w:r>
          <w:rPr/>
          <w:delText>La clase principal del proyecto funciona como el punto de entrada de la aplicación. Su única responsabilidad es instanciar la ventana inicial del sistema (la interfaz de inicio de sesión) y hacerla visible en la pantalla para iniciar el flujo gráfico del programa.</w:delText>
        </w:r>
      </w:del>
    </w:p>
    <w:p w14:paraId="1F840ADD">
      <w:pPr>
        <w:keepNext/>
        <w:spacing w:after="0"/>
        <w:jc w:val="center"/>
        <w:rPr>
          <w:del w:id="2613" w:author="marpa" w:date="2026-10-25T23:33:27Z"/>
        </w:rPr>
      </w:pPr>
      <w:del w:id="2614" w:author="marpa" w:date="2026-10-25T23:33:27Z">
        <w:r>
          <w:rPr/>
          <w:drawing>
            <wp:inline distT="114300" distB="114300" distL="114300" distR="114300">
              <wp:extent cx="2134870" cy="767715"/>
              <wp:effectExtent l="0" t="0" r="0" b="0"/>
              <wp:docPr id="40" name="image12.png"/>
              <wp:cNvGraphicFramePr/>
              <a:graphic xmlns:a="http://schemas.openxmlformats.org/drawingml/2006/main">
                <a:graphicData uri="http://schemas.openxmlformats.org/drawingml/2006/picture">
                  <pic:pic xmlns:pic="http://schemas.openxmlformats.org/drawingml/2006/picture">
                    <pic:nvPicPr>
                      <pic:cNvPr id="40" name="image12.png"/>
                      <pic:cNvPicPr preferRelativeResize="0"/>
                    </pic:nvPicPr>
                    <pic:blipFill>
                      <a:blip r:embed="rId82"/>
                      <a:srcRect/>
                      <a:stretch>
                        <a:fillRect/>
                      </a:stretch>
                    </pic:blipFill>
                    <pic:spPr>
                      <a:xfrm>
                        <a:off x="0" y="0"/>
                        <a:ext cx="2135025" cy="767934"/>
                      </a:xfrm>
                      <a:prstGeom prst="rect">
                        <a:avLst/>
                      </a:prstGeom>
                    </pic:spPr>
                  </pic:pic>
                </a:graphicData>
              </a:graphic>
            </wp:inline>
          </w:drawing>
        </w:r>
      </w:del>
    </w:p>
    <w:p w14:paraId="27A178B5">
      <w:pPr>
        <w:pStyle w:val="5"/>
        <w:rPr>
          <w:del w:id="2616" w:author="marpa" w:date="2026-10-25T23:33:27Z"/>
        </w:rPr>
      </w:pPr>
      <w:del w:id="2617" w:author="marpa" w:date="2026-10-25T23:33:27Z">
        <w:r>
          <w:rPr/>
          <w:delText>Figura 37. Creación de vistas - Cliente escritorio</w:delText>
        </w:r>
      </w:del>
    </w:p>
    <w:p w14:paraId="78A088F9">
      <w:pPr>
        <w:rPr>
          <w:del w:id="2618" w:author="marpa" w:date="2026-10-25T23:33:27Z"/>
        </w:rPr>
      </w:pPr>
    </w:p>
    <w:p w14:paraId="41B3B4C3">
      <w:pPr>
        <w:pStyle w:val="4"/>
        <w:rPr>
          <w:del w:id="2619" w:author="marpa" w:date="2026-10-25T23:33:27Z"/>
        </w:rPr>
      </w:pPr>
      <w:del w:id="2620" w:author="marpa" w:date="2026-10-25T23:33:27Z">
        <w:r>
          <w:rPr/>
          <w:delText>EJECUCIÓN DEL CLIENTE DE ESCRITORIO</w:delText>
        </w:r>
      </w:del>
    </w:p>
    <w:p w14:paraId="262A83DE">
      <w:pPr>
        <w:jc w:val="center"/>
        <w:rPr>
          <w:del w:id="2621" w:author="marpa" w:date="2026-10-25T23:33:27Z"/>
        </w:rPr>
      </w:pPr>
      <w:del w:id="2622" w:author="marpa" w:date="2026-10-25T23:33:27Z">
        <w:r>
          <w:rPr/>
          <w:drawing>
            <wp:inline distT="114300" distB="114300" distL="114300" distR="114300">
              <wp:extent cx="4082415" cy="2468880"/>
              <wp:effectExtent l="0" t="0" r="0" b="0"/>
              <wp:docPr id="75" name="image9.png"/>
              <wp:cNvGraphicFramePr/>
              <a:graphic xmlns:a="http://schemas.openxmlformats.org/drawingml/2006/main">
                <a:graphicData uri="http://schemas.openxmlformats.org/drawingml/2006/picture">
                  <pic:pic xmlns:pic="http://schemas.openxmlformats.org/drawingml/2006/picture">
                    <pic:nvPicPr>
                      <pic:cNvPr id="75" name="image9.png"/>
                      <pic:cNvPicPr preferRelativeResize="0"/>
                    </pic:nvPicPr>
                    <pic:blipFill>
                      <a:blip r:embed="rId83"/>
                      <a:srcRect/>
                      <a:stretch>
                        <a:fillRect/>
                      </a:stretch>
                    </pic:blipFill>
                    <pic:spPr>
                      <a:xfrm>
                        <a:off x="0" y="0"/>
                        <a:ext cx="4082888" cy="2469488"/>
                      </a:xfrm>
                      <a:prstGeom prst="rect">
                        <a:avLst/>
                      </a:prstGeom>
                    </pic:spPr>
                  </pic:pic>
                </a:graphicData>
              </a:graphic>
            </wp:inline>
          </w:drawing>
        </w:r>
      </w:del>
    </w:p>
    <w:p w14:paraId="4811AC1F">
      <w:pPr>
        <w:pStyle w:val="5"/>
        <w:rPr>
          <w:del w:id="2624" w:author="marpa" w:date="2026-10-25T23:33:27Z"/>
        </w:rPr>
      </w:pPr>
      <w:del w:id="2625" w:author="marpa" w:date="2026-10-25T23:33:27Z">
        <w:r>
          <w:rPr/>
          <w:delText>Figura 38. Login - Cliente escritorio</w:delText>
        </w:r>
      </w:del>
    </w:p>
    <w:p w14:paraId="6904FE3F">
      <w:pPr>
        <w:pBdr>
          <w:top w:val="none" w:color="auto" w:sz="0" w:space="0"/>
          <w:left w:val="none" w:color="auto" w:sz="0" w:space="0"/>
          <w:bottom w:val="none" w:color="auto" w:sz="0" w:space="0"/>
          <w:right w:val="none" w:color="auto" w:sz="0" w:space="0"/>
          <w:between w:val="none" w:color="auto" w:sz="0" w:space="0"/>
        </w:pBdr>
        <w:spacing w:line="240" w:lineRule="auto"/>
        <w:jc w:val="center"/>
        <w:rPr>
          <w:del w:id="2626" w:author="marpa" w:date="2026-10-25T23:33:27Z"/>
          <w:i/>
          <w:iCs/>
          <w:color w:val="1F497D"/>
          <w:sz w:val="18"/>
          <w:szCs w:val="18"/>
        </w:rPr>
      </w:pPr>
      <w:del w:id="2627" w:author="marpa" w:date="2026-10-25T23:33:27Z">
        <w:bookmarkStart w:id="208" w:name="_xbnp2zcdk5zv" w:colFirst="0" w:colLast="0"/>
        <w:bookmarkEnd w:id="208"/>
        <w:r>
          <w:rPr>
            <w:i/>
            <w:iCs/>
            <w:color w:val="1F497D"/>
            <w:sz w:val="18"/>
            <w:szCs w:val="18"/>
          </w:rPr>
          <w:drawing>
            <wp:inline distT="114300" distB="114300" distL="114300" distR="114300">
              <wp:extent cx="4102100" cy="2727325"/>
              <wp:effectExtent l="0" t="0" r="0" b="0"/>
              <wp:docPr id="76" name="image2.png"/>
              <wp:cNvGraphicFramePr/>
              <a:graphic xmlns:a="http://schemas.openxmlformats.org/drawingml/2006/main">
                <a:graphicData uri="http://schemas.openxmlformats.org/drawingml/2006/picture">
                  <pic:pic xmlns:pic="http://schemas.openxmlformats.org/drawingml/2006/picture">
                    <pic:nvPicPr>
                      <pic:cNvPr id="76" name="image2.png"/>
                      <pic:cNvPicPr preferRelativeResize="0"/>
                    </pic:nvPicPr>
                    <pic:blipFill>
                      <a:blip r:embed="rId84"/>
                      <a:srcRect/>
                      <a:stretch>
                        <a:fillRect/>
                      </a:stretch>
                    </pic:blipFill>
                    <pic:spPr>
                      <a:xfrm>
                        <a:off x="0" y="0"/>
                        <a:ext cx="4109411" cy="2731804"/>
                      </a:xfrm>
                      <a:prstGeom prst="rect">
                        <a:avLst/>
                      </a:prstGeom>
                    </pic:spPr>
                  </pic:pic>
                </a:graphicData>
              </a:graphic>
            </wp:inline>
          </w:drawing>
        </w:r>
      </w:del>
    </w:p>
    <w:p w14:paraId="7F9AA0AF">
      <w:pPr>
        <w:pStyle w:val="5"/>
      </w:pPr>
      <w:del w:id="2629" w:author="marpa" w:date="2026-10-25T23:33:27Z">
        <w:r>
          <w:rPr/>
          <w:delText>Figura 39. Pantalla de Conversiones - Cliente escritorio</w:delText>
        </w:r>
      </w:del>
    </w:p>
    <w:p w14:paraId="6A1345B2">
      <w:pPr>
        <w:pStyle w:val="3"/>
      </w:pPr>
      <w:bookmarkStart w:id="209" w:name="_Toc534"/>
      <w:bookmarkStart w:id="210" w:name="_Toc30272"/>
      <w:r>
        <w:t>CLIENTE WEB</w:t>
      </w:r>
      <w:bookmarkEnd w:id="209"/>
      <w:bookmarkEnd w:id="210"/>
    </w:p>
    <w:p w14:paraId="00659BB4">
      <w:pPr>
        <w:pStyle w:val="4"/>
      </w:pPr>
      <w:bookmarkStart w:id="211" w:name="_Toc32108"/>
      <w:bookmarkStart w:id="212" w:name="_Toc25848"/>
      <w:r>
        <w:t>CREACIÓN DEL PROYECTO</w:t>
      </w:r>
      <w:bookmarkEnd w:id="211"/>
      <w:bookmarkEnd w:id="212"/>
    </w:p>
    <w:p w14:paraId="5512FA4B">
      <w:r>
        <w:t>El proyecto se crea de igual manera que el webservice con ‘Web Application’.</w:t>
      </w:r>
    </w:p>
    <w:p w14:paraId="5418E809">
      <w:pPr>
        <w:pStyle w:val="4"/>
      </w:pPr>
      <w:bookmarkStart w:id="213" w:name="_Toc10647"/>
      <w:bookmarkStart w:id="214" w:name="_Toc11465"/>
      <w:r>
        <w:t>ESTRUCTURA DEL PROYECTO</w:t>
      </w:r>
      <w:bookmarkEnd w:id="213"/>
      <w:bookmarkEnd w:id="214"/>
    </w:p>
    <w:p w14:paraId="5A8A92DC">
      <w:r>
        <w:t>El cliente web se desarrolló siguiendo el patrón MVC utilizando Servlets y JavaServer Pages (JSP). La estructura separa la lógica de control (en el paquete controlador) de las interfaces de usuario (páginas web).</w:t>
      </w:r>
    </w:p>
    <w:p w14:paraId="1130E9DA">
      <w:pPr>
        <w:keepNext/>
        <w:spacing w:after="0"/>
        <w:jc w:val="center"/>
      </w:pPr>
      <w:r>
        <w:drawing>
          <wp:inline distT="0" distB="0" distL="114300" distR="114300">
            <wp:extent cx="2482215" cy="1305560"/>
            <wp:effectExtent l="0" t="0" r="6985" b="254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pic:cNvPicPr>
                      <a:picLocks noChangeAspect="1"/>
                    </pic:cNvPicPr>
                  </pic:nvPicPr>
                  <pic:blipFill>
                    <a:blip r:embed="rId85"/>
                    <a:stretch>
                      <a:fillRect/>
                    </a:stretch>
                  </pic:blipFill>
                  <pic:spPr>
                    <a:xfrm>
                      <a:off x="0" y="0"/>
                      <a:ext cx="2482215" cy="1305560"/>
                    </a:xfrm>
                    <a:prstGeom prst="rect">
                      <a:avLst/>
                    </a:prstGeom>
                    <a:noFill/>
                    <a:ln>
                      <a:noFill/>
                    </a:ln>
                  </pic:spPr>
                </pic:pic>
              </a:graphicData>
            </a:graphic>
          </wp:inline>
        </w:drawing>
      </w:r>
    </w:p>
    <w:p w14:paraId="1C880133">
      <w:pPr>
        <w:pStyle w:val="5"/>
      </w:pPr>
      <w:bookmarkStart w:id="215" w:name="_Toc32063"/>
      <w:bookmarkStart w:id="216" w:name="_Toc29784"/>
      <w:r>
        <w:t xml:space="preserve">Figura </w:t>
      </w:r>
      <w:r>
        <w:rPr>
          <w:rFonts w:hint="default"/>
          <w:lang w:val="es-EC"/>
        </w:rPr>
        <w:t>53</w:t>
      </w:r>
      <w:r>
        <w:t>. Estructura del proyecto - Cliente web</w:t>
      </w:r>
      <w:bookmarkEnd w:id="215"/>
      <w:bookmarkEnd w:id="216"/>
    </w:p>
    <w:p w14:paraId="28A2D36D">
      <w:pPr>
        <w:pStyle w:val="3"/>
      </w:pPr>
      <w:bookmarkStart w:id="217" w:name="_Toc8636"/>
      <w:bookmarkStart w:id="218" w:name="_Toc28628"/>
      <w:r>
        <w:t>CODIFICACIÓN DEL PROYECTO CLIENTE WEB</w:t>
      </w:r>
      <w:bookmarkEnd w:id="217"/>
      <w:bookmarkEnd w:id="218"/>
    </w:p>
    <w:p w14:paraId="0995C488">
      <w:pPr>
        <w:rPr>
          <w:b/>
          <w:bCs/>
          <w:color w:val="243F61"/>
          <w:sz w:val="32"/>
          <w:szCs w:val="32"/>
        </w:rPr>
      </w:pPr>
      <w:r>
        <w:rPr>
          <w:b/>
          <w:bCs/>
          <w:color w:val="243F61"/>
          <w:sz w:val="32"/>
          <w:szCs w:val="32"/>
        </w:rPr>
        <w:t>CONSUMO DEL SERVICIO SOAP (SERVLETS)</w:t>
      </w:r>
    </w:p>
    <w:p w14:paraId="51A15744">
      <w:pPr>
        <w:rPr>
          <w:rFonts w:hint="default"/>
          <w:i/>
          <w:iCs/>
          <w:lang w:val="es-EC"/>
        </w:rPr>
      </w:pPr>
      <w:r>
        <w:t xml:space="preserve">Para la comunicación con el servidor SOAP, se </w:t>
      </w:r>
      <w:r>
        <w:rPr>
          <w:rFonts w:hint="default"/>
          <w:lang w:val="es-EC"/>
        </w:rPr>
        <w:t>trabaja con servicios cliente, que establecen el canal de comunicaciones, y consumen el archivo WSDL del servidor para configurar el envío de las peticiones para que cumpla con los formatos que maneja el servidor. Adicionalmente, se creó un servicio para el manejo de los tokens que coloca para las operaciones protegidas.</w:t>
      </w:r>
    </w:p>
    <w:p w14:paraId="359DBEF2">
      <w:pPr>
        <w:keepNext/>
        <w:spacing w:after="0"/>
        <w:jc w:val="center"/>
      </w:pPr>
      <w:r>
        <w:drawing>
          <wp:inline distT="0" distB="0" distL="114300" distR="114300">
            <wp:extent cx="2207895" cy="817880"/>
            <wp:effectExtent l="0" t="0" r="1905" b="7620"/>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
                    <pic:cNvPicPr>
                      <a:picLocks noChangeAspect="1"/>
                    </pic:cNvPicPr>
                  </pic:nvPicPr>
                  <pic:blipFill>
                    <a:blip r:embed="rId86"/>
                    <a:stretch>
                      <a:fillRect/>
                    </a:stretch>
                  </pic:blipFill>
                  <pic:spPr>
                    <a:xfrm>
                      <a:off x="0" y="0"/>
                      <a:ext cx="2207895" cy="817880"/>
                    </a:xfrm>
                    <a:prstGeom prst="rect">
                      <a:avLst/>
                    </a:prstGeom>
                    <a:noFill/>
                    <a:ln>
                      <a:noFill/>
                    </a:ln>
                  </pic:spPr>
                </pic:pic>
              </a:graphicData>
            </a:graphic>
          </wp:inline>
        </w:drawing>
      </w:r>
    </w:p>
    <w:p w14:paraId="7FB30B53">
      <w:pPr>
        <w:pStyle w:val="5"/>
      </w:pPr>
      <w:bookmarkStart w:id="219" w:name="_Toc7705"/>
      <w:bookmarkStart w:id="220" w:name="_Toc14676"/>
      <w:r>
        <w:t xml:space="preserve">Figura </w:t>
      </w:r>
      <w:r>
        <w:rPr>
          <w:rFonts w:hint="default"/>
          <w:lang w:val="es-EC"/>
        </w:rPr>
        <w:t>54</w:t>
      </w:r>
      <w:r>
        <w:t xml:space="preserve">. Creación de </w:t>
      </w:r>
      <w:r>
        <w:rPr>
          <w:rFonts w:hint="default"/>
          <w:lang w:val="es-EC"/>
        </w:rPr>
        <w:t>servicios</w:t>
      </w:r>
      <w:r>
        <w:t>- Cliente web</w:t>
      </w:r>
      <w:bookmarkEnd w:id="219"/>
      <w:bookmarkEnd w:id="220"/>
    </w:p>
    <w:p w14:paraId="06C1DCF0">
      <w:pPr>
        <w:pStyle w:val="6"/>
      </w:pPr>
      <w:bookmarkStart w:id="221" w:name="_xt5cfjgd913q" w:colFirst="0" w:colLast="0"/>
      <w:bookmarkEnd w:id="221"/>
    </w:p>
    <w:p w14:paraId="62CD640E">
      <w:pPr>
        <w:pStyle w:val="6"/>
        <w:rPr>
          <w:rFonts w:hint="default"/>
          <w:lang w:val="es-EC"/>
        </w:rPr>
      </w:pPr>
      <w:bookmarkStart w:id="222" w:name="_Toc21241"/>
      <w:bookmarkStart w:id="223" w:name="_Toc20910"/>
      <w:r>
        <w:t xml:space="preserve">Tabla </w:t>
      </w:r>
      <w:r>
        <w:rPr>
          <w:rFonts w:hint="default"/>
          <w:lang w:val="es-EC"/>
        </w:rPr>
        <w:t>45</w:t>
      </w:r>
      <w:r>
        <w:t xml:space="preserve">. Clase </w:t>
      </w:r>
      <w:r>
        <w:rPr>
          <w:rFonts w:hint="default"/>
        </w:rPr>
        <w:t xml:space="preserve">ClienteSOAPFactory </w:t>
      </w:r>
      <w:r>
        <w:t xml:space="preserve">- Cliente </w:t>
      </w:r>
      <w:r>
        <w:rPr>
          <w:rFonts w:hint="default"/>
          <w:lang w:val="es-EC"/>
        </w:rPr>
        <w:t>web</w:t>
      </w:r>
      <w:bookmarkEnd w:id="222"/>
      <w:bookmarkEnd w:id="223"/>
    </w:p>
    <w:tbl>
      <w:tblPr>
        <w:tblStyle w:val="3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EDCD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0E99F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0197D32A">
            <w:pPr>
              <w:spacing w:before="0" w:after="0" w:line="240" w:lineRule="auto"/>
              <w:rPr>
                <w:rFonts w:hint="default" w:ascii="Courier New" w:hAnsi="Courier New" w:eastAsia="Courier New" w:cs="Courier New"/>
                <w:color w:val="000000"/>
                <w:sz w:val="16"/>
                <w:szCs w:val="16"/>
                <w:lang w:val="es-EC"/>
              </w:rPr>
            </w:pPr>
          </w:p>
          <w:p w14:paraId="6CB543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w:t>
            </w:r>
          </w:p>
          <w:p w14:paraId="3DC19F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ec.edu.monster.resources.WSConversorUnidades_Service;</w:t>
            </w:r>
          </w:p>
          <w:p w14:paraId="440438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jakarta.xml.ws.BindingProvider;</w:t>
            </w:r>
          </w:p>
          <w:p w14:paraId="4CE97A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jakarta.xml.ws.handler.Handler;</w:t>
            </w:r>
          </w:p>
          <w:p w14:paraId="38D4F8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java.net.URL;</w:t>
            </w:r>
          </w:p>
          <w:p w14:paraId="6F4590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java.util.ArrayList;</w:t>
            </w:r>
          </w:p>
          <w:p w14:paraId="2B59C4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java.util.List;</w:t>
            </w:r>
          </w:p>
          <w:p w14:paraId="2847DA29">
            <w:pPr>
              <w:spacing w:before="0" w:after="0" w:line="240" w:lineRule="auto"/>
              <w:rPr>
                <w:rFonts w:hint="default" w:ascii="Courier New" w:hAnsi="Courier New" w:eastAsia="Courier New" w:cs="Courier New"/>
                <w:color w:val="000000"/>
                <w:sz w:val="16"/>
                <w:szCs w:val="16"/>
                <w:lang w:val="es-EC"/>
              </w:rPr>
            </w:pPr>
          </w:p>
          <w:p w14:paraId="600657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588B716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Fabrica centralizada del puerto SOAP. El SSL ya queda configurado</w:t>
            </w:r>
          </w:p>
          <w:p w14:paraId="1E6A77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globalmente por ec.edu.monster.util.SSLConfigListener.</w:t>
            </w:r>
          </w:p>
          <w:p w14:paraId="312422B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D33AC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WSDL se carga desde el classpath (WEB-INF/classes/WSConversorUnidades.wsdl)</w:t>
            </w:r>
          </w:p>
          <w:p w14:paraId="7831E67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para evitar rutas hardcodeadas que fallan en Docker/Payara.</w:t>
            </w:r>
          </w:p>
          <w:p w14:paraId="3178FD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7B7FD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endpoint se resuelve en este orden:</w:t>
            </w:r>
          </w:p>
          <w:p w14:paraId="7AD86A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1. System property "monster.soap.endpoint"</w:t>
            </w:r>
          </w:p>
          <w:p w14:paraId="313206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2. Environment variable "MONSTER_SOAP_ENDPOINT"</w:t>
            </w:r>
          </w:p>
          <w:p w14:paraId="4B879A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3. Default del WSDL (localhost:8181)</w:t>
            </w:r>
          </w:p>
          <w:p w14:paraId="30A22F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F1BB2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final class ClienteSOAPFactory {</w:t>
            </w:r>
          </w:p>
          <w:p w14:paraId="2C89354B">
            <w:pPr>
              <w:spacing w:before="0" w:after="0" w:line="240" w:lineRule="auto"/>
              <w:rPr>
                <w:rFonts w:hint="default" w:ascii="Courier New" w:hAnsi="Courier New" w:eastAsia="Courier New" w:cs="Courier New"/>
                <w:color w:val="000000"/>
                <w:sz w:val="16"/>
                <w:szCs w:val="16"/>
                <w:lang w:val="es-EC"/>
              </w:rPr>
            </w:pPr>
          </w:p>
          <w:p w14:paraId="32BAAD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ENDPOINT_PROPERTY = "monster.soap.endpoint";</w:t>
            </w:r>
          </w:p>
          <w:p w14:paraId="5DE27F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ENDPOINT_ENV = "MONSTER_SOAP_ENDPOINT";</w:t>
            </w:r>
          </w:p>
          <w:p w14:paraId="7CF5B7A6">
            <w:pPr>
              <w:spacing w:before="0" w:after="0" w:line="240" w:lineRule="auto"/>
              <w:rPr>
                <w:rFonts w:hint="default" w:ascii="Courier New" w:hAnsi="Courier New" w:eastAsia="Courier New" w:cs="Courier New"/>
                <w:color w:val="000000"/>
                <w:sz w:val="16"/>
                <w:szCs w:val="16"/>
                <w:lang w:val="es-EC"/>
              </w:rPr>
            </w:pPr>
          </w:p>
          <w:p w14:paraId="6C92BC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ClienteSOAPFactory() {</w:t>
            </w:r>
          </w:p>
          <w:p w14:paraId="35D45E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2638E66">
            <w:pPr>
              <w:spacing w:before="0" w:after="0" w:line="240" w:lineRule="auto"/>
              <w:rPr>
                <w:rFonts w:hint="default" w:ascii="Courier New" w:hAnsi="Courier New" w:eastAsia="Courier New" w:cs="Courier New"/>
                <w:color w:val="000000"/>
                <w:sz w:val="16"/>
                <w:szCs w:val="16"/>
                <w:lang w:val="es-EC"/>
              </w:rPr>
            </w:pPr>
          </w:p>
          <w:p w14:paraId="7CFA78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URL getWsdlUrl() {</w:t>
            </w:r>
          </w:p>
          <w:p w14:paraId="09D047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wsdl = ClienteSOAPFactory.class.getResource("/WSConversorUnidades.wsdl");</w:t>
            </w:r>
          </w:p>
          <w:p w14:paraId="62F2DB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(wsdl == null) {</w:t>
            </w:r>
          </w:p>
          <w:p w14:paraId="0287B2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IllegalStateException(</w:t>
            </w:r>
          </w:p>
          <w:p w14:paraId="03FEFA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"No se encontro WSConversorUnidades.wsdl en el classpath. "</w:t>
            </w:r>
          </w:p>
          <w:p w14:paraId="6CDBB08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"Verifique que el recurso este empaquetado en WEB-INF/classes/");</w:t>
            </w:r>
          </w:p>
          <w:p w14:paraId="65EB82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BB8DC6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wsdl;</w:t>
            </w:r>
          </w:p>
          <w:p w14:paraId="3BD9AB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9625F8A">
            <w:pPr>
              <w:spacing w:before="0" w:after="0" w:line="240" w:lineRule="auto"/>
              <w:rPr>
                <w:rFonts w:hint="default" w:ascii="Courier New" w:hAnsi="Courier New" w:eastAsia="Courier New" w:cs="Courier New"/>
                <w:color w:val="000000"/>
                <w:sz w:val="16"/>
                <w:szCs w:val="16"/>
                <w:lang w:val="es-EC"/>
              </w:rPr>
            </w:pPr>
          </w:p>
          <w:p w14:paraId="3DAD6A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resolveEndpoint() {</w:t>
            </w:r>
          </w:p>
          <w:p w14:paraId="68857B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prop = System.getProperty(ENDPOINT_PROPERTY);</w:t>
            </w:r>
          </w:p>
          <w:p w14:paraId="203503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(prop != null &amp;&amp; !prop.isBlank()) {</w:t>
            </w:r>
          </w:p>
          <w:p w14:paraId="1D1C56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prop.trim();</w:t>
            </w:r>
          </w:p>
          <w:p w14:paraId="13FB16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9341A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env = System.getenv(ENDPOINT_ENV);</w:t>
            </w:r>
          </w:p>
          <w:p w14:paraId="736538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(env != null &amp;&amp; !env.isBlank()) {</w:t>
            </w:r>
          </w:p>
          <w:p w14:paraId="404FAF4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env.trim();</w:t>
            </w:r>
          </w:p>
          <w:p w14:paraId="721544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C03D2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34F42B5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C853FDF">
            <w:pPr>
              <w:spacing w:before="0" w:after="0" w:line="240" w:lineRule="auto"/>
              <w:rPr>
                <w:rFonts w:hint="default" w:ascii="Courier New" w:hAnsi="Courier New" w:eastAsia="Courier New" w:cs="Courier New"/>
                <w:color w:val="000000"/>
                <w:sz w:val="16"/>
                <w:szCs w:val="16"/>
                <w:lang w:val="es-EC"/>
              </w:rPr>
            </w:pPr>
          </w:p>
          <w:p w14:paraId="281BF6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C69D0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Crea el puerto SOAP. Si el token no es nulo, adjunta el</w:t>
            </w:r>
          </w:p>
          <w:p w14:paraId="28BE1A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{@link TokenSOAPHandler} para enviarlo en el header SOAP.</w:t>
            </w:r>
          </w:p>
          <w:p w14:paraId="622329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188B7D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WSConversorUnidades crearPuerto(String token) {</w:t>
            </w:r>
          </w:p>
          <w:p w14:paraId="3C3418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wsdlUrl = getWsdlUrl();</w:t>
            </w:r>
          </w:p>
          <w:p w14:paraId="415DB4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new WSConversorUnidades_Service(wsdlUrl).getWSConversorUnidadesPort();</w:t>
            </w:r>
          </w:p>
          <w:p w14:paraId="670AC74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endpoint = resolveEndpoint();</w:t>
            </w:r>
          </w:p>
          <w:p w14:paraId="42C64E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(endpoint != null) {</w:t>
            </w:r>
          </w:p>
          <w:p w14:paraId="6717C6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port).getRequestContext()</w:t>
            </w:r>
          </w:p>
          <w:p w14:paraId="2D7BD0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.put(BindingProvider.ENDPOINT_ADDRESS_PROPERTY, endpoint);</w:t>
            </w:r>
          </w:p>
          <w:p w14:paraId="491F8E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A990F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(token != null &amp;&amp; !token.isBlank()) {</w:t>
            </w:r>
          </w:p>
          <w:p w14:paraId="456133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bp = (BindingProvider) port;</w:t>
            </w:r>
          </w:p>
          <w:p w14:paraId="7D4DDB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List&lt;Handler&gt; chain = new ArrayList&lt;&gt;();</w:t>
            </w:r>
          </w:p>
          <w:p w14:paraId="5B4E60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chain.add(new TokenSOAPHandler(token));</w:t>
            </w:r>
          </w:p>
          <w:p w14:paraId="7813D0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bp.getBinding().setHandlerChain(chain);</w:t>
            </w:r>
          </w:p>
          <w:p w14:paraId="438AACE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7D4BF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w:t>
            </w:r>
          </w:p>
          <w:p w14:paraId="08F917A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FC8098">
            <w:pPr>
              <w:spacing w:before="0" w:after="0" w:line="240" w:lineRule="auto"/>
              <w:rPr>
                <w:rFonts w:hint="default" w:ascii="Courier New" w:hAnsi="Courier New" w:eastAsia="Courier New" w:cs="Courier New"/>
                <w:color w:val="000000"/>
                <w:sz w:val="16"/>
                <w:szCs w:val="16"/>
                <w:lang w:val="es-EC"/>
              </w:rPr>
            </w:pPr>
          </w:p>
          <w:p w14:paraId="3DE7DE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016CC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Variante que ademas sobreescribe el endpoint (util para apuntar a IP</w:t>
            </w:r>
          </w:p>
          <w:p w14:paraId="009A62E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interna o externa manteniendo el SSL por dominio).</w:t>
            </w:r>
          </w:p>
          <w:p w14:paraId="09B28A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41585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WSConversorUnidades crearPuertoConEndpoint(String token, String endpoint) {</w:t>
            </w:r>
          </w:p>
          <w:p w14:paraId="3826B7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wsdlUrl = getWsdlUrl();</w:t>
            </w:r>
          </w:p>
          <w:p w14:paraId="4500E8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new WSConversorUnidades_Service(wsdlUrl).getWSConversorUnidadesPort();</w:t>
            </w:r>
          </w:p>
          <w:p w14:paraId="7DD5AD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finalEndpoint = endpoint != null &amp;&amp; !endpoint.isBlank() ? endpoint.trim() : resolveEndpoint();</w:t>
            </w:r>
          </w:p>
          <w:p w14:paraId="4ACFAA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(finalEndpoint != null) {</w:t>
            </w:r>
          </w:p>
          <w:p w14:paraId="6C5D63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port).getRequestContext()</w:t>
            </w:r>
          </w:p>
          <w:p w14:paraId="51ADA57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.put(BindingProvider.ENDPOINT_ADDRESS_PROPERTY, finalEndpoint);</w:t>
            </w:r>
          </w:p>
          <w:p w14:paraId="6B078D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D5D0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(token != null &amp;&amp; !token.isBlank()) {</w:t>
            </w:r>
          </w:p>
          <w:p w14:paraId="79AD7A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bp = (BindingProvider) port;</w:t>
            </w:r>
          </w:p>
          <w:p w14:paraId="23799C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List&lt;Handler&gt; chain = new ArrayList&lt;&gt;();</w:t>
            </w:r>
          </w:p>
          <w:p w14:paraId="15DC708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chain.add(new TokenSOAPHandler(token));</w:t>
            </w:r>
          </w:p>
          <w:p w14:paraId="49B2B2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bp.getBinding().setHandlerChain(chain);</w:t>
            </w:r>
          </w:p>
          <w:p w14:paraId="4FB947B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B1D5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w:t>
            </w:r>
          </w:p>
          <w:p w14:paraId="329D0B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B38A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48471BD9">
            <w:pPr>
              <w:spacing w:before="0" w:after="0" w:line="240" w:lineRule="auto"/>
              <w:rPr>
                <w:rFonts w:hint="default" w:ascii="Courier New" w:hAnsi="Courier New" w:eastAsia="Courier New" w:cs="Courier New"/>
                <w:color w:val="000000"/>
                <w:sz w:val="16"/>
                <w:szCs w:val="16"/>
                <w:lang w:val="es-EC"/>
              </w:rPr>
            </w:pPr>
          </w:p>
        </w:tc>
      </w:tr>
    </w:tbl>
    <w:p w14:paraId="2F09ADCF">
      <w:pPr>
        <w:pStyle w:val="6"/>
      </w:pPr>
    </w:p>
    <w:p w14:paraId="12C65EF3">
      <w:pPr>
        <w:pStyle w:val="6"/>
        <w:rPr>
          <w:rFonts w:hint="default"/>
          <w:lang w:val="es-EC"/>
        </w:rPr>
      </w:pPr>
      <w:bookmarkStart w:id="224" w:name="_Toc16420"/>
      <w:bookmarkStart w:id="225" w:name="_Toc28677"/>
      <w:r>
        <w:t xml:space="preserve">Tabla </w:t>
      </w:r>
      <w:r>
        <w:rPr>
          <w:rFonts w:hint="default"/>
          <w:lang w:val="es-EC"/>
        </w:rPr>
        <w:t>46</w:t>
      </w:r>
      <w:r>
        <w:t xml:space="preserve">. Clase </w:t>
      </w:r>
      <w:r>
        <w:rPr>
          <w:rFonts w:hint="default"/>
        </w:rPr>
        <w:t>ConversorServicio</w:t>
      </w:r>
      <w:r>
        <w:t xml:space="preserve">- Cliente </w:t>
      </w:r>
      <w:r>
        <w:rPr>
          <w:rFonts w:hint="default"/>
          <w:lang w:val="es-EC"/>
        </w:rPr>
        <w:t>web</w:t>
      </w:r>
      <w:bookmarkEnd w:id="224"/>
      <w:bookmarkEnd w:id="225"/>
    </w:p>
    <w:tbl>
      <w:tblPr>
        <w:tblStyle w:val="3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5592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9B1C9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274B99F7">
            <w:pPr>
              <w:spacing w:before="0" w:after="0" w:line="240" w:lineRule="auto"/>
              <w:rPr>
                <w:rFonts w:hint="default" w:ascii="Courier New" w:hAnsi="Courier New" w:eastAsia="Courier New" w:cs="Courier New"/>
                <w:color w:val="000000"/>
                <w:sz w:val="16"/>
                <w:szCs w:val="16"/>
                <w:lang w:val="es-EC"/>
              </w:rPr>
            </w:pPr>
          </w:p>
          <w:p w14:paraId="699CDA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w:t>
            </w:r>
          </w:p>
          <w:p w14:paraId="6AF95B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jakarta.enterprise.context.ApplicationScoped;</w:t>
            </w:r>
          </w:p>
          <w:p w14:paraId="2F132D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java.io.Serializable;</w:t>
            </w:r>
          </w:p>
          <w:p w14:paraId="2EB3DBA7">
            <w:pPr>
              <w:spacing w:before="0" w:after="0" w:line="240" w:lineRule="auto"/>
              <w:rPr>
                <w:rFonts w:hint="default" w:ascii="Courier New" w:hAnsi="Courier New" w:eastAsia="Courier New" w:cs="Courier New"/>
                <w:color w:val="000000"/>
                <w:sz w:val="16"/>
                <w:szCs w:val="16"/>
                <w:lang w:val="es-EC"/>
              </w:rPr>
            </w:pPr>
          </w:p>
          <w:p w14:paraId="5552D9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204F84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Servicio de conversion de unidades. Cada llamada adjunta el token de sesion</w:t>
            </w:r>
          </w:p>
          <w:p w14:paraId="5463D1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en el header SOAP mediante {@link ClienteSOAPFactory}.</w:t>
            </w:r>
          </w:p>
          <w:p w14:paraId="04C251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FFD25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763CE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@ApplicationScoped</w:t>
            </w:r>
          </w:p>
          <w:p w14:paraId="582D24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ConversorServicio implements Serializable {</w:t>
            </w:r>
          </w:p>
          <w:p w14:paraId="5112FFFD">
            <w:pPr>
              <w:spacing w:before="0" w:after="0" w:line="240" w:lineRule="auto"/>
              <w:rPr>
                <w:rFonts w:hint="default" w:ascii="Courier New" w:hAnsi="Courier New" w:eastAsia="Courier New" w:cs="Courier New"/>
                <w:color w:val="000000"/>
                <w:sz w:val="16"/>
                <w:szCs w:val="16"/>
                <w:lang w:val="es-EC"/>
              </w:rPr>
            </w:pPr>
          </w:p>
          <w:p w14:paraId="1BD20B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775A86A4">
            <w:pPr>
              <w:spacing w:before="0" w:after="0" w:line="240" w:lineRule="auto"/>
              <w:rPr>
                <w:rFonts w:hint="default" w:ascii="Courier New" w:hAnsi="Courier New" w:eastAsia="Courier New" w:cs="Courier New"/>
                <w:color w:val="000000"/>
                <w:sz w:val="16"/>
                <w:szCs w:val="16"/>
                <w:lang w:val="es-EC"/>
              </w:rPr>
            </w:pPr>
          </w:p>
          <w:p w14:paraId="1337CA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double convertirLongitud(String token, double valor, String de, String a) {</w:t>
            </w:r>
          </w:p>
          <w:p w14:paraId="17E0D6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ClienteSOAPFactory.crearPuerto(token);</w:t>
            </w:r>
          </w:p>
          <w:p w14:paraId="5389B4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port.convertirLongitud(valor, de, a);</w:t>
            </w:r>
          </w:p>
          <w:p w14:paraId="18F825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D7B97C7">
            <w:pPr>
              <w:spacing w:before="0" w:after="0" w:line="240" w:lineRule="auto"/>
              <w:rPr>
                <w:rFonts w:hint="default" w:ascii="Courier New" w:hAnsi="Courier New" w:eastAsia="Courier New" w:cs="Courier New"/>
                <w:color w:val="000000"/>
                <w:sz w:val="16"/>
                <w:szCs w:val="16"/>
                <w:lang w:val="es-EC"/>
              </w:rPr>
            </w:pPr>
          </w:p>
          <w:p w14:paraId="3E9BFF1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double convertirMasa(String token, double valor, String de, String a) {</w:t>
            </w:r>
          </w:p>
          <w:p w14:paraId="529249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ClienteSOAPFactory.crearPuerto(token);</w:t>
            </w:r>
          </w:p>
          <w:p w14:paraId="0ABB47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port.convertirMasa(valor, de, a);</w:t>
            </w:r>
          </w:p>
          <w:p w14:paraId="341AC0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8C3B6E">
            <w:pPr>
              <w:spacing w:before="0" w:after="0" w:line="240" w:lineRule="auto"/>
              <w:rPr>
                <w:rFonts w:hint="default" w:ascii="Courier New" w:hAnsi="Courier New" w:eastAsia="Courier New" w:cs="Courier New"/>
                <w:color w:val="000000"/>
                <w:sz w:val="16"/>
                <w:szCs w:val="16"/>
                <w:lang w:val="es-EC"/>
              </w:rPr>
            </w:pPr>
          </w:p>
          <w:p w14:paraId="1BE3D3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double convertirTemperatura(String token, double valor, String de, String a) {</w:t>
            </w:r>
          </w:p>
          <w:p w14:paraId="133367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ClienteSOAPFactory.crearPuerto(token);</w:t>
            </w:r>
          </w:p>
          <w:p w14:paraId="5D9740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port.convertirTemperatura(valor, de, a);</w:t>
            </w:r>
          </w:p>
          <w:p w14:paraId="2A5E10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4CA197">
            <w:pPr>
              <w:spacing w:before="0" w:after="0" w:line="240" w:lineRule="auto"/>
              <w:rPr>
                <w:rFonts w:hint="default" w:ascii="Courier New" w:hAnsi="Courier New" w:eastAsia="Courier New" w:cs="Courier New"/>
                <w:color w:val="000000"/>
                <w:sz w:val="16"/>
                <w:szCs w:val="16"/>
                <w:lang w:val="es-EC"/>
              </w:rPr>
            </w:pPr>
          </w:p>
          <w:p w14:paraId="01466B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cambiarContrasenia(String token, String actual, String nueva) {</w:t>
            </w:r>
          </w:p>
          <w:p w14:paraId="40E030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ClienteSOAPFactory.crearPuerto(token);</w:t>
            </w:r>
          </w:p>
          <w:p w14:paraId="3142D3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port.cambiarContrasenia(actual, nueva);</w:t>
            </w:r>
          </w:p>
          <w:p w14:paraId="6CCF6C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D75A5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68C36F11">
      <w:pPr>
        <w:pStyle w:val="6"/>
      </w:pPr>
      <w:bookmarkStart w:id="226" w:name="_6l3wmb2229nm" w:colFirst="0" w:colLast="0"/>
      <w:bookmarkEnd w:id="226"/>
      <w:bookmarkStart w:id="227" w:name="_Toc30766"/>
      <w:bookmarkStart w:id="228" w:name="_Toc19710"/>
      <w:r>
        <w:t xml:space="preserve">Tabla </w:t>
      </w:r>
      <w:r>
        <w:rPr>
          <w:rFonts w:hint="default"/>
          <w:lang w:val="es-EC"/>
        </w:rPr>
        <w:t>47</w:t>
      </w:r>
      <w:r>
        <w:t xml:space="preserve">. Clase </w:t>
      </w:r>
      <w:r>
        <w:rPr>
          <w:rFonts w:hint="default"/>
        </w:rPr>
        <w:t>AutenticacionServicio</w:t>
      </w:r>
      <w:r>
        <w:t>- Cliente escritorio</w:t>
      </w:r>
      <w:bookmarkEnd w:id="227"/>
      <w:bookmarkEnd w:id="228"/>
    </w:p>
    <w:tbl>
      <w:tblPr>
        <w:tblStyle w:val="3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6B516AA">
        <w:tblPrEx>
          <w:tblCellMar>
            <w:top w:w="0" w:type="dxa"/>
            <w:left w:w="108" w:type="dxa"/>
            <w:bottom w:w="0" w:type="dxa"/>
            <w:right w:w="108" w:type="dxa"/>
          </w:tblCellMar>
        </w:tblPrEx>
        <w:tc>
          <w:tcPr>
            <w:tcW w:w="8494" w:type="dxa"/>
            <w:shd w:val="clear" w:color="auto" w:fill="D9D9D9"/>
          </w:tcPr>
          <w:p w14:paraId="09627E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55334B54">
            <w:pPr>
              <w:spacing w:before="0" w:after="0" w:line="240" w:lineRule="auto"/>
              <w:rPr>
                <w:rFonts w:hint="default" w:ascii="Courier New" w:hAnsi="Courier New" w:eastAsia="Courier New" w:cs="Courier New"/>
                <w:color w:val="000000"/>
                <w:sz w:val="16"/>
                <w:szCs w:val="16"/>
                <w:lang w:val="es-EC"/>
              </w:rPr>
            </w:pPr>
          </w:p>
          <w:p w14:paraId="482813F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w:t>
            </w:r>
          </w:p>
          <w:p w14:paraId="72BA76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import jakarta.enterprise.context.ApplicationScoped;</w:t>
            </w:r>
          </w:p>
          <w:p w14:paraId="74585C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java.io.Serializable;</w:t>
            </w:r>
          </w:p>
          <w:p w14:paraId="5BA63CE9">
            <w:pPr>
              <w:spacing w:before="0" w:after="0" w:line="240" w:lineRule="auto"/>
              <w:rPr>
                <w:rFonts w:hint="default" w:ascii="Courier New" w:hAnsi="Courier New" w:eastAsia="Courier New" w:cs="Courier New"/>
                <w:color w:val="000000"/>
                <w:sz w:val="16"/>
                <w:szCs w:val="16"/>
                <w:lang w:val="es-EC"/>
              </w:rPr>
            </w:pPr>
          </w:p>
          <w:p w14:paraId="3E9E7E12">
            <w:pPr>
              <w:spacing w:before="0" w:after="0" w:line="240" w:lineRule="auto"/>
              <w:rPr>
                <w:rFonts w:hint="default" w:ascii="Courier New" w:hAnsi="Courier New" w:eastAsia="Courier New" w:cs="Courier New"/>
                <w:color w:val="000000"/>
                <w:sz w:val="16"/>
                <w:szCs w:val="16"/>
                <w:lang w:val="es-EC"/>
              </w:rPr>
            </w:pPr>
          </w:p>
          <w:p w14:paraId="60CB82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@ApplicationScoped</w:t>
            </w:r>
          </w:p>
          <w:p w14:paraId="674DDF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AutenticacionServicio implements Serializable {</w:t>
            </w:r>
          </w:p>
          <w:p w14:paraId="5807D801">
            <w:pPr>
              <w:spacing w:before="0" w:after="0" w:line="240" w:lineRule="auto"/>
              <w:rPr>
                <w:rFonts w:hint="default" w:ascii="Courier New" w:hAnsi="Courier New" w:eastAsia="Courier New" w:cs="Courier New"/>
                <w:color w:val="000000"/>
                <w:sz w:val="16"/>
                <w:szCs w:val="16"/>
                <w:lang w:val="es-EC"/>
              </w:rPr>
            </w:pPr>
          </w:p>
          <w:p w14:paraId="1E42231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43CB0748">
            <w:pPr>
              <w:spacing w:before="0" w:after="0" w:line="240" w:lineRule="auto"/>
              <w:rPr>
                <w:rFonts w:hint="default" w:ascii="Courier New" w:hAnsi="Courier New" w:eastAsia="Courier New" w:cs="Courier New"/>
                <w:color w:val="000000"/>
                <w:sz w:val="16"/>
                <w:szCs w:val="16"/>
                <w:lang w:val="es-EC"/>
              </w:rPr>
            </w:pPr>
          </w:p>
          <w:p w14:paraId="0BB61F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77AFAF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@return el token devuelto por el servidor.</w:t>
            </w:r>
          </w:p>
          <w:p w14:paraId="6276AC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6518A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login(String usuario, String contrasenia) {</w:t>
            </w:r>
          </w:p>
          <w:p w14:paraId="232747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ClienteSOAPFactory.crearPuerto(null);</w:t>
            </w:r>
          </w:p>
          <w:p w14:paraId="3AB8C6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port.login(usuario, contrasenia);</w:t>
            </w:r>
          </w:p>
          <w:p w14:paraId="297CA6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809EE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01CA3DE4">
            <w:pPr>
              <w:spacing w:before="0" w:after="0" w:line="240" w:lineRule="auto"/>
              <w:rPr>
                <w:rFonts w:hint="default" w:ascii="Courier New" w:hAnsi="Courier New" w:eastAsia="Courier New" w:cs="Courier New"/>
                <w:color w:val="000000"/>
                <w:sz w:val="16"/>
                <w:szCs w:val="16"/>
                <w:lang w:val="es-EC"/>
              </w:rPr>
            </w:pPr>
          </w:p>
        </w:tc>
      </w:tr>
    </w:tbl>
    <w:p w14:paraId="3CB02695">
      <w:pPr>
        <w:pStyle w:val="6"/>
      </w:pPr>
      <w:bookmarkStart w:id="229" w:name="_Toc10397"/>
      <w:bookmarkStart w:id="230" w:name="_Toc904"/>
      <w:r>
        <w:t xml:space="preserve">Tabla </w:t>
      </w:r>
      <w:r>
        <w:rPr>
          <w:rFonts w:hint="default"/>
          <w:lang w:val="es-EC"/>
        </w:rPr>
        <w:t>48</w:t>
      </w:r>
      <w:r>
        <w:t xml:space="preserve">. Clase </w:t>
      </w:r>
      <w:r>
        <w:rPr>
          <w:rFonts w:hint="default"/>
        </w:rPr>
        <w:t>TokenSOAPHandler</w:t>
      </w:r>
      <w:r>
        <w:t>- Cliente escritorio</w:t>
      </w:r>
      <w:bookmarkEnd w:id="229"/>
      <w:bookmarkEnd w:id="230"/>
    </w:p>
    <w:tbl>
      <w:tblPr>
        <w:tblStyle w:val="3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4A0E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4C8E1C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1091D726">
            <w:pPr>
              <w:spacing w:before="0" w:after="0" w:line="240" w:lineRule="auto"/>
              <w:rPr>
                <w:rFonts w:hint="default" w:ascii="Courier New" w:hAnsi="Courier New" w:eastAsia="Courier New" w:cs="Courier New"/>
                <w:color w:val="000000"/>
                <w:sz w:val="16"/>
                <w:szCs w:val="16"/>
                <w:lang w:val="es-EC"/>
              </w:rPr>
            </w:pPr>
          </w:p>
          <w:p w14:paraId="29AED4B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jakarta.xml.soap.SOAPElement;</w:t>
            </w:r>
          </w:p>
          <w:p w14:paraId="15699D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jakarta.xml.soap.SOAPEnvelope;</w:t>
            </w:r>
          </w:p>
          <w:p w14:paraId="4F7405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jakarta.xml.soap.SOAPException;</w:t>
            </w:r>
          </w:p>
          <w:p w14:paraId="51FC9B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jakarta.xml.soap.SOAPHeader;</w:t>
            </w:r>
          </w:p>
          <w:p w14:paraId="3D9368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jakarta.xml.soap.SOAPMessage;</w:t>
            </w:r>
          </w:p>
          <w:p w14:paraId="172D23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jakarta.xml.ws.handler.MessageContext;</w:t>
            </w:r>
          </w:p>
          <w:p w14:paraId="7FFB8B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jakarta.xml.ws.handler.soap.SOAPHandler;</w:t>
            </w:r>
          </w:p>
          <w:p w14:paraId="0609FD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jakarta.xml.ws.handler.soap.SOAPMessageContext;</w:t>
            </w:r>
          </w:p>
          <w:p w14:paraId="21849F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java.util.Collections;</w:t>
            </w:r>
          </w:p>
          <w:p w14:paraId="321CBE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java.util.Set;</w:t>
            </w:r>
          </w:p>
          <w:p w14:paraId="5247A3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javax.xml.namespace.QName;</w:t>
            </w:r>
          </w:p>
          <w:p w14:paraId="50E338D4">
            <w:pPr>
              <w:spacing w:before="0" w:after="0" w:line="240" w:lineRule="auto"/>
              <w:rPr>
                <w:rFonts w:hint="default" w:ascii="Courier New" w:hAnsi="Courier New" w:eastAsia="Courier New" w:cs="Courier New"/>
                <w:color w:val="000000"/>
                <w:sz w:val="16"/>
                <w:szCs w:val="16"/>
                <w:lang w:val="es-EC"/>
              </w:rPr>
            </w:pPr>
          </w:p>
          <w:p w14:paraId="1565DE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1FA03F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Handler JAX-WS que inyecta el token de sesion como header SOAP en cada</w:t>
            </w:r>
          </w:p>
          <w:p w14:paraId="6A7790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mensaje saliente.</w:t>
            </w:r>
          </w:p>
          <w:p w14:paraId="3C19DC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67D3B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Formato generado:</w:t>
            </w:r>
          </w:p>
          <w:p w14:paraId="5E7602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&amp;lt;mon:token xmlns:mon="http://ws.monster.edu.ec/token"&amp;gt;VALOR&amp;lt;/mon:token&amp;gt;</w:t>
            </w:r>
          </w:p>
          <w:p w14:paraId="003FA0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64CD8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DE18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TokenSOAPHandler implements SOAPHandler&lt;SOAPMessageContext&gt; {</w:t>
            </w:r>
          </w:p>
          <w:p w14:paraId="427CDDF8">
            <w:pPr>
              <w:spacing w:before="0" w:after="0" w:line="240" w:lineRule="auto"/>
              <w:rPr>
                <w:rFonts w:hint="default" w:ascii="Courier New" w:hAnsi="Courier New" w:eastAsia="Courier New" w:cs="Courier New"/>
                <w:color w:val="000000"/>
                <w:sz w:val="16"/>
                <w:szCs w:val="16"/>
                <w:lang w:val="es-EC"/>
              </w:rPr>
            </w:pPr>
          </w:p>
          <w:p w14:paraId="47D5AC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TOKEN_NAMESPACE = "http://ws.monster.edu.ec/token";</w:t>
            </w:r>
          </w:p>
          <w:p w14:paraId="5FA61E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TOKEN_PREFIX = "mon";</w:t>
            </w:r>
          </w:p>
          <w:p w14:paraId="5E49A7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TOKEN_ELEMENT = "token";</w:t>
            </w:r>
          </w:p>
          <w:p w14:paraId="7559BDE2">
            <w:pPr>
              <w:spacing w:before="0" w:after="0" w:line="240" w:lineRule="auto"/>
              <w:rPr>
                <w:rFonts w:hint="default" w:ascii="Courier New" w:hAnsi="Courier New" w:eastAsia="Courier New" w:cs="Courier New"/>
                <w:color w:val="000000"/>
                <w:sz w:val="16"/>
                <w:szCs w:val="16"/>
                <w:lang w:val="es-EC"/>
              </w:rPr>
            </w:pPr>
          </w:p>
          <w:p w14:paraId="12CEC9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token;</w:t>
            </w:r>
          </w:p>
          <w:p w14:paraId="6368B0A6">
            <w:pPr>
              <w:spacing w:before="0" w:after="0" w:line="240" w:lineRule="auto"/>
              <w:rPr>
                <w:rFonts w:hint="default" w:ascii="Courier New" w:hAnsi="Courier New" w:eastAsia="Courier New" w:cs="Courier New"/>
                <w:color w:val="000000"/>
                <w:sz w:val="16"/>
                <w:szCs w:val="16"/>
                <w:lang w:val="es-EC"/>
              </w:rPr>
            </w:pPr>
          </w:p>
          <w:p w14:paraId="0AC57A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TokenSOAPHandler(String token) {</w:t>
            </w:r>
          </w:p>
          <w:p w14:paraId="297354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this.token = token;</w:t>
            </w:r>
          </w:p>
          <w:p w14:paraId="46C2BA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176DDF6">
            <w:pPr>
              <w:spacing w:before="0" w:after="0" w:line="240" w:lineRule="auto"/>
              <w:rPr>
                <w:rFonts w:hint="default" w:ascii="Courier New" w:hAnsi="Courier New" w:eastAsia="Courier New" w:cs="Courier New"/>
                <w:color w:val="000000"/>
                <w:sz w:val="16"/>
                <w:szCs w:val="16"/>
                <w:lang w:val="es-EC"/>
              </w:rPr>
            </w:pPr>
          </w:p>
          <w:p w14:paraId="286D35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344B4E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boolean handleMessage(SOAPMessageContext context) {</w:t>
            </w:r>
          </w:p>
          <w:p w14:paraId="59CD8E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Boolean outbound = (Boolean) context.get(MessageContext.MESSAGE_OUTBOUND_PROPERTY);</w:t>
            </w:r>
          </w:p>
          <w:p w14:paraId="4D9800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(Boolean.TRUE.equals(outbound) &amp;&amp; token != null &amp;&amp; !token.isBlank()) {</w:t>
            </w:r>
          </w:p>
          <w:p w14:paraId="7B1035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27535A6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SOAPMessage message = context.getMessage();</w:t>
            </w:r>
          </w:p>
          <w:p w14:paraId="380B7D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SOAPEnvelope envelope = message.getSOAPPart().getEnvelope();</w:t>
            </w:r>
          </w:p>
          <w:p w14:paraId="58BC9F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SOAPHeader header = envelope.getHeader();</w:t>
            </w:r>
          </w:p>
          <w:p w14:paraId="4EA508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(header == null) {</w:t>
            </w:r>
          </w:p>
          <w:p w14:paraId="6ED664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header = envelope.addHeader();</w:t>
            </w:r>
          </w:p>
          <w:p w14:paraId="60CB8F6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74A51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SOAPElement tokenElement =</w:t>
            </w:r>
          </w:p>
          <w:p w14:paraId="04BAA3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header.addChildElement(TOKEN_ELEMENT, TOKEN_PREFIX, TOKEN_NAMESPACE);</w:t>
            </w:r>
          </w:p>
          <w:p w14:paraId="7F9CCB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tokenElement.addTextNode(token);</w:t>
            </w:r>
          </w:p>
          <w:p w14:paraId="32092F9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message.saveChanges();</w:t>
            </w:r>
          </w:p>
          <w:p w14:paraId="796566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(SOAPException e) {</w:t>
            </w:r>
          </w:p>
          <w:p w14:paraId="16D297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RuntimeException("No se pudo agregar el token al header SOAP", e);</w:t>
            </w:r>
          </w:p>
          <w:p w14:paraId="064840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A22A3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F3E12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0A6808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01D6213">
            <w:pPr>
              <w:spacing w:before="0" w:after="0" w:line="240" w:lineRule="auto"/>
              <w:rPr>
                <w:rFonts w:hint="default" w:ascii="Courier New" w:hAnsi="Courier New" w:eastAsia="Courier New" w:cs="Courier New"/>
                <w:color w:val="000000"/>
                <w:sz w:val="16"/>
                <w:szCs w:val="16"/>
                <w:lang w:val="es-EC"/>
              </w:rPr>
            </w:pPr>
          </w:p>
          <w:p w14:paraId="4A69D4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4E43EC0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boolean handleFault(SOAPMessageContext context) {</w:t>
            </w:r>
          </w:p>
          <w:p w14:paraId="3B5BCB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2F7999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D2B4CDD">
            <w:pPr>
              <w:spacing w:before="0" w:after="0" w:line="240" w:lineRule="auto"/>
              <w:rPr>
                <w:rFonts w:hint="default" w:ascii="Courier New" w:hAnsi="Courier New" w:eastAsia="Courier New" w:cs="Courier New"/>
                <w:color w:val="000000"/>
                <w:sz w:val="16"/>
                <w:szCs w:val="16"/>
                <w:lang w:val="es-EC"/>
              </w:rPr>
            </w:pPr>
          </w:p>
          <w:p w14:paraId="28A542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30B197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close(MessageContext context) {</w:t>
            </w:r>
          </w:p>
          <w:p w14:paraId="1474A2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Sin recursos que liberar.</w:t>
            </w:r>
          </w:p>
          <w:p w14:paraId="66521F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C78FFE2">
            <w:pPr>
              <w:spacing w:before="0" w:after="0" w:line="240" w:lineRule="auto"/>
              <w:rPr>
                <w:rFonts w:hint="default" w:ascii="Courier New" w:hAnsi="Courier New" w:eastAsia="Courier New" w:cs="Courier New"/>
                <w:color w:val="000000"/>
                <w:sz w:val="16"/>
                <w:szCs w:val="16"/>
                <w:lang w:val="es-EC"/>
              </w:rPr>
            </w:pPr>
          </w:p>
          <w:p w14:paraId="543173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17C370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Set&lt;QName&gt; getHeaders() {</w:t>
            </w:r>
          </w:p>
          <w:p w14:paraId="5A3329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Collections.emptySet();</w:t>
            </w:r>
          </w:p>
          <w:p w14:paraId="19B324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5050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36887AA3">
            <w:pPr>
              <w:spacing w:before="0" w:after="0" w:line="240" w:lineRule="auto"/>
              <w:rPr>
                <w:rFonts w:hint="default" w:ascii="Courier New" w:hAnsi="Courier New" w:eastAsia="Courier New" w:cs="Courier New"/>
                <w:color w:val="000000"/>
                <w:sz w:val="16"/>
                <w:szCs w:val="16"/>
                <w:lang w:val="es-EC"/>
              </w:rPr>
            </w:pPr>
          </w:p>
        </w:tc>
      </w:tr>
    </w:tbl>
    <w:p w14:paraId="53FD41EC">
      <w:pPr>
        <w:rPr>
          <w:rFonts w:hint="default"/>
          <w:b/>
          <w:bCs/>
          <w:color w:val="243F61"/>
          <w:sz w:val="32"/>
          <w:szCs w:val="32"/>
          <w:lang w:val="es-EC"/>
        </w:rPr>
      </w:pPr>
      <w:r>
        <w:rPr>
          <w:b/>
          <w:bCs/>
          <w:color w:val="243F61"/>
          <w:sz w:val="32"/>
          <w:szCs w:val="32"/>
        </w:rPr>
        <w:t xml:space="preserve">CREACIÓN DE </w:t>
      </w:r>
      <w:r>
        <w:rPr>
          <w:rFonts w:hint="default"/>
          <w:b/>
          <w:bCs/>
          <w:color w:val="243F61"/>
          <w:sz w:val="32"/>
          <w:szCs w:val="32"/>
          <w:lang w:val="es-EC"/>
        </w:rPr>
        <w:t>MODELOS Y UTILIDADES</w:t>
      </w:r>
    </w:p>
    <w:p w14:paraId="307ABCEB">
      <w:pPr>
        <w:rPr>
          <w:rFonts w:hint="default"/>
          <w:lang w:val="es-EC"/>
        </w:rPr>
      </w:pPr>
      <w:r>
        <w:rPr>
          <w:rFonts w:hint="default"/>
          <w:lang w:val="es-EC"/>
        </w:rPr>
        <w:t xml:space="preserve">Dentro de las clases de modelos, al igual que con los demás clientes, se definieron las unidades a manejar en las conversiones, junto con las entidades para manejar la autenticación y las sesiones mediante Beans. </w:t>
      </w:r>
    </w:p>
    <w:p w14:paraId="3D43DDBB">
      <w:pPr>
        <w:jc w:val="center"/>
      </w:pPr>
      <w:r>
        <w:drawing>
          <wp:inline distT="0" distB="0" distL="114300" distR="114300">
            <wp:extent cx="2336800" cy="1081405"/>
            <wp:effectExtent l="0" t="0" r="0" b="10795"/>
            <wp:docPr id="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
                    <pic:cNvPicPr>
                      <a:picLocks noChangeAspect="1"/>
                    </pic:cNvPicPr>
                  </pic:nvPicPr>
                  <pic:blipFill>
                    <a:blip r:embed="rId87"/>
                    <a:stretch>
                      <a:fillRect/>
                    </a:stretch>
                  </pic:blipFill>
                  <pic:spPr>
                    <a:xfrm>
                      <a:off x="0" y="0"/>
                      <a:ext cx="2336800" cy="1081405"/>
                    </a:xfrm>
                    <a:prstGeom prst="rect">
                      <a:avLst/>
                    </a:prstGeom>
                    <a:noFill/>
                    <a:ln>
                      <a:noFill/>
                    </a:ln>
                  </pic:spPr>
                </pic:pic>
              </a:graphicData>
            </a:graphic>
          </wp:inline>
        </w:drawing>
      </w:r>
    </w:p>
    <w:p w14:paraId="14F2C518">
      <w:pPr>
        <w:pStyle w:val="5"/>
      </w:pPr>
      <w:bookmarkStart w:id="231" w:name="_Toc18460"/>
      <w:bookmarkStart w:id="232" w:name="_Toc22332"/>
      <w:r>
        <w:t xml:space="preserve">Figura </w:t>
      </w:r>
      <w:r>
        <w:rPr>
          <w:rFonts w:hint="default"/>
          <w:lang w:val="es-EC"/>
        </w:rPr>
        <w:t>55</w:t>
      </w:r>
      <w:r>
        <w:t xml:space="preserve">. Creación de </w:t>
      </w:r>
      <w:r>
        <w:rPr>
          <w:rFonts w:hint="default"/>
          <w:lang w:val="es-EC"/>
        </w:rPr>
        <w:t>modelos</w:t>
      </w:r>
      <w:r>
        <w:t>- Cliente web</w:t>
      </w:r>
      <w:bookmarkEnd w:id="231"/>
      <w:bookmarkEnd w:id="232"/>
    </w:p>
    <w:p w14:paraId="651B72C3">
      <w:pPr>
        <w:rPr>
          <w:rFonts w:hint="default"/>
          <w:lang w:val="es-EC"/>
        </w:rPr>
      </w:pPr>
      <w:r>
        <w:rPr>
          <w:rFonts w:hint="default"/>
          <w:lang w:val="es-EC"/>
        </w:rPr>
        <w:t>Dentro de las utilidades, se crearon clases para manejar la conexión segura HTTPS al servidor, mediante protocolos SSL.</w:t>
      </w:r>
    </w:p>
    <w:p w14:paraId="5303B20D">
      <w:pPr>
        <w:jc w:val="center"/>
      </w:pPr>
      <w:r>
        <w:drawing>
          <wp:inline distT="0" distB="0" distL="114300" distR="114300">
            <wp:extent cx="1908810" cy="530860"/>
            <wp:effectExtent l="0" t="0" r="8890" b="254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
                    <pic:cNvPicPr>
                      <a:picLocks noChangeAspect="1"/>
                    </pic:cNvPicPr>
                  </pic:nvPicPr>
                  <pic:blipFill>
                    <a:blip r:embed="rId88"/>
                    <a:stretch>
                      <a:fillRect/>
                    </a:stretch>
                  </pic:blipFill>
                  <pic:spPr>
                    <a:xfrm>
                      <a:off x="0" y="0"/>
                      <a:ext cx="1908810" cy="530860"/>
                    </a:xfrm>
                    <a:prstGeom prst="rect">
                      <a:avLst/>
                    </a:prstGeom>
                    <a:noFill/>
                    <a:ln>
                      <a:noFill/>
                    </a:ln>
                  </pic:spPr>
                </pic:pic>
              </a:graphicData>
            </a:graphic>
          </wp:inline>
        </w:drawing>
      </w:r>
    </w:p>
    <w:p w14:paraId="51FFECEE">
      <w:pPr>
        <w:pStyle w:val="5"/>
      </w:pPr>
      <w:bookmarkStart w:id="233" w:name="_Toc26601"/>
      <w:bookmarkStart w:id="234" w:name="_Toc5909"/>
      <w:r>
        <w:t xml:space="preserve">Figura </w:t>
      </w:r>
      <w:r>
        <w:rPr>
          <w:rFonts w:hint="default"/>
          <w:lang w:val="es-EC"/>
        </w:rPr>
        <w:t>56</w:t>
      </w:r>
      <w:r>
        <w:t xml:space="preserve">. Creación de </w:t>
      </w:r>
      <w:r>
        <w:rPr>
          <w:rFonts w:hint="default"/>
          <w:lang w:val="es-EC"/>
        </w:rPr>
        <w:t>utilidades</w:t>
      </w:r>
      <w:r>
        <w:t>- Cliente web</w:t>
      </w:r>
      <w:bookmarkEnd w:id="233"/>
      <w:bookmarkEnd w:id="234"/>
    </w:p>
    <w:p w14:paraId="4C5E8C9B"/>
    <w:p w14:paraId="6D449392">
      <w:pPr>
        <w:pStyle w:val="6"/>
      </w:pPr>
      <w:bookmarkStart w:id="235" w:name="_Toc7058"/>
      <w:bookmarkStart w:id="236" w:name="_Toc986"/>
      <w:r>
        <w:t xml:space="preserve">Tabla </w:t>
      </w:r>
      <w:r>
        <w:rPr>
          <w:rFonts w:hint="default"/>
          <w:lang w:val="es-EC"/>
        </w:rPr>
        <w:t>49</w:t>
      </w:r>
      <w:r>
        <w:t xml:space="preserve">. Archivo </w:t>
      </w:r>
      <w:r>
        <w:rPr>
          <w:rFonts w:hint="default"/>
          <w:lang w:val="es-EC"/>
        </w:rPr>
        <w:t>Credenciales</w:t>
      </w:r>
      <w:r>
        <w:t>- Cliente web</w:t>
      </w:r>
      <w:bookmarkEnd w:id="235"/>
      <w:bookmarkEnd w:id="236"/>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C669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C5895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w:t>
            </w:r>
          </w:p>
          <w:p w14:paraId="04858E0D">
            <w:pPr>
              <w:spacing w:before="0" w:after="0" w:line="240" w:lineRule="auto"/>
              <w:rPr>
                <w:rFonts w:hint="default" w:ascii="Courier New" w:hAnsi="Courier New" w:eastAsia="Courier New" w:cs="Courier New"/>
                <w:color w:val="000000"/>
                <w:sz w:val="16"/>
                <w:szCs w:val="16"/>
                <w:lang w:val="es-EC"/>
              </w:rPr>
            </w:pPr>
          </w:p>
          <w:p w14:paraId="251C648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java.io.Serializable;</w:t>
            </w:r>
          </w:p>
          <w:p w14:paraId="236E6731">
            <w:pPr>
              <w:spacing w:before="0" w:after="0" w:line="240" w:lineRule="auto"/>
              <w:rPr>
                <w:rFonts w:hint="default" w:ascii="Courier New" w:hAnsi="Courier New" w:eastAsia="Courier New" w:cs="Courier New"/>
                <w:color w:val="000000"/>
                <w:sz w:val="16"/>
                <w:szCs w:val="16"/>
                <w:lang w:val="es-EC"/>
              </w:rPr>
            </w:pPr>
          </w:p>
          <w:p w14:paraId="38EBDB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6D0CC3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Modelo con las credenciales capturadas en el formulario de login.</w:t>
            </w:r>
          </w:p>
          <w:p w14:paraId="306DC7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46551F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 se necesitan mas campos (p.ej. un tercer dato de autenticacion),</w:t>
            </w:r>
          </w:p>
          <w:p w14:paraId="2C4DD2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agrega el atributo con getter/setter y referencia {@code credenciales.xxx}</w:t>
            </w:r>
          </w:p>
          <w:p w14:paraId="751E1D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en login.xhtml.</w:t>
            </w:r>
          </w:p>
          <w:p w14:paraId="642827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A58F19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Credenciales implements Serializable {</w:t>
            </w:r>
          </w:p>
          <w:p w14:paraId="32257791">
            <w:pPr>
              <w:spacing w:before="0" w:after="0" w:line="240" w:lineRule="auto"/>
              <w:rPr>
                <w:rFonts w:hint="default" w:ascii="Courier New" w:hAnsi="Courier New" w:eastAsia="Courier New" w:cs="Courier New"/>
                <w:color w:val="000000"/>
                <w:sz w:val="16"/>
                <w:szCs w:val="16"/>
                <w:lang w:val="es-EC"/>
              </w:rPr>
            </w:pPr>
          </w:p>
          <w:p w14:paraId="321917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0A2C70C5">
            <w:pPr>
              <w:spacing w:before="0" w:after="0" w:line="240" w:lineRule="auto"/>
              <w:rPr>
                <w:rFonts w:hint="default" w:ascii="Courier New" w:hAnsi="Courier New" w:eastAsia="Courier New" w:cs="Courier New"/>
                <w:color w:val="000000"/>
                <w:sz w:val="16"/>
                <w:szCs w:val="16"/>
                <w:lang w:val="es-EC"/>
              </w:rPr>
            </w:pPr>
          </w:p>
          <w:p w14:paraId="764104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usuario;</w:t>
            </w:r>
          </w:p>
          <w:p w14:paraId="27BB8A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contrasenia;</w:t>
            </w:r>
          </w:p>
          <w:p w14:paraId="693F9796">
            <w:pPr>
              <w:spacing w:before="0" w:after="0" w:line="240" w:lineRule="auto"/>
              <w:rPr>
                <w:rFonts w:hint="default" w:ascii="Courier New" w:hAnsi="Courier New" w:eastAsia="Courier New" w:cs="Courier New"/>
                <w:color w:val="000000"/>
                <w:sz w:val="16"/>
                <w:szCs w:val="16"/>
                <w:lang w:val="es-EC"/>
              </w:rPr>
            </w:pPr>
          </w:p>
          <w:p w14:paraId="3895B4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getUsuario() {</w:t>
            </w:r>
          </w:p>
          <w:p w14:paraId="668A87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usuario;</w:t>
            </w:r>
          </w:p>
          <w:p w14:paraId="05D921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A2D7F9A">
            <w:pPr>
              <w:spacing w:before="0" w:after="0" w:line="240" w:lineRule="auto"/>
              <w:rPr>
                <w:rFonts w:hint="default" w:ascii="Courier New" w:hAnsi="Courier New" w:eastAsia="Courier New" w:cs="Courier New"/>
                <w:color w:val="000000"/>
                <w:sz w:val="16"/>
                <w:szCs w:val="16"/>
                <w:lang w:val="es-EC"/>
              </w:rPr>
            </w:pPr>
          </w:p>
          <w:p w14:paraId="5D5989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setUsuario(String usuario) {</w:t>
            </w:r>
          </w:p>
          <w:p w14:paraId="470FC8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this.usuario = usuario;</w:t>
            </w:r>
          </w:p>
          <w:p w14:paraId="56D4C2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2F846FE">
            <w:pPr>
              <w:spacing w:before="0" w:after="0" w:line="240" w:lineRule="auto"/>
              <w:rPr>
                <w:rFonts w:hint="default" w:ascii="Courier New" w:hAnsi="Courier New" w:eastAsia="Courier New" w:cs="Courier New"/>
                <w:color w:val="000000"/>
                <w:sz w:val="16"/>
                <w:szCs w:val="16"/>
                <w:lang w:val="es-EC"/>
              </w:rPr>
            </w:pPr>
          </w:p>
          <w:p w14:paraId="1AE305C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getContrasenia() {</w:t>
            </w:r>
          </w:p>
          <w:p w14:paraId="6F9452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contrasenia;</w:t>
            </w:r>
          </w:p>
          <w:p w14:paraId="404621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17E31AC">
            <w:pPr>
              <w:spacing w:before="0" w:after="0" w:line="240" w:lineRule="auto"/>
              <w:rPr>
                <w:rFonts w:hint="default" w:ascii="Courier New" w:hAnsi="Courier New" w:eastAsia="Courier New" w:cs="Courier New"/>
                <w:color w:val="000000"/>
                <w:sz w:val="16"/>
                <w:szCs w:val="16"/>
                <w:lang w:val="es-EC"/>
              </w:rPr>
            </w:pPr>
          </w:p>
          <w:p w14:paraId="0C7A25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setContrasenia(String contrasenia) {</w:t>
            </w:r>
          </w:p>
          <w:p w14:paraId="28BF2E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this.contrasenia = contrasenia;</w:t>
            </w:r>
          </w:p>
          <w:p w14:paraId="1037B67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075E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70062D8D">
            <w:pPr>
              <w:spacing w:before="0" w:after="0" w:line="240" w:lineRule="auto"/>
              <w:rPr>
                <w:rFonts w:hint="default" w:ascii="Courier New" w:hAnsi="Courier New" w:eastAsia="Courier New" w:cs="Courier New"/>
                <w:color w:val="000000"/>
                <w:sz w:val="16"/>
                <w:szCs w:val="16"/>
                <w:lang w:val="es-EC"/>
              </w:rPr>
            </w:pPr>
          </w:p>
        </w:tc>
      </w:tr>
    </w:tbl>
    <w:p w14:paraId="41D5D775">
      <w:pPr>
        <w:pStyle w:val="6"/>
      </w:pPr>
      <w:bookmarkStart w:id="237" w:name="_Toc23960"/>
      <w:bookmarkStart w:id="238" w:name="_Toc24844"/>
      <w:r>
        <w:t xml:space="preserve">Tabla </w:t>
      </w:r>
      <w:r>
        <w:rPr>
          <w:rFonts w:hint="default"/>
          <w:lang w:val="es-EC"/>
        </w:rPr>
        <w:t>50</w:t>
      </w:r>
      <w:r>
        <w:t xml:space="preserve">. Archivo </w:t>
      </w:r>
      <w:r>
        <w:rPr>
          <w:rFonts w:hint="default"/>
          <w:lang w:val="es-EC"/>
        </w:rPr>
        <w:t>SesionBean</w:t>
      </w:r>
      <w:r>
        <w:t>- Cliente web</w:t>
      </w:r>
      <w:bookmarkEnd w:id="237"/>
      <w:bookmarkEnd w:id="238"/>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D426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BE2AA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w:t>
            </w:r>
          </w:p>
          <w:p w14:paraId="7A343CD1">
            <w:pPr>
              <w:spacing w:before="0" w:after="0" w:line="240" w:lineRule="auto"/>
              <w:rPr>
                <w:rFonts w:hint="default" w:ascii="Courier New" w:hAnsi="Courier New" w:eastAsia="Courier New" w:cs="Courier New"/>
                <w:color w:val="000000"/>
                <w:sz w:val="16"/>
                <w:szCs w:val="16"/>
                <w:lang w:val="es-EC"/>
              </w:rPr>
            </w:pPr>
          </w:p>
          <w:p w14:paraId="53EF3C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jakarta.enterprise.context.SessionScoped;</w:t>
            </w:r>
          </w:p>
          <w:p w14:paraId="1CBB18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jakarta.inject.Named;</w:t>
            </w:r>
          </w:p>
          <w:p w14:paraId="74251B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java.io.Serializable;</w:t>
            </w:r>
          </w:p>
          <w:p w14:paraId="75717524">
            <w:pPr>
              <w:spacing w:before="0" w:after="0" w:line="240" w:lineRule="auto"/>
              <w:rPr>
                <w:rFonts w:hint="default" w:ascii="Courier New" w:hAnsi="Courier New" w:eastAsia="Courier New" w:cs="Courier New"/>
                <w:color w:val="000000"/>
                <w:sz w:val="16"/>
                <w:szCs w:val="16"/>
                <w:lang w:val="es-EC"/>
              </w:rPr>
            </w:pPr>
          </w:p>
          <w:p w14:paraId="534C03F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423932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Modelo de sesion. Guarda el token devuelto por el login y el usuario</w:t>
            </w:r>
          </w:p>
          <w:p w14:paraId="2A6FD71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autenticado. El token se reutiliza para las siguientes llamadas SOAP</w:t>
            </w:r>
          </w:p>
          <w:p w14:paraId="6E925A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(ver ec.edu.monster.servicio.TokenSOAPHandler).</w:t>
            </w:r>
          </w:p>
          <w:p w14:paraId="43F26B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05955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Agregar cualquier dato que deba sobrevivir durante la</w:t>
            </w:r>
          </w:p>
          <w:p w14:paraId="7AB02C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sesion del usuario (roles, nombre para mostrar, etc.).</w:t>
            </w:r>
          </w:p>
          <w:p w14:paraId="659194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14D9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@Named("sesionBean")</w:t>
            </w:r>
          </w:p>
          <w:p w14:paraId="3B9A68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@SessionScoped</w:t>
            </w:r>
          </w:p>
          <w:p w14:paraId="141DEA0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SesionBean implements Serializable {</w:t>
            </w:r>
          </w:p>
          <w:p w14:paraId="39103453">
            <w:pPr>
              <w:spacing w:before="0" w:after="0" w:line="240" w:lineRule="auto"/>
              <w:rPr>
                <w:rFonts w:hint="default" w:ascii="Courier New" w:hAnsi="Courier New" w:eastAsia="Courier New" w:cs="Courier New"/>
                <w:color w:val="000000"/>
                <w:sz w:val="16"/>
                <w:szCs w:val="16"/>
                <w:lang w:val="es-EC"/>
              </w:rPr>
            </w:pPr>
          </w:p>
          <w:p w14:paraId="70B8A6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7AA7C805">
            <w:pPr>
              <w:spacing w:before="0" w:after="0" w:line="240" w:lineRule="auto"/>
              <w:rPr>
                <w:rFonts w:hint="default" w:ascii="Courier New" w:hAnsi="Courier New" w:eastAsia="Courier New" w:cs="Courier New"/>
                <w:color w:val="000000"/>
                <w:sz w:val="16"/>
                <w:szCs w:val="16"/>
                <w:lang w:val="es-EC"/>
              </w:rPr>
            </w:pPr>
          </w:p>
          <w:p w14:paraId="3A42F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usuarioAutenticado;</w:t>
            </w:r>
          </w:p>
          <w:p w14:paraId="0114B8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token;</w:t>
            </w:r>
          </w:p>
          <w:p w14:paraId="0E533CEB">
            <w:pPr>
              <w:spacing w:before="0" w:after="0" w:line="240" w:lineRule="auto"/>
              <w:rPr>
                <w:rFonts w:hint="default" w:ascii="Courier New" w:hAnsi="Courier New" w:eastAsia="Courier New" w:cs="Courier New"/>
                <w:color w:val="000000"/>
                <w:sz w:val="16"/>
                <w:szCs w:val="16"/>
                <w:lang w:val="es-EC"/>
              </w:rPr>
            </w:pPr>
          </w:p>
          <w:p w14:paraId="7F5A4B9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boolean estaAutenticado() {</w:t>
            </w:r>
          </w:p>
          <w:p w14:paraId="588EC1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token != null &amp;&amp; !token.isBlank();</w:t>
            </w:r>
          </w:p>
          <w:p w14:paraId="21DCD3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61B99F3">
            <w:pPr>
              <w:spacing w:before="0" w:after="0" w:line="240" w:lineRule="auto"/>
              <w:rPr>
                <w:rFonts w:hint="default" w:ascii="Courier New" w:hAnsi="Courier New" w:eastAsia="Courier New" w:cs="Courier New"/>
                <w:color w:val="000000"/>
                <w:sz w:val="16"/>
                <w:szCs w:val="16"/>
                <w:lang w:val="es-EC"/>
              </w:rPr>
            </w:pPr>
          </w:p>
          <w:p w14:paraId="21D81A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iniciarSesion(String usuario, String token) {</w:t>
            </w:r>
          </w:p>
          <w:p w14:paraId="3EE1DD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this.usuarioAutenticado = usuario;</w:t>
            </w:r>
          </w:p>
          <w:p w14:paraId="68EEC1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this.token = token;</w:t>
            </w:r>
          </w:p>
          <w:p w14:paraId="7110A7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DE9FFE6">
            <w:pPr>
              <w:spacing w:before="0" w:after="0" w:line="240" w:lineRule="auto"/>
              <w:rPr>
                <w:rFonts w:hint="default" w:ascii="Courier New" w:hAnsi="Courier New" w:eastAsia="Courier New" w:cs="Courier New"/>
                <w:color w:val="000000"/>
                <w:sz w:val="16"/>
                <w:szCs w:val="16"/>
                <w:lang w:val="es-EC"/>
              </w:rPr>
            </w:pPr>
          </w:p>
          <w:p w14:paraId="57EA43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cerrarSesion() {</w:t>
            </w:r>
          </w:p>
          <w:p w14:paraId="091571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this.usuarioAutenticado = null;</w:t>
            </w:r>
          </w:p>
          <w:p w14:paraId="74857F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this.token = null;</w:t>
            </w:r>
          </w:p>
          <w:p w14:paraId="3BD74C2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E0B672F">
            <w:pPr>
              <w:spacing w:before="0" w:after="0" w:line="240" w:lineRule="auto"/>
              <w:rPr>
                <w:rFonts w:hint="default" w:ascii="Courier New" w:hAnsi="Courier New" w:eastAsia="Courier New" w:cs="Courier New"/>
                <w:color w:val="000000"/>
                <w:sz w:val="16"/>
                <w:szCs w:val="16"/>
                <w:lang w:val="es-EC"/>
              </w:rPr>
            </w:pPr>
          </w:p>
          <w:p w14:paraId="34D1CA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getUsuarioAutenticado() {</w:t>
            </w:r>
          </w:p>
          <w:p w14:paraId="3454DC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usuarioAutenticado;</w:t>
            </w:r>
          </w:p>
          <w:p w14:paraId="41C557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0B7E06B">
            <w:pPr>
              <w:spacing w:before="0" w:after="0" w:line="240" w:lineRule="auto"/>
              <w:rPr>
                <w:rFonts w:hint="default" w:ascii="Courier New" w:hAnsi="Courier New" w:eastAsia="Courier New" w:cs="Courier New"/>
                <w:color w:val="000000"/>
                <w:sz w:val="16"/>
                <w:szCs w:val="16"/>
                <w:lang w:val="es-EC"/>
              </w:rPr>
            </w:pPr>
          </w:p>
          <w:p w14:paraId="5A6394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getToken() {</w:t>
            </w:r>
          </w:p>
          <w:p w14:paraId="102006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token;</w:t>
            </w:r>
          </w:p>
          <w:p w14:paraId="12FF464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594D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58E30294">
            <w:pPr>
              <w:spacing w:before="0" w:after="0" w:line="240" w:lineRule="auto"/>
              <w:rPr>
                <w:rFonts w:hint="default" w:ascii="Courier New" w:hAnsi="Courier New" w:eastAsia="Courier New" w:cs="Courier New"/>
                <w:color w:val="000000"/>
                <w:sz w:val="16"/>
                <w:szCs w:val="16"/>
                <w:lang w:val="es-EC"/>
              </w:rPr>
            </w:pPr>
          </w:p>
        </w:tc>
      </w:tr>
    </w:tbl>
    <w:p w14:paraId="3A9A4174">
      <w:pPr>
        <w:pStyle w:val="6"/>
      </w:pPr>
      <w:bookmarkStart w:id="239" w:name="_Toc32243"/>
      <w:bookmarkStart w:id="240" w:name="_Toc9632"/>
      <w:r>
        <w:t xml:space="preserve">Tabla </w:t>
      </w:r>
      <w:r>
        <w:rPr>
          <w:rFonts w:hint="default"/>
          <w:lang w:val="es-EC"/>
        </w:rPr>
        <w:t>52</w:t>
      </w:r>
      <w:r>
        <w:t xml:space="preserve">. Archivo </w:t>
      </w:r>
      <w:r>
        <w:rPr>
          <w:rFonts w:hint="default"/>
          <w:lang w:val="es-EC"/>
        </w:rPr>
        <w:t>UnidadLongitud</w:t>
      </w:r>
      <w:r>
        <w:t>- Cliente web</w:t>
      </w:r>
      <w:bookmarkEnd w:id="239"/>
      <w:bookmarkEnd w:id="240"/>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1DB2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2C66D8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ec.edu.monster.modelos.enums;</w:t>
            </w:r>
          </w:p>
          <w:p w14:paraId="3C7A5547">
            <w:pPr>
              <w:spacing w:before="0" w:after="0" w:line="240" w:lineRule="auto"/>
              <w:rPr>
                <w:rFonts w:hint="default" w:ascii="Courier New" w:hAnsi="Courier New" w:eastAsia="Courier New" w:cs="Courier New"/>
                <w:color w:val="000000"/>
                <w:sz w:val="16"/>
                <w:szCs w:val="16"/>
                <w:lang w:val="es-EC"/>
              </w:rPr>
            </w:pPr>
          </w:p>
          <w:p w14:paraId="373B22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enum UnidadLongitud {</w:t>
            </w:r>
          </w:p>
          <w:p w14:paraId="21B898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PIE("Pie"),</w:t>
            </w:r>
          </w:p>
          <w:p w14:paraId="072E27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CENTIMETRO("Centímetro"),</w:t>
            </w:r>
          </w:p>
          <w:p w14:paraId="47F15B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METRO("Metro"),</w:t>
            </w:r>
          </w:p>
          <w:p w14:paraId="21CEF4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MILLA("Milla"),</w:t>
            </w:r>
          </w:p>
          <w:p w14:paraId="751155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YARDA("Yarda");</w:t>
            </w:r>
          </w:p>
          <w:p w14:paraId="04099448">
            <w:pPr>
              <w:spacing w:before="0" w:after="0" w:line="240" w:lineRule="auto"/>
              <w:rPr>
                <w:rFonts w:hint="default" w:ascii="Courier New" w:hAnsi="Courier New" w:eastAsia="Courier New" w:cs="Courier New"/>
                <w:color w:val="000000"/>
                <w:sz w:val="16"/>
                <w:szCs w:val="16"/>
                <w:lang w:val="es-EC"/>
              </w:rPr>
            </w:pPr>
          </w:p>
          <w:p w14:paraId="1D31BC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etiqueta;</w:t>
            </w:r>
          </w:p>
          <w:p w14:paraId="10A87F78">
            <w:pPr>
              <w:spacing w:before="0" w:after="0" w:line="240" w:lineRule="auto"/>
              <w:rPr>
                <w:rFonts w:hint="default" w:ascii="Courier New" w:hAnsi="Courier New" w:eastAsia="Courier New" w:cs="Courier New"/>
                <w:color w:val="000000"/>
                <w:sz w:val="16"/>
                <w:szCs w:val="16"/>
                <w:lang w:val="es-EC"/>
              </w:rPr>
            </w:pPr>
          </w:p>
          <w:p w14:paraId="716CEE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UnidadLongitud(String etiqueta) {</w:t>
            </w:r>
          </w:p>
          <w:p w14:paraId="289418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this.etiqueta = etiqueta;</w:t>
            </w:r>
          </w:p>
          <w:p w14:paraId="38AE1F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E9A19A">
            <w:pPr>
              <w:spacing w:before="0" w:after="0" w:line="240" w:lineRule="auto"/>
              <w:rPr>
                <w:rFonts w:hint="default" w:ascii="Courier New" w:hAnsi="Courier New" w:eastAsia="Courier New" w:cs="Courier New"/>
                <w:color w:val="000000"/>
                <w:sz w:val="16"/>
                <w:szCs w:val="16"/>
                <w:lang w:val="es-EC"/>
              </w:rPr>
            </w:pPr>
          </w:p>
          <w:p w14:paraId="349B50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getEtiqueta() {</w:t>
            </w:r>
          </w:p>
          <w:p w14:paraId="50C009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etiqueta;</w:t>
            </w:r>
          </w:p>
          <w:p w14:paraId="3D98CC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9DFFBB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328B8769">
      <w:pPr>
        <w:pStyle w:val="6"/>
      </w:pPr>
      <w:bookmarkStart w:id="241" w:name="_Toc12617"/>
      <w:bookmarkStart w:id="242" w:name="_Toc12118"/>
      <w:r>
        <w:t xml:space="preserve">Tabla </w:t>
      </w:r>
      <w:r>
        <w:rPr>
          <w:rFonts w:hint="default"/>
          <w:lang w:val="es-EC"/>
        </w:rPr>
        <w:t>53</w:t>
      </w:r>
      <w:r>
        <w:t xml:space="preserve">. Archivo </w:t>
      </w:r>
      <w:r>
        <w:rPr>
          <w:rFonts w:hint="default"/>
          <w:lang w:val="es-EC"/>
        </w:rPr>
        <w:t>UnidadMasa</w:t>
      </w:r>
      <w:r>
        <w:t>- Cliente web</w:t>
      </w:r>
      <w:bookmarkEnd w:id="241"/>
      <w:bookmarkEnd w:id="242"/>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E8E8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B76E6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ec.edu.monster.modelos.enums;</w:t>
            </w:r>
          </w:p>
          <w:p w14:paraId="4DD02BF2">
            <w:pPr>
              <w:spacing w:before="0" w:after="0" w:line="240" w:lineRule="auto"/>
              <w:rPr>
                <w:rFonts w:hint="default" w:ascii="Courier New" w:hAnsi="Courier New" w:eastAsia="Courier New" w:cs="Courier New"/>
                <w:color w:val="000000"/>
                <w:sz w:val="16"/>
                <w:szCs w:val="16"/>
                <w:lang w:val="es-EC"/>
              </w:rPr>
            </w:pPr>
          </w:p>
          <w:p w14:paraId="66A462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enum UnidadMasa {</w:t>
            </w:r>
          </w:p>
          <w:p w14:paraId="41320C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MILIGRAMO("Miligramo"),</w:t>
            </w:r>
          </w:p>
          <w:p w14:paraId="0236B7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GRAMO("Gramo"),</w:t>
            </w:r>
          </w:p>
          <w:p w14:paraId="0307E1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KILOGRAMO("Kilogramo"),</w:t>
            </w:r>
          </w:p>
          <w:p w14:paraId="245AC2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TONELADA("Tonelada"),</w:t>
            </w:r>
          </w:p>
          <w:p w14:paraId="10F0B8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ONZA("Onza");</w:t>
            </w:r>
          </w:p>
          <w:p w14:paraId="1904A283">
            <w:pPr>
              <w:spacing w:before="0" w:after="0" w:line="240" w:lineRule="auto"/>
              <w:rPr>
                <w:rFonts w:hint="default" w:ascii="Courier New" w:hAnsi="Courier New" w:eastAsia="Courier New" w:cs="Courier New"/>
                <w:color w:val="000000"/>
                <w:sz w:val="16"/>
                <w:szCs w:val="16"/>
                <w:lang w:val="es-EC"/>
              </w:rPr>
            </w:pPr>
          </w:p>
          <w:p w14:paraId="283F68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etiqueta;</w:t>
            </w:r>
          </w:p>
          <w:p w14:paraId="447D0576">
            <w:pPr>
              <w:spacing w:before="0" w:after="0" w:line="240" w:lineRule="auto"/>
              <w:rPr>
                <w:rFonts w:hint="default" w:ascii="Courier New" w:hAnsi="Courier New" w:eastAsia="Courier New" w:cs="Courier New"/>
                <w:color w:val="000000"/>
                <w:sz w:val="16"/>
                <w:szCs w:val="16"/>
                <w:lang w:val="es-EC"/>
              </w:rPr>
            </w:pPr>
          </w:p>
          <w:p w14:paraId="721823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UnidadMasa(String etiqueta) {</w:t>
            </w:r>
          </w:p>
          <w:p w14:paraId="5A2744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this.etiqueta = etiqueta;</w:t>
            </w:r>
          </w:p>
          <w:p w14:paraId="51FD78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0222060">
            <w:pPr>
              <w:spacing w:before="0" w:after="0" w:line="240" w:lineRule="auto"/>
              <w:rPr>
                <w:rFonts w:hint="default" w:ascii="Courier New" w:hAnsi="Courier New" w:eastAsia="Courier New" w:cs="Courier New"/>
                <w:color w:val="000000"/>
                <w:sz w:val="16"/>
                <w:szCs w:val="16"/>
                <w:lang w:val="es-EC"/>
              </w:rPr>
            </w:pPr>
          </w:p>
          <w:p w14:paraId="225E0E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getEtiqueta() {</w:t>
            </w:r>
          </w:p>
          <w:p w14:paraId="24762E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etiqueta;</w:t>
            </w:r>
          </w:p>
          <w:p w14:paraId="578DC9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4919B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CCB00F7">
      <w:pPr>
        <w:pStyle w:val="6"/>
      </w:pPr>
      <w:bookmarkStart w:id="243" w:name="_Toc17159"/>
      <w:bookmarkStart w:id="244" w:name="_Toc2064"/>
      <w:r>
        <w:t xml:space="preserve">Tabla </w:t>
      </w:r>
      <w:r>
        <w:rPr>
          <w:rFonts w:hint="default"/>
          <w:lang w:val="es-EC"/>
        </w:rPr>
        <w:t>54</w:t>
      </w:r>
      <w:r>
        <w:t xml:space="preserve">. Archivo </w:t>
      </w:r>
      <w:r>
        <w:rPr>
          <w:rFonts w:hint="default"/>
          <w:lang w:val="es-EC"/>
        </w:rPr>
        <w:t>UnidadTemperatura</w:t>
      </w:r>
      <w:r>
        <w:t>- Cliente web</w:t>
      </w:r>
      <w:bookmarkEnd w:id="243"/>
      <w:bookmarkEnd w:id="244"/>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58F6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218B4B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ec.edu.monster.modelos.enums;</w:t>
            </w:r>
          </w:p>
          <w:p w14:paraId="72A2C7B3">
            <w:pPr>
              <w:spacing w:before="0" w:after="0" w:line="240" w:lineRule="auto"/>
              <w:rPr>
                <w:rFonts w:hint="default" w:ascii="Courier New" w:hAnsi="Courier New" w:eastAsia="Courier New" w:cs="Courier New"/>
                <w:color w:val="000000"/>
                <w:sz w:val="16"/>
                <w:szCs w:val="16"/>
                <w:lang w:val="es-EC"/>
              </w:rPr>
            </w:pPr>
          </w:p>
          <w:p w14:paraId="5430E83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enum UnidadTemperatura {</w:t>
            </w:r>
          </w:p>
          <w:p w14:paraId="3F7988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CELSIUS("Celsius"),</w:t>
            </w:r>
          </w:p>
          <w:p w14:paraId="63282C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FAHRENHEIT("Fahrenheit"),</w:t>
            </w:r>
          </w:p>
          <w:p w14:paraId="4ED8ED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KELVIN("Kelvin"),</w:t>
            </w:r>
          </w:p>
          <w:p w14:paraId="42A59F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RANKINE("Rankine");</w:t>
            </w:r>
          </w:p>
          <w:p w14:paraId="702B1677">
            <w:pPr>
              <w:spacing w:before="0" w:after="0" w:line="240" w:lineRule="auto"/>
              <w:rPr>
                <w:rFonts w:hint="default" w:ascii="Courier New" w:hAnsi="Courier New" w:eastAsia="Courier New" w:cs="Courier New"/>
                <w:color w:val="000000"/>
                <w:sz w:val="16"/>
                <w:szCs w:val="16"/>
                <w:lang w:val="es-EC"/>
              </w:rPr>
            </w:pPr>
          </w:p>
          <w:p w14:paraId="1EF079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etiqueta;</w:t>
            </w:r>
          </w:p>
          <w:p w14:paraId="0E806771">
            <w:pPr>
              <w:spacing w:before="0" w:after="0" w:line="240" w:lineRule="auto"/>
              <w:rPr>
                <w:rFonts w:hint="default" w:ascii="Courier New" w:hAnsi="Courier New" w:eastAsia="Courier New" w:cs="Courier New"/>
                <w:color w:val="000000"/>
                <w:sz w:val="16"/>
                <w:szCs w:val="16"/>
                <w:lang w:val="es-EC"/>
              </w:rPr>
            </w:pPr>
          </w:p>
          <w:p w14:paraId="505AF7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UnidadTemperatura(String etiqueta) {</w:t>
            </w:r>
          </w:p>
          <w:p w14:paraId="199744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this.etiqueta = etiqueta;</w:t>
            </w:r>
          </w:p>
          <w:p w14:paraId="1C4ADA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21355C">
            <w:pPr>
              <w:spacing w:before="0" w:after="0" w:line="240" w:lineRule="auto"/>
              <w:rPr>
                <w:rFonts w:hint="default" w:ascii="Courier New" w:hAnsi="Courier New" w:eastAsia="Courier New" w:cs="Courier New"/>
                <w:color w:val="000000"/>
                <w:sz w:val="16"/>
                <w:szCs w:val="16"/>
                <w:lang w:val="es-EC"/>
              </w:rPr>
            </w:pPr>
          </w:p>
          <w:p w14:paraId="50CAF6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getEtiqueta() {</w:t>
            </w:r>
          </w:p>
          <w:p w14:paraId="02B94A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etiqueta;</w:t>
            </w:r>
          </w:p>
          <w:p w14:paraId="6F2B0F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E0CC7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7A4D89D">
      <w:pPr>
        <w:pStyle w:val="6"/>
      </w:pPr>
      <w:bookmarkStart w:id="245" w:name="_Toc4031"/>
      <w:bookmarkStart w:id="246" w:name="_Toc26559"/>
      <w:r>
        <w:t xml:space="preserve">Tabla </w:t>
      </w:r>
      <w:r>
        <w:rPr>
          <w:rFonts w:hint="default"/>
          <w:lang w:val="es-EC"/>
        </w:rPr>
        <w:t>55</w:t>
      </w:r>
      <w:r>
        <w:t xml:space="preserve">. Archivo </w:t>
      </w:r>
      <w:r>
        <w:rPr>
          <w:rFonts w:hint="default"/>
          <w:lang w:val="es-EC"/>
        </w:rPr>
        <w:t>SSLConfigListener</w:t>
      </w:r>
      <w:r>
        <w:t>- Cliente web</w:t>
      </w:r>
      <w:bookmarkEnd w:id="245"/>
      <w:bookmarkEnd w:id="246"/>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7D7A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B97F11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ec.edu.monster.util;</w:t>
            </w:r>
          </w:p>
          <w:p w14:paraId="4AFCA3D9">
            <w:pPr>
              <w:spacing w:before="0" w:after="0" w:line="240" w:lineRule="auto"/>
              <w:rPr>
                <w:rFonts w:hint="default" w:ascii="Courier New" w:hAnsi="Courier New" w:eastAsia="Courier New" w:cs="Courier New"/>
                <w:color w:val="000000"/>
                <w:sz w:val="16"/>
                <w:szCs w:val="16"/>
                <w:lang w:val="es-EC"/>
              </w:rPr>
            </w:pPr>
          </w:p>
          <w:p w14:paraId="245637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jakarta.servlet.ServletContextEvent;</w:t>
            </w:r>
          </w:p>
          <w:p w14:paraId="41FF20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jakarta.servlet.ServletContextListener;</w:t>
            </w:r>
          </w:p>
          <w:p w14:paraId="2A1338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jakarta.servlet.annotation.WebListener;</w:t>
            </w:r>
          </w:p>
          <w:p w14:paraId="4E0B24FA">
            <w:pPr>
              <w:spacing w:before="0" w:after="0" w:line="240" w:lineRule="auto"/>
              <w:rPr>
                <w:rFonts w:hint="default" w:ascii="Courier New" w:hAnsi="Courier New" w:eastAsia="Courier New" w:cs="Courier New"/>
                <w:color w:val="000000"/>
                <w:sz w:val="16"/>
                <w:szCs w:val="16"/>
                <w:lang w:val="es-EC"/>
              </w:rPr>
            </w:pPr>
          </w:p>
          <w:p w14:paraId="594D4EE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43CCE9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Inicializa la configuracion SSL por identidad de certificado al arrancar la</w:t>
            </w:r>
          </w:p>
          <w:p w14:paraId="102330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aplicacion web (JSF + PrimeFaces sobre Payara), de modo que los managed beans</w:t>
            </w:r>
          </w:p>
          <w:p w14:paraId="1D7E5B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puedan invocar el servicio SOAP por HTTPS sin exportar el certificado.</w:t>
            </w:r>
          </w:p>
          <w:p w14:paraId="1B6662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826C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Los dominios extra pueden indicarse con el context-param "ssl.trustedHosts"</w:t>
            </w:r>
          </w:p>
          <w:p w14:paraId="50AD2D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(separados por coma) o con la system property monster.ssl.trustedHosts.</w:t>
            </w:r>
          </w:p>
          <w:p w14:paraId="07F949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4A211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@WebListener</w:t>
            </w:r>
          </w:p>
          <w:p w14:paraId="59A46D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SSLConfigListener implements ServletContextListener {</w:t>
            </w:r>
          </w:p>
          <w:p w14:paraId="17D6F4A4">
            <w:pPr>
              <w:spacing w:before="0" w:after="0" w:line="240" w:lineRule="auto"/>
              <w:rPr>
                <w:rFonts w:hint="default" w:ascii="Courier New" w:hAnsi="Courier New" w:eastAsia="Courier New" w:cs="Courier New"/>
                <w:color w:val="000000"/>
                <w:sz w:val="16"/>
                <w:szCs w:val="16"/>
                <w:lang w:val="es-EC"/>
              </w:rPr>
            </w:pPr>
          </w:p>
          <w:p w14:paraId="216691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7A458C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contextInitialized(ServletContextEvent sce) {</w:t>
            </w:r>
          </w:p>
          <w:p w14:paraId="723497D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extra = sce.getServletContext().getInitParameter("ssl.trustedHosts");</w:t>
            </w:r>
          </w:p>
          <w:p w14:paraId="3BF21A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(extra != null &amp;&amp; !extra.isBlank()) {</w:t>
            </w:r>
          </w:p>
          <w:p w14:paraId="78B183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current = System.getProperty(SSLUtil.TRUSTED_HOSTS_PROPERTY, "");</w:t>
            </w:r>
          </w:p>
          <w:p w14:paraId="51B039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merged = current.isBlank() ? extra.trim() : current + "," + extra.trim();</w:t>
            </w:r>
          </w:p>
          <w:p w14:paraId="0065C0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System.setProperty(SSLUtil.TRUSTED_HOSTS_PROPERTY, merged);</w:t>
            </w:r>
          </w:p>
          <w:p w14:paraId="4ED7C7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7FE3D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SSLUtil.installGlobally();</w:t>
            </w:r>
          </w:p>
          <w:p w14:paraId="652622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6F62565">
            <w:pPr>
              <w:spacing w:before="0" w:after="0" w:line="240" w:lineRule="auto"/>
              <w:rPr>
                <w:rFonts w:hint="default" w:ascii="Courier New" w:hAnsi="Courier New" w:eastAsia="Courier New" w:cs="Courier New"/>
                <w:color w:val="000000"/>
                <w:sz w:val="16"/>
                <w:szCs w:val="16"/>
                <w:lang w:val="es-EC"/>
              </w:rPr>
            </w:pPr>
          </w:p>
          <w:p w14:paraId="452673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6FA4C9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contextDestroyed(ServletContextEvent sce) {</w:t>
            </w:r>
          </w:p>
          <w:p w14:paraId="7C4148C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Sin recursos que liberar.</w:t>
            </w:r>
          </w:p>
          <w:p w14:paraId="4080DB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80EDB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131010EB">
      <w:pPr>
        <w:pStyle w:val="6"/>
      </w:pPr>
      <w:bookmarkStart w:id="247" w:name="_Toc21554"/>
      <w:bookmarkStart w:id="248" w:name="_Toc26831"/>
      <w:r>
        <w:t xml:space="preserve">Tabla </w:t>
      </w:r>
      <w:r>
        <w:rPr>
          <w:rFonts w:hint="default"/>
          <w:lang w:val="es-EC"/>
        </w:rPr>
        <w:t>56</w:t>
      </w:r>
      <w:r>
        <w:t xml:space="preserve">. Archivo </w:t>
      </w:r>
      <w:r>
        <w:rPr>
          <w:rFonts w:hint="default"/>
          <w:lang w:val="es-EC"/>
        </w:rPr>
        <w:t>SSLUtil</w:t>
      </w:r>
      <w:r>
        <w:t>- Cliente web</w:t>
      </w:r>
      <w:bookmarkEnd w:id="247"/>
      <w:bookmarkEnd w:id="248"/>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075C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F58B3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ec.edu.monster.util;</w:t>
            </w:r>
          </w:p>
          <w:p w14:paraId="38F7E2D2">
            <w:pPr>
              <w:spacing w:before="0" w:after="0" w:line="240" w:lineRule="auto"/>
              <w:rPr>
                <w:rFonts w:hint="default" w:ascii="Courier New" w:hAnsi="Courier New" w:eastAsia="Courier New" w:cs="Courier New"/>
                <w:color w:val="000000"/>
                <w:sz w:val="16"/>
                <w:szCs w:val="16"/>
                <w:lang w:val="es-EC"/>
              </w:rPr>
            </w:pPr>
          </w:p>
          <w:p w14:paraId="229AF76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java.io.InputStream;</w:t>
            </w:r>
          </w:p>
          <w:p w14:paraId="5DDF5E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java.net.URL;</w:t>
            </w:r>
          </w:p>
          <w:p w14:paraId="654ACD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java.security.SecureRandom;</w:t>
            </w:r>
          </w:p>
          <w:p w14:paraId="309B93D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java.security.cert.X509Certificate;</w:t>
            </w:r>
          </w:p>
          <w:p w14:paraId="28C035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java.util.Collections;</w:t>
            </w:r>
          </w:p>
          <w:p w14:paraId="58456CB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java.util.LinkedHashSet;</w:t>
            </w:r>
          </w:p>
          <w:p w14:paraId="6891DAF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java.util.Set;</w:t>
            </w:r>
          </w:p>
          <w:p w14:paraId="4D3A7D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java.util.logging.Level;</w:t>
            </w:r>
          </w:p>
          <w:p w14:paraId="690D26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java.util.logging.Logger;</w:t>
            </w:r>
          </w:p>
          <w:p w14:paraId="582432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java.util.regex.Matcher;</w:t>
            </w:r>
          </w:p>
          <w:p w14:paraId="6C573D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java.util.regex.Pattern;</w:t>
            </w:r>
          </w:p>
          <w:p w14:paraId="2286B0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javax.naming.ldap.LdapName;</w:t>
            </w:r>
          </w:p>
          <w:p w14:paraId="7E03872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javax.naming.ldap.Rdn;</w:t>
            </w:r>
          </w:p>
          <w:p w14:paraId="2236214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javax.net.ssl.HostnameVerifier;</w:t>
            </w:r>
          </w:p>
          <w:p w14:paraId="3B91EE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javax.net.ssl.HttpsURLConnection;</w:t>
            </w:r>
          </w:p>
          <w:p w14:paraId="448C63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javax.net.ssl.SSLContext;</w:t>
            </w:r>
          </w:p>
          <w:p w14:paraId="57B12F7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javax.net.ssl.SSLSocketFactory;</w:t>
            </w:r>
          </w:p>
          <w:p w14:paraId="16D32E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javax.net.ssl.TrustManager;</w:t>
            </w:r>
          </w:p>
          <w:p w14:paraId="1723DD8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javax.net.ssl.TrustManagerFactory;</w:t>
            </w:r>
          </w:p>
          <w:p w14:paraId="7D2388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javax.net.ssl.X509TrustManager;</w:t>
            </w:r>
          </w:p>
          <w:p w14:paraId="661D758C">
            <w:pPr>
              <w:spacing w:before="0" w:after="0" w:line="240" w:lineRule="auto"/>
              <w:rPr>
                <w:rFonts w:hint="default" w:ascii="Courier New" w:hAnsi="Courier New" w:eastAsia="Courier New" w:cs="Courier New"/>
                <w:color w:val="000000"/>
                <w:sz w:val="16"/>
                <w:szCs w:val="16"/>
                <w:lang w:val="es-EC"/>
              </w:rPr>
            </w:pPr>
          </w:p>
          <w:p w14:paraId="6CB482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09C4B5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Configuracion SSL para pruebas: mantiene TLS pero confia en certificados</w:t>
            </w:r>
          </w:p>
          <w:p w14:paraId="484721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(autofirmados o internos) solo cuando su identidad (CN/SAN) pertenece al</w:t>
            </w:r>
          </w:p>
          <w:p w14:paraId="185E9C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dominio permitido. El dominio se deriva del soap:address del WSDL y se puede</w:t>
            </w:r>
          </w:p>
          <w:p w14:paraId="37BD3B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ampliar con la system property "monster.ssl.trustedHosts" o el context-param</w:t>
            </w:r>
          </w:p>
          <w:p w14:paraId="49D9C80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"ssl.trustedHosts".</w:t>
            </w:r>
          </w:p>
          <w:p w14:paraId="2B4861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D4144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pinning es por identidad de certificado, no por host solicitado, de modo</w:t>
            </w:r>
          </w:p>
          <w:p w14:paraId="6E9ADB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que funciona igual si el servidor se alcanza por localhost, IP interna o IP</w:t>
            </w:r>
          </w:p>
          <w:p w14:paraId="231FA3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externa mientras el certificado mantenga su dominio. Los puertos son</w:t>
            </w:r>
          </w:p>
          <w:p w14:paraId="3EBD87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irrelevantes.</w:t>
            </w:r>
          </w:p>
          <w:p w14:paraId="796D21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22A2C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final class SSLUtil {</w:t>
            </w:r>
          </w:p>
          <w:p w14:paraId="4B4D27DB">
            <w:pPr>
              <w:spacing w:before="0" w:after="0" w:line="240" w:lineRule="auto"/>
              <w:rPr>
                <w:rFonts w:hint="default" w:ascii="Courier New" w:hAnsi="Courier New" w:eastAsia="Courier New" w:cs="Courier New"/>
                <w:color w:val="000000"/>
                <w:sz w:val="16"/>
                <w:szCs w:val="16"/>
                <w:lang w:val="es-EC"/>
              </w:rPr>
            </w:pPr>
          </w:p>
          <w:p w14:paraId="76329A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Logger LOG = Logger.getLogger(SSLUtil.class.getName());</w:t>
            </w:r>
          </w:p>
          <w:p w14:paraId="472719CB">
            <w:pPr>
              <w:spacing w:before="0" w:after="0" w:line="240" w:lineRule="auto"/>
              <w:rPr>
                <w:rFonts w:hint="default" w:ascii="Courier New" w:hAnsi="Courier New" w:eastAsia="Courier New" w:cs="Courier New"/>
                <w:color w:val="000000"/>
                <w:sz w:val="16"/>
                <w:szCs w:val="16"/>
                <w:lang w:val="es-EC"/>
              </w:rPr>
            </w:pPr>
          </w:p>
          <w:p w14:paraId="10E122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WSDL_RESOURCE = "/WSConversorUnidades.wsdl";</w:t>
            </w:r>
          </w:p>
          <w:p w14:paraId="0C6EE5E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TRUSTED_HOSTS_PROPERTY = "monster.ssl.trustedHosts";</w:t>
            </w:r>
          </w:p>
          <w:p w14:paraId="0D52E171">
            <w:pPr>
              <w:spacing w:before="0" w:after="0" w:line="240" w:lineRule="auto"/>
              <w:rPr>
                <w:rFonts w:hint="default" w:ascii="Courier New" w:hAnsi="Courier New" w:eastAsia="Courier New" w:cs="Courier New"/>
                <w:color w:val="000000"/>
                <w:sz w:val="16"/>
                <w:szCs w:val="16"/>
                <w:lang w:val="es-EC"/>
              </w:rPr>
            </w:pPr>
          </w:p>
          <w:p w14:paraId="50A1FBE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Pattern SOAP_ADDRESS =</w:t>
            </w:r>
          </w:p>
          <w:p w14:paraId="1796E9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Pattern.compile("soap:address\\s+location=\"([^\"]+)\"");</w:t>
            </w:r>
          </w:p>
          <w:p w14:paraId="07AA92E6">
            <w:pPr>
              <w:spacing w:before="0" w:after="0" w:line="240" w:lineRule="auto"/>
              <w:rPr>
                <w:rFonts w:hint="default" w:ascii="Courier New" w:hAnsi="Courier New" w:eastAsia="Courier New" w:cs="Courier New"/>
                <w:color w:val="000000"/>
                <w:sz w:val="16"/>
                <w:szCs w:val="16"/>
                <w:lang w:val="es-EC"/>
              </w:rPr>
            </w:pPr>
          </w:p>
          <w:p w14:paraId="61C718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volatile boolean installed = false;</w:t>
            </w:r>
          </w:p>
          <w:p w14:paraId="1AA5E08D">
            <w:pPr>
              <w:spacing w:before="0" w:after="0" w:line="240" w:lineRule="auto"/>
              <w:rPr>
                <w:rFonts w:hint="default" w:ascii="Courier New" w:hAnsi="Courier New" w:eastAsia="Courier New" w:cs="Courier New"/>
                <w:color w:val="000000"/>
                <w:sz w:val="16"/>
                <w:szCs w:val="16"/>
                <w:lang w:val="es-EC"/>
              </w:rPr>
            </w:pPr>
          </w:p>
          <w:p w14:paraId="1B9BE4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SSLUtil() {</w:t>
            </w:r>
          </w:p>
          <w:p w14:paraId="42B74A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957ABD">
            <w:pPr>
              <w:spacing w:before="0" w:after="0" w:line="240" w:lineRule="auto"/>
              <w:rPr>
                <w:rFonts w:hint="default" w:ascii="Courier New" w:hAnsi="Courier New" w:eastAsia="Courier New" w:cs="Courier New"/>
                <w:color w:val="000000"/>
                <w:sz w:val="16"/>
                <w:szCs w:val="16"/>
                <w:lang w:val="es-EC"/>
              </w:rPr>
            </w:pPr>
          </w:p>
          <w:p w14:paraId="1022B1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3F4B8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Instala globalmente un SSLContext y un HostnameVerifier que confian por</w:t>
            </w:r>
          </w:p>
          <w:p w14:paraId="02DF67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identidad de certificado. Idempotente.</w:t>
            </w:r>
          </w:p>
          <w:p w14:paraId="3C43992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B87463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synchronized void installGlobally() {</w:t>
            </w:r>
          </w:p>
          <w:p w14:paraId="5DF24D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(installed) {</w:t>
            </w:r>
          </w:p>
          <w:p w14:paraId="64CC7D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w:t>
            </w:r>
          </w:p>
          <w:p w14:paraId="30A9B3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3E7A1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04C2F5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final Set&lt;String&gt; trusted = getTrustedIdentities();</w:t>
            </w:r>
          </w:p>
          <w:p w14:paraId="5368521F">
            <w:pPr>
              <w:spacing w:before="0" w:after="0" w:line="240" w:lineRule="auto"/>
              <w:rPr>
                <w:rFonts w:hint="default" w:ascii="Courier New" w:hAnsi="Courier New" w:eastAsia="Courier New" w:cs="Courier New"/>
                <w:color w:val="000000"/>
                <w:sz w:val="16"/>
                <w:szCs w:val="16"/>
                <w:lang w:val="es-EC"/>
              </w:rPr>
            </w:pPr>
          </w:p>
          <w:p w14:paraId="5F19B7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final X509TrustManager defaultTm = getDefaultTrustManager();</w:t>
            </w:r>
          </w:p>
          <w:p w14:paraId="6D6495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X509TrustManager pinningTm = new X509TrustManager() {</w:t>
            </w:r>
          </w:p>
          <w:p w14:paraId="1D450EE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01F904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checkClientTrusted(X509Certificate[] chain, String authType)</w:t>
            </w:r>
          </w:p>
          <w:p w14:paraId="140581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throws java.security.cert.CertificateException {</w:t>
            </w:r>
          </w:p>
          <w:p w14:paraId="788922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defaultTm.checkClientTrusted(chain, authType);</w:t>
            </w:r>
          </w:p>
          <w:p w14:paraId="1A49E51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DC144FB">
            <w:pPr>
              <w:spacing w:before="0" w:after="0" w:line="240" w:lineRule="auto"/>
              <w:rPr>
                <w:rFonts w:hint="default" w:ascii="Courier New" w:hAnsi="Courier New" w:eastAsia="Courier New" w:cs="Courier New"/>
                <w:color w:val="000000"/>
                <w:sz w:val="16"/>
                <w:szCs w:val="16"/>
                <w:lang w:val="es-EC"/>
              </w:rPr>
            </w:pPr>
          </w:p>
          <w:p w14:paraId="77BB84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6D659C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checkServerTrusted(X509Certificate[] chain, String authType)</w:t>
            </w:r>
          </w:p>
          <w:p w14:paraId="7FC661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throws java.security.cert.CertificateException {</w:t>
            </w:r>
          </w:p>
          <w:p w14:paraId="07AD9B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29F915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defaultTm.checkServerTrusted(chain, authType);</w:t>
            </w:r>
          </w:p>
          <w:p w14:paraId="10D5C5E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w:t>
            </w:r>
          </w:p>
          <w:p w14:paraId="763F3C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(java.security.cert.CertificateException ignored) {</w:t>
            </w:r>
          </w:p>
          <w:p w14:paraId="5CE891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Certificado no emitido por una CA conocida: aplicar pinning.</w:t>
            </w:r>
          </w:p>
          <w:p w14:paraId="60B84A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B965C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(chain == null || chain.length == 0) {</w:t>
            </w:r>
          </w:p>
          <w:p w14:paraId="74E577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java.security.cert.CertificateException("Cadena de certificados vacia");</w:t>
            </w:r>
          </w:p>
          <w:p w14:paraId="446DB2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4218EE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X509Certificate leaf = chain[0];</w:t>
            </w:r>
          </w:p>
          <w:p w14:paraId="567DC5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matched = matchIdentity(leaf, trusted);</w:t>
            </w:r>
          </w:p>
          <w:p w14:paraId="2FA4E9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(matched == null) {</w:t>
            </w:r>
          </w:p>
          <w:p w14:paraId="44C2E4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java.security.cert.CertificateException(</w:t>
            </w:r>
          </w:p>
          <w:p w14:paraId="44E252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"Certificado no confiable: identidad " + describeIdentity(leaf)</w:t>
            </w:r>
          </w:p>
          <w:p w14:paraId="16AAC4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 no pertenece al allowlist " + trusted);</w:t>
            </w:r>
          </w:p>
          <w:p w14:paraId="22C8EA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2E7F0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LOG.log(Level.INFO, "Certificado aceptado por pinning (identidad {0})", matched);</w:t>
            </w:r>
          </w:p>
          <w:p w14:paraId="49984E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85A7A79">
            <w:pPr>
              <w:spacing w:before="0" w:after="0" w:line="240" w:lineRule="auto"/>
              <w:rPr>
                <w:rFonts w:hint="default" w:ascii="Courier New" w:hAnsi="Courier New" w:eastAsia="Courier New" w:cs="Courier New"/>
                <w:color w:val="000000"/>
                <w:sz w:val="16"/>
                <w:szCs w:val="16"/>
                <w:lang w:val="es-EC"/>
              </w:rPr>
            </w:pPr>
          </w:p>
          <w:p w14:paraId="1A635F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29C145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X509Certificate[] getAcceptedIssuers() {</w:t>
            </w:r>
          </w:p>
          <w:p w14:paraId="570745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defaultTm.getAcceptedIssuers();</w:t>
            </w:r>
          </w:p>
          <w:p w14:paraId="0E905A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CB9693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E9324B">
            <w:pPr>
              <w:spacing w:before="0" w:after="0" w:line="240" w:lineRule="auto"/>
              <w:rPr>
                <w:rFonts w:hint="default" w:ascii="Courier New" w:hAnsi="Courier New" w:eastAsia="Courier New" w:cs="Courier New"/>
                <w:color w:val="000000"/>
                <w:sz w:val="16"/>
                <w:szCs w:val="16"/>
                <w:lang w:val="es-EC"/>
              </w:rPr>
            </w:pPr>
          </w:p>
          <w:p w14:paraId="100C61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SSLContext context = SSLContext.getInstance("TLS");</w:t>
            </w:r>
          </w:p>
          <w:p w14:paraId="5FF74B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context.init(null, new TrustManager[]{pinningTm}, new SecureRandom());</w:t>
            </w:r>
          </w:p>
          <w:p w14:paraId="0B4DEE83">
            <w:pPr>
              <w:spacing w:before="0" w:after="0" w:line="240" w:lineRule="auto"/>
              <w:rPr>
                <w:rFonts w:hint="default" w:ascii="Courier New" w:hAnsi="Courier New" w:eastAsia="Courier New" w:cs="Courier New"/>
                <w:color w:val="000000"/>
                <w:sz w:val="16"/>
                <w:szCs w:val="16"/>
                <w:lang w:val="es-EC"/>
              </w:rPr>
            </w:pPr>
          </w:p>
          <w:p w14:paraId="657728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HostnameVerifier verifier = (host, session) -&gt; {</w:t>
            </w:r>
          </w:p>
          <w:p w14:paraId="61858A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4ECA28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java.security.cert.Certificate[] peer = session.getPeerCertificates();</w:t>
            </w:r>
          </w:p>
          <w:p w14:paraId="0D15BC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(peer != null &amp;&amp; peer.length &gt; 0 &amp;&amp; peer[0] instanceof X509Certificate) {</w:t>
            </w:r>
          </w:p>
          <w:p w14:paraId="068E6B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(matchIdentity((X509Certificate) peer[0], trusted) != null) {</w:t>
            </w:r>
          </w:p>
          <w:p w14:paraId="14256B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70401D4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B19FE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EB7AE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488B10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LOG.log(Level.FINE, "No se pudo evaluar la identidad del certificado", e);</w:t>
            </w:r>
          </w:p>
          <w:p w14:paraId="6F90FC3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7796E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HttpsURLConnection.getDefaultHostnameVerifier().verify(host, session);</w:t>
            </w:r>
          </w:p>
          <w:p w14:paraId="50C6B1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5A5E4F7">
            <w:pPr>
              <w:spacing w:before="0" w:after="0" w:line="240" w:lineRule="auto"/>
              <w:rPr>
                <w:rFonts w:hint="default" w:ascii="Courier New" w:hAnsi="Courier New" w:eastAsia="Courier New" w:cs="Courier New"/>
                <w:color w:val="000000"/>
                <w:sz w:val="16"/>
                <w:szCs w:val="16"/>
                <w:lang w:val="es-EC"/>
              </w:rPr>
            </w:pPr>
          </w:p>
          <w:p w14:paraId="6DBB02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SSLContext.setDefault(context);</w:t>
            </w:r>
          </w:p>
          <w:p w14:paraId="40DFCA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SSLSocketFactory factory = context.getSocketFactory();</w:t>
            </w:r>
          </w:p>
          <w:p w14:paraId="7D6DD7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HttpsURLConnection.setDefaultSSLSocketFactory(factory);</w:t>
            </w:r>
          </w:p>
          <w:p w14:paraId="1C2E13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HttpsURLConnection.setDefaultHostnameVerifier(verifier);</w:t>
            </w:r>
          </w:p>
          <w:p w14:paraId="43477EEC">
            <w:pPr>
              <w:spacing w:before="0" w:after="0" w:line="240" w:lineRule="auto"/>
              <w:rPr>
                <w:rFonts w:hint="default" w:ascii="Courier New" w:hAnsi="Courier New" w:eastAsia="Courier New" w:cs="Courier New"/>
                <w:color w:val="000000"/>
                <w:sz w:val="16"/>
                <w:szCs w:val="16"/>
                <w:lang w:val="es-EC"/>
              </w:rPr>
            </w:pPr>
          </w:p>
          <w:p w14:paraId="5541C38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installed = true;</w:t>
            </w:r>
          </w:p>
          <w:p w14:paraId="4D6090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LOG.log(Level.INFO, "SSL configurado (TLS + pinning por identidad). Dominios permitidos: {0}",</w:t>
            </w:r>
          </w:p>
          <w:p w14:paraId="76AA58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trusted);</w:t>
            </w:r>
          </w:p>
          <w:p w14:paraId="663C55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1D9819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IllegalStateException("No se pudo configurar el contexto SSL", e);</w:t>
            </w:r>
          </w:p>
          <w:p w14:paraId="63B7A4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A921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4147494">
            <w:pPr>
              <w:spacing w:before="0" w:after="0" w:line="240" w:lineRule="auto"/>
              <w:rPr>
                <w:rFonts w:hint="default" w:ascii="Courier New" w:hAnsi="Courier New" w:eastAsia="Courier New" w:cs="Courier New"/>
                <w:color w:val="000000"/>
                <w:sz w:val="16"/>
                <w:szCs w:val="16"/>
                <w:lang w:val="es-EC"/>
              </w:rPr>
            </w:pPr>
          </w:p>
          <w:p w14:paraId="7081A3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66A758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Obtiene las identidades confiables: host del soap:address del WSDL mas</w:t>
            </w:r>
          </w:p>
          <w:p w14:paraId="685209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los dominios extra configurados.</w:t>
            </w:r>
          </w:p>
          <w:p w14:paraId="0EC7AF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FF0DC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Set&lt;String&gt; getTrustedIdentities() {</w:t>
            </w:r>
          </w:p>
          <w:p w14:paraId="1BF3CF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hosts = new LinkedHashSet&lt;&gt;();</w:t>
            </w:r>
          </w:p>
          <w:p w14:paraId="05E0B293">
            <w:pPr>
              <w:spacing w:before="0" w:after="0" w:line="240" w:lineRule="auto"/>
              <w:rPr>
                <w:rFonts w:hint="default" w:ascii="Courier New" w:hAnsi="Courier New" w:eastAsia="Courier New" w:cs="Courier New"/>
                <w:color w:val="000000"/>
                <w:sz w:val="16"/>
                <w:szCs w:val="16"/>
                <w:lang w:val="es-EC"/>
              </w:rPr>
            </w:pPr>
          </w:p>
          <w:p w14:paraId="7A33ED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wsdlHost = readHostFromWsdl();</w:t>
            </w:r>
          </w:p>
          <w:p w14:paraId="448F8A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(wsdlHost != null &amp;&amp; !wsdlHost.isBlank()) {</w:t>
            </w:r>
          </w:p>
          <w:p w14:paraId="115BE9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hosts.add(wsdlHost.toLowerCase());</w:t>
            </w:r>
          </w:p>
          <w:p w14:paraId="7BCCDF3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AE96D5">
            <w:pPr>
              <w:spacing w:before="0" w:after="0" w:line="240" w:lineRule="auto"/>
              <w:rPr>
                <w:rFonts w:hint="default" w:ascii="Courier New" w:hAnsi="Courier New" w:eastAsia="Courier New" w:cs="Courier New"/>
                <w:color w:val="000000"/>
                <w:sz w:val="16"/>
                <w:szCs w:val="16"/>
                <w:lang w:val="es-EC"/>
              </w:rPr>
            </w:pPr>
          </w:p>
          <w:p w14:paraId="6DA7EC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extra = System.getProperty(TRUSTED_HOSTS_PROPERTY, "");</w:t>
            </w:r>
          </w:p>
          <w:p w14:paraId="75B064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(String h : extra.split(",")) {</w:t>
            </w:r>
          </w:p>
          <w:p w14:paraId="41D682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v = h.trim().toLowerCase();</w:t>
            </w:r>
          </w:p>
          <w:p w14:paraId="6FFE5F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(!v.isEmpty()) {</w:t>
            </w:r>
          </w:p>
          <w:p w14:paraId="648B6A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hosts.add(v);</w:t>
            </w:r>
          </w:p>
          <w:p w14:paraId="01149C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8E9A8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6ADC13C">
            <w:pPr>
              <w:spacing w:before="0" w:after="0" w:line="240" w:lineRule="auto"/>
              <w:rPr>
                <w:rFonts w:hint="default" w:ascii="Courier New" w:hAnsi="Courier New" w:eastAsia="Courier New" w:cs="Courier New"/>
                <w:color w:val="000000"/>
                <w:sz w:val="16"/>
                <w:szCs w:val="16"/>
                <w:lang w:val="es-EC"/>
              </w:rPr>
            </w:pPr>
          </w:p>
          <w:p w14:paraId="3ACBE6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(hosts.isEmpty()) {</w:t>
            </w:r>
          </w:p>
          <w:p w14:paraId="347845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hosts.add("localhost");</w:t>
            </w:r>
          </w:p>
          <w:p w14:paraId="5319C0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A2674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Collections.unmodifiableSet(hosts);</w:t>
            </w:r>
          </w:p>
          <w:p w14:paraId="560117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D441B5D">
            <w:pPr>
              <w:spacing w:before="0" w:after="0" w:line="240" w:lineRule="auto"/>
              <w:rPr>
                <w:rFonts w:hint="default" w:ascii="Courier New" w:hAnsi="Courier New" w:eastAsia="Courier New" w:cs="Courier New"/>
                <w:color w:val="000000"/>
                <w:sz w:val="16"/>
                <w:szCs w:val="16"/>
                <w:lang w:val="es-EC"/>
              </w:rPr>
            </w:pPr>
          </w:p>
          <w:p w14:paraId="215F00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readHostFromWsdl() {</w:t>
            </w:r>
          </w:p>
          <w:p w14:paraId="5277FB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(InputStream in = SSLUtil.class.getResourceAsStream(WSDL_RESOURCE)) {</w:t>
            </w:r>
          </w:p>
          <w:p w14:paraId="669417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(in == null) {</w:t>
            </w:r>
          </w:p>
          <w:p w14:paraId="7C8AA85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LOG.log(Level.WARNING, "No se encontro {0} en el classpath", WSDL_RESOURCE);</w:t>
            </w:r>
          </w:p>
          <w:p w14:paraId="7653C6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038CD1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BCBA5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content = new String(in.readAllBytes(), java.nio.charset.StandardCharsets.UTF_8);</w:t>
            </w:r>
          </w:p>
          <w:p w14:paraId="4F3023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Matcher m = SOAP_ADDRESS.matcher(content);</w:t>
            </w:r>
          </w:p>
          <w:p w14:paraId="46FD34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(m.find()) {</w:t>
            </w:r>
          </w:p>
          <w:p w14:paraId="0954FFA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url = new URL(m.group(1));</w:t>
            </w:r>
          </w:p>
          <w:p w14:paraId="1B33ED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url.getHost();</w:t>
            </w:r>
          </w:p>
          <w:p w14:paraId="0935582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DECB6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LOG.log(Level.WARNING, "No se encontro soap:address en el WSDL");</w:t>
            </w:r>
          </w:p>
          <w:p w14:paraId="5A8383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5A13D1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LOG.log(Level.WARNING, "Error leyendo el WSDL para derivar el dominio", e);</w:t>
            </w:r>
          </w:p>
          <w:p w14:paraId="680094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F8DF7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733AC4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811236">
            <w:pPr>
              <w:spacing w:before="0" w:after="0" w:line="240" w:lineRule="auto"/>
              <w:rPr>
                <w:rFonts w:hint="default" w:ascii="Courier New" w:hAnsi="Courier New" w:eastAsia="Courier New" w:cs="Courier New"/>
                <w:color w:val="000000"/>
                <w:sz w:val="16"/>
                <w:szCs w:val="16"/>
                <w:lang w:val="es-EC"/>
              </w:rPr>
            </w:pPr>
          </w:p>
          <w:p w14:paraId="1DAA6D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X509TrustManager getDefaultTrustManager() throws Exception {</w:t>
            </w:r>
          </w:p>
          <w:p w14:paraId="2B675A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TrustManagerFactory tmf =</w:t>
            </w:r>
          </w:p>
          <w:p w14:paraId="27FF31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TrustManagerFactory.getInstance(TrustManagerFactory.getDefaultAlgorithm());</w:t>
            </w:r>
          </w:p>
          <w:p w14:paraId="20FFD3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tmf.init((java.security.KeyStore) null);</w:t>
            </w:r>
          </w:p>
          <w:p w14:paraId="1FCE76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(TrustManager tm : tmf.getTrustManagers()) {</w:t>
            </w:r>
          </w:p>
          <w:p w14:paraId="609A54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(tm instanceof X509TrustManager) {</w:t>
            </w:r>
          </w:p>
          <w:p w14:paraId="297A0B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(X509TrustManager) tm;</w:t>
            </w:r>
          </w:p>
          <w:p w14:paraId="7A6402E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986A2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84DB5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IllegalStateException("No se obtuvo un X509TrustManager por defecto");</w:t>
            </w:r>
          </w:p>
          <w:p w14:paraId="2B673B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D5C2414">
            <w:pPr>
              <w:spacing w:before="0" w:after="0" w:line="240" w:lineRule="auto"/>
              <w:rPr>
                <w:rFonts w:hint="default" w:ascii="Courier New" w:hAnsi="Courier New" w:eastAsia="Courier New" w:cs="Courier New"/>
                <w:color w:val="000000"/>
                <w:sz w:val="16"/>
                <w:szCs w:val="16"/>
                <w:lang w:val="es-EC"/>
              </w:rPr>
            </w:pPr>
          </w:p>
          <w:p w14:paraId="42156B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A4C00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Devuelve la identidad del allowlist que coincide con el certificado, o</w:t>
            </w:r>
          </w:p>
          <w:p w14:paraId="711576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null si ninguna coincide. Considera CN y SAN (DNS/IP) con soporte basico</w:t>
            </w:r>
          </w:p>
          <w:p w14:paraId="1D74B8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 comodin "*.dominio".</w:t>
            </w:r>
          </w:p>
          <w:p w14:paraId="791091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1C182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matchIdentity(X509Certificate cert, Set&lt;String&gt; trusted) {</w:t>
            </w:r>
          </w:p>
          <w:p w14:paraId="4A8D2B4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identities = new LinkedHashSet&lt;&gt;();</w:t>
            </w:r>
          </w:p>
          <w:p w14:paraId="5A5FA60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cn = extractCn(cert);</w:t>
            </w:r>
          </w:p>
          <w:p w14:paraId="1EF43E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(cn != null) {</w:t>
            </w:r>
          </w:p>
          <w:p w14:paraId="2BF4D3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identities.add(cn.toLowerCase());</w:t>
            </w:r>
          </w:p>
          <w:p w14:paraId="6B2419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365E8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identities.addAll(extractSan(cert));</w:t>
            </w:r>
          </w:p>
          <w:p w14:paraId="180CFB6E">
            <w:pPr>
              <w:spacing w:before="0" w:after="0" w:line="240" w:lineRule="auto"/>
              <w:rPr>
                <w:rFonts w:hint="default" w:ascii="Courier New" w:hAnsi="Courier New" w:eastAsia="Courier New" w:cs="Courier New"/>
                <w:color w:val="000000"/>
                <w:sz w:val="16"/>
                <w:szCs w:val="16"/>
                <w:lang w:val="es-EC"/>
              </w:rPr>
            </w:pPr>
          </w:p>
          <w:p w14:paraId="5692F9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(String id : identities) {</w:t>
            </w:r>
          </w:p>
          <w:p w14:paraId="15CD71E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(matchesAny(id, trusted)) {</w:t>
            </w:r>
          </w:p>
          <w:p w14:paraId="71BF016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id;</w:t>
            </w:r>
          </w:p>
          <w:p w14:paraId="397138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E369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550C4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751DD8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282B97">
            <w:pPr>
              <w:spacing w:before="0" w:after="0" w:line="240" w:lineRule="auto"/>
              <w:rPr>
                <w:rFonts w:hint="default" w:ascii="Courier New" w:hAnsi="Courier New" w:eastAsia="Courier New" w:cs="Courier New"/>
                <w:color w:val="000000"/>
                <w:sz w:val="16"/>
                <w:szCs w:val="16"/>
                <w:lang w:val="es-EC"/>
              </w:rPr>
            </w:pPr>
          </w:p>
          <w:p w14:paraId="187DD5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boolean matchesAny(String identity, Set&lt;String&gt; trusted) {</w:t>
            </w:r>
          </w:p>
          <w:p w14:paraId="47C3A4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(String allowed : trusted) {</w:t>
            </w:r>
          </w:p>
          <w:p w14:paraId="27C08A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(identity.equals(allowed)) {</w:t>
            </w:r>
          </w:p>
          <w:p w14:paraId="0566F4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281F64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F3F51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(allowed.startsWith("*.")) {</w:t>
            </w:r>
          </w:p>
          <w:p w14:paraId="079263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suffix = allowed.substring(1);</w:t>
            </w:r>
          </w:p>
          <w:p w14:paraId="0C53BB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(identity.endsWith(suffix) &amp;&amp; identity.indexOf('.') == identity.length() - suffix.length() - 1) {</w:t>
            </w:r>
          </w:p>
          <w:p w14:paraId="7AE081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11582F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50B2A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93BAA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7047F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false;</w:t>
            </w:r>
          </w:p>
          <w:p w14:paraId="7058061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3708A2D">
            <w:pPr>
              <w:spacing w:before="0" w:after="0" w:line="240" w:lineRule="auto"/>
              <w:rPr>
                <w:rFonts w:hint="default" w:ascii="Courier New" w:hAnsi="Courier New" w:eastAsia="Courier New" w:cs="Courier New"/>
                <w:color w:val="000000"/>
                <w:sz w:val="16"/>
                <w:szCs w:val="16"/>
                <w:lang w:val="es-EC"/>
              </w:rPr>
            </w:pPr>
          </w:p>
          <w:p w14:paraId="085E9F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extractCn(X509Certificate cert) {</w:t>
            </w:r>
          </w:p>
          <w:p w14:paraId="437D06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13F014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LdapName name = new LdapName(cert.getSubjectX500Principal().getName());</w:t>
            </w:r>
          </w:p>
          <w:p w14:paraId="65ECCF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(Rdn rdn : name.getRdns()) {</w:t>
            </w:r>
          </w:p>
          <w:p w14:paraId="61721E4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("CN".equalsIgnoreCase(rdn.getType())) {</w:t>
            </w:r>
          </w:p>
          <w:p w14:paraId="10BEB1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String.valueOf(rdn.getValue());</w:t>
            </w:r>
          </w:p>
          <w:p w14:paraId="619AA0D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7B985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6F082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0ABC24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LOG.log(Level.FINE, "No se pudo extraer el CN", e);</w:t>
            </w:r>
          </w:p>
          <w:p w14:paraId="27F84A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1296B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0651EE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31D9EB">
            <w:pPr>
              <w:spacing w:before="0" w:after="0" w:line="240" w:lineRule="auto"/>
              <w:rPr>
                <w:rFonts w:hint="default" w:ascii="Courier New" w:hAnsi="Courier New" w:eastAsia="Courier New" w:cs="Courier New"/>
                <w:color w:val="000000"/>
                <w:sz w:val="16"/>
                <w:szCs w:val="16"/>
                <w:lang w:val="es-EC"/>
              </w:rPr>
            </w:pPr>
          </w:p>
          <w:p w14:paraId="7660A7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Set&lt;String&gt; extractSan(X509Certificate cert) {</w:t>
            </w:r>
          </w:p>
          <w:p w14:paraId="4C1127E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sans = new LinkedHashSet&lt;&gt;();</w:t>
            </w:r>
          </w:p>
          <w:p w14:paraId="07F153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023C2B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java.util.Collection&lt;java.util.List&lt;?&gt;&gt; entries = cert.getSubjectAlternativeNames();</w:t>
            </w:r>
          </w:p>
          <w:p w14:paraId="72B815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(entries == null) {</w:t>
            </w:r>
          </w:p>
          <w:p w14:paraId="3B085A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sans;</w:t>
            </w:r>
          </w:p>
          <w:p w14:paraId="66F4F4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DCCDD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(java.util.List&lt;?&gt; entry : entries) {</w:t>
            </w:r>
          </w:p>
          <w:p w14:paraId="540B1C9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(entry == null || entry.size() &lt; 2) {</w:t>
            </w:r>
          </w:p>
          <w:p w14:paraId="27E1F8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continue;</w:t>
            </w:r>
          </w:p>
          <w:p w14:paraId="5F20E7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AD993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Integer type = (Integer) entry.get(0);</w:t>
            </w:r>
          </w:p>
          <w:p w14:paraId="7D0710B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2 = dNSName, 7 = iPAddress</w:t>
            </w:r>
          </w:p>
          <w:p w14:paraId="529FD2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(type == 2 || type == 7) {</w:t>
            </w:r>
          </w:p>
          <w:p w14:paraId="10FF7A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Object value = entry.get(1);</w:t>
            </w:r>
          </w:p>
          <w:p w14:paraId="02E3E2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(value != null) {</w:t>
            </w:r>
          </w:p>
          <w:p w14:paraId="6C81A8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sans.add(String.valueOf(value).toLowerCase());</w:t>
            </w:r>
          </w:p>
          <w:p w14:paraId="653699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A0D560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9F89B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CFF99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76DB8DF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LOG.log(Level.FINE, "No se pudieron extraer los SAN", e);</w:t>
            </w:r>
          </w:p>
          <w:p w14:paraId="65DC5B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C16C1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sans;</w:t>
            </w:r>
          </w:p>
          <w:p w14:paraId="72A19B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A05A19">
            <w:pPr>
              <w:spacing w:before="0" w:after="0" w:line="240" w:lineRule="auto"/>
              <w:rPr>
                <w:rFonts w:hint="default" w:ascii="Courier New" w:hAnsi="Courier New" w:eastAsia="Courier New" w:cs="Courier New"/>
                <w:color w:val="000000"/>
                <w:sz w:val="16"/>
                <w:szCs w:val="16"/>
                <w:lang w:val="es-EC"/>
              </w:rPr>
            </w:pPr>
          </w:p>
          <w:p w14:paraId="7A8D41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describeIdentity(X509Certificate cert) {</w:t>
            </w:r>
          </w:p>
          <w:p w14:paraId="5B7157A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cn = extractCn(cert);</w:t>
            </w:r>
          </w:p>
          <w:p w14:paraId="52D7D4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san = extractSan(cert);</w:t>
            </w:r>
          </w:p>
          <w:p w14:paraId="187E7E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"CN=" + cn + (san.isEmpty() ? "" : " SAN=" + san);</w:t>
            </w:r>
          </w:p>
          <w:p w14:paraId="7FF84C2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A5C14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2C335280">
      <w:pPr>
        <w:rPr>
          <w:b/>
          <w:bCs/>
          <w:color w:val="243F61"/>
          <w:sz w:val="32"/>
          <w:szCs w:val="32"/>
        </w:rPr>
      </w:pPr>
      <w:r>
        <w:rPr>
          <w:b/>
          <w:bCs/>
          <w:color w:val="243F61"/>
          <w:sz w:val="32"/>
          <w:szCs w:val="32"/>
        </w:rPr>
        <w:t>CREACIÓN DE VISTAS</w:t>
      </w:r>
    </w:p>
    <w:p w14:paraId="47F0C1B4">
      <w:pPr>
        <w:rPr>
          <w:rFonts w:hint="default"/>
          <w:i/>
          <w:iCs/>
          <w:lang w:val="es-EC"/>
        </w:rPr>
      </w:pPr>
      <w:r>
        <w:t xml:space="preserve">Las interfaces de usuario se construyeron utilizando </w:t>
      </w:r>
      <w:r>
        <w:rPr>
          <w:rFonts w:hint="default"/>
          <w:lang w:val="es-EC"/>
        </w:rPr>
        <w:t>X</w:t>
      </w:r>
      <w:r>
        <w:t>HTML y la te</w:t>
      </w:r>
      <w:r>
        <w:rPr>
          <w:rFonts w:hint="default"/>
          <w:lang w:val="es-EC"/>
        </w:rPr>
        <w:t xml:space="preserve">cnología de Beans </w:t>
      </w:r>
      <w:r>
        <w:t xml:space="preserve">dentro del directorio Web Pages. Se diseñaron dos vistas principales: </w:t>
      </w:r>
      <w:r>
        <w:rPr>
          <w:rFonts w:hint="default"/>
          <w:lang w:val="es-EC"/>
        </w:rPr>
        <w:t>login.xhtml que representa la pantalla de inicio de sesión, y conversor.xhtml que construye la pantalla de convertidor. Adeicionalmente, se integraron componentes reutilizables xhtml para manejar un diseño modular.</w:t>
      </w:r>
    </w:p>
    <w:p w14:paraId="7A4401FC">
      <w:pPr>
        <w:keepNext/>
        <w:spacing w:after="0"/>
        <w:jc w:val="center"/>
      </w:pPr>
      <w:r>
        <w:drawing>
          <wp:inline distT="0" distB="0" distL="114300" distR="114300">
            <wp:extent cx="1925955" cy="1899920"/>
            <wp:effectExtent l="0" t="0" r="4445" b="5080"/>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89"/>
                    <a:stretch>
                      <a:fillRect/>
                    </a:stretch>
                  </pic:blipFill>
                  <pic:spPr>
                    <a:xfrm>
                      <a:off x="0" y="0"/>
                      <a:ext cx="1925955" cy="1899920"/>
                    </a:xfrm>
                    <a:prstGeom prst="rect">
                      <a:avLst/>
                    </a:prstGeom>
                    <a:noFill/>
                    <a:ln>
                      <a:noFill/>
                    </a:ln>
                  </pic:spPr>
                </pic:pic>
              </a:graphicData>
            </a:graphic>
          </wp:inline>
        </w:drawing>
      </w:r>
    </w:p>
    <w:p w14:paraId="1E0D1A75">
      <w:pPr>
        <w:pStyle w:val="5"/>
      </w:pPr>
      <w:bookmarkStart w:id="249" w:name="_Toc13749"/>
      <w:bookmarkStart w:id="250" w:name="_Toc11320"/>
      <w:r>
        <w:t xml:space="preserve">Figura </w:t>
      </w:r>
      <w:r>
        <w:rPr>
          <w:rFonts w:hint="default"/>
          <w:lang w:val="es-EC"/>
        </w:rPr>
        <w:t>57</w:t>
      </w:r>
      <w:r>
        <w:t>. Creación de vistas - Cliente web</w:t>
      </w:r>
      <w:bookmarkEnd w:id="249"/>
      <w:bookmarkEnd w:id="250"/>
    </w:p>
    <w:p w14:paraId="77BCC25B">
      <w:pPr>
        <w:pStyle w:val="6"/>
      </w:pPr>
      <w:bookmarkStart w:id="251" w:name="_chvfcvdp7x8l" w:colFirst="0" w:colLast="0"/>
      <w:bookmarkEnd w:id="251"/>
      <w:bookmarkStart w:id="252" w:name="_Toc14472"/>
      <w:bookmarkStart w:id="253" w:name="_Toc22881"/>
      <w:r>
        <w:t xml:space="preserve">Tabla </w:t>
      </w:r>
      <w:r>
        <w:rPr>
          <w:rFonts w:hint="default"/>
          <w:lang w:val="es-EC"/>
        </w:rPr>
        <w:t>57</w:t>
      </w:r>
      <w:r>
        <w:t xml:space="preserve">. Archivo </w:t>
      </w:r>
      <w:r>
        <w:rPr>
          <w:rFonts w:hint="default"/>
          <w:lang w:val="es-EC"/>
        </w:rPr>
        <w:t>login.xhtml</w:t>
      </w:r>
      <w:r>
        <w:t>- Cliente web</w:t>
      </w:r>
      <w:bookmarkEnd w:id="252"/>
      <w:bookmarkEnd w:id="253"/>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889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D6F88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&lt;?xml version="1.0" encoding="UTF-8"?&gt;</w:t>
            </w:r>
          </w:p>
          <w:p w14:paraId="78E769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&lt;!DOCTYPE html&gt;</w:t>
            </w:r>
          </w:p>
          <w:p w14:paraId="004440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 xmlns="http://www.w3.org/1999/xhtml"</w:t>
            </w:r>
          </w:p>
          <w:p w14:paraId="4BB9F8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xmlns:h="jakarta.faces.html"</w:t>
            </w:r>
          </w:p>
          <w:p w14:paraId="6E5215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xmlns:f="jakarta.faces.core"</w:t>
            </w:r>
          </w:p>
          <w:p w14:paraId="2144E1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xmlns:p="http://primefaces.org/ui"&gt;</w:t>
            </w:r>
          </w:p>
          <w:p w14:paraId="701E91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2C25CF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&lt;title&gt;Login - Conversor de Unidades&lt;/title&gt;</w:t>
            </w:r>
          </w:p>
          <w:p w14:paraId="2D1985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&lt;h:outputStylesheet name="css/estilos.css"/&gt;</w:t>
            </w:r>
          </w:p>
          <w:p w14:paraId="6BB8E2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7662F9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01651940">
            <w:pPr>
              <w:spacing w:before="0" w:after="0" w:line="240" w:lineRule="auto"/>
              <w:rPr>
                <w:rFonts w:hint="default" w:ascii="Courier New" w:hAnsi="Courier New" w:eastAsia="Courier New" w:cs="Courier New"/>
                <w:color w:val="000000"/>
                <w:sz w:val="16"/>
                <w:szCs w:val="16"/>
                <w:lang w:val="es-EC"/>
              </w:rPr>
            </w:pPr>
          </w:p>
          <w:p w14:paraId="1C5674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class="login-wrapper"&gt;</w:t>
            </w:r>
          </w:p>
          <w:p w14:paraId="2D3A1E1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class="login-card"&gt;</w:t>
            </w:r>
          </w:p>
          <w:p w14:paraId="04110C8D">
            <w:pPr>
              <w:spacing w:before="0" w:after="0" w:line="240" w:lineRule="auto"/>
              <w:rPr>
                <w:rFonts w:hint="default" w:ascii="Courier New" w:hAnsi="Courier New" w:eastAsia="Courier New" w:cs="Courier New"/>
                <w:color w:val="000000"/>
                <w:sz w:val="16"/>
                <w:szCs w:val="16"/>
                <w:lang w:val="es-EC"/>
              </w:rPr>
            </w:pPr>
          </w:p>
          <w:p w14:paraId="7292CD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class="imagen-espacio"&gt;</w:t>
            </w:r>
          </w:p>
          <w:p w14:paraId="3C3521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&lt;p:graphicImage name="img/logo.png" alt="Logo"/&gt;</w:t>
            </w:r>
          </w:p>
          <w:p w14:paraId="6EC067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387289E1">
            <w:pPr>
              <w:spacing w:before="0" w:after="0" w:line="240" w:lineRule="auto"/>
              <w:rPr>
                <w:rFonts w:hint="default" w:ascii="Courier New" w:hAnsi="Courier New" w:eastAsia="Courier New" w:cs="Courier New"/>
                <w:color w:val="000000"/>
                <w:sz w:val="16"/>
                <w:szCs w:val="16"/>
                <w:lang w:val="es-EC"/>
              </w:rPr>
            </w:pPr>
          </w:p>
          <w:p w14:paraId="7FACB86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&lt;h2 class="login-titulo"&gt;Conversor unidades&lt;/h2&gt;</w:t>
            </w:r>
          </w:p>
          <w:p w14:paraId="13B86F45">
            <w:pPr>
              <w:spacing w:before="0" w:after="0" w:line="240" w:lineRule="auto"/>
              <w:rPr>
                <w:rFonts w:hint="default" w:ascii="Courier New" w:hAnsi="Courier New" w:eastAsia="Courier New" w:cs="Courier New"/>
                <w:color w:val="000000"/>
                <w:sz w:val="16"/>
                <w:szCs w:val="16"/>
                <w:lang w:val="es-EC"/>
              </w:rPr>
            </w:pPr>
          </w:p>
          <w:p w14:paraId="7E5815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 id="formLogin"&gt;</w:t>
            </w:r>
          </w:p>
          <w:p w14:paraId="1999A488">
            <w:pPr>
              <w:spacing w:before="0" w:after="0" w:line="240" w:lineRule="auto"/>
              <w:rPr>
                <w:rFonts w:hint="default" w:ascii="Courier New" w:hAnsi="Courier New" w:eastAsia="Courier New" w:cs="Courier New"/>
                <w:color w:val="000000"/>
                <w:sz w:val="16"/>
                <w:szCs w:val="16"/>
                <w:lang w:val="es-EC"/>
              </w:rPr>
            </w:pPr>
          </w:p>
          <w:p w14:paraId="529C82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 Usuario --&gt;</w:t>
            </w:r>
          </w:p>
          <w:p w14:paraId="3B9F2F4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3A03A1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for="usuario" value="Usuario"/&gt;</w:t>
            </w:r>
          </w:p>
          <w:p w14:paraId="12E5CF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&lt;p:inputText id="usuario"</w:t>
            </w:r>
          </w:p>
          <w:p w14:paraId="6C44AE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value="#{loginBean.credenciales.usuario}"</w:t>
            </w:r>
          </w:p>
          <w:p w14:paraId="378883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placeholder="Ingrese su usuario"/&gt;</w:t>
            </w:r>
          </w:p>
          <w:p w14:paraId="217B7B9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27D2C0A0">
            <w:pPr>
              <w:spacing w:before="0" w:after="0" w:line="240" w:lineRule="auto"/>
              <w:rPr>
                <w:rFonts w:hint="default" w:ascii="Courier New" w:hAnsi="Courier New" w:eastAsia="Courier New" w:cs="Courier New"/>
                <w:color w:val="000000"/>
                <w:sz w:val="16"/>
                <w:szCs w:val="16"/>
                <w:lang w:val="es-EC"/>
              </w:rPr>
            </w:pPr>
          </w:p>
          <w:p w14:paraId="0D44F7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 Contrasenia --&gt;</w:t>
            </w:r>
          </w:p>
          <w:p w14:paraId="663C1E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70AF0B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for="contrasenia" value="Contrasena"/&gt;</w:t>
            </w:r>
          </w:p>
          <w:p w14:paraId="320093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&lt;p:password id="contrasenia"</w:t>
            </w:r>
          </w:p>
          <w:p w14:paraId="7BA83E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value="#{loginBean.credenciales.contrasenia}"</w:t>
            </w:r>
          </w:p>
          <w:p w14:paraId="06AC18F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placeholder="Ingrese su contrasena"</w:t>
            </w:r>
          </w:p>
          <w:p w14:paraId="5362E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feedback="false"/&gt;</w:t>
            </w:r>
          </w:p>
          <w:p w14:paraId="7CE479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6CD39CA4">
            <w:pPr>
              <w:spacing w:before="0" w:after="0" w:line="240" w:lineRule="auto"/>
              <w:rPr>
                <w:rFonts w:hint="default" w:ascii="Courier New" w:hAnsi="Courier New" w:eastAsia="Courier New" w:cs="Courier New"/>
                <w:color w:val="000000"/>
                <w:sz w:val="16"/>
                <w:szCs w:val="16"/>
                <w:lang w:val="es-EC"/>
              </w:rPr>
            </w:pPr>
          </w:p>
          <w:p w14:paraId="484D94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&lt;p:commandButton value="Ingresar"</w:t>
            </w:r>
          </w:p>
          <w:p w14:paraId="0402DC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action="#{loginBean.iniciarSesion}"</w:t>
            </w:r>
          </w:p>
          <w:p w14:paraId="2D45F34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ajax="false"</w:t>
            </w:r>
          </w:p>
          <w:p w14:paraId="4AA75BF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styleClass="boton-login"/&gt;</w:t>
            </w:r>
          </w:p>
          <w:p w14:paraId="4491C19C">
            <w:pPr>
              <w:spacing w:before="0" w:after="0" w:line="240" w:lineRule="auto"/>
              <w:rPr>
                <w:rFonts w:hint="default" w:ascii="Courier New" w:hAnsi="Courier New" w:eastAsia="Courier New" w:cs="Courier New"/>
                <w:color w:val="000000"/>
                <w:sz w:val="16"/>
                <w:szCs w:val="16"/>
                <w:lang w:val="es-EC"/>
              </w:rPr>
            </w:pPr>
          </w:p>
          <w:p w14:paraId="159467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&lt;p:messages id="msg" showDetail="true" closable="true"/&gt;</w:t>
            </w:r>
          </w:p>
          <w:p w14:paraId="0900DC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3AD76315">
            <w:pPr>
              <w:spacing w:before="0" w:after="0" w:line="240" w:lineRule="auto"/>
              <w:rPr>
                <w:rFonts w:hint="default" w:ascii="Courier New" w:hAnsi="Courier New" w:eastAsia="Courier New" w:cs="Courier New"/>
                <w:color w:val="000000"/>
                <w:sz w:val="16"/>
                <w:szCs w:val="16"/>
                <w:lang w:val="es-EC"/>
              </w:rPr>
            </w:pPr>
          </w:p>
          <w:p w14:paraId="5DBAEB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27038C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038E8D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3108A1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&lt;/html&gt;</w:t>
            </w:r>
          </w:p>
          <w:p w14:paraId="24A1D582">
            <w:pPr>
              <w:spacing w:before="0" w:after="0" w:line="240" w:lineRule="auto"/>
              <w:rPr>
                <w:rFonts w:hint="default" w:ascii="Courier New" w:hAnsi="Courier New" w:eastAsia="Courier New" w:cs="Courier New"/>
                <w:color w:val="000000"/>
                <w:sz w:val="16"/>
                <w:szCs w:val="16"/>
                <w:lang w:val="es-EC"/>
              </w:rPr>
            </w:pPr>
          </w:p>
        </w:tc>
      </w:tr>
    </w:tbl>
    <w:p w14:paraId="6736E474">
      <w:pPr>
        <w:pStyle w:val="6"/>
      </w:pPr>
      <w:bookmarkStart w:id="254" w:name="_oqmwoq9fw0u5" w:colFirst="0" w:colLast="0"/>
      <w:bookmarkEnd w:id="254"/>
      <w:bookmarkStart w:id="255" w:name="_Toc24108"/>
      <w:bookmarkStart w:id="256" w:name="_Toc18985"/>
      <w:r>
        <w:t xml:space="preserve">Tabla </w:t>
      </w:r>
      <w:r>
        <w:rPr>
          <w:rFonts w:hint="default"/>
          <w:lang w:val="es-EC"/>
        </w:rPr>
        <w:t>58</w:t>
      </w:r>
      <w:r>
        <w:t xml:space="preserve">.  Archivo </w:t>
      </w:r>
      <w:r>
        <w:rPr>
          <w:rFonts w:hint="default"/>
          <w:lang w:val="es-EC"/>
        </w:rPr>
        <w:t>conversor.xhtml</w:t>
      </w:r>
      <w:r>
        <w:t>- Cliente web</w:t>
      </w:r>
      <w:bookmarkEnd w:id="255"/>
      <w:bookmarkEnd w:id="256"/>
    </w:p>
    <w:tbl>
      <w:tblPr>
        <w:tblStyle w:val="40"/>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0C01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0FA83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&lt;?xml version="1.0" encoding="UTF-8"?&gt;</w:t>
            </w:r>
          </w:p>
          <w:p w14:paraId="13EE43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&lt;!DOCTYPE html&gt;</w:t>
            </w:r>
          </w:p>
          <w:p w14:paraId="0CD2C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 xmlns="http://www.w3.org/1999/xhtml"</w:t>
            </w:r>
          </w:p>
          <w:p w14:paraId="46EB72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xmlns:h="jakarta.faces.html"</w:t>
            </w:r>
          </w:p>
          <w:p w14:paraId="346203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xmlns:f="jakarta.faces.core"</w:t>
            </w:r>
          </w:p>
          <w:p w14:paraId="13D90E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xmlns:p="http://primefaces.org/ui"</w:t>
            </w:r>
          </w:p>
          <w:p w14:paraId="5BA7B0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xmlns:ui="jakarta.faces.facelets"&gt;</w:t>
            </w:r>
          </w:p>
          <w:p w14:paraId="54800D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5D2B34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&lt;title&gt;Conversor de Unidades&lt;/title&gt;</w:t>
            </w:r>
          </w:p>
          <w:p w14:paraId="66C1C9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&lt;h:outputStylesheet name="css/estilos.css"/&gt;</w:t>
            </w:r>
          </w:p>
          <w:p w14:paraId="670542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2018FD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4FBE2D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class="panel"&gt;</w:t>
            </w:r>
          </w:p>
          <w:p w14:paraId="3D8498B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class="barra"&gt;</w:t>
            </w:r>
          </w:p>
          <w:p w14:paraId="1229DE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&lt;h:outputText value="Bienvenido, #{sesionBean.usuarioAutenticado}"/&gt;</w:t>
            </w:r>
          </w:p>
          <w:p w14:paraId="4D81DA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7DB0B6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&lt;p:commandButton value="Cerrar sesion"</w:t>
            </w:r>
          </w:p>
          <w:p w14:paraId="03025B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action="#{conversorBean.cerrarSesion}"</w:t>
            </w:r>
          </w:p>
          <w:p w14:paraId="116F60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ajax="false"</w:t>
            </w:r>
          </w:p>
          <w:p w14:paraId="4EA522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styleClass="boton-secundario"/&gt;</w:t>
            </w:r>
          </w:p>
          <w:p w14:paraId="6001C5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1021EC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671C3031">
            <w:pPr>
              <w:spacing w:before="0" w:after="0" w:line="240" w:lineRule="auto"/>
              <w:rPr>
                <w:rFonts w:hint="default" w:ascii="Courier New" w:hAnsi="Courier New" w:eastAsia="Courier New" w:cs="Courier New"/>
                <w:color w:val="000000"/>
                <w:sz w:val="16"/>
                <w:szCs w:val="16"/>
                <w:lang w:val="es-EC"/>
              </w:rPr>
            </w:pPr>
          </w:p>
          <w:p w14:paraId="08F636C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&lt;h2 class="login-titulo"&gt;Conversor de Unidades&lt;/h2&gt;</w:t>
            </w:r>
          </w:p>
          <w:p w14:paraId="2AF2281E">
            <w:pPr>
              <w:spacing w:before="0" w:after="0" w:line="240" w:lineRule="auto"/>
              <w:rPr>
                <w:rFonts w:hint="default" w:ascii="Courier New" w:hAnsi="Courier New" w:eastAsia="Courier New" w:cs="Courier New"/>
                <w:color w:val="000000"/>
                <w:sz w:val="16"/>
                <w:szCs w:val="16"/>
                <w:lang w:val="es-EC"/>
              </w:rPr>
            </w:pPr>
          </w:p>
          <w:p w14:paraId="5CF998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 id="formConversor"&gt;</w:t>
            </w:r>
          </w:p>
          <w:p w14:paraId="178E2D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00D902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value="Tipo de conversion"/&gt;</w:t>
            </w:r>
          </w:p>
          <w:p w14:paraId="0FEFE5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&lt;p:selectOneRadio value="#{conversorBean.tipoConversion}" </w:t>
            </w:r>
          </w:p>
          <w:p w14:paraId="67439C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layout="responsive"</w:t>
            </w:r>
          </w:p>
          <w:p w14:paraId="2F1D7A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styleClass="radio-espaciado"&gt;</w:t>
            </w:r>
          </w:p>
          <w:p w14:paraId="2EEF58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&lt;f:selectItem itemLabel="Longitud" itemValue="longitud"/&gt;</w:t>
            </w:r>
          </w:p>
          <w:p w14:paraId="0E5065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&lt;f:selectItem itemLabel="Masa" itemValue="masa"/&gt;</w:t>
            </w:r>
          </w:p>
          <w:p w14:paraId="3613F8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&lt;f:selectItem itemLabel="Temperatura" itemValue="temperatura"/&gt;</w:t>
            </w:r>
          </w:p>
          <w:p w14:paraId="0C2B63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&lt;f:ajax event="change" </w:t>
            </w:r>
          </w:p>
          <w:p w14:paraId="42DAE0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listener="#{conversorBean.onTipoCambio}" </w:t>
            </w:r>
          </w:p>
          <w:p w14:paraId="081C7D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execute="@this" </w:t>
            </w:r>
          </w:p>
          <w:p w14:paraId="223FB0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render="@form"/&gt;</w:t>
            </w:r>
          </w:p>
          <w:p w14:paraId="6232FD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&lt;/p:selectOneRadio&gt;</w:t>
            </w:r>
          </w:p>
          <w:p w14:paraId="38F98E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647320C9">
            <w:pPr>
              <w:spacing w:before="0" w:after="0" w:line="240" w:lineRule="auto"/>
              <w:rPr>
                <w:rFonts w:hint="default" w:ascii="Courier New" w:hAnsi="Courier New" w:eastAsia="Courier New" w:cs="Courier New"/>
                <w:color w:val="000000"/>
                <w:sz w:val="16"/>
                <w:szCs w:val="16"/>
                <w:lang w:val="es-EC"/>
              </w:rPr>
            </w:pPr>
          </w:p>
          <w:p w14:paraId="431606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158BC38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for="valor" value="Valor"/&gt;</w:t>
            </w:r>
          </w:p>
          <w:p w14:paraId="5561E2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&lt;p:inputNumber id="valor" value="#{conversorBean.valor}" decimalPlaces="4"/&gt;</w:t>
            </w:r>
          </w:p>
          <w:p w14:paraId="182ACF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18EC77A4">
            <w:pPr>
              <w:spacing w:before="0" w:after="0" w:line="240" w:lineRule="auto"/>
              <w:rPr>
                <w:rFonts w:hint="default" w:ascii="Courier New" w:hAnsi="Courier New" w:eastAsia="Courier New" w:cs="Courier New"/>
                <w:color w:val="000000"/>
                <w:sz w:val="16"/>
                <w:szCs w:val="16"/>
                <w:lang w:val="es-EC"/>
              </w:rPr>
            </w:pPr>
          </w:p>
          <w:p w14:paraId="5DE9E3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&lt;ui:include src="#{conversorBean.vistaUnidades}"/&gt;</w:t>
            </w:r>
          </w:p>
          <w:p w14:paraId="30ADBD94">
            <w:pPr>
              <w:spacing w:before="0" w:after="0" w:line="240" w:lineRule="auto"/>
              <w:rPr>
                <w:rFonts w:hint="default" w:ascii="Courier New" w:hAnsi="Courier New" w:eastAsia="Courier New" w:cs="Courier New"/>
                <w:color w:val="000000"/>
                <w:sz w:val="16"/>
                <w:szCs w:val="16"/>
                <w:lang w:val="es-EC"/>
              </w:rPr>
            </w:pPr>
          </w:p>
          <w:p w14:paraId="43B86C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&lt;p:commandButton value="Convertir"</w:t>
            </w:r>
          </w:p>
          <w:p w14:paraId="60F55C9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action="#{conversorBean.convertir}"</w:t>
            </w:r>
          </w:p>
          <w:p w14:paraId="16E9CC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update="@form"</w:t>
            </w:r>
          </w:p>
          <w:p w14:paraId="21523E4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ajax="true"</w:t>
            </w:r>
          </w:p>
          <w:p w14:paraId="3E6FFCF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styleClass="boton-login"/&gt;</w:t>
            </w:r>
          </w:p>
          <w:p w14:paraId="2484CFA2">
            <w:pPr>
              <w:spacing w:before="0" w:after="0" w:line="240" w:lineRule="auto"/>
              <w:rPr>
                <w:rFonts w:hint="default" w:ascii="Courier New" w:hAnsi="Courier New" w:eastAsia="Courier New" w:cs="Courier New"/>
                <w:color w:val="000000"/>
                <w:sz w:val="16"/>
                <w:szCs w:val="16"/>
                <w:lang w:val="es-EC"/>
              </w:rPr>
            </w:pPr>
          </w:p>
          <w:p w14:paraId="73FD52D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class="resultado"&gt;</w:t>
            </w:r>
          </w:p>
          <w:p w14:paraId="7F6FA3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&lt;h:outputText value="Resultado: #{conversorBean.resultado}"/&gt;</w:t>
            </w:r>
          </w:p>
          <w:p w14:paraId="7BFAD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5E8D4770">
            <w:pPr>
              <w:spacing w:before="0" w:after="0" w:line="240" w:lineRule="auto"/>
              <w:rPr>
                <w:rFonts w:hint="default" w:ascii="Courier New" w:hAnsi="Courier New" w:eastAsia="Courier New" w:cs="Courier New"/>
                <w:color w:val="000000"/>
                <w:sz w:val="16"/>
                <w:szCs w:val="16"/>
                <w:lang w:val="es-EC"/>
              </w:rPr>
            </w:pPr>
          </w:p>
          <w:p w14:paraId="0BBDD4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&lt;p:messages id="msg" showDetail="true" closable="true"/&gt;</w:t>
            </w:r>
          </w:p>
          <w:p w14:paraId="5F47897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7A29FB29">
            <w:pPr>
              <w:spacing w:before="0" w:after="0" w:line="240" w:lineRule="auto"/>
              <w:rPr>
                <w:rFonts w:hint="default" w:ascii="Courier New" w:hAnsi="Courier New" w:eastAsia="Courier New" w:cs="Courier New"/>
                <w:color w:val="000000"/>
                <w:sz w:val="16"/>
                <w:szCs w:val="16"/>
                <w:lang w:val="es-EC"/>
              </w:rPr>
            </w:pPr>
          </w:p>
          <w:p w14:paraId="09F3AF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257EB9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5F0E40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&lt;/html&gt;</w:t>
            </w:r>
          </w:p>
        </w:tc>
      </w:tr>
    </w:tbl>
    <w:p w14:paraId="24F2407F">
      <w:pPr>
        <w:rPr>
          <w:b/>
          <w:bCs/>
          <w:color w:val="243F61"/>
          <w:sz w:val="32"/>
          <w:szCs w:val="32"/>
        </w:rPr>
      </w:pPr>
      <w:r>
        <w:rPr>
          <w:b/>
          <w:bCs/>
          <w:color w:val="243F61"/>
          <w:sz w:val="32"/>
          <w:szCs w:val="32"/>
        </w:rPr>
        <w:t>EJECUCIÓN DEL CLIENTE DE WEB</w:t>
      </w:r>
    </w:p>
    <w:p w14:paraId="7CA105A6">
      <w:pPr>
        <w:pStyle w:val="3"/>
        <w:keepNext/>
        <w:jc w:val="center"/>
      </w:pPr>
      <w:bookmarkStart w:id="257" w:name="_ravx3sp74jix" w:colFirst="0" w:colLast="0"/>
      <w:bookmarkEnd w:id="257"/>
      <w:bookmarkStart w:id="258" w:name="_Toc13910"/>
      <w:bookmarkStart w:id="259" w:name="_Toc13244"/>
      <w:r>
        <w:drawing>
          <wp:inline distT="0" distB="0" distL="114300" distR="114300">
            <wp:extent cx="4540250" cy="2406015"/>
            <wp:effectExtent l="0" t="0" r="6350" b="6985"/>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
                    <pic:cNvPicPr>
                      <a:picLocks noChangeAspect="1"/>
                    </pic:cNvPicPr>
                  </pic:nvPicPr>
                  <pic:blipFill>
                    <a:blip r:embed="rId12"/>
                    <a:stretch>
                      <a:fillRect/>
                    </a:stretch>
                  </pic:blipFill>
                  <pic:spPr>
                    <a:xfrm>
                      <a:off x="0" y="0"/>
                      <a:ext cx="4540250" cy="2406015"/>
                    </a:xfrm>
                    <a:prstGeom prst="rect">
                      <a:avLst/>
                    </a:prstGeom>
                  </pic:spPr>
                </pic:pic>
              </a:graphicData>
            </a:graphic>
          </wp:inline>
        </w:drawing>
      </w:r>
      <w:bookmarkEnd w:id="258"/>
      <w:bookmarkEnd w:id="259"/>
    </w:p>
    <w:p w14:paraId="4862B661">
      <w:pPr>
        <w:pStyle w:val="5"/>
      </w:pPr>
      <w:bookmarkStart w:id="260" w:name="_Toc6216"/>
      <w:bookmarkStart w:id="261" w:name="_Toc5423"/>
      <w:r>
        <w:t xml:space="preserve">Figura </w:t>
      </w:r>
      <w:r>
        <w:rPr>
          <w:rFonts w:hint="default"/>
          <w:lang w:val="es-EC"/>
        </w:rPr>
        <w:t>58</w:t>
      </w:r>
      <w:r>
        <w:t>. Login - Cliente web</w:t>
      </w:r>
      <w:bookmarkEnd w:id="260"/>
      <w:bookmarkEnd w:id="261"/>
    </w:p>
    <w:p w14:paraId="616408F1"/>
    <w:p w14:paraId="0DFB717F">
      <w:pPr>
        <w:keepNext/>
        <w:jc w:val="center"/>
      </w:pPr>
      <w:r>
        <w:drawing>
          <wp:inline distT="0" distB="0" distL="114300" distR="114300">
            <wp:extent cx="5473065" cy="2818130"/>
            <wp:effectExtent l="0" t="0" r="635" b="1270"/>
            <wp:docPr id="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
                    <pic:cNvPicPr>
                      <a:picLocks noChangeAspect="1"/>
                    </pic:cNvPicPr>
                  </pic:nvPicPr>
                  <pic:blipFill>
                    <a:blip r:embed="rId90"/>
                    <a:stretch>
                      <a:fillRect/>
                    </a:stretch>
                  </pic:blipFill>
                  <pic:spPr>
                    <a:xfrm>
                      <a:off x="0" y="0"/>
                      <a:ext cx="5473065" cy="2818130"/>
                    </a:xfrm>
                    <a:prstGeom prst="rect">
                      <a:avLst/>
                    </a:prstGeom>
                  </pic:spPr>
                </pic:pic>
              </a:graphicData>
            </a:graphic>
          </wp:inline>
        </w:drawing>
      </w:r>
    </w:p>
    <w:p w14:paraId="023DC8D7">
      <w:pPr>
        <w:pStyle w:val="5"/>
      </w:pPr>
      <w:bookmarkStart w:id="262" w:name="_Toc8723"/>
      <w:bookmarkStart w:id="263" w:name="_Toc24703"/>
      <w:r>
        <w:t xml:space="preserve">Figura </w:t>
      </w:r>
      <w:r>
        <w:rPr>
          <w:rFonts w:hint="default"/>
          <w:lang w:val="es-EC"/>
        </w:rPr>
        <w:t>59</w:t>
      </w:r>
      <w:r>
        <w:t>. Pantalla de Conversiones - Cliente web</w:t>
      </w:r>
      <w:bookmarkEnd w:id="262"/>
      <w:bookmarkEnd w:id="263"/>
    </w:p>
    <w:p w14:paraId="174EA052">
      <w:pPr>
        <w:pStyle w:val="3"/>
      </w:pPr>
      <w:bookmarkStart w:id="264" w:name="_Toc26872"/>
      <w:bookmarkStart w:id="265" w:name="_Toc4355"/>
      <w:r>
        <w:t>CLIENTE MÓVIL</w:t>
      </w:r>
      <w:bookmarkEnd w:id="264"/>
      <w:bookmarkEnd w:id="265"/>
    </w:p>
    <w:p w14:paraId="3E6936D1">
      <w:pPr>
        <w:pStyle w:val="4"/>
      </w:pPr>
      <w:bookmarkStart w:id="266" w:name="_Toc19941"/>
      <w:bookmarkStart w:id="267" w:name="_Toc25550"/>
      <w:r>
        <w:t>CREACIÓN DEL PROYECTO</w:t>
      </w:r>
      <w:bookmarkEnd w:id="266"/>
      <w:bookmarkEnd w:id="267"/>
    </w:p>
    <w:p w14:paraId="6568D647">
      <w:r>
        <w:t xml:space="preserve">El proyecto se debe crear en Android Studio. Se selecciona la opción ‘New Project’, en la pantalla siguiente ‘Empty </w:t>
      </w:r>
      <w:r>
        <w:rPr>
          <w:rFonts w:hint="default"/>
          <w:lang w:val="es-EC"/>
        </w:rPr>
        <w:t xml:space="preserve">Views </w:t>
      </w:r>
      <w:r>
        <w:t xml:space="preserve">Activity’ y finalmente se configura el proyecto con nombre, ubicación y la opción ‘Kotlin’ en </w:t>
      </w:r>
      <w:r>
        <w:rPr>
          <w:i/>
          <w:iCs/>
        </w:rPr>
        <w:t xml:space="preserve">Build Configuration Laguaje. </w:t>
      </w:r>
      <w:r>
        <w:t>Finalizamos haciendo click en el botón ‘Finish’.</w:t>
      </w:r>
    </w:p>
    <w:p w14:paraId="3DE16471">
      <w:pPr>
        <w:keepNext/>
        <w:spacing w:after="0"/>
        <w:jc w:val="center"/>
      </w:pPr>
      <w:r>
        <w:drawing>
          <wp:inline distT="0" distB="0" distL="114300" distR="114300">
            <wp:extent cx="3865880" cy="2780030"/>
            <wp:effectExtent l="0" t="0" r="7620" b="127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pic:cNvPicPr>
                      <a:picLocks noChangeAspect="1"/>
                    </pic:cNvPicPr>
                  </pic:nvPicPr>
                  <pic:blipFill>
                    <a:blip r:embed="rId91"/>
                    <a:stretch>
                      <a:fillRect/>
                    </a:stretch>
                  </pic:blipFill>
                  <pic:spPr>
                    <a:xfrm>
                      <a:off x="0" y="0"/>
                      <a:ext cx="3865880" cy="2780030"/>
                    </a:xfrm>
                    <a:prstGeom prst="rect">
                      <a:avLst/>
                    </a:prstGeom>
                    <a:noFill/>
                    <a:ln>
                      <a:noFill/>
                    </a:ln>
                  </pic:spPr>
                </pic:pic>
              </a:graphicData>
            </a:graphic>
          </wp:inline>
        </w:drawing>
      </w:r>
    </w:p>
    <w:p w14:paraId="0699CE0B">
      <w:pPr>
        <w:pStyle w:val="5"/>
      </w:pPr>
      <w:bookmarkStart w:id="268" w:name="_Toc32509"/>
      <w:bookmarkStart w:id="269" w:name="_Toc11097"/>
      <w:r>
        <w:t xml:space="preserve">Figura </w:t>
      </w:r>
      <w:r>
        <w:rPr>
          <w:rFonts w:hint="default"/>
          <w:lang w:val="es-EC"/>
        </w:rPr>
        <w:t>60</w:t>
      </w:r>
      <w:r>
        <w:t xml:space="preserve">. </w:t>
      </w:r>
      <w:r>
        <w:rPr>
          <w:rFonts w:hint="default"/>
          <w:lang w:val="es-EC"/>
        </w:rPr>
        <w:t xml:space="preserve">Eleccion </w:t>
      </w:r>
      <w:r>
        <w:t>del</w:t>
      </w:r>
      <w:r>
        <w:rPr>
          <w:rFonts w:hint="default"/>
          <w:lang w:val="es-EC"/>
        </w:rPr>
        <w:t xml:space="preserve"> tipo de</w:t>
      </w:r>
      <w:r>
        <w:t xml:space="preserve"> proyecto - Cliente móvil</w:t>
      </w:r>
      <w:bookmarkEnd w:id="268"/>
      <w:bookmarkEnd w:id="269"/>
    </w:p>
    <w:p w14:paraId="6D01D7E3"/>
    <w:p w14:paraId="10ED02F8">
      <w:pPr>
        <w:keepNext/>
        <w:spacing w:after="0"/>
        <w:jc w:val="center"/>
      </w:pPr>
    </w:p>
    <w:p w14:paraId="01F14048">
      <w:pPr>
        <w:keepNext/>
        <w:spacing w:after="0"/>
        <w:jc w:val="center"/>
      </w:pPr>
      <w:r>
        <w:drawing>
          <wp:inline distT="0" distB="0" distL="114300" distR="114300">
            <wp:extent cx="4091940" cy="2962275"/>
            <wp:effectExtent l="0" t="0" r="10160" b="9525"/>
            <wp:docPr id="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
                    <pic:cNvPicPr>
                      <a:picLocks noChangeAspect="1"/>
                    </pic:cNvPicPr>
                  </pic:nvPicPr>
                  <pic:blipFill>
                    <a:blip r:embed="rId92"/>
                    <a:stretch>
                      <a:fillRect/>
                    </a:stretch>
                  </pic:blipFill>
                  <pic:spPr>
                    <a:xfrm>
                      <a:off x="0" y="0"/>
                      <a:ext cx="4091940" cy="2962275"/>
                    </a:xfrm>
                    <a:prstGeom prst="rect">
                      <a:avLst/>
                    </a:prstGeom>
                    <a:noFill/>
                    <a:ln>
                      <a:noFill/>
                    </a:ln>
                  </pic:spPr>
                </pic:pic>
              </a:graphicData>
            </a:graphic>
          </wp:inline>
        </w:drawing>
      </w:r>
    </w:p>
    <w:p w14:paraId="1F3BBF82">
      <w:pPr>
        <w:pStyle w:val="5"/>
      </w:pPr>
      <w:bookmarkStart w:id="270" w:name="_Toc26123"/>
      <w:bookmarkStart w:id="271" w:name="_Toc3618"/>
      <w:r>
        <w:t xml:space="preserve">Figura </w:t>
      </w:r>
      <w:r>
        <w:rPr>
          <w:rFonts w:hint="default"/>
          <w:lang w:val="es-EC"/>
        </w:rPr>
        <w:t>61</w:t>
      </w:r>
      <w:r>
        <w:t>. Configuración del proyecto - Cliente móvil</w:t>
      </w:r>
      <w:bookmarkEnd w:id="270"/>
      <w:bookmarkEnd w:id="271"/>
    </w:p>
    <w:p w14:paraId="522E9E4B">
      <w:pPr>
        <w:pStyle w:val="4"/>
      </w:pPr>
      <w:bookmarkStart w:id="272" w:name="_Toc13324"/>
      <w:bookmarkStart w:id="273" w:name="_Toc3577"/>
      <w:r>
        <w:t>ESTRUCTURA DEL PROYECTO</w:t>
      </w:r>
      <w:bookmarkEnd w:id="272"/>
      <w:bookmarkEnd w:id="273"/>
    </w:p>
    <w:p w14:paraId="617B7956">
      <w:r>
        <w:t>El desarrollo de la aplicación móvil en Android Studio se organizó bajo el patrón arquitectónico MVC (Modelo-Vista-Controlador). Para asegurar el desacoplamiento de la lógica, la vista y el consumo de red, se estructuró el proyecto en los paquetes model, view y controller.</w:t>
      </w:r>
    </w:p>
    <w:p w14:paraId="58EACD21">
      <w:pPr>
        <w:keepNext/>
        <w:spacing w:after="0"/>
        <w:jc w:val="center"/>
      </w:pPr>
      <w:r>
        <w:drawing>
          <wp:inline distT="0" distB="0" distL="114300" distR="114300">
            <wp:extent cx="1894840" cy="1198245"/>
            <wp:effectExtent l="0" t="0" r="10160" b="8255"/>
            <wp:docPr id="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3"/>
                    <pic:cNvPicPr>
                      <a:picLocks noChangeAspect="1"/>
                    </pic:cNvPicPr>
                  </pic:nvPicPr>
                  <pic:blipFill>
                    <a:blip r:embed="rId93"/>
                    <a:srcRect r="40967"/>
                    <a:stretch>
                      <a:fillRect/>
                    </a:stretch>
                  </pic:blipFill>
                  <pic:spPr>
                    <a:xfrm>
                      <a:off x="0" y="0"/>
                      <a:ext cx="1894840" cy="1198245"/>
                    </a:xfrm>
                    <a:prstGeom prst="rect">
                      <a:avLst/>
                    </a:prstGeom>
                    <a:noFill/>
                    <a:ln>
                      <a:noFill/>
                    </a:ln>
                  </pic:spPr>
                </pic:pic>
              </a:graphicData>
            </a:graphic>
          </wp:inline>
        </w:drawing>
      </w:r>
    </w:p>
    <w:p w14:paraId="42CC529D">
      <w:pPr>
        <w:pStyle w:val="5"/>
      </w:pPr>
      <w:bookmarkStart w:id="274" w:name="_Toc10743"/>
      <w:bookmarkStart w:id="275" w:name="_Toc22673"/>
      <w:r>
        <w:t xml:space="preserve">Figura </w:t>
      </w:r>
      <w:r>
        <w:rPr>
          <w:rFonts w:hint="default"/>
          <w:lang w:val="es-EC"/>
        </w:rPr>
        <w:t>63</w:t>
      </w:r>
      <w:r>
        <w:t>. Estructura del proyecto - Cliente móvil</w:t>
      </w:r>
      <w:bookmarkEnd w:id="274"/>
      <w:bookmarkEnd w:id="275"/>
    </w:p>
    <w:p w14:paraId="338A32E5">
      <w:pPr>
        <w:pStyle w:val="3"/>
      </w:pPr>
      <w:bookmarkStart w:id="276" w:name="_Toc11296"/>
      <w:bookmarkStart w:id="277" w:name="_Toc4705"/>
      <w:r>
        <w:t>CODIFICACIÓN DEL PROYECTO CLIENTE MÓVIL</w:t>
      </w:r>
      <w:bookmarkEnd w:id="276"/>
      <w:bookmarkEnd w:id="277"/>
    </w:p>
    <w:p w14:paraId="57CF3735">
      <w:pPr>
        <w:pStyle w:val="4"/>
      </w:pPr>
      <w:bookmarkStart w:id="278" w:name="_Toc11996"/>
      <w:bookmarkStart w:id="279" w:name="_Toc28760"/>
      <w:r>
        <w:t>CREACIÓN DE MODELOS</w:t>
      </w:r>
      <w:bookmarkEnd w:id="278"/>
      <w:bookmarkEnd w:id="279"/>
    </w:p>
    <w:p w14:paraId="4142B600">
      <w:pPr>
        <w:keepNext/>
        <w:spacing w:after="0"/>
        <w:jc w:val="center"/>
      </w:pPr>
      <w:r>
        <w:drawing>
          <wp:inline distT="0" distB="0" distL="114300" distR="114300">
            <wp:extent cx="1590040" cy="2343785"/>
            <wp:effectExtent l="0" t="0" r="10160" b="5715"/>
            <wp:docPr id="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
                    <pic:cNvPicPr>
                      <a:picLocks noChangeAspect="1"/>
                    </pic:cNvPicPr>
                  </pic:nvPicPr>
                  <pic:blipFill>
                    <a:blip r:embed="rId94"/>
                    <a:stretch>
                      <a:fillRect/>
                    </a:stretch>
                  </pic:blipFill>
                  <pic:spPr>
                    <a:xfrm>
                      <a:off x="0" y="0"/>
                      <a:ext cx="1590040" cy="2343785"/>
                    </a:xfrm>
                    <a:prstGeom prst="rect">
                      <a:avLst/>
                    </a:prstGeom>
                    <a:noFill/>
                    <a:ln>
                      <a:noFill/>
                    </a:ln>
                  </pic:spPr>
                </pic:pic>
              </a:graphicData>
            </a:graphic>
          </wp:inline>
        </w:drawing>
      </w:r>
    </w:p>
    <w:p w14:paraId="1F55B4B2">
      <w:pPr>
        <w:pStyle w:val="5"/>
      </w:pPr>
      <w:bookmarkStart w:id="280" w:name="_Toc11316"/>
      <w:bookmarkStart w:id="281" w:name="_Toc27566"/>
      <w:r>
        <w:t xml:space="preserve">Figura </w:t>
      </w:r>
      <w:r>
        <w:rPr>
          <w:rFonts w:hint="default"/>
          <w:lang w:val="es-EC"/>
        </w:rPr>
        <w:t>62</w:t>
      </w:r>
      <w:r>
        <w:t>. Creación de modelos - Cliente móvil</w:t>
      </w:r>
      <w:bookmarkEnd w:id="280"/>
      <w:bookmarkEnd w:id="281"/>
    </w:p>
    <w:p w14:paraId="00E497AD">
      <w:pPr>
        <w:rPr>
          <w:rFonts w:hint="default"/>
          <w:lang w:val="es-EC"/>
        </w:rPr>
      </w:pPr>
      <w:r>
        <w:t xml:space="preserve">En el paquete model se crearon las clases necesarias </w:t>
      </w:r>
      <w:r>
        <w:rPr>
          <w:rFonts w:hint="default"/>
          <w:lang w:val="es-EC"/>
        </w:rPr>
        <w:t>para representar las diferentes unidades en las vistas, realizar las peticiones y capturar las respuestas del servidor. Así como las configuraciones de red y seguridad para la conexión con el servidor.</w:t>
      </w:r>
    </w:p>
    <w:p w14:paraId="351264DA">
      <w:pPr>
        <w:rPr>
          <w:rFonts w:hint="default"/>
          <w:lang w:val="es-EC"/>
        </w:rPr>
      </w:pPr>
      <w:r>
        <w:rPr>
          <w:rFonts w:hint="default"/>
          <w:lang w:val="es-EC"/>
        </w:rPr>
        <w:t>La clase SoapClient permitió crear el canal de conexión al servidor, para realizar el envío de peticiones provenientes de los controladores. Además incorporó las clases TlsInseguro para manejar conexión HTTPS y SessionStorage para almacenar el token de sesión y usarlo en peticiones protegidas.</w:t>
      </w:r>
    </w:p>
    <w:p w14:paraId="04116BA9">
      <w:pPr>
        <w:pStyle w:val="6"/>
        <w:rPr>
          <w:rFonts w:hint="default"/>
          <w:lang w:val="es-EC"/>
        </w:rPr>
      </w:pPr>
      <w:bookmarkStart w:id="282" w:name="_Toc32757"/>
      <w:bookmarkStart w:id="283" w:name="_Toc21420"/>
      <w:r>
        <w:t xml:space="preserve">Tabla </w:t>
      </w:r>
      <w:r>
        <w:rPr>
          <w:rFonts w:hint="default"/>
          <w:lang w:val="es-EC"/>
        </w:rPr>
        <w:t>59</w:t>
      </w:r>
      <w:r>
        <w:t xml:space="preserve">. </w:t>
      </w:r>
      <w:r>
        <w:rPr>
          <w:rFonts w:hint="default"/>
          <w:lang w:val="es-EC"/>
        </w:rPr>
        <w:t>Clase</w:t>
      </w:r>
      <w:r>
        <w:t xml:space="preserve"> </w:t>
      </w:r>
      <w:r>
        <w:rPr>
          <w:rFonts w:hint="default"/>
          <w:lang w:val="es-EC"/>
        </w:rPr>
        <w:t xml:space="preserve">SoapClient </w:t>
      </w:r>
      <w:r>
        <w:t xml:space="preserve">- Cliente </w:t>
      </w:r>
      <w:r>
        <w:rPr>
          <w:rFonts w:hint="default"/>
          <w:lang w:val="es-EC"/>
        </w:rPr>
        <w:t>móvil</w:t>
      </w:r>
      <w:bookmarkEnd w:id="282"/>
      <w:bookmarkEnd w:id="283"/>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FEBF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1CFE7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ec.edu.monster.model.network</w:t>
            </w:r>
          </w:p>
          <w:p w14:paraId="2F32605F">
            <w:pPr>
              <w:spacing w:before="0" w:after="0" w:line="240" w:lineRule="auto"/>
              <w:rPr>
                <w:rFonts w:hint="default" w:ascii="Courier New" w:hAnsi="Courier New" w:eastAsia="Courier New" w:cs="Courier New"/>
                <w:color w:val="000000"/>
                <w:sz w:val="16"/>
                <w:szCs w:val="16"/>
                <w:lang w:val="es-EC"/>
              </w:rPr>
            </w:pPr>
          </w:p>
          <w:p w14:paraId="0DEB94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android.util.Log</w:t>
            </w:r>
          </w:p>
          <w:p w14:paraId="552EEB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ec.edu.monster.model.SoapConfig</w:t>
            </w:r>
          </w:p>
          <w:p w14:paraId="7168AB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ec.edu.monster.model.seguridad.TlsInseguro</w:t>
            </w:r>
          </w:p>
          <w:p w14:paraId="1C5F63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java.io.StringReader</w:t>
            </w:r>
          </w:p>
          <w:p w14:paraId="150354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java.net.HttpURLConnection</w:t>
            </w:r>
          </w:p>
          <w:p w14:paraId="780156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java.net.URL</w:t>
            </w:r>
          </w:p>
          <w:p w14:paraId="37A163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org.xmlpull.v1.XmlPullParser</w:t>
            </w:r>
          </w:p>
          <w:p w14:paraId="5645184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org.xmlpull.v1.XmlPullParserFactory</w:t>
            </w:r>
          </w:p>
          <w:p w14:paraId="065BB666">
            <w:pPr>
              <w:spacing w:before="0" w:after="0" w:line="240" w:lineRule="auto"/>
              <w:rPr>
                <w:rFonts w:hint="default" w:ascii="Courier New" w:hAnsi="Courier New" w:eastAsia="Courier New" w:cs="Courier New"/>
                <w:color w:val="000000"/>
                <w:sz w:val="16"/>
                <w:szCs w:val="16"/>
                <w:lang w:val="es-EC"/>
              </w:rPr>
            </w:pPr>
          </w:p>
          <w:p w14:paraId="0A891A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Error de red o de protocolo SOAP (incluye SOAP Fault). */</w:t>
            </w:r>
          </w:p>
          <w:p w14:paraId="062253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open class SoapException(message: String, cause: Throwable? = null) : Exception(message, cause)</w:t>
            </w:r>
          </w:p>
          <w:p w14:paraId="7B3617EA">
            <w:pPr>
              <w:spacing w:before="0" w:after="0" w:line="240" w:lineRule="auto"/>
              <w:rPr>
                <w:rFonts w:hint="default" w:ascii="Courier New" w:hAnsi="Courier New" w:eastAsia="Courier New" w:cs="Courier New"/>
                <w:color w:val="000000"/>
                <w:sz w:val="16"/>
                <w:szCs w:val="16"/>
                <w:lang w:val="es-EC"/>
              </w:rPr>
            </w:pPr>
          </w:p>
          <w:p w14:paraId="30B990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El token venció o es inválido: hay que iniciar sesión de nuevo. */</w:t>
            </w:r>
          </w:p>
          <w:p w14:paraId="0A8F58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SessionExpiredException(message: String) : SoapException(message)</w:t>
            </w:r>
          </w:p>
          <w:p w14:paraId="321355EF">
            <w:pPr>
              <w:spacing w:before="0" w:after="0" w:line="240" w:lineRule="auto"/>
              <w:rPr>
                <w:rFonts w:hint="default" w:ascii="Courier New" w:hAnsi="Courier New" w:eastAsia="Courier New" w:cs="Courier New"/>
                <w:color w:val="000000"/>
                <w:sz w:val="16"/>
                <w:szCs w:val="16"/>
                <w:lang w:val="es-EC"/>
              </w:rPr>
            </w:pPr>
          </w:p>
          <w:p w14:paraId="5AEEDF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7F6183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Cliente SOAP mínimo basado en HttpURLConnection, sin librerías externas.</w:t>
            </w:r>
          </w:p>
          <w:p w14:paraId="019D323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Debe llamarse desde un hilo de fondo (nunca desde el hilo principal).</w:t>
            </w:r>
          </w:p>
          <w:p w14:paraId="27657A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2E25F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SoapClient(</w:t>
            </w:r>
          </w:p>
          <w:p w14:paraId="3C66EA6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endpoint: String = SoapConfig.ENDPOINT,</w:t>
            </w:r>
          </w:p>
          <w:p w14:paraId="2D0AC2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namespace: String = SoapConfig.NAMESPACE,</w:t>
            </w:r>
          </w:p>
          <w:p w14:paraId="3E2418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security: String = SoapConfig.SOAP_SECURITY_NAMESPACE</w:t>
            </w:r>
          </w:p>
          <w:p w14:paraId="3FEBFF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w:t>
            </w:r>
          </w:p>
          <w:p w14:paraId="338D8B72">
            <w:pPr>
              <w:spacing w:before="0" w:after="0" w:line="240" w:lineRule="auto"/>
              <w:rPr>
                <w:rFonts w:hint="default" w:ascii="Courier New" w:hAnsi="Courier New" w:eastAsia="Courier New" w:cs="Courier New"/>
                <w:color w:val="000000"/>
                <w:sz w:val="16"/>
                <w:szCs w:val="16"/>
                <w:lang w:val="es-EC"/>
              </w:rPr>
            </w:pPr>
          </w:p>
          <w:p w14:paraId="657CB8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Devuelve el token UUID. El login es la única operación que no lleva token. */</w:t>
            </w:r>
          </w:p>
          <w:p w14:paraId="1098B1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login(usuario: String, contrasenia: String): String =</w:t>
            </w:r>
          </w:p>
          <w:p w14:paraId="150356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call("login", listOf("usuario" to usuario, "contrasenia" to contrasenia))</w:t>
            </w:r>
          </w:p>
          <w:p w14:paraId="74A6E667">
            <w:pPr>
              <w:spacing w:before="0" w:after="0" w:line="240" w:lineRule="auto"/>
              <w:rPr>
                <w:rFonts w:hint="default" w:ascii="Courier New" w:hAnsi="Courier New" w:eastAsia="Courier New" w:cs="Courier New"/>
                <w:color w:val="000000"/>
                <w:sz w:val="16"/>
                <w:szCs w:val="16"/>
                <w:lang w:val="es-EC"/>
              </w:rPr>
            </w:pPr>
          </w:p>
          <w:p w14:paraId="0A6CA9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Llama a convertirLongitud / convertirMasa / convertirTemperatura enviando el token en el header. */</w:t>
            </w:r>
          </w:p>
          <w:p w14:paraId="579088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convert(</w:t>
            </w:r>
          </w:p>
          <w:p w14:paraId="30CF744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operacion: String,</w:t>
            </w:r>
          </w:p>
          <w:p w14:paraId="3C4CE5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valor: Double,</w:t>
            </w:r>
          </w:p>
          <w:p w14:paraId="2C9919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unidadInicial: String,</w:t>
            </w:r>
          </w:p>
          <w:p w14:paraId="1ED61E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unidadFinal: String,</w:t>
            </w:r>
          </w:p>
          <w:p w14:paraId="7DE888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token: String?</w:t>
            </w:r>
          </w:p>
          <w:p w14:paraId="3032D2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Double {</w:t>
            </w:r>
          </w:p>
          <w:p w14:paraId="1D1E56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text = call(</w:t>
            </w:r>
          </w:p>
          <w:p w14:paraId="349E80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operacion,</w:t>
            </w:r>
          </w:p>
          <w:p w14:paraId="0A1CC04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listOf(</w:t>
            </w:r>
          </w:p>
          <w:p w14:paraId="0C0299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"valor" to valor.toString(),</w:t>
            </w:r>
          </w:p>
          <w:p w14:paraId="6B731E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"unidadInicial" to unidadInicial,</w:t>
            </w:r>
          </w:p>
          <w:p w14:paraId="533E2A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"unidadFinal" to unidadFinal</w:t>
            </w:r>
          </w:p>
          <w:p w14:paraId="554801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DB1DE2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token</w:t>
            </w:r>
          </w:p>
          <w:p w14:paraId="6FD2BF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96882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text.toDoubleOrNull() ?: throw SoapException("Respuesta inválida del servidor: $text")</w:t>
            </w:r>
          </w:p>
          <w:p w14:paraId="235831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036A87">
            <w:pPr>
              <w:spacing w:before="0" w:after="0" w:line="240" w:lineRule="auto"/>
              <w:rPr>
                <w:rFonts w:hint="default" w:ascii="Courier New" w:hAnsi="Courier New" w:eastAsia="Courier New" w:cs="Courier New"/>
                <w:color w:val="000000"/>
                <w:sz w:val="16"/>
                <w:szCs w:val="16"/>
                <w:lang w:val="es-EC"/>
              </w:rPr>
            </w:pPr>
          </w:p>
          <w:p w14:paraId="3A75B8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E2F18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Envía &lt;ws:operation&gt; con los parámetros dados y devuelve el texto de &lt;return&gt;.</w:t>
            </w:r>
          </w:p>
          <w:p w14:paraId="15E690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 [token] no es null, va en &lt;soapenv:Header&gt;&lt;seg:token&gt;.</w:t>
            </w:r>
          </w:p>
          <w:p w14:paraId="101C7F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4F6B7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call(operation: String, params: List&lt;Pair&lt;String, String&gt;&gt;, token: String? = null): String {</w:t>
            </w:r>
          </w:p>
          <w:p w14:paraId="6C5721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header = if (token != null) {</w:t>
            </w:r>
          </w:p>
          <w:p w14:paraId="534AF0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"&lt;soapenv:Header&gt;\n    &lt;seg:token&gt;${escapeXml(token)}&lt;/seg:token&gt;\n  &lt;/soapenv:Header&gt;"</w:t>
            </w:r>
          </w:p>
          <w:p w14:paraId="43CADE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else {</w:t>
            </w:r>
          </w:p>
          <w:p w14:paraId="482A99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"&lt;soapenv:Header/&gt;"</w:t>
            </w:r>
          </w:p>
          <w:p w14:paraId="1A810A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D539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body = params.joinToString("\n") { (name, value) -&gt;</w:t>
            </w:r>
          </w:p>
          <w:p w14:paraId="6D6177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&lt;$name&gt;${escapeXml(value)}&lt;/$name&gt;"</w:t>
            </w:r>
          </w:p>
          <w:p w14:paraId="11BDE3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2D97C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envelope = """&lt;?xml version="1.0" encoding="UTF-8"?&gt;</w:t>
            </w:r>
          </w:p>
          <w:p w14:paraId="392377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&lt;soapenv:Envelope xmlns:soapenv="http://schemas.xmlsoap.org/soap/envelope/" xmlns:ws="$namespace" xmlns:seg="$security"&gt;</w:t>
            </w:r>
          </w:p>
          <w:p w14:paraId="63B0B8F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$header</w:t>
            </w:r>
          </w:p>
          <w:p w14:paraId="249D2DA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&lt;soapenv:Body&gt;</w:t>
            </w:r>
          </w:p>
          <w:p w14:paraId="1B692CE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&lt;ws:$operation&gt;</w:t>
            </w:r>
          </w:p>
          <w:p w14:paraId="0D3AA88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$body</w:t>
            </w:r>
          </w:p>
          <w:p w14:paraId="20C05B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&lt;/ws:$operation&gt;</w:t>
            </w:r>
          </w:p>
          <w:p w14:paraId="3D207F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&lt;/soapenv:Body&gt;</w:t>
            </w:r>
          </w:p>
          <w:p w14:paraId="71349D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&lt;/soapenv:Envelope&gt;"""</w:t>
            </w:r>
          </w:p>
          <w:p w14:paraId="3AF2E8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parseReturn(post(envelope))</w:t>
            </w:r>
          </w:p>
          <w:p w14:paraId="6B52D88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6480DD1">
            <w:pPr>
              <w:spacing w:before="0" w:after="0" w:line="240" w:lineRule="auto"/>
              <w:rPr>
                <w:rFonts w:hint="default" w:ascii="Courier New" w:hAnsi="Courier New" w:eastAsia="Courier New" w:cs="Courier New"/>
                <w:color w:val="000000"/>
                <w:sz w:val="16"/>
                <w:szCs w:val="16"/>
                <w:lang w:val="es-EC"/>
              </w:rPr>
            </w:pPr>
          </w:p>
          <w:p w14:paraId="0D8BAC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post(body: String): String {</w:t>
            </w:r>
          </w:p>
          <w:p w14:paraId="6459AC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url = URL(endpoint)</w:t>
            </w:r>
          </w:p>
          <w:p w14:paraId="31C98F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conn = (url.openConnection() as HttpURLConnection).apply {</w:t>
            </w:r>
          </w:p>
          <w:p w14:paraId="1B68CC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requestMethod = "POST"</w:t>
            </w:r>
          </w:p>
          <w:p w14:paraId="24F08B7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connectTimeout = 10_000</w:t>
            </w:r>
          </w:p>
          <w:p w14:paraId="589862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readTimeout = 15_000</w:t>
            </w:r>
          </w:p>
          <w:p w14:paraId="650CC5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doOutput = true</w:t>
            </w:r>
          </w:p>
          <w:p w14:paraId="78BB0AB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setRequestProperty("Content-Type", "text/xml; charset=utf-8")</w:t>
            </w:r>
          </w:p>
          <w:p w14:paraId="0772A3E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setRequestProperty("SOAPAction", "\"\"")   // el WSDL declara soapAction=""</w:t>
            </w:r>
          </w:p>
          <w:p w14:paraId="7B76DD3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9936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TlsInseguro.aplicarA(conn, url.host)           // solo debug; en release no hace nada</w:t>
            </w:r>
          </w:p>
          <w:p w14:paraId="3229A5C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36AD12E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conn.outputStream.use { it.write(body.toByteArray(Charsets.UTF_8)) }</w:t>
            </w:r>
          </w:p>
          <w:p w14:paraId="049AFE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Los SOAP Fault llegan con HTTP 500 pero con cuerpo XML útil.</w:t>
            </w:r>
          </w:p>
          <w:p w14:paraId="6A904B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stream = if (conn.responseCode in 200..299) conn.inputStream else conn.errorStream</w:t>
            </w:r>
          </w:p>
          <w:p w14:paraId="7994A0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text = stream?.bufferedReader(Charsets.UTF_8)?.use { it.readText() }.orEmpty()</w:t>
            </w:r>
          </w:p>
          <w:p w14:paraId="263315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(text.isBlank()) throw SoapException("Respuesta vacía (HTTP ${conn.responseCode})")</w:t>
            </w:r>
          </w:p>
          <w:p w14:paraId="18EB1FA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text</w:t>
            </w:r>
          </w:p>
          <w:p w14:paraId="5B98BC6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SoapException) {</w:t>
            </w:r>
          </w:p>
          <w:p w14:paraId="1609FD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e</w:t>
            </w:r>
          </w:p>
          <w:p w14:paraId="05C0C0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Exception) {</w:t>
            </w:r>
          </w:p>
          <w:p w14:paraId="0FB82B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Log.e("SoapClient", "Fallo SOAP hacia $endpoint", e)</w:t>
            </w:r>
          </w:p>
          <w:p w14:paraId="797E2F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SoapException("No se pudo conectar con el servidor", e)</w:t>
            </w:r>
          </w:p>
          <w:p w14:paraId="61AC33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finally {</w:t>
            </w:r>
          </w:p>
          <w:p w14:paraId="3783E0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conn.disconnect()</w:t>
            </w:r>
          </w:p>
          <w:p w14:paraId="2B9412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D9A7D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0A6BCF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Extrae &lt;token&gt; o lanza SoapException si hay &lt;faultstring&gt;. */</w:t>
            </w:r>
          </w:p>
          <w:p w14:paraId="2C0F1F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Extrae &lt;return&gt; (JAX-WS) o &lt;token&gt;; lanza SoapException si hay &lt;faultstring&gt;. */</w:t>
            </w:r>
          </w:p>
          <w:p w14:paraId="764B41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parseReturn(xml: String): String {</w:t>
            </w:r>
          </w:p>
          <w:p w14:paraId="6E38B4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parser = XmlPullParserFactory.newInstance().newPullParser()</w:t>
            </w:r>
          </w:p>
          <w:p w14:paraId="472C86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parser.setInput(StringReader(xml))</w:t>
            </w:r>
          </w:p>
          <w:p w14:paraId="067AE8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var result: String? = null</w:t>
            </w:r>
          </w:p>
          <w:p w14:paraId="28E68C4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var fault: String? = null</w:t>
            </w:r>
          </w:p>
          <w:p w14:paraId="6556F2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var event = parser.eventType</w:t>
            </w:r>
          </w:p>
          <w:p w14:paraId="0213DD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while (event != XmlPullParser.END_DOCUMENT) {</w:t>
            </w:r>
          </w:p>
          <w:p w14:paraId="2A48B9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(event == XmlPullParser.START_TAG) {</w:t>
            </w:r>
          </w:p>
          <w:p w14:paraId="09F88F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when (parser.name) {</w:t>
            </w:r>
          </w:p>
          <w:p w14:paraId="2123BD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"token" -&gt; result = parser.nextText().trim()</w:t>
            </w:r>
          </w:p>
          <w:p w14:paraId="11CE07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"faultstring" -&gt; fault = parser.nextText().trim()</w:t>
            </w:r>
          </w:p>
          <w:p w14:paraId="5E40C2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858DD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F122B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event = parser.next()</w:t>
            </w:r>
          </w:p>
          <w:p w14:paraId="241B2B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43910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fault?.let {</w:t>
            </w:r>
          </w:p>
          <w:p w14:paraId="6DFF45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if (isSessionExpired(it)) SessionExpiredException(it) else SoapException(it)</w:t>
            </w:r>
          </w:p>
          <w:p w14:paraId="6486D2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B99BE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result?.takeIf { it.isNotEmpty() }</w:t>
            </w:r>
          </w:p>
          <w:p w14:paraId="49F458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throw SoapException("La respuesta no contiene un resultado")</w:t>
            </w:r>
          </w:p>
          <w:p w14:paraId="4E0320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2F44DA2">
            <w:pPr>
              <w:spacing w:before="0" w:after="0" w:line="240" w:lineRule="auto"/>
              <w:rPr>
                <w:rFonts w:hint="default" w:ascii="Courier New" w:hAnsi="Courier New" w:eastAsia="Courier New" w:cs="Courier New"/>
                <w:color w:val="000000"/>
                <w:sz w:val="16"/>
                <w:szCs w:val="16"/>
                <w:lang w:val="es-EC"/>
              </w:rPr>
            </w:pPr>
          </w:p>
          <w:p w14:paraId="3393871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isSessionExpired(fault: String): Boolean {</w:t>
            </w:r>
          </w:p>
          <w:p w14:paraId="362374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f = fault.lowercase()</w:t>
            </w:r>
          </w:p>
          <w:p w14:paraId="7E9DDF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f.contains("token") &amp;&amp; f.contains("expirado")</w:t>
            </w:r>
          </w:p>
          <w:p w14:paraId="5C1921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C1B376A">
            <w:pPr>
              <w:spacing w:before="0" w:after="0" w:line="240" w:lineRule="auto"/>
              <w:rPr>
                <w:rFonts w:hint="default" w:ascii="Courier New" w:hAnsi="Courier New" w:eastAsia="Courier New" w:cs="Courier New"/>
                <w:color w:val="000000"/>
                <w:sz w:val="16"/>
                <w:szCs w:val="16"/>
                <w:lang w:val="es-EC"/>
              </w:rPr>
            </w:pPr>
          </w:p>
          <w:p w14:paraId="56F16D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escapeXml(s: String) = s</w:t>
            </w:r>
          </w:p>
          <w:p w14:paraId="5E019D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.replace("&amp;", "&amp;amp;")</w:t>
            </w:r>
          </w:p>
          <w:p w14:paraId="48522F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.replace("&lt;", "&amp;lt;")</w:t>
            </w:r>
          </w:p>
          <w:p w14:paraId="116C07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.replace("&gt;", "&amp;gt;")</w:t>
            </w:r>
          </w:p>
          <w:p w14:paraId="574D79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 "&amp;quot;")</w:t>
            </w:r>
          </w:p>
          <w:p w14:paraId="178FBE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 "&amp;apos;")</w:t>
            </w:r>
          </w:p>
          <w:p w14:paraId="0ACC72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6C3E73C3">
      <w:pPr>
        <w:pStyle w:val="6"/>
        <w:rPr>
          <w:rFonts w:hint="default"/>
          <w:lang w:val="es-EC"/>
        </w:rPr>
      </w:pPr>
      <w:bookmarkStart w:id="284" w:name="_Toc19458"/>
      <w:bookmarkStart w:id="285" w:name="_Toc163"/>
      <w:r>
        <w:t xml:space="preserve">Tabla </w:t>
      </w:r>
      <w:r>
        <w:rPr>
          <w:rFonts w:hint="default"/>
          <w:lang w:val="es-EC"/>
        </w:rPr>
        <w:t>60</w:t>
      </w:r>
      <w:r>
        <w:t xml:space="preserve">. </w:t>
      </w:r>
      <w:r>
        <w:rPr>
          <w:rFonts w:hint="default"/>
          <w:lang w:val="es-EC"/>
        </w:rPr>
        <w:t>Clase</w:t>
      </w:r>
      <w:r>
        <w:t xml:space="preserve"> </w:t>
      </w:r>
      <w:r>
        <w:rPr>
          <w:rFonts w:hint="default"/>
          <w:lang w:val="es-EC"/>
        </w:rPr>
        <w:t>TlsInseguro</w:t>
      </w:r>
      <w:r>
        <w:t xml:space="preserve">- Cliente </w:t>
      </w:r>
      <w:r>
        <w:rPr>
          <w:rFonts w:hint="default"/>
          <w:lang w:val="es-EC"/>
        </w:rPr>
        <w:t>móvil</w:t>
      </w:r>
      <w:bookmarkEnd w:id="284"/>
      <w:bookmarkEnd w:id="285"/>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8CF3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984ECD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ec.edu.monster.model.seguridad</w:t>
            </w:r>
          </w:p>
          <w:p w14:paraId="5F99E6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java.net.HttpURLConnection</w:t>
            </w:r>
          </w:p>
          <w:p w14:paraId="1E01EFA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java.security.SecureRandom</w:t>
            </w:r>
          </w:p>
          <w:p w14:paraId="30074E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java.security.cert.X509Certificate</w:t>
            </w:r>
          </w:p>
          <w:p w14:paraId="74F2DA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javax.net.ssl.HostnameVerifier</w:t>
            </w:r>
          </w:p>
          <w:p w14:paraId="51D685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javax.net.ssl.HttpsURLConnection</w:t>
            </w:r>
          </w:p>
          <w:p w14:paraId="2C01A7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javax.net.ssl.SSLContext</w:t>
            </w:r>
          </w:p>
          <w:p w14:paraId="2160A6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javax.net.ssl.X509TrustManager</w:t>
            </w:r>
          </w:p>
          <w:p w14:paraId="143F8768">
            <w:pPr>
              <w:spacing w:before="0" w:after="0" w:line="240" w:lineRule="auto"/>
              <w:rPr>
                <w:rFonts w:hint="default" w:ascii="Courier New" w:hAnsi="Courier New" w:eastAsia="Courier New" w:cs="Courier New"/>
                <w:color w:val="000000"/>
                <w:sz w:val="16"/>
                <w:szCs w:val="16"/>
                <w:lang w:val="es-EC"/>
              </w:rPr>
            </w:pPr>
          </w:p>
          <w:p w14:paraId="0E7DCE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object TlsInseguro {</w:t>
            </w:r>
          </w:p>
          <w:p w14:paraId="56656A56">
            <w:pPr>
              <w:spacing w:before="0" w:after="0" w:line="240" w:lineRule="auto"/>
              <w:rPr>
                <w:rFonts w:hint="default" w:ascii="Courier New" w:hAnsi="Courier New" w:eastAsia="Courier New" w:cs="Courier New"/>
                <w:color w:val="000000"/>
                <w:sz w:val="16"/>
                <w:szCs w:val="16"/>
                <w:lang w:val="es-EC"/>
              </w:rPr>
            </w:pPr>
          </w:p>
          <w:p w14:paraId="7EC1CA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confianzaTotal = object : X509TrustManager {</w:t>
            </w:r>
          </w:p>
          <w:p w14:paraId="59E09A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getAcceptedIssuers(): Array&lt;X509Certificate&gt; = emptyArray()</w:t>
            </w:r>
          </w:p>
          <w:p w14:paraId="7D0884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checkClientTrusted(chain: Array&lt;X509Certificate&gt;, authType: String) {}</w:t>
            </w:r>
          </w:p>
          <w:p w14:paraId="08CAF4D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checkServerTrusted(chain: Array&lt;X509Certificate&gt;, authType: String) {}</w:t>
            </w:r>
          </w:p>
          <w:p w14:paraId="52F136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9C481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socketFactory by lazy {</w:t>
            </w:r>
          </w:p>
          <w:p w14:paraId="60260E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SSLContext.getInstance("TLS").apply {</w:t>
            </w:r>
          </w:p>
          <w:p w14:paraId="05473F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init(null, arrayOf(confianzaTotal), SecureRandom())</w:t>
            </w:r>
          </w:p>
          <w:p w14:paraId="51E883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}.socketFactory</w:t>
            </w:r>
          </w:p>
          <w:p w14:paraId="7D297E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C7BD9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aplicarA(conn: HttpURLConnection, hostPermitido: String) {</w:t>
            </w:r>
          </w:p>
          <w:p w14:paraId="00E54A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(conn !is HttpsURLConnection) return</w:t>
            </w:r>
          </w:p>
          <w:p w14:paraId="2A8C4E8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conn.sslSocketFactory = socketFactory</w:t>
            </w:r>
          </w:p>
          <w:p w14:paraId="2EC6A7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conn.hostnameVerifier = HostnameVerifier { host, _ -&gt; host == hostPermitido }</w:t>
            </w:r>
          </w:p>
          <w:p w14:paraId="60C0C1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BD13B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060B257">
      <w:pPr>
        <w:rPr>
          <w:rFonts w:hint="default"/>
          <w:lang w:val="es-EC"/>
        </w:rPr>
      </w:pPr>
    </w:p>
    <w:p w14:paraId="59F80A6E">
      <w:pPr>
        <w:pStyle w:val="6"/>
        <w:rPr>
          <w:rFonts w:hint="default"/>
          <w:lang w:val="es-EC"/>
        </w:rPr>
      </w:pPr>
      <w:bookmarkStart w:id="286" w:name="_Toc20957"/>
      <w:bookmarkStart w:id="287" w:name="_Toc12828"/>
      <w:r>
        <w:t xml:space="preserve">Tabla </w:t>
      </w:r>
      <w:r>
        <w:rPr>
          <w:rFonts w:hint="default"/>
          <w:lang w:val="es-EC"/>
        </w:rPr>
        <w:t>61</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bookmarkEnd w:id="286"/>
      <w:bookmarkEnd w:id="287"/>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79D1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93E3F2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ec.edu.monster.model.storage</w:t>
            </w:r>
          </w:p>
          <w:p w14:paraId="3221CEFD">
            <w:pPr>
              <w:spacing w:before="0" w:after="0" w:line="240" w:lineRule="auto"/>
              <w:rPr>
                <w:rFonts w:hint="default" w:ascii="Courier New" w:hAnsi="Courier New" w:eastAsia="Courier New" w:cs="Courier New"/>
                <w:color w:val="000000"/>
                <w:sz w:val="16"/>
                <w:szCs w:val="16"/>
                <w:lang w:val="es-EC"/>
              </w:rPr>
            </w:pPr>
          </w:p>
          <w:p w14:paraId="753EAF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android.content.Context</w:t>
            </w:r>
          </w:p>
          <w:p w14:paraId="55D5CB75">
            <w:pPr>
              <w:spacing w:before="0" w:after="0" w:line="240" w:lineRule="auto"/>
              <w:rPr>
                <w:rFonts w:hint="default" w:ascii="Courier New" w:hAnsi="Courier New" w:eastAsia="Courier New" w:cs="Courier New"/>
                <w:color w:val="000000"/>
                <w:sz w:val="16"/>
                <w:szCs w:val="16"/>
                <w:lang w:val="es-EC"/>
              </w:rPr>
            </w:pPr>
          </w:p>
          <w:p w14:paraId="020A98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SessionStore(context: Context) {</w:t>
            </w:r>
          </w:p>
          <w:p w14:paraId="602161C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prefs = context.getSharedPreferences("session", Context.MODE_PRIVATE)</w:t>
            </w:r>
          </w:p>
          <w:p w14:paraId="3CF48D59">
            <w:pPr>
              <w:spacing w:before="0" w:after="0" w:line="240" w:lineRule="auto"/>
              <w:rPr>
                <w:rFonts w:hint="default" w:ascii="Courier New" w:hAnsi="Courier New" w:eastAsia="Courier New" w:cs="Courier New"/>
                <w:color w:val="000000"/>
                <w:sz w:val="16"/>
                <w:szCs w:val="16"/>
                <w:lang w:val="es-EC"/>
              </w:rPr>
            </w:pPr>
          </w:p>
          <w:p w14:paraId="28CC94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saveToken(token: String) = prefs.edit().putString(KEY_TOKEN, token).apply()</w:t>
            </w:r>
          </w:p>
          <w:p w14:paraId="757B0D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getToken(): String? = prefs.getString(KEY_TOKEN, null)</w:t>
            </w:r>
          </w:p>
          <w:p w14:paraId="72F6B1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clear() = prefs.edit().remove(KEY_TOKEN).apply()</w:t>
            </w:r>
          </w:p>
          <w:p w14:paraId="1D75F279">
            <w:pPr>
              <w:spacing w:before="0" w:after="0" w:line="240" w:lineRule="auto"/>
              <w:rPr>
                <w:rFonts w:hint="default" w:ascii="Courier New" w:hAnsi="Courier New" w:eastAsia="Courier New" w:cs="Courier New"/>
                <w:color w:val="000000"/>
                <w:sz w:val="16"/>
                <w:szCs w:val="16"/>
                <w:lang w:val="es-EC"/>
              </w:rPr>
            </w:pPr>
          </w:p>
          <w:p w14:paraId="4D93D8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companion object {</w:t>
            </w:r>
          </w:p>
          <w:p w14:paraId="2D58D3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KEY_TOKEN = "token"</w:t>
            </w:r>
          </w:p>
          <w:p w14:paraId="0E2344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EAE96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75BE43A6">
      <w:pPr>
        <w:pStyle w:val="6"/>
        <w:rPr>
          <w:rFonts w:hint="default"/>
          <w:lang w:val="es-EC"/>
        </w:rPr>
      </w:pPr>
      <w:bookmarkStart w:id="288" w:name="_Toc630"/>
      <w:bookmarkStart w:id="289" w:name="_Toc32513"/>
      <w:r>
        <w:t xml:space="preserve">Tabla </w:t>
      </w:r>
      <w:r>
        <w:rPr>
          <w:rFonts w:hint="default"/>
          <w:lang w:val="es-EC"/>
        </w:rPr>
        <w:t>62</w:t>
      </w:r>
      <w:r>
        <w:t xml:space="preserve">. </w:t>
      </w:r>
      <w:r>
        <w:rPr>
          <w:rFonts w:hint="default"/>
          <w:lang w:val="es-EC"/>
        </w:rPr>
        <w:t>Clase</w:t>
      </w:r>
      <w:r>
        <w:t xml:space="preserve"> </w:t>
      </w:r>
      <w:r>
        <w:rPr>
          <w:rFonts w:hint="default"/>
          <w:lang w:val="es-EC"/>
        </w:rPr>
        <w:t>SoapConfig</w:t>
      </w:r>
      <w:r>
        <w:t xml:space="preserve">- Cliente </w:t>
      </w:r>
      <w:r>
        <w:rPr>
          <w:rFonts w:hint="default"/>
          <w:lang w:val="es-EC"/>
        </w:rPr>
        <w:t>móvil</w:t>
      </w:r>
      <w:bookmarkEnd w:id="288"/>
      <w:bookmarkEnd w:id="289"/>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2692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0004F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0AD90A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ec.edu.monster.BuildConfig</w:t>
            </w:r>
          </w:p>
          <w:p w14:paraId="7F81DB1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object SoapConfig {</w:t>
            </w:r>
          </w:p>
          <w:p w14:paraId="2B7701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ENDPOINT = BuildConfig.SOAP_ENDPOINT   // URL del servicio</w:t>
            </w:r>
          </w:p>
          <w:p w14:paraId="45C103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NAMESPACE = BuildConfig.SOAP_TARGET_NAMESPACE // targetNamespace del WSDL</w:t>
            </w:r>
          </w:p>
          <w:p w14:paraId="271135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LOGIN_ACTION = "$NAMESPACE/login"            // SOAPAction</w:t>
            </w:r>
          </w:p>
          <w:p w14:paraId="040AC20D">
            <w:pPr>
              <w:spacing w:before="0" w:after="0" w:line="240" w:lineRule="auto"/>
              <w:rPr>
                <w:rFonts w:hint="default" w:ascii="Courier New" w:hAnsi="Courier New" w:eastAsia="Courier New" w:cs="Courier New"/>
                <w:color w:val="000000"/>
                <w:sz w:val="16"/>
                <w:szCs w:val="16"/>
                <w:lang w:val="es-EC"/>
              </w:rPr>
            </w:pPr>
          </w:p>
          <w:p w14:paraId="40615F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SOAP_WSDL = BuildConfig.SOAP_WSDL</w:t>
            </w:r>
          </w:p>
          <w:p w14:paraId="16C1E6DF">
            <w:pPr>
              <w:spacing w:before="0" w:after="0" w:line="240" w:lineRule="auto"/>
              <w:rPr>
                <w:rFonts w:hint="default" w:ascii="Courier New" w:hAnsi="Courier New" w:eastAsia="Courier New" w:cs="Courier New"/>
                <w:color w:val="000000"/>
                <w:sz w:val="16"/>
                <w:szCs w:val="16"/>
                <w:lang w:val="es-EC"/>
              </w:rPr>
            </w:pPr>
          </w:p>
          <w:p w14:paraId="0570FDE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SOAP_CONNECT_TIMEOUT = BuildConfig.SOAP_CONNECT_TIMEOUT</w:t>
            </w:r>
          </w:p>
          <w:p w14:paraId="34E4BA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SOAP_READ_TIMEOUT = BuildConfig.SOAP_READ_TIMEOUT</w:t>
            </w:r>
          </w:p>
          <w:p w14:paraId="3FBACC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INSECURE_TLS = BuildConfig.SOAP_INSECURE_TLS</w:t>
            </w:r>
          </w:p>
          <w:p w14:paraId="48829E3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SOAP_SECURITY_NAMESPACE = BuildConfig.SOAP_SECURITY_NAMESPACE</w:t>
            </w:r>
          </w:p>
          <w:p w14:paraId="66EACC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6316B034">
      <w:pPr>
        <w:pStyle w:val="6"/>
        <w:rPr>
          <w:rFonts w:hint="default"/>
          <w:lang w:val="es-EC"/>
        </w:rPr>
      </w:pPr>
      <w:bookmarkStart w:id="290" w:name="_Toc27041"/>
      <w:bookmarkStart w:id="291" w:name="_Toc5395"/>
      <w:r>
        <w:t xml:space="preserve">Tabla </w:t>
      </w:r>
      <w:r>
        <w:rPr>
          <w:rFonts w:hint="default"/>
          <w:lang w:val="es-EC"/>
        </w:rPr>
        <w:t>63</w:t>
      </w:r>
      <w:r>
        <w:t xml:space="preserve">. </w:t>
      </w:r>
      <w:r>
        <w:rPr>
          <w:rFonts w:hint="default"/>
          <w:lang w:val="es-EC"/>
        </w:rPr>
        <w:t>Clase</w:t>
      </w:r>
      <w:r>
        <w:t xml:space="preserve"> </w:t>
      </w:r>
      <w:r>
        <w:rPr>
          <w:rFonts w:hint="default"/>
          <w:lang w:val="es-EC"/>
        </w:rPr>
        <w:t>AuthModel</w:t>
      </w:r>
      <w:r>
        <w:t xml:space="preserve">- Cliente </w:t>
      </w:r>
      <w:r>
        <w:rPr>
          <w:rFonts w:hint="default"/>
          <w:lang w:val="es-EC"/>
        </w:rPr>
        <w:t>móvil</w:t>
      </w:r>
      <w:bookmarkEnd w:id="290"/>
      <w:bookmarkEnd w:id="291"/>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C6615DE">
        <w:tblPrEx>
          <w:tblCellMar>
            <w:top w:w="0" w:type="dxa"/>
            <w:left w:w="108" w:type="dxa"/>
            <w:bottom w:w="0" w:type="dxa"/>
            <w:right w:w="108" w:type="dxa"/>
          </w:tblCellMar>
        </w:tblPrEx>
        <w:tc>
          <w:tcPr>
            <w:tcW w:w="8494" w:type="dxa"/>
            <w:shd w:val="clear" w:color="auto" w:fill="D9D9D9"/>
          </w:tcPr>
          <w:p w14:paraId="735C61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05B3F4B5">
            <w:pPr>
              <w:spacing w:before="0" w:after="0" w:line="240" w:lineRule="auto"/>
              <w:rPr>
                <w:rFonts w:hint="default" w:ascii="Courier New" w:hAnsi="Courier New" w:eastAsia="Courier New" w:cs="Courier New"/>
                <w:color w:val="000000"/>
                <w:sz w:val="16"/>
                <w:szCs w:val="16"/>
                <w:lang w:val="es-EC"/>
              </w:rPr>
            </w:pPr>
          </w:p>
          <w:p w14:paraId="721718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ec.edu.monster.model.entities.LoginResult</w:t>
            </w:r>
          </w:p>
          <w:p w14:paraId="65573B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ec.edu.monster.model.network.SoapClient</w:t>
            </w:r>
          </w:p>
          <w:p w14:paraId="1669EA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ec.edu.monster.model.network.SoapException</w:t>
            </w:r>
          </w:p>
          <w:p w14:paraId="61DBD9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java.util.UUID</w:t>
            </w:r>
          </w:p>
          <w:p w14:paraId="79D42A17">
            <w:pPr>
              <w:spacing w:before="0" w:after="0" w:line="240" w:lineRule="auto"/>
              <w:rPr>
                <w:rFonts w:hint="default" w:ascii="Courier New" w:hAnsi="Courier New" w:eastAsia="Courier New" w:cs="Courier New"/>
                <w:color w:val="000000"/>
                <w:sz w:val="16"/>
                <w:szCs w:val="16"/>
                <w:lang w:val="es-EC"/>
              </w:rPr>
            </w:pPr>
          </w:p>
          <w:p w14:paraId="5D88BE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AuthModel(private val soap: SoapClient = SoapClient()) {</w:t>
            </w:r>
          </w:p>
          <w:p w14:paraId="365D5F8F">
            <w:pPr>
              <w:spacing w:before="0" w:after="0" w:line="240" w:lineRule="auto"/>
              <w:rPr>
                <w:rFonts w:hint="default" w:ascii="Courier New" w:hAnsi="Courier New" w:eastAsia="Courier New" w:cs="Courier New"/>
                <w:color w:val="000000"/>
                <w:sz w:val="16"/>
                <w:szCs w:val="16"/>
                <w:lang w:val="es-EC"/>
              </w:rPr>
            </w:pPr>
          </w:p>
          <w:p w14:paraId="0B1DEB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Bloqueante: ejecutar en Dispatchers.IO. */</w:t>
            </w:r>
          </w:p>
          <w:p w14:paraId="0CC384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login(username: String, password: String): LoginResult =</w:t>
            </w:r>
          </w:p>
          <w:p w14:paraId="4928F0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3020EF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token = soap.login(username, password)</w:t>
            </w:r>
          </w:p>
          <w:p w14:paraId="4BCAED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servidor debe devolver un UUID; si no lo es, la respuesta es inválida.</w:t>
            </w:r>
          </w:p>
          <w:p w14:paraId="22854A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UUID.fromString(token)</w:t>
            </w:r>
          </w:p>
          <w:p w14:paraId="6E21E4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LoginResult.Success(token)</w:t>
            </w:r>
          </w:p>
          <w:p w14:paraId="587BDC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IllegalArgumentException) {</w:t>
            </w:r>
          </w:p>
          <w:p w14:paraId="19AD28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LoginResult.Failure("El servidor devolvió un token inválido")</w:t>
            </w:r>
          </w:p>
          <w:p w14:paraId="049E65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SoapException) {</w:t>
            </w:r>
          </w:p>
          <w:p w14:paraId="273E49F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LoginResult.Failure(e.message ?: "Error de comunicación con el servidor")</w:t>
            </w:r>
          </w:p>
          <w:p w14:paraId="472FED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60EC4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585E16DA">
      <w:pPr>
        <w:pStyle w:val="6"/>
        <w:rPr>
          <w:rFonts w:hint="default"/>
          <w:lang w:val="es-EC"/>
        </w:rPr>
      </w:pPr>
      <w:bookmarkStart w:id="292" w:name="_Toc19185"/>
      <w:bookmarkStart w:id="293" w:name="_Toc14993"/>
      <w:r>
        <w:t xml:space="preserve">Tabla </w:t>
      </w:r>
      <w:r>
        <w:rPr>
          <w:rFonts w:hint="default"/>
          <w:lang w:val="es-EC"/>
        </w:rPr>
        <w:t>64</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bookmarkEnd w:id="292"/>
      <w:bookmarkEnd w:id="293"/>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2E36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A455BB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ec.edu.monster.model.storage</w:t>
            </w:r>
          </w:p>
          <w:p w14:paraId="19E2BE6D">
            <w:pPr>
              <w:spacing w:before="0" w:after="0" w:line="240" w:lineRule="auto"/>
              <w:rPr>
                <w:rFonts w:hint="default" w:ascii="Courier New" w:hAnsi="Courier New" w:eastAsia="Courier New" w:cs="Courier New"/>
                <w:color w:val="000000"/>
                <w:sz w:val="16"/>
                <w:szCs w:val="16"/>
                <w:lang w:val="es-EC"/>
              </w:rPr>
            </w:pPr>
          </w:p>
          <w:p w14:paraId="4F3084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android.content.Context</w:t>
            </w:r>
          </w:p>
          <w:p w14:paraId="6C3699B8">
            <w:pPr>
              <w:spacing w:before="0" w:after="0" w:line="240" w:lineRule="auto"/>
              <w:rPr>
                <w:rFonts w:hint="default" w:ascii="Courier New" w:hAnsi="Courier New" w:eastAsia="Courier New" w:cs="Courier New"/>
                <w:color w:val="000000"/>
                <w:sz w:val="16"/>
                <w:szCs w:val="16"/>
                <w:lang w:val="es-EC"/>
              </w:rPr>
            </w:pPr>
          </w:p>
          <w:p w14:paraId="077E00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SessionStore(context: Context) {</w:t>
            </w:r>
          </w:p>
          <w:p w14:paraId="06FA3C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prefs = context.getSharedPreferences("session", Context.MODE_PRIVATE)</w:t>
            </w:r>
          </w:p>
          <w:p w14:paraId="4C3CF80D">
            <w:pPr>
              <w:spacing w:before="0" w:after="0" w:line="240" w:lineRule="auto"/>
              <w:rPr>
                <w:rFonts w:hint="default" w:ascii="Courier New" w:hAnsi="Courier New" w:eastAsia="Courier New" w:cs="Courier New"/>
                <w:color w:val="000000"/>
                <w:sz w:val="16"/>
                <w:szCs w:val="16"/>
                <w:lang w:val="es-EC"/>
              </w:rPr>
            </w:pPr>
          </w:p>
          <w:p w14:paraId="294501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saveToken(token: String) = prefs.edit().putString(KEY_TOKEN, token).apply()</w:t>
            </w:r>
          </w:p>
          <w:p w14:paraId="5C17721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getToken(): String? = prefs.getString(KEY_TOKEN, null)</w:t>
            </w:r>
          </w:p>
          <w:p w14:paraId="67A38C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clear() = prefs.edit().remove(KEY_TOKEN).apply()</w:t>
            </w:r>
          </w:p>
          <w:p w14:paraId="4AF86653">
            <w:pPr>
              <w:spacing w:before="0" w:after="0" w:line="240" w:lineRule="auto"/>
              <w:rPr>
                <w:rFonts w:hint="default" w:ascii="Courier New" w:hAnsi="Courier New" w:eastAsia="Courier New" w:cs="Courier New"/>
                <w:color w:val="000000"/>
                <w:sz w:val="16"/>
                <w:szCs w:val="16"/>
                <w:lang w:val="es-EC"/>
              </w:rPr>
            </w:pPr>
          </w:p>
          <w:p w14:paraId="5374F04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companion object {</w:t>
            </w:r>
          </w:p>
          <w:p w14:paraId="5AEAFB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KEY_TOKEN = "token"</w:t>
            </w:r>
          </w:p>
          <w:p w14:paraId="445379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1F9BD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7D0B783">
      <w:pPr>
        <w:pStyle w:val="6"/>
      </w:pPr>
      <w:bookmarkStart w:id="294" w:name="_fzgqzlnp7la3" w:colFirst="0" w:colLast="0"/>
      <w:bookmarkEnd w:id="294"/>
      <w:bookmarkStart w:id="295" w:name="_w7nueka88r45" w:colFirst="0" w:colLast="0"/>
      <w:bookmarkEnd w:id="295"/>
      <w:bookmarkStart w:id="296" w:name="_Toc7546"/>
      <w:bookmarkStart w:id="297" w:name="_Toc14635"/>
      <w:r>
        <w:t xml:space="preserve">Tabla </w:t>
      </w:r>
      <w:r>
        <w:rPr>
          <w:rFonts w:hint="default"/>
          <w:lang w:val="es-EC"/>
        </w:rPr>
        <w:t>65</w:t>
      </w:r>
      <w:r>
        <w:t>.</w:t>
      </w:r>
      <w:r>
        <w:rPr>
          <w:rFonts w:hint="default"/>
          <w:lang w:val="es-EC"/>
        </w:rPr>
        <w:t>Clase</w:t>
      </w:r>
      <w:r>
        <w:t xml:space="preserve"> </w:t>
      </w:r>
      <w:r>
        <w:rPr>
          <w:rFonts w:hint="default"/>
          <w:lang w:val="es-EC"/>
        </w:rPr>
        <w:t>UnitCatalog</w:t>
      </w:r>
      <w:r>
        <w:t>- Cliente web</w:t>
      </w:r>
      <w:bookmarkEnd w:id="296"/>
      <w:bookmarkEnd w:id="297"/>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E12F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FF177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60391216">
            <w:pPr>
              <w:spacing w:before="0" w:after="0" w:line="240" w:lineRule="auto"/>
              <w:rPr>
                <w:rFonts w:hint="default" w:ascii="Courier New" w:hAnsi="Courier New" w:eastAsia="Courier New" w:cs="Courier New"/>
                <w:color w:val="000000"/>
                <w:sz w:val="16"/>
                <w:szCs w:val="16"/>
                <w:lang w:val="es-EC"/>
              </w:rPr>
            </w:pPr>
          </w:p>
          <w:p w14:paraId="1E9916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423819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7AF28945">
            <w:pPr>
              <w:spacing w:before="0" w:after="0" w:line="240" w:lineRule="auto"/>
              <w:rPr>
                <w:rFonts w:hint="default" w:ascii="Courier New" w:hAnsi="Courier New" w:eastAsia="Courier New" w:cs="Courier New"/>
                <w:color w:val="000000"/>
                <w:sz w:val="16"/>
                <w:szCs w:val="16"/>
                <w:lang w:val="es-EC"/>
              </w:rPr>
            </w:pPr>
          </w:p>
          <w:p w14:paraId="6AEA6E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object UnitCatalog {</w:t>
            </w:r>
          </w:p>
          <w:p w14:paraId="78FC1969">
            <w:pPr>
              <w:spacing w:before="0" w:after="0" w:line="240" w:lineRule="auto"/>
              <w:rPr>
                <w:rFonts w:hint="default" w:ascii="Courier New" w:hAnsi="Courier New" w:eastAsia="Courier New" w:cs="Courier New"/>
                <w:color w:val="000000"/>
                <w:sz w:val="16"/>
                <w:szCs w:val="16"/>
                <w:lang w:val="es-EC"/>
              </w:rPr>
            </w:pPr>
          </w:p>
          <w:p w14:paraId="2168412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defineUnit(name: String, symbol: String, soap_unit: String) =</w:t>
            </w:r>
          </w:p>
          <w:p w14:paraId="728CD8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Unit(name, symbol, soap_unit)</w:t>
            </w:r>
          </w:p>
          <w:p w14:paraId="4D9784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length = listOf(</w:t>
            </w:r>
          </w:p>
          <w:p w14:paraId="251EF8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defineUnit("centímetro", "cm", "CENTIMETRO"),</w:t>
            </w:r>
          </w:p>
          <w:p w14:paraId="56B943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defineUnit("metro","m", "METRO"),</w:t>
            </w:r>
          </w:p>
          <w:p w14:paraId="4BB60B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defineUnit("pie","ft", "PIE"),</w:t>
            </w:r>
          </w:p>
          <w:p w14:paraId="7C686B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defineUnit("yarda","yd", "YARDA"),</w:t>
            </w:r>
          </w:p>
          <w:p w14:paraId="03702DC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defineUnit("milla","mi", "MILLA")</w:t>
            </w:r>
          </w:p>
          <w:p w14:paraId="61FA4D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ED6B3B4">
            <w:pPr>
              <w:spacing w:before="0" w:after="0" w:line="240" w:lineRule="auto"/>
              <w:rPr>
                <w:rFonts w:hint="default" w:ascii="Courier New" w:hAnsi="Courier New" w:eastAsia="Courier New" w:cs="Courier New"/>
                <w:color w:val="000000"/>
                <w:sz w:val="16"/>
                <w:szCs w:val="16"/>
                <w:lang w:val="es-EC"/>
              </w:rPr>
            </w:pPr>
          </w:p>
          <w:p w14:paraId="03AA0B6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mass = listOf(</w:t>
            </w:r>
          </w:p>
          <w:p w14:paraId="451B26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defineUnit("kilogramo", "kg", "KILOGRAMO"),</w:t>
            </w:r>
          </w:p>
          <w:p w14:paraId="519CA5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defineUnit("gramo", "g", "GRAMO"),</w:t>
            </w:r>
          </w:p>
          <w:p w14:paraId="171B5D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defineUnit("tonelada", "ton", "TONELADA"),</w:t>
            </w:r>
          </w:p>
          <w:p w14:paraId="2FEAAB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defineUnit("onza", "oz","ONZA"),</w:t>
            </w:r>
          </w:p>
          <w:p w14:paraId="60907D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defineUnit("miligramo","mg","MILIGRAMO")</w:t>
            </w:r>
          </w:p>
          <w:p w14:paraId="2932AC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A62E4BA">
            <w:pPr>
              <w:spacing w:before="0" w:after="0" w:line="240" w:lineRule="auto"/>
              <w:rPr>
                <w:rFonts w:hint="default" w:ascii="Courier New" w:hAnsi="Courier New" w:eastAsia="Courier New" w:cs="Courier New"/>
                <w:color w:val="000000"/>
                <w:sz w:val="16"/>
                <w:szCs w:val="16"/>
                <w:lang w:val="es-EC"/>
              </w:rPr>
            </w:pPr>
          </w:p>
          <w:p w14:paraId="4DB350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temperature = listOf(</w:t>
            </w:r>
          </w:p>
          <w:p w14:paraId="2AC8A3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defineUnit("Celsius", "°C", "CELSIUS"),</w:t>
            </w:r>
          </w:p>
          <w:p w14:paraId="4A8642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defineUnit("Fahrenheit", "°F", "FAHRENHEIT"),</w:t>
            </w:r>
          </w:p>
          <w:p w14:paraId="156370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defineUnit("Kelvin", "K", "KELVIN"),</w:t>
            </w:r>
          </w:p>
          <w:p w14:paraId="339C5D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defineUnit("Rankine", "°R", "RANKINE")</w:t>
            </w:r>
          </w:p>
          <w:p w14:paraId="46F915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BF5F0FD">
            <w:pPr>
              <w:spacing w:before="0" w:after="0" w:line="240" w:lineRule="auto"/>
              <w:rPr>
                <w:rFonts w:hint="default" w:ascii="Courier New" w:hAnsi="Courier New" w:eastAsia="Courier New" w:cs="Courier New"/>
                <w:color w:val="000000"/>
                <w:sz w:val="16"/>
                <w:szCs w:val="16"/>
                <w:lang w:val="es-EC"/>
              </w:rPr>
            </w:pPr>
          </w:p>
          <w:p w14:paraId="2A77F8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unitsOf(category: UnitCategory): List&lt;Unit&gt; = when (category) {</w:t>
            </w:r>
          </w:p>
          <w:p w14:paraId="0F5806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UnitCategory.LENGTH -&gt; length</w:t>
            </w:r>
          </w:p>
          <w:p w14:paraId="1EDF2E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UnitCategory.MASS -&gt; mass</w:t>
            </w:r>
          </w:p>
          <w:p w14:paraId="191D30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UnitCategory.TEMPERATURE -&gt; temperature</w:t>
            </w:r>
          </w:p>
          <w:p w14:paraId="358069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705A18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0A8FECA">
      <w:pPr>
        <w:pStyle w:val="6"/>
      </w:pPr>
      <w:bookmarkStart w:id="298" w:name="_Toc20897"/>
      <w:bookmarkStart w:id="299" w:name="_Toc15759"/>
      <w:r>
        <w:t xml:space="preserve">Tabla </w:t>
      </w:r>
      <w:r>
        <w:rPr>
          <w:rFonts w:hint="default"/>
          <w:lang w:val="es-EC"/>
        </w:rPr>
        <w:t>66</w:t>
      </w:r>
      <w:r>
        <w:t xml:space="preserve">. </w:t>
      </w:r>
      <w:r>
        <w:rPr>
          <w:rFonts w:hint="default"/>
          <w:lang w:val="es-EC"/>
        </w:rPr>
        <w:t>Clase UnitConverterModel</w:t>
      </w:r>
      <w:r>
        <w:t>- Cliente web</w:t>
      </w:r>
      <w:bookmarkEnd w:id="298"/>
      <w:bookmarkEnd w:id="299"/>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94E0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2D38E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58DB814A">
            <w:pPr>
              <w:spacing w:before="0" w:after="0" w:line="240" w:lineRule="auto"/>
              <w:rPr>
                <w:rFonts w:hint="default" w:ascii="Courier New" w:hAnsi="Courier New" w:eastAsia="Courier New" w:cs="Courier New"/>
                <w:color w:val="000000"/>
                <w:sz w:val="16"/>
                <w:szCs w:val="16"/>
                <w:lang w:val="es-EC"/>
              </w:rPr>
            </w:pPr>
          </w:p>
          <w:p w14:paraId="542964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72B88E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343BC5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ec.edu.monster.model.network.SessionExpiredException</w:t>
            </w:r>
          </w:p>
          <w:p w14:paraId="4DBD9B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ec.edu.monster.model.network.SoapClient</w:t>
            </w:r>
          </w:p>
          <w:p w14:paraId="48F60F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ec.edu.monster.model.storage.SessionStore</w:t>
            </w:r>
          </w:p>
          <w:p w14:paraId="6DAD8220">
            <w:pPr>
              <w:spacing w:before="0" w:after="0" w:line="240" w:lineRule="auto"/>
              <w:rPr>
                <w:rFonts w:hint="default" w:ascii="Courier New" w:hAnsi="Courier New" w:eastAsia="Courier New" w:cs="Courier New"/>
                <w:color w:val="000000"/>
                <w:sz w:val="16"/>
                <w:szCs w:val="16"/>
                <w:lang w:val="es-EC"/>
              </w:rPr>
            </w:pPr>
          </w:p>
          <w:p w14:paraId="55154C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UnitConverterModel (private val session: SessionStore,private val soap: SoapClient = SoapClient()) {</w:t>
            </w:r>
          </w:p>
          <w:p w14:paraId="2BC90E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unitsOf(category: UnitCategory): List&lt;Unit&gt; = UnitCatalog.unitsOf(category)</w:t>
            </w:r>
          </w:p>
          <w:p w14:paraId="416479F8">
            <w:pPr>
              <w:spacing w:before="0" w:after="0" w:line="240" w:lineRule="auto"/>
              <w:rPr>
                <w:rFonts w:hint="default" w:ascii="Courier New" w:hAnsi="Courier New" w:eastAsia="Courier New" w:cs="Courier New"/>
                <w:color w:val="000000"/>
                <w:sz w:val="16"/>
                <w:szCs w:val="16"/>
                <w:lang w:val="es-EC"/>
              </w:rPr>
            </w:pPr>
          </w:p>
          <w:p w14:paraId="3D3544D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convert(category: UnitCategory, value: Double, fromIndex: Int, toIndex: Int): Double{</w:t>
            </w:r>
          </w:p>
          <w:p w14:paraId="44BC43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units = unitsOf(category)</w:t>
            </w:r>
          </w:p>
          <w:p w14:paraId="73B905C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from = units[fromIndex].soapUnit</w:t>
            </w:r>
          </w:p>
          <w:p w14:paraId="501D77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to = units[toIndex].soapUnit</w:t>
            </w:r>
          </w:p>
          <w:p w14:paraId="41771B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operacion = category.soapOperation</w:t>
            </w:r>
          </w:p>
          <w:p w14:paraId="21FEF9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token = session.getToken()</w:t>
            </w:r>
          </w:p>
          <w:p w14:paraId="420BA2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w:t>
            </w:r>
          </w:p>
          <w:p w14:paraId="475BBC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soap.convert(operacion, value, from, to, session.getToken())</w:t>
            </w:r>
          </w:p>
          <w:p w14:paraId="41F776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DC441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catch (e: SessionExpiredException){</w:t>
            </w:r>
          </w:p>
          <w:p w14:paraId="139203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session.clear()</w:t>
            </w:r>
          </w:p>
          <w:p w14:paraId="4695F6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e</w:t>
            </w:r>
          </w:p>
          <w:p w14:paraId="67E77C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0AB86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E1BFF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7F67A9AE">
      <w:pPr>
        <w:pStyle w:val="6"/>
      </w:pPr>
      <w:bookmarkStart w:id="300" w:name="_Toc17494"/>
      <w:bookmarkStart w:id="301" w:name="_Toc1917"/>
      <w:r>
        <w:t xml:space="preserve">Tabla </w:t>
      </w:r>
      <w:r>
        <w:rPr>
          <w:rFonts w:hint="default"/>
          <w:lang w:val="es-EC"/>
        </w:rPr>
        <w:t>67</w:t>
      </w:r>
      <w:r>
        <w:t xml:space="preserve">. </w:t>
      </w:r>
      <w:r>
        <w:rPr>
          <w:rFonts w:hint="default"/>
          <w:lang w:val="es-EC"/>
        </w:rPr>
        <w:t>Clase LoginResult</w:t>
      </w:r>
      <w:r>
        <w:t>- Cliente web</w:t>
      </w:r>
      <w:bookmarkEnd w:id="300"/>
      <w:bookmarkEnd w:id="301"/>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91EE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9C7F8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ec.edu.monster.model.entities</w:t>
            </w:r>
          </w:p>
          <w:p w14:paraId="786474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sealed class LoginResult {</w:t>
            </w:r>
          </w:p>
          <w:p w14:paraId="747E1F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data class Success(val token: String) : LoginResult()</w:t>
            </w:r>
          </w:p>
          <w:p w14:paraId="4E0D8E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data class Failure(val message: String) : LoginResult()</w:t>
            </w:r>
          </w:p>
          <w:p w14:paraId="4E1B2C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E6F17F4">
      <w:pPr>
        <w:pStyle w:val="6"/>
      </w:pPr>
      <w:bookmarkStart w:id="302" w:name="_Toc18279"/>
      <w:bookmarkStart w:id="303" w:name="_Toc23893"/>
      <w:r>
        <w:t xml:space="preserve">Tabla </w:t>
      </w:r>
      <w:r>
        <w:rPr>
          <w:rFonts w:hint="default"/>
          <w:lang w:val="es-EC"/>
        </w:rPr>
        <w:t>68</w:t>
      </w:r>
      <w:r>
        <w:t xml:space="preserve">. </w:t>
      </w:r>
      <w:r>
        <w:rPr>
          <w:rFonts w:hint="default"/>
          <w:lang w:val="es-EC"/>
        </w:rPr>
        <w:t>Clase Unit</w:t>
      </w:r>
      <w:r>
        <w:t>- Cliente web</w:t>
      </w:r>
      <w:bookmarkEnd w:id="302"/>
      <w:bookmarkEnd w:id="303"/>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C951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B8466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ec.edu.monster.model.entities</w:t>
            </w:r>
          </w:p>
          <w:p w14:paraId="54F1E10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data class Unit (</w:t>
            </w:r>
          </w:p>
          <w:p w14:paraId="1EBD00B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name: String,</w:t>
            </w:r>
          </w:p>
          <w:p w14:paraId="6EDEBEC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symbol: String,</w:t>
            </w:r>
          </w:p>
          <w:p w14:paraId="7CC79E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soapUnit: String</w:t>
            </w:r>
          </w:p>
          <w:p w14:paraId="1E3EDA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ED7ECE8">
      <w:pPr>
        <w:pStyle w:val="6"/>
      </w:pPr>
      <w:bookmarkStart w:id="304" w:name="_Toc21138"/>
      <w:bookmarkStart w:id="305" w:name="_Toc22035"/>
      <w:r>
        <w:t xml:space="preserve">Tabla </w:t>
      </w:r>
      <w:r>
        <w:rPr>
          <w:rFonts w:hint="default"/>
          <w:lang w:val="es-EC"/>
        </w:rPr>
        <w:t>69</w:t>
      </w:r>
      <w:r>
        <w:t xml:space="preserve">. </w:t>
      </w:r>
      <w:r>
        <w:rPr>
          <w:rFonts w:hint="default"/>
          <w:lang w:val="es-EC"/>
        </w:rPr>
        <w:t>Clase UnitCategory</w:t>
      </w:r>
      <w:r>
        <w:t>- Cliente web</w:t>
      </w:r>
      <w:bookmarkEnd w:id="304"/>
      <w:bookmarkEnd w:id="305"/>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455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1E473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ec.edu.monster.model.entities</w:t>
            </w:r>
          </w:p>
          <w:p w14:paraId="349D89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enum class UnitCategory (val title: String, val soapOperation: String) {</w:t>
            </w:r>
          </w:p>
          <w:p w14:paraId="64B190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LENGTH("Longitud", "convertirLongitud"),</w:t>
            </w:r>
          </w:p>
          <w:p w14:paraId="5EB5C6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MASS("Masa", "convertirMasa"),</w:t>
            </w:r>
          </w:p>
          <w:p w14:paraId="74A3E2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TEMPERATURE("Temperatura", "convertirTemperatura")</w:t>
            </w:r>
          </w:p>
          <w:p w14:paraId="7851FF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2F0A3AF3">
      <w:pPr>
        <w:rPr>
          <w:b/>
          <w:bCs/>
          <w:color w:val="243F61"/>
          <w:sz w:val="32"/>
          <w:szCs w:val="32"/>
        </w:rPr>
      </w:pPr>
      <w:r>
        <w:rPr>
          <w:b/>
          <w:bCs/>
          <w:color w:val="243F61"/>
          <w:sz w:val="32"/>
          <w:szCs w:val="32"/>
        </w:rPr>
        <w:t>CREACIÓN DE CONTROLADORES</w:t>
      </w:r>
    </w:p>
    <w:p w14:paraId="63598111">
      <w:pPr>
        <w:rPr>
          <w:rFonts w:hint="default"/>
          <w:i w:val="0"/>
          <w:iCs w:val="0"/>
          <w:lang w:val="es-EC"/>
        </w:rPr>
      </w:pPr>
      <w:r>
        <w:rPr>
          <w:rFonts w:hint="default"/>
          <w:i w:val="0"/>
          <w:iCs w:val="0"/>
          <w:lang w:val="es-EC"/>
        </w:rPr>
        <w:t>En las clases de la carpeta controllers, se colocaron controladores que actúan como intermediarios entre la vista y la conexión al cliente SOAP, para enviar las peticiones de la interfaz al servicio y mostrar los datos obtenidos en la respuesta. Se definió un controlador por pantalla</w:t>
      </w:r>
    </w:p>
    <w:p w14:paraId="79F60F83">
      <w:pPr>
        <w:keepNext/>
        <w:spacing w:after="0"/>
        <w:jc w:val="center"/>
      </w:pPr>
      <w:r>
        <w:drawing>
          <wp:inline distT="0" distB="0" distL="114300" distR="114300">
            <wp:extent cx="1858010" cy="675005"/>
            <wp:effectExtent l="0" t="0" r="8890" b="10795"/>
            <wp:docPr id="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5"/>
                    <pic:cNvPicPr>
                      <a:picLocks noChangeAspect="1"/>
                    </pic:cNvPicPr>
                  </pic:nvPicPr>
                  <pic:blipFill>
                    <a:blip r:embed="rId95"/>
                    <a:stretch>
                      <a:fillRect/>
                    </a:stretch>
                  </pic:blipFill>
                  <pic:spPr>
                    <a:xfrm>
                      <a:off x="0" y="0"/>
                      <a:ext cx="1858010" cy="675005"/>
                    </a:xfrm>
                    <a:prstGeom prst="rect">
                      <a:avLst/>
                    </a:prstGeom>
                    <a:noFill/>
                    <a:ln>
                      <a:noFill/>
                    </a:ln>
                  </pic:spPr>
                </pic:pic>
              </a:graphicData>
            </a:graphic>
          </wp:inline>
        </w:drawing>
      </w:r>
    </w:p>
    <w:p w14:paraId="5430963A">
      <w:pPr>
        <w:pStyle w:val="5"/>
        <w:rPr>
          <w:b/>
          <w:bCs/>
          <w:color w:val="243F61"/>
          <w:sz w:val="32"/>
          <w:szCs w:val="32"/>
        </w:rPr>
      </w:pPr>
      <w:bookmarkStart w:id="306" w:name="_Toc16936"/>
      <w:bookmarkStart w:id="307" w:name="_Toc32120"/>
      <w:r>
        <w:t xml:space="preserve">Figura </w:t>
      </w:r>
      <w:r>
        <w:rPr>
          <w:rFonts w:hint="default"/>
          <w:lang w:val="es-EC"/>
        </w:rPr>
        <w:t>64</w:t>
      </w:r>
      <w:r>
        <w:t>. Creación de controladores - Cliente móvil</w:t>
      </w:r>
      <w:bookmarkEnd w:id="306"/>
      <w:bookmarkEnd w:id="307"/>
    </w:p>
    <w:p w14:paraId="38683083">
      <w:pPr>
        <w:rPr>
          <w:b/>
          <w:bCs/>
          <w:color w:val="243F61"/>
          <w:sz w:val="32"/>
          <w:szCs w:val="32"/>
        </w:rPr>
      </w:pPr>
      <w:r>
        <w:rPr>
          <w:b/>
          <w:bCs/>
          <w:color w:val="243F61"/>
          <w:sz w:val="32"/>
          <w:szCs w:val="32"/>
        </w:rPr>
        <w:t>CREACIÓN DE VISTAS</w:t>
      </w:r>
    </w:p>
    <w:p w14:paraId="1019E7D6">
      <w:pPr>
        <w:rPr>
          <w:rFonts w:hint="default"/>
          <w:i/>
          <w:iCs/>
          <w:lang w:val="es-EC"/>
        </w:rPr>
      </w:pPr>
      <w:r>
        <w:t xml:space="preserve">Se crean los archivos de </w:t>
      </w:r>
      <w:r>
        <w:rPr>
          <w:rFonts w:hint="default"/>
          <w:lang w:val="es-EC"/>
        </w:rPr>
        <w:t>activity en el paquete views que se enlazan a los archivos XML en la carpeta de recursos de android, para manipular las pantallas. Al igual que con el cliente web se crearon archivos para las pantallas principales, junto con archivos de componentes reutilizables o “fragments”. Además se creó una clase CategoryPagerAdapter para manejar el cambio entre los “tabs” de categorías de unidades.</w:t>
      </w:r>
    </w:p>
    <w:p w14:paraId="4CDFB2D7">
      <w:pPr>
        <w:jc w:val="center"/>
      </w:pPr>
      <w:r>
        <w:drawing>
          <wp:inline distT="0" distB="0" distL="114300" distR="114300">
            <wp:extent cx="2243455" cy="1498600"/>
            <wp:effectExtent l="0" t="0" r="4445" b="0"/>
            <wp:docPr id="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6"/>
                    <pic:cNvPicPr>
                      <a:picLocks noChangeAspect="1"/>
                    </pic:cNvPicPr>
                  </pic:nvPicPr>
                  <pic:blipFill>
                    <a:blip r:embed="rId96"/>
                    <a:stretch>
                      <a:fillRect/>
                    </a:stretch>
                  </pic:blipFill>
                  <pic:spPr>
                    <a:xfrm>
                      <a:off x="0" y="0"/>
                      <a:ext cx="2243455" cy="1498600"/>
                    </a:xfrm>
                    <a:prstGeom prst="rect">
                      <a:avLst/>
                    </a:prstGeom>
                    <a:noFill/>
                    <a:ln>
                      <a:noFill/>
                    </a:ln>
                  </pic:spPr>
                </pic:pic>
              </a:graphicData>
            </a:graphic>
          </wp:inline>
        </w:drawing>
      </w:r>
    </w:p>
    <w:p w14:paraId="7BF7BB03">
      <w:pPr>
        <w:pStyle w:val="5"/>
      </w:pPr>
      <w:bookmarkStart w:id="308" w:name="_Toc5521"/>
      <w:bookmarkStart w:id="309" w:name="_Toc4377"/>
      <w:r>
        <w:t xml:space="preserve">Figura </w:t>
      </w:r>
      <w:r>
        <w:rPr>
          <w:rFonts w:hint="default"/>
          <w:lang w:val="es-EC"/>
        </w:rPr>
        <w:t>65</w:t>
      </w:r>
      <w:r>
        <w:t>. Creación de vistas - Cliente móvil</w:t>
      </w:r>
      <w:bookmarkEnd w:id="308"/>
      <w:bookmarkEnd w:id="309"/>
    </w:p>
    <w:p w14:paraId="357E1BD7">
      <w:pPr>
        <w:pStyle w:val="6"/>
        <w:rPr>
          <w:rFonts w:hint="default"/>
          <w:lang w:val="es-EC"/>
        </w:rPr>
      </w:pPr>
      <w:bookmarkStart w:id="310" w:name="_Toc29826"/>
      <w:bookmarkStart w:id="311" w:name="_Toc15544"/>
      <w:r>
        <w:t xml:space="preserve">Tabla </w:t>
      </w:r>
      <w:r>
        <w:rPr>
          <w:rFonts w:hint="default"/>
          <w:lang w:val="es-EC"/>
        </w:rPr>
        <w:t>70</w:t>
      </w:r>
      <w:r>
        <w:t xml:space="preserve">. </w:t>
      </w:r>
      <w:r>
        <w:rPr>
          <w:rFonts w:hint="default"/>
          <w:lang w:val="es-EC"/>
        </w:rPr>
        <w:t>Clase LoginView</w:t>
      </w:r>
      <w:r>
        <w:t xml:space="preserve">- Cliente </w:t>
      </w:r>
      <w:r>
        <w:rPr>
          <w:rFonts w:hint="default"/>
          <w:lang w:val="es-EC"/>
        </w:rPr>
        <w:t>móvil</w:t>
      </w:r>
      <w:bookmarkEnd w:id="310"/>
      <w:bookmarkEnd w:id="311"/>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CA23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E4F04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36EF1D7C">
            <w:pPr>
              <w:spacing w:before="0" w:after="0" w:line="240" w:lineRule="auto"/>
              <w:rPr>
                <w:rFonts w:hint="default" w:ascii="Courier New" w:hAnsi="Courier New" w:eastAsia="Courier New" w:cs="Courier New"/>
                <w:color w:val="000000"/>
                <w:sz w:val="16"/>
                <w:szCs w:val="16"/>
                <w:lang w:val="es-EC"/>
              </w:rPr>
            </w:pPr>
          </w:p>
          <w:p w14:paraId="1898F7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Contrato que el controlador usa para actualizar la pantalla de login. */</w:t>
            </w:r>
          </w:p>
          <w:p w14:paraId="04C35A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interface LoginView {</w:t>
            </w:r>
          </w:p>
          <w:p w14:paraId="28B696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showLoading(show: Boolean)</w:t>
            </w:r>
          </w:p>
          <w:p w14:paraId="275AA86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showUsernameError(message: String)</w:t>
            </w:r>
          </w:p>
          <w:p w14:paraId="7D04C4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showPasswordError(message: String)</w:t>
            </w:r>
          </w:p>
          <w:p w14:paraId="031F3C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showError(message: String)</w:t>
            </w:r>
          </w:p>
          <w:p w14:paraId="2D69F2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navigateToHome(token: String)</w:t>
            </w:r>
          </w:p>
          <w:p w14:paraId="4F100C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713D009">
      <w:pPr>
        <w:pStyle w:val="6"/>
      </w:pPr>
      <w:bookmarkStart w:id="312" w:name="_Toc19742"/>
      <w:bookmarkStart w:id="313" w:name="_Toc14989"/>
      <w:r>
        <w:t xml:space="preserve">Tabla </w:t>
      </w:r>
      <w:r>
        <w:rPr>
          <w:rFonts w:hint="default"/>
          <w:lang w:val="es-EC"/>
        </w:rPr>
        <w:t>71</w:t>
      </w:r>
      <w:r>
        <w:t xml:space="preserve">. </w:t>
      </w:r>
      <w:r>
        <w:rPr>
          <w:rFonts w:hint="default"/>
          <w:lang w:val="es-EC"/>
        </w:rPr>
        <w:t>Clase LoginActivity</w:t>
      </w:r>
      <w:r>
        <w:t>- Cliente web</w:t>
      </w:r>
      <w:bookmarkEnd w:id="312"/>
      <w:bookmarkEnd w:id="313"/>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F051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07D91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775E8D18">
            <w:pPr>
              <w:spacing w:before="0" w:after="0" w:line="240" w:lineRule="auto"/>
              <w:rPr>
                <w:rFonts w:hint="default" w:ascii="Courier New" w:hAnsi="Courier New" w:eastAsia="Courier New" w:cs="Courier New"/>
                <w:color w:val="000000"/>
                <w:sz w:val="16"/>
                <w:szCs w:val="16"/>
                <w:lang w:val="es-EC"/>
              </w:rPr>
            </w:pPr>
          </w:p>
          <w:p w14:paraId="30DC71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android.content.Intent</w:t>
            </w:r>
          </w:p>
          <w:p w14:paraId="21F6E7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android.os.Bundle</w:t>
            </w:r>
          </w:p>
          <w:p w14:paraId="0CEC81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android.view.View</w:t>
            </w:r>
          </w:p>
          <w:p w14:paraId="662DD0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android.widget.Toast</w:t>
            </w:r>
          </w:p>
          <w:p w14:paraId="5EC6B4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androidx.appcompat.app.AppCompatActivity</w:t>
            </w:r>
          </w:p>
          <w:p w14:paraId="26B874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androidx.lifecycle.lifecycleScope</w:t>
            </w:r>
          </w:p>
          <w:p w14:paraId="2A9EA5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ec.edu.monster.controller.LoginController</w:t>
            </w:r>
          </w:p>
          <w:p w14:paraId="201B54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ec.edu.monster.databinding.ActivityLoginBinding</w:t>
            </w:r>
          </w:p>
          <w:p w14:paraId="499839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ec.edu.monster.model.AuthModel</w:t>
            </w:r>
          </w:p>
          <w:p w14:paraId="646F8D2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ec.edu.monster.model.storage.SessionStore</w:t>
            </w:r>
          </w:p>
          <w:p w14:paraId="566B7511">
            <w:pPr>
              <w:spacing w:before="0" w:after="0" w:line="240" w:lineRule="auto"/>
              <w:rPr>
                <w:rFonts w:hint="default" w:ascii="Courier New" w:hAnsi="Courier New" w:eastAsia="Courier New" w:cs="Courier New"/>
                <w:color w:val="000000"/>
                <w:sz w:val="16"/>
                <w:szCs w:val="16"/>
                <w:lang w:val="es-EC"/>
              </w:rPr>
            </w:pPr>
          </w:p>
          <w:p w14:paraId="0FA2C8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Vista: solo pinta la UI y reenvía eventos al controlador. */</w:t>
            </w:r>
          </w:p>
          <w:p w14:paraId="6FECC7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LoginActivity : AppCompatActivity(), LoginView {</w:t>
            </w:r>
          </w:p>
          <w:p w14:paraId="12F412FC">
            <w:pPr>
              <w:spacing w:before="0" w:after="0" w:line="240" w:lineRule="auto"/>
              <w:rPr>
                <w:rFonts w:hint="default" w:ascii="Courier New" w:hAnsi="Courier New" w:eastAsia="Courier New" w:cs="Courier New"/>
                <w:color w:val="000000"/>
                <w:sz w:val="16"/>
                <w:szCs w:val="16"/>
                <w:lang w:val="es-EC"/>
              </w:rPr>
            </w:pPr>
          </w:p>
          <w:p w14:paraId="63952B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binding: ActivityLoginBinding</w:t>
            </w:r>
          </w:p>
          <w:p w14:paraId="351FCD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controller: LoginController</w:t>
            </w:r>
          </w:p>
          <w:p w14:paraId="395D56DE">
            <w:pPr>
              <w:spacing w:before="0" w:after="0" w:line="240" w:lineRule="auto"/>
              <w:rPr>
                <w:rFonts w:hint="default" w:ascii="Courier New" w:hAnsi="Courier New" w:eastAsia="Courier New" w:cs="Courier New"/>
                <w:color w:val="000000"/>
                <w:sz w:val="16"/>
                <w:szCs w:val="16"/>
                <w:lang w:val="es-EC"/>
              </w:rPr>
            </w:pPr>
          </w:p>
          <w:p w14:paraId="3DC8DC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onCreate(savedInstanceState: Bundle?) {</w:t>
            </w:r>
          </w:p>
          <w:p w14:paraId="0322990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super.onCreate(savedInstanceState)</w:t>
            </w:r>
          </w:p>
          <w:p w14:paraId="6CB636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 = ActivityLoginBinding.inflate(layoutInflater)</w:t>
            </w:r>
          </w:p>
          <w:p w14:paraId="445AB0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setContentView(binding.root)</w:t>
            </w:r>
          </w:p>
          <w:p w14:paraId="3EBF0198">
            <w:pPr>
              <w:spacing w:before="0" w:after="0" w:line="240" w:lineRule="auto"/>
              <w:rPr>
                <w:rFonts w:hint="default" w:ascii="Courier New" w:hAnsi="Courier New" w:eastAsia="Courier New" w:cs="Courier New"/>
                <w:color w:val="000000"/>
                <w:sz w:val="16"/>
                <w:szCs w:val="16"/>
                <w:lang w:val="es-EC"/>
              </w:rPr>
            </w:pPr>
          </w:p>
          <w:p w14:paraId="3B9682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 = LoginController(</w:t>
            </w:r>
          </w:p>
          <w:p w14:paraId="0CED46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view = this,</w:t>
            </w:r>
          </w:p>
          <w:p w14:paraId="49F3EB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model = AuthModel(),</w:t>
            </w:r>
          </w:p>
          <w:p w14:paraId="47D4DD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 = SessionStore(applicationContext),</w:t>
            </w:r>
          </w:p>
          <w:p w14:paraId="1EB707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scope = lifecycleScope</w:t>
            </w:r>
          </w:p>
          <w:p w14:paraId="108D1D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9E6CA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binding.btnLogin.setOnClickListener {</w:t>
            </w:r>
          </w:p>
          <w:p w14:paraId="26E765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binding.tilUsername.error = null</w:t>
            </w:r>
          </w:p>
          <w:p w14:paraId="6E3776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binding.tilPassword.error = null</w:t>
            </w:r>
          </w:p>
          <w:p w14:paraId="16688F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controller.onLoginClicked(</w:t>
            </w:r>
          </w:p>
          <w:p w14:paraId="1EC608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binding.etUsername.text?.toString().orEmpty(),</w:t>
            </w:r>
          </w:p>
          <w:p w14:paraId="6C885E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binding.etPassword.text?.toString().orEmpty()</w:t>
            </w:r>
          </w:p>
          <w:p w14:paraId="557EB5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F9BA3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955DD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7CD42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showLoading(show: Boolean) {</w:t>
            </w:r>
          </w:p>
          <w:p w14:paraId="0A3FA0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binding.progress.visibility = if (show) View.VISIBLE else View.GONE</w:t>
            </w:r>
          </w:p>
          <w:p w14:paraId="3CD6EC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binding.btnLogin.isEnabled = !show</w:t>
            </w:r>
          </w:p>
          <w:p w14:paraId="28F18E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83FBB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showUsernameError(message: String) {</w:t>
            </w:r>
          </w:p>
          <w:p w14:paraId="493193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binding.tilUsername.error = message</w:t>
            </w:r>
          </w:p>
          <w:p w14:paraId="3F03B78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2C8F5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showPasswordError(message: String) {</w:t>
            </w:r>
          </w:p>
          <w:p w14:paraId="2EFFB8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binding.tilPassword.error = message</w:t>
            </w:r>
          </w:p>
          <w:p w14:paraId="332927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D50D1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showError(message: String) {</w:t>
            </w:r>
          </w:p>
          <w:p w14:paraId="7A580A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binding.tilUsername.error = " "</w:t>
            </w:r>
          </w:p>
          <w:p w14:paraId="723B4D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binding.tilPassword.error = " "</w:t>
            </w:r>
          </w:p>
          <w:p w14:paraId="3818CB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Toast.makeText(this, message, Toast.LENGTH_LONG).show()</w:t>
            </w:r>
          </w:p>
          <w:p w14:paraId="7C7351C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CACF2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navigateToHome(token: String) {</w:t>
            </w:r>
          </w:p>
          <w:p w14:paraId="546E9B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startActivity(</w:t>
            </w:r>
          </w:p>
          <w:p w14:paraId="2397FA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Intent(this, ConverterActivity::class.java).putExtra(ConverterActivity.EXTRA_TOKEN, token)</w:t>
            </w:r>
          </w:p>
          <w:p w14:paraId="4CA6CD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CD96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finish()</w:t>
            </w:r>
          </w:p>
          <w:p w14:paraId="03EB943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90276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5D6781EE">
      <w:pPr>
        <w:pStyle w:val="6"/>
      </w:pPr>
      <w:bookmarkStart w:id="314" w:name="_Toc8241"/>
      <w:bookmarkStart w:id="315" w:name="_Toc25191"/>
      <w:r>
        <w:t xml:space="preserve">Tabla </w:t>
      </w:r>
      <w:r>
        <w:rPr>
          <w:rFonts w:hint="default"/>
          <w:lang w:val="es-EC"/>
        </w:rPr>
        <w:t>72</w:t>
      </w:r>
      <w:r>
        <w:t xml:space="preserve">. </w:t>
      </w:r>
      <w:r>
        <w:rPr>
          <w:rFonts w:hint="default"/>
          <w:lang w:val="es-EC"/>
        </w:rPr>
        <w:t xml:space="preserve">Clase ConverterView </w:t>
      </w:r>
      <w:r>
        <w:t>- Cliente web</w:t>
      </w:r>
      <w:bookmarkEnd w:id="314"/>
      <w:bookmarkEnd w:id="315"/>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C252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662CC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7D2A53D0">
            <w:pPr>
              <w:spacing w:before="0" w:after="0" w:line="240" w:lineRule="auto"/>
              <w:rPr>
                <w:rFonts w:hint="default" w:ascii="Courier New" w:hAnsi="Courier New" w:eastAsia="Courier New" w:cs="Courier New"/>
                <w:color w:val="000000"/>
                <w:sz w:val="16"/>
                <w:szCs w:val="16"/>
                <w:lang w:val="es-EC"/>
              </w:rPr>
            </w:pPr>
          </w:p>
          <w:p w14:paraId="12B8E0B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10437EEC">
            <w:pPr>
              <w:spacing w:before="0" w:after="0" w:line="240" w:lineRule="auto"/>
              <w:rPr>
                <w:rFonts w:hint="default" w:ascii="Courier New" w:hAnsi="Courier New" w:eastAsia="Courier New" w:cs="Courier New"/>
                <w:color w:val="000000"/>
                <w:sz w:val="16"/>
                <w:szCs w:val="16"/>
                <w:lang w:val="es-EC"/>
              </w:rPr>
            </w:pPr>
          </w:p>
          <w:p w14:paraId="117248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interface ConverterView {</w:t>
            </w:r>
          </w:p>
          <w:p w14:paraId="6F5930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showTitle(title: String)</w:t>
            </w:r>
          </w:p>
          <w:p w14:paraId="49197B4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showUnits(units : List&lt;Unit&gt;, fromIndex: Int, toIndex: Int)</w:t>
            </w:r>
          </w:p>
          <w:p w14:paraId="4C9939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showSymbols(from: String, to: String)</w:t>
            </w:r>
          </w:p>
          <w:p w14:paraId="125868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showResult(text: String)</w:t>
            </w:r>
          </w:p>
          <w:p w14:paraId="0FEB1E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clearResult()</w:t>
            </w:r>
          </w:p>
          <w:p w14:paraId="257ABB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Pasa null para quitar el error. */</w:t>
            </w:r>
          </w:p>
          <w:p w14:paraId="42BEAC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showInputError(message: String?)</w:t>
            </w:r>
          </w:p>
          <w:p w14:paraId="1E1030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Error de comunicación o del servicio. */</w:t>
            </w:r>
          </w:p>
          <w:p w14:paraId="74AE6C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showError(message: String)</w:t>
            </w:r>
          </w:p>
          <w:p w14:paraId="0406BBF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showLoading(show: Boolean)</w:t>
            </w:r>
          </w:p>
          <w:p w14:paraId="1725C7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showSessionExpiredError()</w:t>
            </w:r>
          </w:p>
          <w:p w14:paraId="4F75B0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2A0C15F6">
      <w:pPr>
        <w:pStyle w:val="6"/>
        <w:rPr>
          <w:rFonts w:hint="default"/>
          <w:lang w:val="es-EC"/>
        </w:rPr>
      </w:pPr>
      <w:bookmarkStart w:id="316" w:name="_Toc6321"/>
      <w:bookmarkStart w:id="317" w:name="_Toc23676"/>
      <w:r>
        <w:t xml:space="preserve">Tabla </w:t>
      </w:r>
      <w:r>
        <w:rPr>
          <w:rFonts w:hint="default"/>
          <w:lang w:val="es-EC"/>
        </w:rPr>
        <w:t>73</w:t>
      </w:r>
      <w:r>
        <w:t xml:space="preserve">. </w:t>
      </w:r>
      <w:r>
        <w:rPr>
          <w:rFonts w:hint="default"/>
          <w:lang w:val="es-EC"/>
        </w:rPr>
        <w:t>Clase ConverterActivity</w:t>
      </w:r>
      <w:r>
        <w:t xml:space="preserve">- Cliente </w:t>
      </w:r>
      <w:r>
        <w:rPr>
          <w:rFonts w:hint="default"/>
          <w:lang w:val="es-EC"/>
        </w:rPr>
        <w:t>móvil</w:t>
      </w:r>
      <w:bookmarkEnd w:id="316"/>
      <w:bookmarkEnd w:id="317"/>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64D5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837665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2435EA3A">
            <w:pPr>
              <w:spacing w:before="0" w:after="0" w:line="240" w:lineRule="auto"/>
              <w:rPr>
                <w:rFonts w:hint="default" w:ascii="Courier New" w:hAnsi="Courier New" w:eastAsia="Courier New" w:cs="Courier New"/>
                <w:color w:val="000000"/>
                <w:sz w:val="16"/>
                <w:szCs w:val="16"/>
                <w:lang w:val="es-EC"/>
              </w:rPr>
            </w:pPr>
          </w:p>
          <w:p w14:paraId="05E928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android.os.Bundle</w:t>
            </w:r>
          </w:p>
          <w:p w14:paraId="05584F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androidx.appcompat.app.AppCompatActivity</w:t>
            </w:r>
          </w:p>
          <w:p w14:paraId="2B2EF17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ec.edu.monster.databinding.ActivityConverterBinding</w:t>
            </w:r>
          </w:p>
          <w:p w14:paraId="346B0A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com.google.android.material.tabs.TabLayoutMediator</w:t>
            </w:r>
          </w:p>
          <w:p w14:paraId="56B8FC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7E32D3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ec.edu.monster.view.fragments.CategoryPagerAdapter</w:t>
            </w:r>
          </w:p>
          <w:p w14:paraId="3707DF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ConverterActivity : AppCompatActivity() {</w:t>
            </w:r>
          </w:p>
          <w:p w14:paraId="12F99D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A5C3C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binding: ActivityConverterBinding</w:t>
            </w:r>
          </w:p>
          <w:p w14:paraId="2582AA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onCreate(savedInstanceState: Bundle?) {</w:t>
            </w:r>
          </w:p>
          <w:p w14:paraId="2AEFDE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super.onCreate(savedInstanceState)</w:t>
            </w:r>
          </w:p>
          <w:p w14:paraId="645316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 = ActivityConverterBinding.inflate(layoutInflater)</w:t>
            </w:r>
          </w:p>
          <w:p w14:paraId="7197A8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setContentView(binding.root)</w:t>
            </w:r>
          </w:p>
          <w:p w14:paraId="5141D3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categories = UnitCategory.entries</w:t>
            </w:r>
          </w:p>
          <w:p w14:paraId="0E1647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binding.pager.adapter = CategoryPagerAdapter(this, categories)</w:t>
            </w:r>
          </w:p>
          <w:p w14:paraId="08DF49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binding.pager.offscreenPageLimit = categories.size</w:t>
            </w:r>
          </w:p>
          <w:p w14:paraId="5A94FE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TabLayoutMediator(binding.tabs, binding.pager) { tab, position -&gt;</w:t>
            </w:r>
          </w:p>
          <w:p w14:paraId="7A321F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tab.text = categories[position].title</w:t>
            </w:r>
          </w:p>
          <w:p w14:paraId="0C500B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}.attach()</w:t>
            </w:r>
          </w:p>
          <w:p w14:paraId="0BB68F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C6B33BA">
            <w:pPr>
              <w:spacing w:before="0" w:after="0" w:line="240" w:lineRule="auto"/>
              <w:rPr>
                <w:rFonts w:hint="default" w:ascii="Courier New" w:hAnsi="Courier New" w:eastAsia="Courier New" w:cs="Courier New"/>
                <w:color w:val="000000"/>
                <w:sz w:val="16"/>
                <w:szCs w:val="16"/>
                <w:lang w:val="es-EC"/>
              </w:rPr>
            </w:pPr>
          </w:p>
          <w:p w14:paraId="3A6F35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companion object {</w:t>
            </w:r>
          </w:p>
          <w:p w14:paraId="633F65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EXTRA_TOKEN = "extra_token"</w:t>
            </w:r>
          </w:p>
          <w:p w14:paraId="62C2DBE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6A291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677FF25">
      <w:pPr>
        <w:pStyle w:val="6"/>
        <w:rPr>
          <w:rFonts w:hint="default"/>
          <w:lang w:val="es-EC"/>
        </w:rPr>
      </w:pPr>
      <w:bookmarkStart w:id="318" w:name="_Toc180"/>
      <w:bookmarkStart w:id="319" w:name="_Toc22594"/>
      <w:r>
        <w:t xml:space="preserve">Tabla </w:t>
      </w:r>
      <w:r>
        <w:rPr>
          <w:rFonts w:hint="default"/>
          <w:lang w:val="es-EC"/>
        </w:rPr>
        <w:t>74</w:t>
      </w:r>
      <w:r>
        <w:t xml:space="preserve">. </w:t>
      </w:r>
      <w:r>
        <w:rPr>
          <w:rFonts w:hint="default"/>
          <w:lang w:val="es-EC"/>
        </w:rPr>
        <w:t>Clase CategoryPageAdapter</w:t>
      </w:r>
      <w:r>
        <w:t xml:space="preserve">- Cliente </w:t>
      </w:r>
      <w:r>
        <w:rPr>
          <w:rFonts w:hint="default"/>
          <w:lang w:val="es-EC"/>
        </w:rPr>
        <w:t>móvil</w:t>
      </w:r>
      <w:bookmarkEnd w:id="318"/>
      <w:bookmarkEnd w:id="319"/>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1D93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A97C97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ec.edu.monster.view.fragments</w:t>
            </w:r>
          </w:p>
          <w:p w14:paraId="695F6B11">
            <w:pPr>
              <w:spacing w:before="0" w:after="0" w:line="240" w:lineRule="auto"/>
              <w:rPr>
                <w:rFonts w:hint="default" w:ascii="Courier New" w:hAnsi="Courier New" w:eastAsia="Courier New" w:cs="Courier New"/>
                <w:color w:val="000000"/>
                <w:sz w:val="16"/>
                <w:szCs w:val="16"/>
                <w:lang w:val="es-EC"/>
              </w:rPr>
            </w:pPr>
          </w:p>
          <w:p w14:paraId="5B4391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androidx.fragment.app.FragmentActivity</w:t>
            </w:r>
          </w:p>
          <w:p w14:paraId="43F599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androidx.viewpager2.adapter.FragmentStateAdapter</w:t>
            </w:r>
          </w:p>
          <w:p w14:paraId="5ABB27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5A8B7AA8">
            <w:pPr>
              <w:spacing w:before="0" w:after="0" w:line="240" w:lineRule="auto"/>
              <w:rPr>
                <w:rFonts w:hint="default" w:ascii="Courier New" w:hAnsi="Courier New" w:eastAsia="Courier New" w:cs="Courier New"/>
                <w:color w:val="000000"/>
                <w:sz w:val="16"/>
                <w:szCs w:val="16"/>
                <w:lang w:val="es-EC"/>
              </w:rPr>
            </w:pPr>
          </w:p>
          <w:p w14:paraId="107B61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CategoryPagerAdapter(</w:t>
            </w:r>
          </w:p>
          <w:p w14:paraId="1F7508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activity: FragmentActivity,</w:t>
            </w:r>
          </w:p>
          <w:p w14:paraId="535301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categories: List&lt;UnitCategory&gt;</w:t>
            </w:r>
          </w:p>
          <w:p w14:paraId="4D00F32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 FragmentStateAdapter(activity) {</w:t>
            </w:r>
          </w:p>
          <w:p w14:paraId="779B18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getItemCount() = categories.size</w:t>
            </w:r>
          </w:p>
          <w:p w14:paraId="35B139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createFragment(position: Int) = ConverterFragment.newInstance(categories[position])</w:t>
            </w:r>
          </w:p>
          <w:p w14:paraId="758F30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8FE34F4">
      <w:pPr>
        <w:pStyle w:val="6"/>
        <w:rPr>
          <w:rFonts w:hint="default"/>
          <w:lang w:val="es-EC"/>
        </w:rPr>
      </w:pPr>
      <w:bookmarkStart w:id="320" w:name="_Toc8212"/>
      <w:bookmarkStart w:id="321" w:name="_Toc10764"/>
      <w:r>
        <w:t xml:space="preserve">Tabla </w:t>
      </w:r>
      <w:r>
        <w:rPr>
          <w:rFonts w:hint="default"/>
          <w:lang w:val="es-EC"/>
        </w:rPr>
        <w:t>75</w:t>
      </w:r>
      <w:r>
        <w:t xml:space="preserve">. </w:t>
      </w:r>
      <w:r>
        <w:rPr>
          <w:rFonts w:hint="default"/>
          <w:lang w:val="es-EC"/>
        </w:rPr>
        <w:t>Clase ConverterFragment</w:t>
      </w:r>
      <w:r>
        <w:t xml:space="preserve">- Cliente </w:t>
      </w:r>
      <w:r>
        <w:rPr>
          <w:rFonts w:hint="default"/>
          <w:lang w:val="es-EC"/>
        </w:rPr>
        <w:t>móvil</w:t>
      </w:r>
      <w:bookmarkEnd w:id="320"/>
      <w:bookmarkEnd w:id="321"/>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2E7E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D049C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ec.edu.monster.view.fragments</w:t>
            </w:r>
          </w:p>
          <w:p w14:paraId="0A2368DB">
            <w:pPr>
              <w:spacing w:before="0" w:after="0" w:line="240" w:lineRule="auto"/>
              <w:rPr>
                <w:rFonts w:hint="default" w:ascii="Courier New" w:hAnsi="Courier New" w:eastAsia="Courier New" w:cs="Courier New"/>
                <w:color w:val="000000"/>
                <w:sz w:val="16"/>
                <w:szCs w:val="16"/>
                <w:lang w:val="es-EC"/>
              </w:rPr>
            </w:pPr>
          </w:p>
          <w:p w14:paraId="113558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w:t>
            </w:r>
          </w:p>
          <w:p w14:paraId="25DF23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android.content.Context</w:t>
            </w:r>
          </w:p>
          <w:p w14:paraId="7B2300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android.content.Intent</w:t>
            </w:r>
          </w:p>
          <w:p w14:paraId="09694B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android.os.Bundle</w:t>
            </w:r>
          </w:p>
          <w:p w14:paraId="394E0D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android.view.LayoutInflater</w:t>
            </w:r>
          </w:p>
          <w:p w14:paraId="0933905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android.view.View</w:t>
            </w:r>
          </w:p>
          <w:p w14:paraId="659C620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android.view.ViewGroup</w:t>
            </w:r>
          </w:p>
          <w:p w14:paraId="5CF3F0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android.view.inputmethod.EditorInfo</w:t>
            </w:r>
          </w:p>
          <w:p w14:paraId="31E1E1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android.widget.ArrayAdapter</w:t>
            </w:r>
          </w:p>
          <w:p w14:paraId="3623EF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android.widget.Filter</w:t>
            </w:r>
          </w:p>
          <w:p w14:paraId="0E1948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android.widget.Toast</w:t>
            </w:r>
          </w:p>
          <w:p w14:paraId="4053E2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androidx.appcompat.app.AlertDialog</w:t>
            </w:r>
          </w:p>
          <w:p w14:paraId="31A1AE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androidx.core.os.bundleOf</w:t>
            </w:r>
          </w:p>
          <w:p w14:paraId="19BE9C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androidx.core.widget.doAfterTextChanged</w:t>
            </w:r>
          </w:p>
          <w:p w14:paraId="3DF256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androidx.fragment.app.Fragment</w:t>
            </w:r>
          </w:p>
          <w:p w14:paraId="1A0770B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androidx.lifecycle.lifecycleScope</w:t>
            </w:r>
          </w:p>
          <w:p w14:paraId="228C14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com.google.android.material.dialog.MaterialAlertDialogBuilder</w:t>
            </w:r>
          </w:p>
          <w:p w14:paraId="30E786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ec.edu.monster.controller.ConverterController</w:t>
            </w:r>
          </w:p>
          <w:p w14:paraId="391B49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ec.edu.monster.databinding.FragmentConverterBinding</w:t>
            </w:r>
          </w:p>
          <w:p w14:paraId="3C116B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ec.edu.monster.model.UnitConverterModel</w:t>
            </w:r>
          </w:p>
          <w:p w14:paraId="5F048A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27A3324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ec.edu.monster.model.storage.SessionStore</w:t>
            </w:r>
          </w:p>
          <w:p w14:paraId="15AF0C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ec.edu.monster.view.ConverterView</w:t>
            </w:r>
          </w:p>
          <w:p w14:paraId="733F96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ec.edu.monster.view.LoginActivity</w:t>
            </w:r>
          </w:p>
          <w:p w14:paraId="0FFF5E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730C7639">
            <w:pPr>
              <w:spacing w:before="0" w:after="0" w:line="240" w:lineRule="auto"/>
              <w:rPr>
                <w:rFonts w:hint="default" w:ascii="Courier New" w:hAnsi="Courier New" w:eastAsia="Courier New" w:cs="Courier New"/>
                <w:color w:val="000000"/>
                <w:sz w:val="16"/>
                <w:szCs w:val="16"/>
                <w:lang w:val="es-EC"/>
              </w:rPr>
            </w:pPr>
          </w:p>
          <w:p w14:paraId="32E3DC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Vista: una pestaña del conversor. Se reutiliza para todas las categorías. */</w:t>
            </w:r>
          </w:p>
          <w:p w14:paraId="3D32F4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ConverterFragment : Fragment(), ConverterView {</w:t>
            </w:r>
          </w:p>
          <w:p w14:paraId="64A54212">
            <w:pPr>
              <w:spacing w:before="0" w:after="0" w:line="240" w:lineRule="auto"/>
              <w:rPr>
                <w:rFonts w:hint="default" w:ascii="Courier New" w:hAnsi="Courier New" w:eastAsia="Courier New" w:cs="Courier New"/>
                <w:color w:val="000000"/>
                <w:sz w:val="16"/>
                <w:szCs w:val="16"/>
                <w:lang w:val="es-EC"/>
              </w:rPr>
            </w:pPr>
          </w:p>
          <w:p w14:paraId="236512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var _binding: FragmentConverterBinding? = null</w:t>
            </w:r>
          </w:p>
          <w:p w14:paraId="7DFAB9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binding get() = _binding!!</w:t>
            </w:r>
          </w:p>
          <w:p w14:paraId="5E70E5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controller: ConverterController</w:t>
            </w:r>
          </w:p>
          <w:p w14:paraId="2FA7AD65">
            <w:pPr>
              <w:spacing w:before="0" w:after="0" w:line="240" w:lineRule="auto"/>
              <w:rPr>
                <w:rFonts w:hint="default" w:ascii="Courier New" w:hAnsi="Courier New" w:eastAsia="Courier New" w:cs="Courier New"/>
                <w:color w:val="000000"/>
                <w:sz w:val="16"/>
                <w:szCs w:val="16"/>
                <w:lang w:val="es-EC"/>
              </w:rPr>
            </w:pPr>
          </w:p>
          <w:p w14:paraId="71B9AC8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var sessionDialog: AlertDialog? = null</w:t>
            </w:r>
          </w:p>
          <w:p w14:paraId="19F49AAF">
            <w:pPr>
              <w:spacing w:before="0" w:after="0" w:line="240" w:lineRule="auto"/>
              <w:rPr>
                <w:rFonts w:hint="default" w:ascii="Courier New" w:hAnsi="Courier New" w:eastAsia="Courier New" w:cs="Courier New"/>
                <w:color w:val="000000"/>
                <w:sz w:val="16"/>
                <w:szCs w:val="16"/>
                <w:lang w:val="es-EC"/>
              </w:rPr>
            </w:pPr>
          </w:p>
          <w:p w14:paraId="2F703C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onCreateView(</w:t>
            </w:r>
          </w:p>
          <w:p w14:paraId="28168B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inflater: LayoutInflater,</w:t>
            </w:r>
          </w:p>
          <w:p w14:paraId="70AAD9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container: ViewGroup?,</w:t>
            </w:r>
          </w:p>
          <w:p w14:paraId="37E9C3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savedInstanceState: Bundle?</w:t>
            </w:r>
          </w:p>
          <w:p w14:paraId="3D3B5CC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View {</w:t>
            </w:r>
          </w:p>
          <w:p w14:paraId="7B5F8EA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_binding = FragmentConverterBinding.inflate(inflater, container, false)</w:t>
            </w:r>
          </w:p>
          <w:p w14:paraId="2E537F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binding.root</w:t>
            </w:r>
          </w:p>
          <w:p w14:paraId="2E6EA44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A064E37">
            <w:pPr>
              <w:spacing w:before="0" w:after="0" w:line="240" w:lineRule="auto"/>
              <w:rPr>
                <w:rFonts w:hint="default" w:ascii="Courier New" w:hAnsi="Courier New" w:eastAsia="Courier New" w:cs="Courier New"/>
                <w:color w:val="000000"/>
                <w:sz w:val="16"/>
                <w:szCs w:val="16"/>
                <w:lang w:val="es-EC"/>
              </w:rPr>
            </w:pPr>
          </w:p>
          <w:p w14:paraId="0FE7C7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onViewCreated(view: View, savedInstanceState: Bundle?) {</w:t>
            </w:r>
          </w:p>
          <w:p w14:paraId="2E04EDF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super.onViewCreated(view, savedInstanceState)</w:t>
            </w:r>
          </w:p>
          <w:p w14:paraId="28DE72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category = UnitCategory.valueOf(requireArguments().getString(ARG_CATEGORY)!!)</w:t>
            </w:r>
          </w:p>
          <w:p w14:paraId="2600EE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 = ConverterController(</w:t>
            </w:r>
          </w:p>
          <w:p w14:paraId="5A41A6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view = this,</w:t>
            </w:r>
          </w:p>
          <w:p w14:paraId="1E810D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model = UnitConverterModel(SessionStore(requireContext().applicationContext)),</w:t>
            </w:r>
          </w:p>
          <w:p w14:paraId="79ECDC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category = category,</w:t>
            </w:r>
          </w:p>
          <w:p w14:paraId="206E6B1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scope = viewLifecycleOwner.lifecycleScope   // se cancela solo al destruir la vista</w:t>
            </w:r>
          </w:p>
          <w:p w14:paraId="01ED3C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A93A3B">
            <w:pPr>
              <w:spacing w:before="0" w:after="0" w:line="240" w:lineRule="auto"/>
              <w:rPr>
                <w:rFonts w:hint="default" w:ascii="Courier New" w:hAnsi="Courier New" w:eastAsia="Courier New" w:cs="Courier New"/>
                <w:color w:val="000000"/>
                <w:sz w:val="16"/>
                <w:szCs w:val="16"/>
                <w:lang w:val="es-EC"/>
              </w:rPr>
            </w:pPr>
          </w:p>
          <w:p w14:paraId="62EFBF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binding.actFrom.setOnItemClickListener { _, _, position, _ -&gt; controller.onFromSelected(position) }</w:t>
            </w:r>
          </w:p>
          <w:p w14:paraId="076914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binding.actTo.setOnItemClickListener { _, _, position, _ -&gt; controller.onToSelected(position) }</w:t>
            </w:r>
          </w:p>
          <w:p w14:paraId="17C950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binding.etValue.doAfterTextChanged { controller.onInputChanged() }</w:t>
            </w:r>
          </w:p>
          <w:p w14:paraId="1EA51D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binding.etValue.setOnEditorActionListener { _, actionId, _ -&gt;</w:t>
            </w:r>
          </w:p>
          <w:p w14:paraId="766C25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(actionId == EditorInfo.IME_ACTION_DONE) { convert(); true } else false</w:t>
            </w:r>
          </w:p>
          <w:p w14:paraId="3EC269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E156E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binding.btnConvert.setOnClickListener { convert() }</w:t>
            </w:r>
          </w:p>
          <w:p w14:paraId="3D47F6C7">
            <w:pPr>
              <w:spacing w:before="0" w:after="0" w:line="240" w:lineRule="auto"/>
              <w:rPr>
                <w:rFonts w:hint="default" w:ascii="Courier New" w:hAnsi="Courier New" w:eastAsia="Courier New" w:cs="Courier New"/>
                <w:color w:val="000000"/>
                <w:sz w:val="16"/>
                <w:szCs w:val="16"/>
                <w:lang w:val="es-EC"/>
              </w:rPr>
            </w:pPr>
          </w:p>
          <w:p w14:paraId="6A6721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controller.onViewCreated()</w:t>
            </w:r>
          </w:p>
          <w:p w14:paraId="2E6BDB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843DB95">
            <w:pPr>
              <w:spacing w:before="0" w:after="0" w:line="240" w:lineRule="auto"/>
              <w:rPr>
                <w:rFonts w:hint="default" w:ascii="Courier New" w:hAnsi="Courier New" w:eastAsia="Courier New" w:cs="Courier New"/>
                <w:color w:val="000000"/>
                <w:sz w:val="16"/>
                <w:szCs w:val="16"/>
                <w:lang w:val="es-EC"/>
              </w:rPr>
            </w:pPr>
          </w:p>
          <w:p w14:paraId="4FE31D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convert() {</w:t>
            </w:r>
          </w:p>
          <w:p w14:paraId="28BE4EC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controller.onConvertClicked(binding.etValue.text?.toString().orEmpty())</w:t>
            </w:r>
          </w:p>
          <w:p w14:paraId="770D35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B924CC7">
            <w:pPr>
              <w:spacing w:before="0" w:after="0" w:line="240" w:lineRule="auto"/>
              <w:rPr>
                <w:rFonts w:hint="default" w:ascii="Courier New" w:hAnsi="Courier New" w:eastAsia="Courier New" w:cs="Courier New"/>
                <w:color w:val="000000"/>
                <w:sz w:val="16"/>
                <w:szCs w:val="16"/>
                <w:lang w:val="es-EC"/>
              </w:rPr>
            </w:pPr>
          </w:p>
          <w:p w14:paraId="3016A2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 ConverterView ---</w:t>
            </w:r>
          </w:p>
          <w:p w14:paraId="240FA05D">
            <w:pPr>
              <w:spacing w:before="0" w:after="0" w:line="240" w:lineRule="auto"/>
              <w:rPr>
                <w:rFonts w:hint="default" w:ascii="Courier New" w:hAnsi="Courier New" w:eastAsia="Courier New" w:cs="Courier New"/>
                <w:color w:val="000000"/>
                <w:sz w:val="16"/>
                <w:szCs w:val="16"/>
                <w:lang w:val="es-EC"/>
              </w:rPr>
            </w:pPr>
          </w:p>
          <w:p w14:paraId="1FDC73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showTitle(title: String) {</w:t>
            </w:r>
          </w:p>
          <w:p w14:paraId="2CBB43C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binding.tvTitle.text = title</w:t>
            </w:r>
          </w:p>
          <w:p w14:paraId="0A6A79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C028B5F">
            <w:pPr>
              <w:spacing w:before="0" w:after="0" w:line="240" w:lineRule="auto"/>
              <w:rPr>
                <w:rFonts w:hint="default" w:ascii="Courier New" w:hAnsi="Courier New" w:eastAsia="Courier New" w:cs="Courier New"/>
                <w:color w:val="000000"/>
                <w:sz w:val="16"/>
                <w:szCs w:val="16"/>
                <w:lang w:val="es-EC"/>
              </w:rPr>
            </w:pPr>
          </w:p>
          <w:p w14:paraId="3BCD19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showUnits(units: List&lt;Unit&gt;, fromIndex: Int, toIndex: Int) {</w:t>
            </w:r>
          </w:p>
          <w:p w14:paraId="7A2E83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fullNames = resources.getBoolean(R.bool.show_full_unit_names)</w:t>
            </w:r>
          </w:p>
          <w:p w14:paraId="765224C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labels : List&lt;String&gt; = units.map {</w:t>
            </w:r>
          </w:p>
          <w:p w14:paraId="615091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(fullNames)</w:t>
            </w:r>
          </w:p>
          <w:p w14:paraId="24CB08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D9AEA1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it.name</w:t>
            </w:r>
          </w:p>
          <w:p w14:paraId="511DEB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else {</w:t>
            </w:r>
          </w:p>
          <w:p w14:paraId="5FCC6CE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it.symbol</w:t>
            </w:r>
          </w:p>
          <w:p w14:paraId="39EAE4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769B0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7C7C4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binding.actFrom.setAdapter(NoFilterAdapter(requireContext(), labels))</w:t>
            </w:r>
          </w:p>
          <w:p w14:paraId="02E7569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binding.actTo.setAdapter(NoFilterAdapter(requireContext(), labels))</w:t>
            </w:r>
          </w:p>
          <w:p w14:paraId="3A0490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filter = false: evita que el adaptador filtre la lista con el texto actual.</w:t>
            </w:r>
          </w:p>
          <w:p w14:paraId="3135D0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binding.actFrom.setText(labels[fromIndex], false)</w:t>
            </w:r>
          </w:p>
          <w:p w14:paraId="0ECCDD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binding.actTo.setText(labels[toIndex], false)</w:t>
            </w:r>
          </w:p>
          <w:p w14:paraId="514CB6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40303FD">
            <w:pPr>
              <w:spacing w:before="0" w:after="0" w:line="240" w:lineRule="auto"/>
              <w:rPr>
                <w:rFonts w:hint="default" w:ascii="Courier New" w:hAnsi="Courier New" w:eastAsia="Courier New" w:cs="Courier New"/>
                <w:color w:val="000000"/>
                <w:sz w:val="16"/>
                <w:szCs w:val="16"/>
                <w:lang w:val="es-EC"/>
              </w:rPr>
            </w:pPr>
          </w:p>
          <w:p w14:paraId="723A31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showSymbols(from: String, to: String) {</w:t>
            </w:r>
          </w:p>
          <w:p w14:paraId="00BFFC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binding.tilValue.suffixText = from</w:t>
            </w:r>
          </w:p>
          <w:p w14:paraId="572F4B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binding.tilResult.suffixText = to</w:t>
            </w:r>
          </w:p>
          <w:p w14:paraId="0D10B5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82DB52A">
            <w:pPr>
              <w:spacing w:before="0" w:after="0" w:line="240" w:lineRule="auto"/>
              <w:rPr>
                <w:rFonts w:hint="default" w:ascii="Courier New" w:hAnsi="Courier New" w:eastAsia="Courier New" w:cs="Courier New"/>
                <w:color w:val="000000"/>
                <w:sz w:val="16"/>
                <w:szCs w:val="16"/>
                <w:lang w:val="es-EC"/>
              </w:rPr>
            </w:pPr>
          </w:p>
          <w:p w14:paraId="21951E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showResult(text: String) {</w:t>
            </w:r>
          </w:p>
          <w:p w14:paraId="05AF759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binding.etResult.setText(text)</w:t>
            </w:r>
          </w:p>
          <w:p w14:paraId="1A57D3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10FCFE">
            <w:pPr>
              <w:spacing w:before="0" w:after="0" w:line="240" w:lineRule="auto"/>
              <w:rPr>
                <w:rFonts w:hint="default" w:ascii="Courier New" w:hAnsi="Courier New" w:eastAsia="Courier New" w:cs="Courier New"/>
                <w:color w:val="000000"/>
                <w:sz w:val="16"/>
                <w:szCs w:val="16"/>
                <w:lang w:val="es-EC"/>
              </w:rPr>
            </w:pPr>
          </w:p>
          <w:p w14:paraId="126713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clearResult() {</w:t>
            </w:r>
          </w:p>
          <w:p w14:paraId="3630A4C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binding.etResult.setText("")</w:t>
            </w:r>
          </w:p>
          <w:p w14:paraId="31C14A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B2A444">
            <w:pPr>
              <w:spacing w:before="0" w:after="0" w:line="240" w:lineRule="auto"/>
              <w:rPr>
                <w:rFonts w:hint="default" w:ascii="Courier New" w:hAnsi="Courier New" w:eastAsia="Courier New" w:cs="Courier New"/>
                <w:color w:val="000000"/>
                <w:sz w:val="16"/>
                <w:szCs w:val="16"/>
                <w:lang w:val="es-EC"/>
              </w:rPr>
            </w:pPr>
          </w:p>
          <w:p w14:paraId="04280D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showInputError(message: String?) {</w:t>
            </w:r>
          </w:p>
          <w:p w14:paraId="605BC3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if(message == null) clearError()</w:t>
            </w:r>
          </w:p>
          <w:p w14:paraId="750764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binding.tilValue.error = message</w:t>
            </w:r>
          </w:p>
          <w:p w14:paraId="6F18C6F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467F58A">
            <w:pPr>
              <w:spacing w:before="0" w:after="0" w:line="240" w:lineRule="auto"/>
              <w:rPr>
                <w:rFonts w:hint="default" w:ascii="Courier New" w:hAnsi="Courier New" w:eastAsia="Courier New" w:cs="Courier New"/>
                <w:color w:val="000000"/>
                <w:sz w:val="16"/>
                <w:szCs w:val="16"/>
                <w:lang w:val="es-EC"/>
              </w:rPr>
            </w:pPr>
          </w:p>
          <w:p w14:paraId="5842D1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clearError()</w:t>
            </w:r>
          </w:p>
          <w:p w14:paraId="55852C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11079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binding.tilValue.error = null</w:t>
            </w:r>
          </w:p>
          <w:p w14:paraId="4EA264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5D07408">
            <w:pPr>
              <w:spacing w:before="0" w:after="0" w:line="240" w:lineRule="auto"/>
              <w:rPr>
                <w:rFonts w:hint="default" w:ascii="Courier New" w:hAnsi="Courier New" w:eastAsia="Courier New" w:cs="Courier New"/>
                <w:color w:val="000000"/>
                <w:sz w:val="16"/>
                <w:szCs w:val="16"/>
                <w:lang w:val="es-EC"/>
              </w:rPr>
            </w:pPr>
          </w:p>
          <w:p w14:paraId="760483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showError(message: String) {</w:t>
            </w:r>
          </w:p>
          <w:p w14:paraId="23848F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context?.let { Toast.makeText(it, message, Toast.LENGTH_LONG).show() }</w:t>
            </w:r>
          </w:p>
          <w:p w14:paraId="52F3C4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AF09CF">
            <w:pPr>
              <w:spacing w:before="0" w:after="0" w:line="240" w:lineRule="auto"/>
              <w:rPr>
                <w:rFonts w:hint="default" w:ascii="Courier New" w:hAnsi="Courier New" w:eastAsia="Courier New" w:cs="Courier New"/>
                <w:color w:val="000000"/>
                <w:sz w:val="16"/>
                <w:szCs w:val="16"/>
                <w:lang w:val="es-EC"/>
              </w:rPr>
            </w:pPr>
          </w:p>
          <w:p w14:paraId="7F8992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showLoading(show: Boolean) {</w:t>
            </w:r>
          </w:p>
          <w:p w14:paraId="37DC2C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Puede llegar después de onDestroyView (la corrutina se cancela): no tocar un binding nulo.</w:t>
            </w:r>
          </w:p>
          <w:p w14:paraId="30A74E7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_binding?.btnConvert?.isEnabled = !show</w:t>
            </w:r>
          </w:p>
          <w:p w14:paraId="4ABF38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D83CA8">
            <w:pPr>
              <w:spacing w:before="0" w:after="0" w:line="240" w:lineRule="auto"/>
              <w:rPr>
                <w:rFonts w:hint="default" w:ascii="Courier New" w:hAnsi="Courier New" w:eastAsia="Courier New" w:cs="Courier New"/>
                <w:color w:val="000000"/>
                <w:sz w:val="16"/>
                <w:szCs w:val="16"/>
                <w:lang w:val="es-EC"/>
              </w:rPr>
            </w:pPr>
          </w:p>
          <w:p w14:paraId="376F86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showSessionExpiredError() {</w:t>
            </w:r>
          </w:p>
          <w:p w14:paraId="1CC8B5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ctx = context ?: return</w:t>
            </w:r>
          </w:p>
          <w:p w14:paraId="30CD52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(sessionDialog?.isShowing == true) return</w:t>
            </w:r>
          </w:p>
          <w:p w14:paraId="640663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sessionDialog = MaterialAlertDialogBuilder(ctx)</w:t>
            </w:r>
          </w:p>
          <w:p w14:paraId="169B67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.setTitle(R.string.session_expired_title)</w:t>
            </w:r>
          </w:p>
          <w:p w14:paraId="2D3DB1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.setMessage(R.string.session_expired_message)</w:t>
            </w:r>
          </w:p>
          <w:p w14:paraId="0EF94D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.setCancelable(false)   // solo se sale con uno de los dos botones</w:t>
            </w:r>
          </w:p>
          <w:p w14:paraId="4CCDA3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.setPositiveButton(R.string.action_login_again) { _, _ -&gt; goToLogin() }</w:t>
            </w:r>
          </w:p>
          <w:p w14:paraId="1E7894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.setNegativeButton(R.string.action_exit) { _, _ -&gt; activity?.finishAffinity() }</w:t>
            </w:r>
          </w:p>
          <w:p w14:paraId="13FEF9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.show()</w:t>
            </w:r>
          </w:p>
          <w:p w14:paraId="45FDF9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9C76D78">
            <w:pPr>
              <w:spacing w:before="0" w:after="0" w:line="240" w:lineRule="auto"/>
              <w:rPr>
                <w:rFonts w:hint="default" w:ascii="Courier New" w:hAnsi="Courier New" w:eastAsia="Courier New" w:cs="Courier New"/>
                <w:color w:val="000000"/>
                <w:sz w:val="16"/>
                <w:szCs w:val="16"/>
                <w:lang w:val="es-EC"/>
              </w:rPr>
            </w:pPr>
          </w:p>
          <w:p w14:paraId="5639D4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goToLogin() {</w:t>
            </w:r>
          </w:p>
          <w:p w14:paraId="112952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CLEAR_TASK vacía el historial: el botón "atrás" no regresa al conversor.</w:t>
            </w:r>
          </w:p>
          <w:p w14:paraId="22DFA0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startActivity(</w:t>
            </w:r>
          </w:p>
          <w:p w14:paraId="7B2B11F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Intent(requireContext(), LoginActivity::class.java)</w:t>
            </w:r>
          </w:p>
          <w:p w14:paraId="64E8BB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.addFlags(Intent.FLAG_ACTIVITY_NEW_TASK or Intent.FLAG_ACTIVITY_CLEAR_TASK)</w:t>
            </w:r>
          </w:p>
          <w:p w14:paraId="2C7A637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038D5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1483678">
            <w:pPr>
              <w:spacing w:before="0" w:after="0" w:line="240" w:lineRule="auto"/>
              <w:rPr>
                <w:rFonts w:hint="default" w:ascii="Courier New" w:hAnsi="Courier New" w:eastAsia="Courier New" w:cs="Courier New"/>
                <w:color w:val="000000"/>
                <w:sz w:val="16"/>
                <w:szCs w:val="16"/>
                <w:lang w:val="es-EC"/>
              </w:rPr>
            </w:pPr>
          </w:p>
          <w:p w14:paraId="33D4CB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onDestroyView() {</w:t>
            </w:r>
          </w:p>
          <w:p w14:paraId="0C5538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sessionDialog?.dismiss()</w:t>
            </w:r>
          </w:p>
          <w:p w14:paraId="758487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sessionDialog = null</w:t>
            </w:r>
          </w:p>
          <w:p w14:paraId="68AEEE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super.onDestroyView()</w:t>
            </w:r>
          </w:p>
          <w:p w14:paraId="6A077A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_binding = null</w:t>
            </w:r>
          </w:p>
          <w:p w14:paraId="4D7036C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A3B7625">
            <w:pPr>
              <w:spacing w:before="0" w:after="0" w:line="240" w:lineRule="auto"/>
              <w:rPr>
                <w:rFonts w:hint="default" w:ascii="Courier New" w:hAnsi="Courier New" w:eastAsia="Courier New" w:cs="Courier New"/>
                <w:color w:val="000000"/>
                <w:sz w:val="16"/>
                <w:szCs w:val="16"/>
                <w:lang w:val="es-EC"/>
              </w:rPr>
            </w:pPr>
          </w:p>
          <w:p w14:paraId="6B6FE6C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companion object {</w:t>
            </w:r>
          </w:p>
          <w:p w14:paraId="752FB66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const val ARG_CATEGORY = "category"</w:t>
            </w:r>
          </w:p>
          <w:p w14:paraId="7E23ECEF">
            <w:pPr>
              <w:spacing w:before="0" w:after="0" w:line="240" w:lineRule="auto"/>
              <w:rPr>
                <w:rFonts w:hint="default" w:ascii="Courier New" w:hAnsi="Courier New" w:eastAsia="Courier New" w:cs="Courier New"/>
                <w:color w:val="000000"/>
                <w:sz w:val="16"/>
                <w:szCs w:val="16"/>
                <w:lang w:val="es-EC"/>
              </w:rPr>
            </w:pPr>
          </w:p>
          <w:p w14:paraId="4CA0BC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newInstance(category: UnitCategory) = ConverterFragment().apply {</w:t>
            </w:r>
          </w:p>
          <w:p w14:paraId="06A9AD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arguments = bundleOf(ARG_CATEGORY to category.name)</w:t>
            </w:r>
          </w:p>
          <w:p w14:paraId="001AD3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538AB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7948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29F30522">
            <w:pPr>
              <w:spacing w:before="0" w:after="0" w:line="240" w:lineRule="auto"/>
              <w:rPr>
                <w:rFonts w:hint="default" w:ascii="Courier New" w:hAnsi="Courier New" w:eastAsia="Courier New" w:cs="Courier New"/>
                <w:color w:val="000000"/>
                <w:sz w:val="16"/>
                <w:szCs w:val="16"/>
                <w:lang w:val="es-EC"/>
              </w:rPr>
            </w:pPr>
          </w:p>
          <w:p w14:paraId="40C5AA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Adaptador para dropdowns de selección fija: siempre muestra todas las opciones. */</w:t>
            </w:r>
          </w:p>
          <w:p w14:paraId="0996383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private class NoFilterAdapter(context: Context, items: List&lt;String&gt;) :</w:t>
            </w:r>
          </w:p>
          <w:p w14:paraId="241E014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ArrayAdapter&lt;String&gt;(context, android.R.layout.simple_dropdown_item_1line, items) {</w:t>
            </w:r>
          </w:p>
          <w:p w14:paraId="4A76D844">
            <w:pPr>
              <w:spacing w:before="0" w:after="0" w:line="240" w:lineRule="auto"/>
              <w:rPr>
                <w:rFonts w:hint="default" w:ascii="Courier New" w:hAnsi="Courier New" w:eastAsia="Courier New" w:cs="Courier New"/>
                <w:color w:val="000000"/>
                <w:sz w:val="16"/>
                <w:szCs w:val="16"/>
                <w:lang w:val="es-EC"/>
              </w:rPr>
            </w:pPr>
          </w:p>
          <w:p w14:paraId="7555D1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all = items.toList()</w:t>
            </w:r>
          </w:p>
          <w:p w14:paraId="665878CF">
            <w:pPr>
              <w:spacing w:before="0" w:after="0" w:line="240" w:lineRule="auto"/>
              <w:rPr>
                <w:rFonts w:hint="default" w:ascii="Courier New" w:hAnsi="Courier New" w:eastAsia="Courier New" w:cs="Courier New"/>
                <w:color w:val="000000"/>
                <w:sz w:val="16"/>
                <w:szCs w:val="16"/>
                <w:lang w:val="es-EC"/>
              </w:rPr>
            </w:pPr>
          </w:p>
          <w:p w14:paraId="2F5CA4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getFilter() = object : Filter() {</w:t>
            </w:r>
          </w:p>
          <w:p w14:paraId="4105E57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performFiltering(constraint: CharSequence?) =</w:t>
            </w:r>
          </w:p>
          <w:p w14:paraId="0DE0B1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FilterResults().apply { values = all; count = all.size }</w:t>
            </w:r>
          </w:p>
          <w:p w14:paraId="645D7F2C">
            <w:pPr>
              <w:spacing w:before="0" w:after="0" w:line="240" w:lineRule="auto"/>
              <w:rPr>
                <w:rFonts w:hint="default" w:ascii="Courier New" w:hAnsi="Courier New" w:eastAsia="Courier New" w:cs="Courier New"/>
                <w:color w:val="000000"/>
                <w:sz w:val="16"/>
                <w:szCs w:val="16"/>
                <w:lang w:val="es-EC"/>
              </w:rPr>
            </w:pPr>
          </w:p>
          <w:p w14:paraId="6B02A5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publishResults(constraint: CharSequence?, results: FilterResults?) {</w:t>
            </w:r>
          </w:p>
          <w:p w14:paraId="121BF6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notifyDataSetChanged()</w:t>
            </w:r>
          </w:p>
          <w:p w14:paraId="1DB7B5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5F8A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861B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36D6CE56"/>
    <w:p w14:paraId="468D4681">
      <w:pPr>
        <w:rPr>
          <w:del w:id="2630" w:author="Edison Verdesoto" w:date="2026-05-11T20:20:00Z"/>
        </w:rPr>
      </w:pPr>
    </w:p>
    <w:p w14:paraId="2B4E0E8E">
      <w:pPr>
        <w:pStyle w:val="4"/>
      </w:pPr>
      <w:bookmarkStart w:id="322" w:name="_Toc6122"/>
      <w:bookmarkStart w:id="323" w:name="_Toc7116"/>
      <w:r>
        <w:t>EJECUCIÓN DEL CLIENTE DE MÓVIL</w:t>
      </w:r>
      <w:bookmarkEnd w:id="322"/>
      <w:bookmarkEnd w:id="323"/>
    </w:p>
    <w:p w14:paraId="2DD72668">
      <w:pPr>
        <w:pStyle w:val="4"/>
        <w:jc w:val="center"/>
      </w:pPr>
      <w:bookmarkStart w:id="324" w:name="_Toc23035"/>
      <w:bookmarkStart w:id="325" w:name="_Toc11742"/>
      <w:r>
        <w:drawing>
          <wp:inline distT="0" distB="0" distL="114300" distR="114300">
            <wp:extent cx="1457960" cy="3261360"/>
            <wp:effectExtent l="9525" t="9525" r="18415" b="18415"/>
            <wp:docPr id="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4"/>
                    <pic:cNvPicPr>
                      <a:picLocks noChangeAspect="1"/>
                    </pic:cNvPicPr>
                  </pic:nvPicPr>
                  <pic:blipFill>
                    <a:blip r:embed="rId13"/>
                    <a:stretch>
                      <a:fillRect/>
                    </a:stretch>
                  </pic:blipFill>
                  <pic:spPr>
                    <a:xfrm>
                      <a:off x="0" y="0"/>
                      <a:ext cx="1457960" cy="3261360"/>
                    </a:xfrm>
                    <a:prstGeom prst="rect">
                      <a:avLst/>
                    </a:prstGeom>
                    <a:ln>
                      <a:solidFill>
                        <a:schemeClr val="tx1"/>
                      </a:solidFill>
                    </a:ln>
                  </pic:spPr>
                </pic:pic>
              </a:graphicData>
            </a:graphic>
          </wp:inline>
        </w:drawing>
      </w:r>
      <w:bookmarkEnd w:id="324"/>
      <w:bookmarkEnd w:id="325"/>
    </w:p>
    <w:p w14:paraId="196169C6">
      <w:pPr>
        <w:pStyle w:val="5"/>
      </w:pPr>
      <w:bookmarkStart w:id="326" w:name="_Toc21692"/>
      <w:bookmarkStart w:id="327" w:name="_Toc11170"/>
      <w:r>
        <w:t xml:space="preserve">Figura </w:t>
      </w:r>
      <w:r>
        <w:rPr>
          <w:rFonts w:hint="default"/>
          <w:lang w:val="es-EC"/>
        </w:rPr>
        <w:t>66</w:t>
      </w:r>
      <w:r>
        <w:t>. Login - Cliente móvil</w:t>
      </w:r>
      <w:bookmarkEnd w:id="326"/>
      <w:bookmarkEnd w:id="327"/>
    </w:p>
    <w:p w14:paraId="5C0D6D02">
      <w:pPr>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bookmarkStart w:id="328" w:name="_cdfm1fxggw8g" w:colFirst="0" w:colLast="0"/>
      <w:bookmarkEnd w:id="328"/>
      <w:r>
        <w:drawing>
          <wp:inline distT="0" distB="0" distL="114300" distR="114300">
            <wp:extent cx="2127885" cy="2905125"/>
            <wp:effectExtent l="9525" t="9525" r="21590" b="19050"/>
            <wp:docPr id="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
                    <pic:cNvPicPr>
                      <a:picLocks noChangeAspect="1"/>
                    </pic:cNvPicPr>
                  </pic:nvPicPr>
                  <pic:blipFill>
                    <a:blip r:embed="rId97"/>
                    <a:stretch>
                      <a:fillRect/>
                    </a:stretch>
                  </pic:blipFill>
                  <pic:spPr>
                    <a:xfrm>
                      <a:off x="0" y="0"/>
                      <a:ext cx="2127885" cy="2905125"/>
                    </a:xfrm>
                    <a:prstGeom prst="rect">
                      <a:avLst/>
                    </a:prstGeom>
                    <a:ln>
                      <a:solidFill>
                        <a:schemeClr val="tx1"/>
                      </a:solidFill>
                    </a:ln>
                  </pic:spPr>
                </pic:pic>
              </a:graphicData>
            </a:graphic>
          </wp:inline>
        </w:drawing>
      </w:r>
    </w:p>
    <w:p w14:paraId="0A1BDE84">
      <w:pPr>
        <w:spacing w:line="240" w:lineRule="auto"/>
        <w:jc w:val="center"/>
        <w:rPr>
          <w:i/>
          <w:iCs/>
          <w:color w:val="1F497D"/>
          <w:sz w:val="18"/>
          <w:szCs w:val="18"/>
        </w:rPr>
      </w:pPr>
      <w:r>
        <w:rPr>
          <w:i/>
          <w:iCs/>
          <w:color w:val="1F497D"/>
          <w:sz w:val="18"/>
          <w:szCs w:val="18"/>
        </w:rPr>
        <w:t xml:space="preserve">Figura </w:t>
      </w:r>
      <w:r>
        <w:rPr>
          <w:rFonts w:hint="default"/>
          <w:i/>
          <w:iCs/>
          <w:color w:val="1F497D"/>
          <w:sz w:val="18"/>
          <w:szCs w:val="18"/>
          <w:lang w:val="es-EC"/>
        </w:rPr>
        <w:t>67</w:t>
      </w:r>
      <w:r>
        <w:rPr>
          <w:i/>
          <w:iCs/>
          <w:color w:val="1F497D"/>
          <w:sz w:val="18"/>
          <w:szCs w:val="18"/>
        </w:rPr>
        <w:t>. Pantalla de Conversiones - Cliente móvil</w:t>
      </w:r>
    </w:p>
    <w:p w14:paraId="6A3419EF">
      <w:pPr>
        <w:pStyle w:val="4"/>
      </w:pPr>
      <w:bookmarkStart w:id="329" w:name="_Toc10379"/>
      <w:bookmarkStart w:id="330" w:name="_Toc6294"/>
      <w:r>
        <w:t>CONCLUSIONES</w:t>
      </w:r>
      <w:bookmarkEnd w:id="329"/>
      <w:bookmarkEnd w:id="330"/>
    </w:p>
    <w:p w14:paraId="07E6BAA8">
      <w:pPr>
        <w:numPr>
          <w:ilvl w:val="0"/>
          <w:numId w:val="0"/>
        </w:numPr>
        <w:spacing w:before="0"/>
        <w:rPr>
          <w:rFonts w:hint="default"/>
        </w:rPr>
      </w:pPr>
      <w:r>
        <w:rPr>
          <w:rFonts w:hint="default"/>
          <w:lang w:val="es-EC"/>
        </w:rPr>
        <w:t>L</w:t>
      </w:r>
      <w:r>
        <w:rPr>
          <w:rFonts w:hint="default"/>
        </w:rPr>
        <w:t>a culminación de este proyecto evidencia la efectividad de una Arquitectura Orientada a Servicios (SOA) al integrar exitosamente un servidor SOAP robusto, desarrollado en Java y alojado en Payara Server, con un ecosistema de clientes multiplataforma (web, móvil, escritorio y consola) que fueron desarrollados en lenguaje Java en el entorno de desarrollo de Netbeans y Android Studio, así como el servidor SOAP resultó ser una solución robusta, los clientes utilizaron el mismo patrón arquitectónico MVC y el mismo sistema de conexión de los clientes con el servidor.</w:t>
      </w:r>
    </w:p>
    <w:p w14:paraId="6BD3D790">
      <w:pPr>
        <w:numPr>
          <w:ilvl w:val="0"/>
          <w:numId w:val="3"/>
        </w:numPr>
        <w:spacing w:before="0"/>
      </w:pPr>
    </w:p>
    <w:p w14:paraId="4543F716">
      <w:pPr>
        <w:pStyle w:val="4"/>
      </w:pPr>
      <w:bookmarkStart w:id="331" w:name="_Toc3100"/>
      <w:bookmarkStart w:id="332" w:name="_Toc22636"/>
      <w:r>
        <w:t>RECOMENDACIONES</w:t>
      </w:r>
      <w:bookmarkEnd w:id="331"/>
      <w:bookmarkEnd w:id="332"/>
    </w:p>
    <w:p w14:paraId="5528BDC3">
      <w:pPr>
        <w:numPr>
          <w:ilvl w:val="0"/>
          <w:numId w:val="4"/>
        </w:numPr>
        <w:spacing w:before="0" w:after="0"/>
        <w:rPr>
          <w:rFonts w:hint="default"/>
        </w:rPr>
      </w:pPr>
      <w:r>
        <w:rPr>
          <w:rFonts w:hint="default"/>
        </w:rPr>
        <w:t>Integrar una base de datos (BDD) formal para reemplazar el manejo de credenciales quemadas en código y permitir el almacenamiento histórico personal de las conversiones de manera persistente y escalable.</w:t>
      </w:r>
    </w:p>
    <w:p w14:paraId="6C676470">
      <w:pPr>
        <w:numPr>
          <w:ilvl w:val="0"/>
          <w:numId w:val="4"/>
        </w:numPr>
        <w:spacing w:before="0" w:after="0"/>
        <w:rPr>
          <w:rFonts w:hint="default"/>
        </w:rPr>
      </w:pPr>
      <w:r>
        <w:rPr>
          <w:rFonts w:hint="default"/>
        </w:rPr>
        <w:t xml:space="preserve">Integrar protocolos de cifrado a nivel de mensaje (WS-Security) y el uso de HTTPS en entornos de producción para proteger la integridad del token de seguridad y los datos sensibles durante el tránsito en la red. </w:t>
      </w:r>
    </w:p>
    <w:p w14:paraId="6F868FDC">
      <w:pPr>
        <w:numPr>
          <w:ilvl w:val="0"/>
          <w:numId w:val="4"/>
        </w:numPr>
        <w:spacing w:before="0" w:after="0"/>
        <w:rPr>
          <w:rFonts w:hint="default"/>
        </w:rPr>
      </w:pPr>
      <w:r>
        <w:rPr>
          <w:rFonts w:hint="default"/>
        </w:rPr>
        <w:t>Incorporar herramientas de análisis estático de código automatizadas como Sonarqube dentro del ciclo de vida de desarrollo para monitorear la calidad del software y asegurar que las nuevas funcionalidades no rompan la compatibilidad con el contrato WSDL expuesto, así como realizar pruebas de carga con jmeter y suites de pruebas unitarias.</w:t>
      </w:r>
    </w:p>
    <w:p w14:paraId="6DB5419F"/>
    <w:sectPr>
      <w:type w:val="continuous"/>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9C84D97-5B62-46E1-90A3-D94B1EF06126}"/>
  </w:font>
  <w:font w:name="Arial">
    <w:panose1 w:val="020B0604020202020204"/>
    <w:charset w:val="00"/>
    <w:family w:val="swiss"/>
    <w:pitch w:val="default"/>
    <w:sig w:usb0="E0002EFF" w:usb1="C000785B" w:usb2="00000009" w:usb3="00000000" w:csb0="400001FF" w:csb1="FFFF0000"/>
    <w:embedRegular r:id="rId2" w:fontKey="{954A76B2-8E0F-419C-8E74-EF6C918767D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0DC16CB-F654-494B-9E31-CCADE96362F4}"/>
  </w:font>
  <w:font w:name="Wingdings">
    <w:panose1 w:val="05000000000000000000"/>
    <w:charset w:val="02"/>
    <w:family w:val="auto"/>
    <w:pitch w:val="default"/>
    <w:sig w:usb0="00000000" w:usb1="00000000" w:usb2="00000000" w:usb3="00000000" w:csb0="80000000" w:csb1="00000000"/>
    <w:embedRegular r:id="rId4" w:fontKey="{92C50FFF-C705-47FE-821F-5A7E97836D83}"/>
  </w:font>
  <w:font w:name="Calibri">
    <w:panose1 w:val="020F0502020204030204"/>
    <w:charset w:val="00"/>
    <w:family w:val="swiss"/>
    <w:pitch w:val="default"/>
    <w:sig w:usb0="E4002EFF" w:usb1="C200247B" w:usb2="00000009" w:usb3="00000000" w:csb0="200001FF" w:csb1="00000000"/>
    <w:embedRegular r:id="rId5" w:fontKey="{0271FCE3-D706-47F1-BD7F-C570DF73B3A2}"/>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A4C22D8A-2CEA-41FA-8119-65FA9F7CE740}"/>
  </w:font>
  <w:font w:name="Libre Baskerville">
    <w:altName w:val="Cambria"/>
    <w:panose1 w:val="00000000000000000000"/>
    <w:charset w:val="00"/>
    <w:family w:val="roman"/>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embedRegular r:id="rId7" w:fontKey="{455729AB-638D-4ECB-8400-9D0C3D21A57F}"/>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4619B8BF-3A4E-467B-B2FB-1290A1E79744}"/>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9B6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fldChar w:fldCharType="end"/>
    </w:r>
  </w:p>
  <w:p w14:paraId="6D749D02">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7B1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t>1</w:t>
    </w:r>
    <w:r>
      <w:fldChar w:fldCharType="end"/>
    </w:r>
  </w:p>
  <w:p w14:paraId="757693B7">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FBE9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center"/>
    </w:pPr>
    <w:r>
      <w:fldChar w:fldCharType="begin"/>
    </w:r>
    <w:r>
      <w:instrText xml:space="preserve">PAGE</w:instrText>
    </w:r>
    <w:r>
      <w:fldChar w:fldCharType="separate"/>
    </w:r>
    <w:r>
      <w:fldChar w:fldCharType="end"/>
    </w:r>
  </w:p>
  <w:p w14:paraId="729EE2D1">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30C4C3"/>
    <w:multiLevelType w:val="singleLevel"/>
    <w:tmpl w:val="2230C4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531454E"/>
    <w:multiLevelType w:val="multilevel"/>
    <w:tmpl w:val="3531454E"/>
    <w:lvl w:ilvl="0" w:tentative="0">
      <w:start w:val="1"/>
      <w:numFmt w:val="bullet"/>
      <w:lvlText w:val=""/>
      <w:lvlJc w:val="left"/>
      <w:pPr>
        <w:ind w:left="720" w:hanging="360"/>
      </w:pPr>
      <w:rPr>
        <w:rFonts w:hint="default" w:ascii="Wingdings" w:hAnsi="Wingdings"/>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372F4BB5"/>
    <w:multiLevelType w:val="multilevel"/>
    <w:tmpl w:val="372F4BB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4CBB5978"/>
    <w:multiLevelType w:val="multilevel"/>
    <w:tmpl w:val="4CBB597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pa">
    <w15:presenceInfo w15:providerId="None" w15:userId="marpa"/>
  </w15:person>
  <w15:person w15:author="Edison Verdesoto">
    <w15:presenceInfo w15:providerId="Windows Live" w15:userId="e4c28866c66a02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bordersDoNotSurroundHeader w:val="0"/>
  <w:bordersDoNotSurroundFooter w:val="0"/>
  <w:revisionView w:markup="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875"/>
    <w:rsid w:val="000D7AA2"/>
    <w:rsid w:val="00234577"/>
    <w:rsid w:val="002C6D21"/>
    <w:rsid w:val="003064F7"/>
    <w:rsid w:val="003C6734"/>
    <w:rsid w:val="005945E3"/>
    <w:rsid w:val="00735E2A"/>
    <w:rsid w:val="008D5A0F"/>
    <w:rsid w:val="009E6FEE"/>
    <w:rsid w:val="00A64875"/>
    <w:rsid w:val="00AB39A6"/>
    <w:rsid w:val="00AE0788"/>
    <w:rsid w:val="00C47287"/>
    <w:rsid w:val="00C74EA2"/>
    <w:rsid w:val="00DF530A"/>
    <w:rsid w:val="00E404FA"/>
    <w:rsid w:val="03042042"/>
    <w:rsid w:val="08C47BB7"/>
    <w:rsid w:val="0DC671F8"/>
    <w:rsid w:val="0F7B24F3"/>
    <w:rsid w:val="140A7EE1"/>
    <w:rsid w:val="1F2E7FC0"/>
    <w:rsid w:val="1F3C0342"/>
    <w:rsid w:val="226B7EB1"/>
    <w:rsid w:val="23BC26AD"/>
    <w:rsid w:val="262063BB"/>
    <w:rsid w:val="2B8D0DF9"/>
    <w:rsid w:val="2D1E1F1B"/>
    <w:rsid w:val="2DDF3987"/>
    <w:rsid w:val="40A44A5B"/>
    <w:rsid w:val="48143A70"/>
    <w:rsid w:val="49C865A9"/>
    <w:rsid w:val="5B586D38"/>
    <w:rsid w:val="66AA7C32"/>
    <w:rsid w:val="719402E3"/>
    <w:rsid w:val="730E4ECF"/>
    <w:rsid w:val="7372292B"/>
    <w:rsid w:val="76866E81"/>
    <w:rsid w:val="76F8393D"/>
    <w:rsid w:val="7B2C7AE9"/>
    <w:rsid w:val="7B344A04"/>
    <w:rsid w:val="7EC21C85"/>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320" w:line="276" w:lineRule="auto"/>
      <w:jc w:val="both"/>
    </w:pPr>
    <w:rPr>
      <w:rFonts w:ascii="Calibri" w:hAnsi="Calibri" w:eastAsia="Calibri" w:cs="Calibri"/>
      <w:color w:val="548DD4"/>
      <w:sz w:val="22"/>
      <w:szCs w:val="22"/>
      <w:lang w:val="en" w:eastAsia="es-EC" w:bidi="ar-SA"/>
    </w:rPr>
  </w:style>
  <w:style w:type="paragraph" w:styleId="2">
    <w:name w:val="heading 1"/>
    <w:basedOn w:val="1"/>
    <w:next w:val="1"/>
    <w:qFormat/>
    <w:uiPriority w:val="9"/>
    <w:pPr>
      <w:keepNext/>
      <w:keepLines/>
      <w:spacing w:after="0" w:line="240" w:lineRule="auto"/>
      <w:outlineLvl w:val="0"/>
    </w:pPr>
    <w:rPr>
      <w:b/>
      <w:bCs/>
      <w:color w:val="10253F" w:themeColor="text2" w:themeShade="80"/>
      <w:sz w:val="40"/>
      <w:szCs w:val="40"/>
    </w:rPr>
  </w:style>
  <w:style w:type="paragraph" w:styleId="3">
    <w:name w:val="heading 2"/>
    <w:basedOn w:val="1"/>
    <w:next w:val="1"/>
    <w:unhideWhenUsed/>
    <w:qFormat/>
    <w:uiPriority w:val="9"/>
    <w:pPr>
      <w:spacing w:after="0" w:line="240" w:lineRule="auto"/>
      <w:outlineLvl w:val="1"/>
    </w:pPr>
    <w:rPr>
      <w:b/>
      <w:bCs/>
      <w:color w:val="17365D"/>
      <w:sz w:val="36"/>
      <w:szCs w:val="36"/>
    </w:rPr>
  </w:style>
  <w:style w:type="paragraph" w:styleId="4">
    <w:name w:val="heading 3"/>
    <w:basedOn w:val="1"/>
    <w:next w:val="1"/>
    <w:unhideWhenUsed/>
    <w:qFormat/>
    <w:uiPriority w:val="9"/>
    <w:pPr>
      <w:keepNext/>
      <w:keepLines/>
      <w:spacing w:before="40" w:after="0"/>
      <w:outlineLvl w:val="2"/>
    </w:pPr>
    <w:rPr>
      <w:b/>
      <w:bCs/>
      <w:color w:val="10253F" w:themeColor="text2" w:themeShade="80"/>
      <w:sz w:val="32"/>
      <w:szCs w:val="32"/>
    </w:rPr>
  </w:style>
  <w:style w:type="paragraph" w:styleId="5">
    <w:name w:val="heading 4"/>
    <w:basedOn w:val="1"/>
    <w:next w:val="1"/>
    <w:unhideWhenUsed/>
    <w:qFormat/>
    <w:uiPriority w:val="9"/>
    <w:pPr>
      <w:keepNext/>
      <w:keepLines/>
      <w:spacing w:after="0" w:line="240" w:lineRule="auto"/>
      <w:jc w:val="center"/>
      <w:outlineLvl w:val="3"/>
    </w:pPr>
    <w:rPr>
      <w:i/>
      <w:iCs/>
      <w:color w:val="1F497D"/>
      <w:sz w:val="18"/>
      <w:szCs w:val="18"/>
    </w:rPr>
  </w:style>
  <w:style w:type="paragraph" w:styleId="6">
    <w:name w:val="heading 5"/>
    <w:basedOn w:val="1"/>
    <w:next w:val="1"/>
    <w:unhideWhenUsed/>
    <w:qFormat/>
    <w:uiPriority w:val="9"/>
    <w:pPr>
      <w:keepNext/>
      <w:keepLines/>
      <w:spacing w:line="240" w:lineRule="auto"/>
      <w:outlineLvl w:val="4"/>
    </w:pPr>
    <w:rPr>
      <w:i/>
      <w:iCs/>
      <w:color w:val="1F497D"/>
      <w:sz w:val="18"/>
      <w:szCs w:val="18"/>
    </w:rPr>
  </w:style>
  <w:style w:type="paragraph" w:styleId="7">
    <w:name w:val="heading 6"/>
    <w:basedOn w:val="1"/>
    <w:next w:val="1"/>
    <w:semiHidden/>
    <w:unhideWhenUsed/>
    <w:qFormat/>
    <w:uiPriority w:val="9"/>
    <w:pPr>
      <w:keepNext/>
      <w:keepLines/>
      <w:spacing w:before="40" w:after="0"/>
      <w:outlineLvl w:val="5"/>
    </w:pPr>
    <w:rPr>
      <w:rFonts w:ascii="Cambria" w:hAnsi="Cambria" w:eastAsia="Cambria" w:cs="Cambria"/>
      <w:color w:val="243F61"/>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44"/>
    <w:unhideWhenUsed/>
    <w:qFormat/>
    <w:uiPriority w:val="99"/>
    <w:pPr>
      <w:tabs>
        <w:tab w:val="center" w:pos="4252"/>
        <w:tab w:val="right" w:pos="8504"/>
      </w:tabs>
      <w:spacing w:before="0" w:after="0" w:line="240" w:lineRule="auto"/>
    </w:pPr>
  </w:style>
  <w:style w:type="paragraph" w:styleId="11">
    <w:name w:val="header"/>
    <w:basedOn w:val="1"/>
    <w:link w:val="43"/>
    <w:unhideWhenUsed/>
    <w:qFormat/>
    <w:uiPriority w:val="99"/>
    <w:pPr>
      <w:tabs>
        <w:tab w:val="center" w:pos="4252"/>
        <w:tab w:val="right" w:pos="8504"/>
      </w:tabs>
      <w:spacing w:before="0" w:after="0" w:line="240" w:lineRule="auto"/>
    </w:pPr>
  </w:style>
  <w:style w:type="character" w:styleId="12">
    <w:name w:val="Hyperlink"/>
    <w:basedOn w:val="8"/>
    <w:semiHidden/>
    <w:unhideWhenUsed/>
    <w:qFormat/>
    <w:uiPriority w:val="99"/>
    <w:rPr>
      <w:color w:val="0000FF"/>
      <w:u w:val="single"/>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qFormat/>
    <w:uiPriority w:val="11"/>
    <w:pPr>
      <w:spacing w:after="160" w:line="240" w:lineRule="auto"/>
    </w:pPr>
    <w:rPr>
      <w:color w:val="5A5A5A"/>
    </w:rPr>
  </w:style>
  <w:style w:type="table" w:styleId="15">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basedOn w:val="1"/>
    <w:next w:val="1"/>
    <w:qFormat/>
    <w:uiPriority w:val="10"/>
    <w:pPr>
      <w:keepNext/>
      <w:keepLines/>
      <w:spacing w:before="480" w:after="120"/>
    </w:pPr>
    <w:rPr>
      <w:b/>
      <w:bCs/>
      <w:sz w:val="72"/>
      <w:szCs w:val="72"/>
    </w:rPr>
  </w:style>
  <w:style w:type="paragraph" w:styleId="17">
    <w:name w:val="toc 1"/>
    <w:basedOn w:val="1"/>
    <w:next w:val="1"/>
    <w:semiHidden/>
    <w:unhideWhenUsed/>
    <w:qFormat/>
    <w:uiPriority w:val="39"/>
  </w:style>
  <w:style w:type="paragraph" w:styleId="18">
    <w:name w:val="toc 2"/>
    <w:basedOn w:val="1"/>
    <w:next w:val="1"/>
    <w:semiHidden/>
    <w:unhideWhenUsed/>
    <w:qFormat/>
    <w:uiPriority w:val="39"/>
    <w:pPr>
      <w:ind w:left="420" w:leftChars="200"/>
    </w:pPr>
  </w:style>
  <w:style w:type="paragraph" w:styleId="19">
    <w:name w:val="toc 3"/>
    <w:basedOn w:val="1"/>
    <w:next w:val="1"/>
    <w:semiHidden/>
    <w:unhideWhenUsed/>
    <w:qFormat/>
    <w:uiPriority w:val="39"/>
    <w:pPr>
      <w:ind w:left="840" w:leftChars="400"/>
    </w:pPr>
  </w:style>
  <w:style w:type="paragraph" w:styleId="20">
    <w:name w:val="toc 4"/>
    <w:basedOn w:val="1"/>
    <w:next w:val="1"/>
    <w:semiHidden/>
    <w:unhideWhenUsed/>
    <w:qFormat/>
    <w:uiPriority w:val="39"/>
    <w:pPr>
      <w:ind w:left="1260" w:leftChars="600"/>
    </w:pPr>
  </w:style>
  <w:style w:type="paragraph" w:styleId="21">
    <w:name w:val="toc 5"/>
    <w:basedOn w:val="1"/>
    <w:next w:val="1"/>
    <w:semiHidden/>
    <w:unhideWhenUsed/>
    <w:qFormat/>
    <w:uiPriority w:val="39"/>
    <w:pPr>
      <w:ind w:left="1680" w:leftChars="800"/>
    </w:pPr>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_Style 12"/>
    <w:basedOn w:val="22"/>
    <w:qFormat/>
    <w:uiPriority w:val="0"/>
    <w:pPr>
      <w:spacing w:after="0" w:line="240" w:lineRule="auto"/>
    </w:pPr>
    <w:tblPr>
      <w:tblCellMar>
        <w:top w:w="0" w:type="dxa"/>
        <w:left w:w="108" w:type="dxa"/>
        <w:bottom w:w="0" w:type="dxa"/>
        <w:right w:w="108" w:type="dxa"/>
      </w:tblCellMar>
    </w:tblPr>
  </w:style>
  <w:style w:type="table" w:customStyle="1" w:styleId="24">
    <w:name w:val="_Style 13"/>
    <w:basedOn w:val="22"/>
    <w:qFormat/>
    <w:uiPriority w:val="0"/>
    <w:pPr>
      <w:spacing w:after="0" w:line="240" w:lineRule="auto"/>
    </w:pPr>
    <w:tblPr>
      <w:tblCellMar>
        <w:top w:w="0" w:type="dxa"/>
        <w:left w:w="108" w:type="dxa"/>
        <w:bottom w:w="0" w:type="dxa"/>
        <w:right w:w="108" w:type="dxa"/>
      </w:tblCellMar>
    </w:tblPr>
  </w:style>
  <w:style w:type="table" w:customStyle="1" w:styleId="25">
    <w:name w:val="_Style 14"/>
    <w:basedOn w:val="22"/>
    <w:qFormat/>
    <w:uiPriority w:val="0"/>
    <w:pPr>
      <w:spacing w:after="0" w:line="240" w:lineRule="auto"/>
    </w:pPr>
    <w:tblPr>
      <w:tblCellMar>
        <w:top w:w="0" w:type="dxa"/>
        <w:left w:w="108" w:type="dxa"/>
        <w:bottom w:w="0" w:type="dxa"/>
        <w:right w:w="108" w:type="dxa"/>
      </w:tblCellMar>
    </w:tblPr>
  </w:style>
  <w:style w:type="table" w:customStyle="1" w:styleId="26">
    <w:name w:val="_Style 15"/>
    <w:basedOn w:val="22"/>
    <w:qFormat/>
    <w:uiPriority w:val="0"/>
    <w:pPr>
      <w:spacing w:after="0" w:line="240" w:lineRule="auto"/>
    </w:pPr>
    <w:tblPr>
      <w:tblCellMar>
        <w:top w:w="0" w:type="dxa"/>
        <w:left w:w="108" w:type="dxa"/>
        <w:bottom w:w="0" w:type="dxa"/>
        <w:right w:w="108" w:type="dxa"/>
      </w:tblCellMar>
    </w:tblPr>
  </w:style>
  <w:style w:type="table" w:customStyle="1" w:styleId="27">
    <w:name w:val="_Style 16"/>
    <w:basedOn w:val="22"/>
    <w:qFormat/>
    <w:uiPriority w:val="0"/>
    <w:pPr>
      <w:spacing w:after="0" w:line="240" w:lineRule="auto"/>
    </w:pPr>
    <w:tblPr>
      <w:tblCellMar>
        <w:top w:w="0" w:type="dxa"/>
        <w:left w:w="108" w:type="dxa"/>
        <w:bottom w:w="0" w:type="dxa"/>
        <w:right w:w="108" w:type="dxa"/>
      </w:tblCellMar>
    </w:tblPr>
  </w:style>
  <w:style w:type="table" w:customStyle="1" w:styleId="28">
    <w:name w:val="_Style 17"/>
    <w:basedOn w:val="22"/>
    <w:qFormat/>
    <w:uiPriority w:val="0"/>
    <w:pPr>
      <w:spacing w:after="0" w:line="240" w:lineRule="auto"/>
    </w:pPr>
    <w:tblPr>
      <w:tblCellMar>
        <w:top w:w="0" w:type="dxa"/>
        <w:left w:w="108" w:type="dxa"/>
        <w:bottom w:w="0" w:type="dxa"/>
        <w:right w:w="108" w:type="dxa"/>
      </w:tblCellMar>
    </w:tblPr>
  </w:style>
  <w:style w:type="table" w:customStyle="1" w:styleId="29">
    <w:name w:val="_Style 18"/>
    <w:basedOn w:val="22"/>
    <w:qFormat/>
    <w:uiPriority w:val="0"/>
    <w:pPr>
      <w:spacing w:after="0" w:line="240" w:lineRule="auto"/>
    </w:pPr>
    <w:tblPr>
      <w:tblCellMar>
        <w:top w:w="0" w:type="dxa"/>
        <w:left w:w="108" w:type="dxa"/>
        <w:bottom w:w="0" w:type="dxa"/>
        <w:right w:w="108" w:type="dxa"/>
      </w:tblCellMar>
    </w:tblPr>
  </w:style>
  <w:style w:type="table" w:customStyle="1" w:styleId="30">
    <w:name w:val="_Style 19"/>
    <w:basedOn w:val="22"/>
    <w:qFormat/>
    <w:uiPriority w:val="0"/>
    <w:pPr>
      <w:spacing w:after="0" w:line="240" w:lineRule="auto"/>
    </w:pPr>
    <w:tblPr>
      <w:tblCellMar>
        <w:top w:w="0" w:type="dxa"/>
        <w:left w:w="108" w:type="dxa"/>
        <w:bottom w:w="0" w:type="dxa"/>
        <w:right w:w="108" w:type="dxa"/>
      </w:tblCellMar>
    </w:tblPr>
  </w:style>
  <w:style w:type="table" w:customStyle="1" w:styleId="31">
    <w:name w:val="_Style 20"/>
    <w:basedOn w:val="22"/>
    <w:qFormat/>
    <w:uiPriority w:val="0"/>
    <w:pPr>
      <w:spacing w:after="0" w:line="240" w:lineRule="auto"/>
    </w:pPr>
    <w:tblPr>
      <w:tblCellMar>
        <w:top w:w="0" w:type="dxa"/>
        <w:left w:w="108" w:type="dxa"/>
        <w:bottom w:w="0" w:type="dxa"/>
        <w:right w:w="108" w:type="dxa"/>
      </w:tblCellMar>
    </w:tblPr>
  </w:style>
  <w:style w:type="table" w:customStyle="1" w:styleId="32">
    <w:name w:val="_Style 21"/>
    <w:basedOn w:val="22"/>
    <w:qFormat/>
    <w:uiPriority w:val="0"/>
    <w:pPr>
      <w:spacing w:after="0" w:line="240" w:lineRule="auto"/>
    </w:pPr>
    <w:tblPr>
      <w:tblCellMar>
        <w:top w:w="0" w:type="dxa"/>
        <w:left w:w="108" w:type="dxa"/>
        <w:bottom w:w="0" w:type="dxa"/>
        <w:right w:w="108" w:type="dxa"/>
      </w:tblCellMar>
    </w:tblPr>
  </w:style>
  <w:style w:type="table" w:customStyle="1" w:styleId="33">
    <w:name w:val="_Style 22"/>
    <w:basedOn w:val="22"/>
    <w:qFormat/>
    <w:uiPriority w:val="0"/>
    <w:pPr>
      <w:spacing w:after="0" w:line="240" w:lineRule="auto"/>
    </w:pPr>
    <w:tblPr>
      <w:tblCellMar>
        <w:top w:w="0" w:type="dxa"/>
        <w:left w:w="108" w:type="dxa"/>
        <w:bottom w:w="0" w:type="dxa"/>
        <w:right w:w="108" w:type="dxa"/>
      </w:tblCellMar>
    </w:tblPr>
  </w:style>
  <w:style w:type="table" w:customStyle="1" w:styleId="34">
    <w:name w:val="_Style 23"/>
    <w:basedOn w:val="22"/>
    <w:qFormat/>
    <w:uiPriority w:val="0"/>
    <w:pPr>
      <w:spacing w:after="0" w:line="240" w:lineRule="auto"/>
    </w:pPr>
    <w:tblPr>
      <w:tblCellMar>
        <w:top w:w="0" w:type="dxa"/>
        <w:left w:w="108" w:type="dxa"/>
        <w:bottom w:w="0" w:type="dxa"/>
        <w:right w:w="108" w:type="dxa"/>
      </w:tblCellMar>
    </w:tblPr>
  </w:style>
  <w:style w:type="table" w:customStyle="1" w:styleId="35">
    <w:name w:val="_Style 24"/>
    <w:basedOn w:val="22"/>
    <w:qFormat/>
    <w:uiPriority w:val="0"/>
    <w:pPr>
      <w:spacing w:after="0" w:line="240" w:lineRule="auto"/>
    </w:pPr>
    <w:tblPr>
      <w:tblCellMar>
        <w:top w:w="0" w:type="dxa"/>
        <w:left w:w="108" w:type="dxa"/>
        <w:bottom w:w="0" w:type="dxa"/>
        <w:right w:w="108" w:type="dxa"/>
      </w:tblCellMar>
    </w:tblPr>
  </w:style>
  <w:style w:type="table" w:customStyle="1" w:styleId="36">
    <w:name w:val="_Style 25"/>
    <w:basedOn w:val="22"/>
    <w:qFormat/>
    <w:uiPriority w:val="0"/>
    <w:pPr>
      <w:spacing w:after="0" w:line="240" w:lineRule="auto"/>
    </w:pPr>
    <w:tblPr>
      <w:tblCellMar>
        <w:top w:w="0" w:type="dxa"/>
        <w:left w:w="108" w:type="dxa"/>
        <w:bottom w:w="0" w:type="dxa"/>
        <w:right w:w="108" w:type="dxa"/>
      </w:tblCellMar>
    </w:tblPr>
  </w:style>
  <w:style w:type="table" w:customStyle="1" w:styleId="37">
    <w:name w:val="_Style 26"/>
    <w:basedOn w:val="22"/>
    <w:qFormat/>
    <w:uiPriority w:val="0"/>
    <w:pPr>
      <w:spacing w:after="0" w:line="240" w:lineRule="auto"/>
    </w:pPr>
    <w:tblPr>
      <w:tblCellMar>
        <w:top w:w="0" w:type="dxa"/>
        <w:left w:w="108" w:type="dxa"/>
        <w:bottom w:w="0" w:type="dxa"/>
        <w:right w:w="108" w:type="dxa"/>
      </w:tblCellMar>
    </w:tblPr>
  </w:style>
  <w:style w:type="table" w:customStyle="1" w:styleId="38">
    <w:name w:val="_Style 27"/>
    <w:basedOn w:val="22"/>
    <w:qFormat/>
    <w:uiPriority w:val="0"/>
    <w:pPr>
      <w:spacing w:after="0" w:line="240" w:lineRule="auto"/>
    </w:pPr>
    <w:tblPr>
      <w:tblCellMar>
        <w:top w:w="0" w:type="dxa"/>
        <w:left w:w="108" w:type="dxa"/>
        <w:bottom w:w="0" w:type="dxa"/>
        <w:right w:w="108" w:type="dxa"/>
      </w:tblCellMar>
    </w:tblPr>
  </w:style>
  <w:style w:type="table" w:customStyle="1" w:styleId="39">
    <w:name w:val="_Style 28"/>
    <w:basedOn w:val="22"/>
    <w:qFormat/>
    <w:uiPriority w:val="0"/>
    <w:pPr>
      <w:spacing w:after="0" w:line="240" w:lineRule="auto"/>
    </w:pPr>
    <w:tblPr>
      <w:tblCellMar>
        <w:top w:w="0" w:type="dxa"/>
        <w:left w:w="108" w:type="dxa"/>
        <w:bottom w:w="0" w:type="dxa"/>
        <w:right w:w="108" w:type="dxa"/>
      </w:tblCellMar>
    </w:tblPr>
  </w:style>
  <w:style w:type="table" w:customStyle="1" w:styleId="40">
    <w:name w:val="_Style 29"/>
    <w:basedOn w:val="22"/>
    <w:qFormat/>
    <w:uiPriority w:val="0"/>
    <w:pPr>
      <w:spacing w:after="0" w:line="240" w:lineRule="auto"/>
    </w:pPr>
    <w:tblPr>
      <w:tblCellMar>
        <w:top w:w="0" w:type="dxa"/>
        <w:left w:w="108" w:type="dxa"/>
        <w:bottom w:w="0" w:type="dxa"/>
        <w:right w:w="108" w:type="dxa"/>
      </w:tblCellMar>
    </w:tblPr>
  </w:style>
  <w:style w:type="table" w:customStyle="1" w:styleId="41">
    <w:name w:val="_Style 30"/>
    <w:basedOn w:val="22"/>
    <w:qFormat/>
    <w:uiPriority w:val="0"/>
    <w:pPr>
      <w:spacing w:after="0" w:line="240" w:lineRule="auto"/>
    </w:pPr>
    <w:tblPr>
      <w:tblCellMar>
        <w:top w:w="0" w:type="dxa"/>
        <w:left w:w="108" w:type="dxa"/>
        <w:bottom w:w="0" w:type="dxa"/>
        <w:right w:w="108" w:type="dxa"/>
      </w:tblCellMar>
    </w:tblPr>
  </w:style>
  <w:style w:type="table" w:customStyle="1" w:styleId="42">
    <w:name w:val="_Style 31"/>
    <w:basedOn w:val="22"/>
    <w:qFormat/>
    <w:uiPriority w:val="0"/>
    <w:pPr>
      <w:spacing w:after="0" w:line="240" w:lineRule="auto"/>
    </w:pPr>
    <w:tblPr>
      <w:tblCellMar>
        <w:top w:w="0" w:type="dxa"/>
        <w:left w:w="108" w:type="dxa"/>
        <w:bottom w:w="0" w:type="dxa"/>
        <w:right w:w="108" w:type="dxa"/>
      </w:tblCellMar>
    </w:tblPr>
  </w:style>
  <w:style w:type="character" w:customStyle="1" w:styleId="43">
    <w:name w:val="Encabezado Car"/>
    <w:basedOn w:val="8"/>
    <w:link w:val="11"/>
    <w:qFormat/>
    <w:uiPriority w:val="99"/>
  </w:style>
  <w:style w:type="character" w:customStyle="1" w:styleId="44">
    <w:name w:val="Pie de página Car"/>
    <w:basedOn w:val="8"/>
    <w:link w:val="10"/>
    <w:qFormat/>
    <w:uiPriority w:val="99"/>
  </w:style>
  <w:style w:type="character" w:customStyle="1" w:styleId="45">
    <w:name w:val="token-string"/>
    <w:uiPriority w:val="0"/>
    <w:rPr>
      <w:color w:val="555555"/>
    </w:rPr>
  </w:style>
  <w:style w:type="character" w:customStyle="1" w:styleId="46">
    <w:name w:val="token-not-formatted"/>
    <w:qFormat/>
    <w:uiPriority w:val="0"/>
    <w:rPr>
      <w:b/>
      <w:bCs/>
      <w:color w:val="555555"/>
    </w:rPr>
  </w:style>
</w:styles>
</file>

<file path=word/_rels/document.xml.rels><?xml version="1.0" encoding="UTF-8" standalone="yes"?>
<Relationships xmlns="http://schemas.openxmlformats.org/package/2006/relationships"><Relationship Id="rId99" Type="http://schemas.openxmlformats.org/officeDocument/2006/relationships/numbering" Target="numbering.xml"/><Relationship Id="rId98" Type="http://schemas.openxmlformats.org/officeDocument/2006/relationships/customXml" Target="../customXml/item1.xml"/><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1.jpe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3.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2" Type="http://schemas.microsoft.com/office/2011/relationships/people" Target="people.xml"/><Relationship Id="rId101" Type="http://schemas.openxmlformats.org/officeDocument/2006/relationships/fontTable" Target="fontTable.xml"/><Relationship Id="rId100" Type="http://schemas.openxmlformats.org/officeDocument/2006/relationships/customXml" Target="../customXml/item2.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C75C11-AFB3-4847-B996-85A347460694}">
  <ds:schemaRefs/>
</ds:datastoreItem>
</file>

<file path=docProps/app.xml><?xml version="1.0" encoding="utf-8"?>
<Properties xmlns="http://schemas.openxmlformats.org/officeDocument/2006/extended-properties" xmlns:vt="http://schemas.openxmlformats.org/officeDocument/2006/docPropsVTypes">
  <Template>Normal</Template>
  <Pages>123</Pages>
  <Words>4152</Words>
  <Characters>23953</Characters>
  <Lines>1</Lines>
  <Paragraphs>1</Paragraphs>
  <TotalTime>0</TotalTime>
  <ScaleCrop>false</ScaleCrop>
  <LinksUpToDate>false</LinksUpToDate>
  <CharactersWithSpaces>28069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2026-05-12T01:27:00Z</dcterms:created>
  <dc:creator>Soto</dc:creator>
  <cp:lastModifiedBy>marpa</cp:lastModifiedBy>
  <dcterms:modified xsi:type="dcterms:W3CDTF">2026-10-27T01:57:26Z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KSOTemplateDocerSaveRecord">
    <vt:lpwstr>eyJoZGlkIjoiODZlNDcxZTY3OGU2MTgxZjk0ZDQ0YmIzNmIyYzkwZDUifQ==</vt:lpwstr>
  </property>
  <property fmtid="{D5CDD505-2E9C-101B-9397-08002B2CF9AE}" pid="6" name="KSOProductBuildVer">
    <vt:lpwstr>1033-12.1.0.29162</vt:lpwstr>
  </property>
  <property fmtid="{D5CDD505-2E9C-101B-9397-08002B2CF9AE}" pid="7" name="ICV">
    <vt:lpwstr>EE1E434D8D7F4EBEB220418F969F59D1_12</vt:lpwstr>
  </property>
</Properties>
</file>