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1844B">
      <w:pPr>
        <w:pBdr>
          <w:top w:val="none" w:color="auto" w:sz="0" w:space="0"/>
          <w:left w:val="none" w:color="auto" w:sz="0" w:space="0"/>
          <w:bottom w:val="none" w:color="auto" w:sz="0" w:space="0"/>
          <w:right w:val="none" w:color="auto" w:sz="0" w:space="0"/>
          <w:between w:val="none" w:color="auto" w:sz="0" w:space="0"/>
        </w:pBdr>
        <w:spacing w:before="0" w:after="0" w:line="240" w:lineRule="auto"/>
        <w:rPr>
          <w:color w:val="000000"/>
          <w:sz w:val="24"/>
          <w:szCs w:val="24"/>
        </w:rPr>
        <w:sectPr>
          <w:footerReference r:id="rId5" w:type="default"/>
          <w:pgSz w:w="11906" w:h="16838"/>
          <w:pgMar w:top="1418" w:right="1701" w:bottom="1418" w:left="1701" w:header="709" w:footer="709" w:gutter="0"/>
          <w:pgBorders w:offsetFrom="page">
            <w:top w:val="twistedLines1" w:color="auto" w:sz="15" w:space="24"/>
            <w:left w:val="twistedLines1" w:color="auto" w:sz="15" w:space="24"/>
            <w:bottom w:val="twistedLines1" w:color="auto" w:sz="15" w:space="24"/>
            <w:right w:val="twistedLines1" w:color="auto" w:sz="15" w:space="24"/>
          </w:pgBorders>
          <w:pgNumType w:start="0"/>
          <w:cols w:space="720" w:num="1"/>
          <w:titlePg/>
        </w:sectPr>
      </w:pPr>
      <w:r>
        <mc:AlternateContent>
          <mc:Choice Requires="wps">
            <w:drawing>
              <wp:anchor distT="0" distB="0" distL="114300" distR="114300" simplePos="0" relativeHeight="251660288" behindDoc="0" locked="0" layoutInCell="1" allowOverlap="1">
                <wp:simplePos x="0" y="0"/>
                <wp:positionH relativeFrom="column">
                  <wp:posOffset>177165</wp:posOffset>
                </wp:positionH>
                <wp:positionV relativeFrom="paragraph">
                  <wp:posOffset>2585720</wp:posOffset>
                </wp:positionV>
                <wp:extent cx="5353050" cy="6125210"/>
                <wp:effectExtent l="0" t="0" r="0" b="8890"/>
                <wp:wrapNone/>
                <wp:docPr id="32" name="Rectángulo 32"/>
                <wp:cNvGraphicFramePr/>
                <a:graphic xmlns:a="http://schemas.openxmlformats.org/drawingml/2006/main">
                  <a:graphicData uri="http://schemas.microsoft.com/office/word/2010/wordprocessingShape">
                    <wps:wsp>
                      <wps:cNvSpPr/>
                      <wps:spPr>
                        <a:xfrm>
                          <a:off x="0" y="0"/>
                          <a:ext cx="5353050" cy="6125428"/>
                        </a:xfrm>
                        <a:prstGeom prst="rect">
                          <a:avLst/>
                        </a:prstGeom>
                        <a:noFill/>
                        <a:ln>
                          <a:noFill/>
                        </a:ln>
                      </wps:spPr>
                      <wps:txbx>
                        <w:txbxContent>
                          <w:p w14:paraId="49F271D0">
                            <w:pPr>
                              <w:spacing w:before="0" w:after="0" w:line="240" w:lineRule="auto"/>
                              <w:jc w:val="center"/>
                            </w:pPr>
                            <w:r>
                              <w:rPr>
                                <w:rFonts w:ascii="Libre Baskerville" w:hAnsi="Libre Baskerville" w:eastAsia="Libre Baskerville" w:cs="Libre Baskerville"/>
                                <w:b/>
                                <w:color w:val="000000"/>
                                <w:sz w:val="36"/>
                              </w:rPr>
                              <w:t>TEMA</w:t>
                            </w:r>
                          </w:p>
                          <w:p w14:paraId="75052249">
                            <w:pPr>
                              <w:spacing w:before="0" w:after="0" w:line="240" w:lineRule="auto"/>
                              <w:jc w:val="center"/>
                              <w:rPr>
                                <w:rFonts w:ascii="Arial Black" w:hAnsi="Arial Black" w:eastAsia="Libre Baskerville" w:cs="Libre Baskerville"/>
                                <w:smallCaps/>
                                <w:color w:val="000000"/>
                                <w:sz w:val="40"/>
                                <w:szCs w:val="40"/>
                              </w:rPr>
                            </w:pPr>
                            <w:r>
                              <w:rPr>
                                <w:rFonts w:ascii="Arial Black" w:hAnsi="Arial Black" w:eastAsia="Libre Baskerville" w:cs="Libre Baskerville"/>
                                <w:smallCaps/>
                                <w:color w:val="000000"/>
                                <w:sz w:val="40"/>
                                <w:szCs w:val="40"/>
                              </w:rPr>
                              <w:t xml:space="preserve">TALLER SOAP EN JAVA SIN BASE DE DATOS </w:t>
                            </w:r>
                          </w:p>
                          <w:p w14:paraId="104D04F5">
                            <w:pPr>
                              <w:spacing w:before="0" w:after="0" w:line="240" w:lineRule="auto"/>
                              <w:jc w:val="center"/>
                              <w:rPr>
                                <w:rFonts w:ascii="Libre Baskerville" w:hAnsi="Libre Baskerville" w:eastAsia="Libre Baskerville" w:cs="Libre Baskerville"/>
                                <w:smallCaps/>
                                <w:color w:val="000000"/>
                                <w:sz w:val="44"/>
                              </w:rPr>
                            </w:pPr>
                          </w:p>
                          <w:p w14:paraId="61012FAC">
                            <w:pPr>
                              <w:spacing w:before="0" w:after="0" w:line="240" w:lineRule="auto"/>
                              <w:jc w:val="center"/>
                              <w:rPr>
                                <w:rFonts w:hint="default" w:ascii="Libre Baskerville" w:hAnsi="Libre Baskerville" w:eastAsia="Libre Baskerville" w:cs="Libre Baskerville"/>
                                <w:smallCaps/>
                                <w:color w:val="000000"/>
                                <w:sz w:val="44"/>
                                <w:lang w:val="es-EC"/>
                              </w:rPr>
                            </w:pPr>
                            <w:r>
                              <w:rPr>
                                <w:rFonts w:ascii="Libre Baskerville" w:hAnsi="Libre Baskerville" w:eastAsia="Libre Baskerville" w:cs="Libre Baskerville"/>
                                <w:smallCaps/>
                                <w:color w:val="000000"/>
                                <w:sz w:val="44"/>
                              </w:rPr>
                              <w:t xml:space="preserve">GRUPO </w:t>
                            </w:r>
                            <w:r>
                              <w:rPr>
                                <w:rFonts w:hint="default" w:ascii="Libre Baskerville" w:hAnsi="Libre Baskerville" w:eastAsia="Libre Baskerville" w:cs="Libre Baskerville"/>
                                <w:smallCaps/>
                                <w:color w:val="000000"/>
                                <w:sz w:val="44"/>
                                <w:lang w:val="es-EC"/>
                              </w:rPr>
                              <w:t>07</w:t>
                            </w:r>
                          </w:p>
                          <w:p w14:paraId="7B87F30E">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Gabriel matías lopez guano</w:t>
                            </w:r>
                          </w:p>
                          <w:p w14:paraId="54C1519A">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mateo david medranda valladares</w:t>
                            </w:r>
                          </w:p>
                          <w:p w14:paraId="3ACADCCD">
                            <w:pPr>
                              <w:spacing w:before="0" w:after="0" w:line="240" w:lineRule="auto"/>
                              <w:jc w:val="center"/>
                              <w:rPr>
                                <w:rFonts w:hint="default"/>
                                <w:lang w:val="es-EC"/>
                              </w:rPr>
                            </w:pPr>
                            <w:r>
                              <w:rPr>
                                <w:rFonts w:hint="default" w:ascii="Libre Baskerville" w:hAnsi="Libre Baskerville" w:eastAsia="Libre Baskerville" w:cs="Libre Baskerville"/>
                                <w:smallCaps/>
                                <w:color w:val="000000"/>
                                <w:sz w:val="44"/>
                                <w:lang w:val="es-EC"/>
                              </w:rPr>
                              <w:t>marcelo alejandro pareja moreira</w:t>
                            </w:r>
                          </w:p>
                          <w:p w14:paraId="75748F47">
                            <w:pPr>
                              <w:spacing w:before="0" w:after="0" w:line="240" w:lineRule="auto"/>
                              <w:jc w:val="center"/>
                              <w:rPr>
                                <w:rFonts w:ascii="Libre Baskerville" w:hAnsi="Libre Baskerville" w:eastAsia="Libre Baskerville" w:cs="Libre Baskerville"/>
                                <w:b/>
                                <w:color w:val="000000"/>
                                <w:sz w:val="36"/>
                              </w:rPr>
                            </w:pPr>
                          </w:p>
                          <w:p w14:paraId="058EBBB8">
                            <w:pPr>
                              <w:spacing w:before="0" w:after="0" w:line="240" w:lineRule="auto"/>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t>TUTOR</w:t>
                            </w:r>
                          </w:p>
                          <w:p w14:paraId="4FC43A57">
                            <w:pPr>
                              <w:spacing w:before="0" w:after="0" w:line="240" w:lineRule="auto"/>
                              <w:jc w:val="center"/>
                            </w:pPr>
                            <w:r>
                              <w:rPr>
                                <w:rFonts w:ascii="Libre Baskerville" w:hAnsi="Libre Baskerville" w:eastAsia="Libre Baskerville" w:cs="Libre Baskerville"/>
                                <w:color w:val="000000"/>
                                <w:sz w:val="36"/>
                              </w:rPr>
                              <w:t>Ing. Eduardo Mauricio Campaña Ortega</w:t>
                            </w:r>
                          </w:p>
                          <w:p w14:paraId="35FEF3CC">
                            <w:pPr>
                              <w:spacing w:before="0" w:after="0" w:line="240" w:lineRule="auto"/>
                              <w:jc w:val="center"/>
                            </w:pPr>
                            <w:r>
                              <w:rPr>
                                <w:rFonts w:ascii="Libre Baskerville" w:hAnsi="Libre Baskerville" w:eastAsia="Libre Baskerville" w:cs="Libre Baskerville"/>
                                <w:color w:val="000000"/>
                                <w:sz w:val="36"/>
                              </w:rPr>
                              <w:t>MIS.MDU.CCNA.CCIA.</w:t>
                            </w:r>
                          </w:p>
                          <w:p w14:paraId="10DBAAEF">
                            <w:pPr>
                              <w:spacing w:before="0" w:after="0" w:line="240" w:lineRule="auto"/>
                              <w:jc w:val="center"/>
                            </w:pPr>
                            <w:r>
                              <w:rPr>
                                <w:rFonts w:ascii="Libre Baskerville" w:hAnsi="Libre Baskerville" w:eastAsia="Libre Baskerville" w:cs="Libre Baskerville"/>
                                <w:color w:val="000000"/>
                                <w:sz w:val="36"/>
                              </w:rPr>
                              <w:t>PhD. (c) Ingeniería de Software</w:t>
                            </w:r>
                          </w:p>
                          <w:p w14:paraId="563953C9">
                            <w:pPr>
                              <w:spacing w:before="0" w:after="0" w:line="240" w:lineRule="auto"/>
                              <w:jc w:val="center"/>
                            </w:pPr>
                            <w:r>
                              <w:rPr>
                                <w:rFonts w:ascii="Libre Baskerville" w:hAnsi="Libre Baskerville" w:eastAsia="Libre Baskerville" w:cs="Libre Baskerville"/>
                                <w:color w:val="000000"/>
                                <w:sz w:val="36"/>
                              </w:rPr>
                              <w:t>PhD. (c) Seguridad Información</w:t>
                            </w:r>
                          </w:p>
                          <w:p w14:paraId="78F6E113">
                            <w:pPr>
                              <w:spacing w:before="0" w:after="0" w:line="240" w:lineRule="auto"/>
                              <w:jc w:val="center"/>
                              <w:rPr>
                                <w:rFonts w:ascii="Libre Baskerville" w:hAnsi="Libre Baskerville" w:eastAsia="Libre Baskerville" w:cs="Libre Baskerville"/>
                                <w:b/>
                                <w:color w:val="000000"/>
                                <w:sz w:val="36"/>
                              </w:rPr>
                            </w:pPr>
                          </w:p>
                          <w:p w14:paraId="7050325D">
                            <w:pPr>
                              <w:spacing w:before="0" w:after="0" w:line="240" w:lineRule="auto"/>
                              <w:jc w:val="center"/>
                            </w:pPr>
                            <w:r>
                              <w:rPr>
                                <w:rFonts w:ascii="Libre Baskerville" w:hAnsi="Libre Baskerville" w:eastAsia="Libre Baskerville" w:cs="Libre Baskerville"/>
                                <w:b/>
                                <w:color w:val="000000"/>
                                <w:sz w:val="36"/>
                              </w:rPr>
                              <w:t>FECHA</w:t>
                            </w:r>
                          </w:p>
                          <w:p w14:paraId="4FA90CA6">
                            <w:pPr>
                              <w:spacing w:before="0" w:after="0" w:line="240" w:lineRule="auto"/>
                              <w:jc w:val="center"/>
                            </w:pPr>
                            <w:r>
                              <w:rPr>
                                <w:rFonts w:ascii="Libre Baskerville" w:hAnsi="Libre Baskerville" w:eastAsia="Libre Baskerville" w:cs="Libre Baskerville"/>
                                <w:color w:val="000000"/>
                                <w:sz w:val="44"/>
                              </w:rPr>
                              <w:t xml:space="preserve"> </w:t>
                            </w:r>
                            <w:r>
                              <w:rPr>
                                <w:rFonts w:hint="default" w:ascii="Libre Baskerville" w:hAnsi="Libre Baskerville" w:eastAsia="Libre Baskerville" w:cs="Libre Baskerville"/>
                                <w:color w:val="000000"/>
                                <w:sz w:val="44"/>
                                <w:lang w:val="es-EC"/>
                              </w:rPr>
                              <w:t>22</w:t>
                            </w:r>
                            <w:r>
                              <w:rPr>
                                <w:rFonts w:ascii="Libre Baskerville" w:hAnsi="Libre Baskerville" w:eastAsia="Libre Baskerville" w:cs="Libre Baskerville"/>
                                <w:color w:val="000000"/>
                                <w:sz w:val="44"/>
                              </w:rPr>
                              <w:t>-</w:t>
                            </w:r>
                            <w:r>
                              <w:rPr>
                                <w:rFonts w:hint="default" w:ascii="Libre Baskerville" w:hAnsi="Libre Baskerville" w:eastAsia="Libre Baskerville" w:cs="Libre Baskerville"/>
                                <w:color w:val="000000"/>
                                <w:sz w:val="44"/>
                                <w:lang w:val="es-EC"/>
                              </w:rPr>
                              <w:t>Oct</w:t>
                            </w:r>
                            <w:r>
                              <w:rPr>
                                <w:rFonts w:ascii="Libre Baskerville" w:hAnsi="Libre Baskerville" w:eastAsia="Libre Baskerville" w:cs="Libre Baskerville"/>
                                <w:color w:val="000000"/>
                                <w:sz w:val="44"/>
                              </w:rPr>
                              <w:t>-26</w:t>
                            </w:r>
                          </w:p>
                        </w:txbxContent>
                      </wps:txbx>
                      <wps:bodyPr spcFirstLastPara="1" wrap="square" lIns="91425" tIns="45700" rIns="91425" bIns="45700" anchor="ctr" anchorCtr="0">
                        <a:noAutofit/>
                      </wps:bodyPr>
                    </wps:wsp>
                  </a:graphicData>
                </a:graphic>
              </wp:anchor>
            </w:drawing>
          </mc:Choice>
          <mc:Fallback>
            <w:pict>
              <v:rect id="Rectángulo 32" o:spid="_x0000_s1026" o:spt="1" style="position:absolute;left:0pt;margin-left:13.95pt;margin-top:203.6pt;height:482.3pt;width:421.5pt;z-index:251660288;v-text-anchor:middle;mso-width-relative:page;mso-height-relative:page;" filled="f" stroked="f" coordsize="21600,21600" o:gfxdata="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P+a8NgAAAAL&#10;AQAADwAAAAAAAAABACAAAAAiAAAAZHJzL2Rvd25yZXYueG1sUEsBAhQAFAAAAAgAh07iQCezmjnj&#10;AQAAyQMAAA4AAAAAAAAAAQAgAAAAJwEAAGRycy9lMm9Eb2MueG1sUEsFBgAAAAAGAAYAWQEAAHwF&#10;AAAAAA==&#10;">
                <v:fill on="f" focussize="0,0"/>
                <v:stroke on="f"/>
                <v:imagedata o:title=""/>
                <o:lock v:ext="edit" aspectratio="f"/>
                <v:textbox inset="7.1988188976378pt,3.59842519685039pt,7.1988188976378pt,3.59842519685039pt">
                  <w:txbxContent>
                    <w:p w14:paraId="49F271D0">
                      <w:pPr>
                        <w:spacing w:before="0" w:after="0" w:line="240" w:lineRule="auto"/>
                        <w:jc w:val="center"/>
                      </w:pPr>
                      <w:r>
                        <w:rPr>
                          <w:rFonts w:ascii="Libre Baskerville" w:hAnsi="Libre Baskerville" w:eastAsia="Libre Baskerville" w:cs="Libre Baskerville"/>
                          <w:b/>
                          <w:color w:val="000000"/>
                          <w:sz w:val="36"/>
                        </w:rPr>
                        <w:t>TEMA</w:t>
                      </w:r>
                    </w:p>
                    <w:p w14:paraId="75052249">
                      <w:pPr>
                        <w:spacing w:before="0" w:after="0" w:line="240" w:lineRule="auto"/>
                        <w:jc w:val="center"/>
                        <w:rPr>
                          <w:rFonts w:ascii="Arial Black" w:hAnsi="Arial Black" w:eastAsia="Libre Baskerville" w:cs="Libre Baskerville"/>
                          <w:smallCaps/>
                          <w:color w:val="000000"/>
                          <w:sz w:val="40"/>
                          <w:szCs w:val="40"/>
                        </w:rPr>
                      </w:pPr>
                      <w:r>
                        <w:rPr>
                          <w:rFonts w:ascii="Arial Black" w:hAnsi="Arial Black" w:eastAsia="Libre Baskerville" w:cs="Libre Baskerville"/>
                          <w:smallCaps/>
                          <w:color w:val="000000"/>
                          <w:sz w:val="40"/>
                          <w:szCs w:val="40"/>
                        </w:rPr>
                        <w:t xml:space="preserve">TALLER SOAP EN JAVA SIN BASE DE DATOS </w:t>
                      </w:r>
                    </w:p>
                    <w:p w14:paraId="104D04F5">
                      <w:pPr>
                        <w:spacing w:before="0" w:after="0" w:line="240" w:lineRule="auto"/>
                        <w:jc w:val="center"/>
                        <w:rPr>
                          <w:rFonts w:ascii="Libre Baskerville" w:hAnsi="Libre Baskerville" w:eastAsia="Libre Baskerville" w:cs="Libre Baskerville"/>
                          <w:smallCaps/>
                          <w:color w:val="000000"/>
                          <w:sz w:val="44"/>
                        </w:rPr>
                      </w:pPr>
                    </w:p>
                    <w:p w14:paraId="61012FAC">
                      <w:pPr>
                        <w:spacing w:before="0" w:after="0" w:line="240" w:lineRule="auto"/>
                        <w:jc w:val="center"/>
                        <w:rPr>
                          <w:rFonts w:hint="default" w:ascii="Libre Baskerville" w:hAnsi="Libre Baskerville" w:eastAsia="Libre Baskerville" w:cs="Libre Baskerville"/>
                          <w:smallCaps/>
                          <w:color w:val="000000"/>
                          <w:sz w:val="44"/>
                          <w:lang w:val="es-EC"/>
                        </w:rPr>
                      </w:pPr>
                      <w:r>
                        <w:rPr>
                          <w:rFonts w:ascii="Libre Baskerville" w:hAnsi="Libre Baskerville" w:eastAsia="Libre Baskerville" w:cs="Libre Baskerville"/>
                          <w:smallCaps/>
                          <w:color w:val="000000"/>
                          <w:sz w:val="44"/>
                        </w:rPr>
                        <w:t xml:space="preserve">GRUPO </w:t>
                      </w:r>
                      <w:r>
                        <w:rPr>
                          <w:rFonts w:hint="default" w:ascii="Libre Baskerville" w:hAnsi="Libre Baskerville" w:eastAsia="Libre Baskerville" w:cs="Libre Baskerville"/>
                          <w:smallCaps/>
                          <w:color w:val="000000"/>
                          <w:sz w:val="44"/>
                          <w:lang w:val="es-EC"/>
                        </w:rPr>
                        <w:t>07</w:t>
                      </w:r>
                    </w:p>
                    <w:p w14:paraId="7B87F30E">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Gabriel matías lopez guano</w:t>
                      </w:r>
                    </w:p>
                    <w:p w14:paraId="54C1519A">
                      <w:pPr>
                        <w:spacing w:before="0" w:after="0" w:line="240" w:lineRule="auto"/>
                        <w:jc w:val="center"/>
                        <w:rPr>
                          <w:rFonts w:hint="default" w:ascii="Libre Baskerville" w:hAnsi="Libre Baskerville" w:eastAsia="Libre Baskerville" w:cs="Libre Baskerville"/>
                          <w:smallCaps/>
                          <w:color w:val="000000"/>
                          <w:sz w:val="44"/>
                          <w:lang w:val="es-EC"/>
                        </w:rPr>
                      </w:pPr>
                      <w:r>
                        <w:rPr>
                          <w:rFonts w:hint="default" w:ascii="Libre Baskerville" w:hAnsi="Libre Baskerville" w:eastAsia="Libre Baskerville" w:cs="Libre Baskerville"/>
                          <w:smallCaps/>
                          <w:color w:val="000000"/>
                          <w:sz w:val="44"/>
                          <w:lang w:val="es-EC"/>
                        </w:rPr>
                        <w:t>mateo david medranda valladares</w:t>
                      </w:r>
                    </w:p>
                    <w:p w14:paraId="3ACADCCD">
                      <w:pPr>
                        <w:spacing w:before="0" w:after="0" w:line="240" w:lineRule="auto"/>
                        <w:jc w:val="center"/>
                        <w:rPr>
                          <w:rFonts w:hint="default"/>
                          <w:lang w:val="es-EC"/>
                        </w:rPr>
                      </w:pPr>
                      <w:r>
                        <w:rPr>
                          <w:rFonts w:hint="default" w:ascii="Libre Baskerville" w:hAnsi="Libre Baskerville" w:eastAsia="Libre Baskerville" w:cs="Libre Baskerville"/>
                          <w:smallCaps/>
                          <w:color w:val="000000"/>
                          <w:sz w:val="44"/>
                          <w:lang w:val="es-EC"/>
                        </w:rPr>
                        <w:t>marcelo alejandro pareja moreira</w:t>
                      </w:r>
                    </w:p>
                    <w:p w14:paraId="75748F47">
                      <w:pPr>
                        <w:spacing w:before="0" w:after="0" w:line="240" w:lineRule="auto"/>
                        <w:jc w:val="center"/>
                        <w:rPr>
                          <w:rFonts w:ascii="Libre Baskerville" w:hAnsi="Libre Baskerville" w:eastAsia="Libre Baskerville" w:cs="Libre Baskerville"/>
                          <w:b/>
                          <w:color w:val="000000"/>
                          <w:sz w:val="36"/>
                        </w:rPr>
                      </w:pPr>
                    </w:p>
                    <w:p w14:paraId="058EBBB8">
                      <w:pPr>
                        <w:spacing w:before="0" w:after="0" w:line="240" w:lineRule="auto"/>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t>TUTOR</w:t>
                      </w:r>
                    </w:p>
                    <w:p w14:paraId="4FC43A57">
                      <w:pPr>
                        <w:spacing w:before="0" w:after="0" w:line="240" w:lineRule="auto"/>
                        <w:jc w:val="center"/>
                      </w:pPr>
                      <w:r>
                        <w:rPr>
                          <w:rFonts w:ascii="Libre Baskerville" w:hAnsi="Libre Baskerville" w:eastAsia="Libre Baskerville" w:cs="Libre Baskerville"/>
                          <w:color w:val="000000"/>
                          <w:sz w:val="36"/>
                        </w:rPr>
                        <w:t>Ing. Eduardo Mauricio Campaña Ortega</w:t>
                      </w:r>
                    </w:p>
                    <w:p w14:paraId="35FEF3CC">
                      <w:pPr>
                        <w:spacing w:before="0" w:after="0" w:line="240" w:lineRule="auto"/>
                        <w:jc w:val="center"/>
                      </w:pPr>
                      <w:r>
                        <w:rPr>
                          <w:rFonts w:ascii="Libre Baskerville" w:hAnsi="Libre Baskerville" w:eastAsia="Libre Baskerville" w:cs="Libre Baskerville"/>
                          <w:color w:val="000000"/>
                          <w:sz w:val="36"/>
                        </w:rPr>
                        <w:t>MIS.MDU.CCNA.CCIA.</w:t>
                      </w:r>
                    </w:p>
                    <w:p w14:paraId="10DBAAEF">
                      <w:pPr>
                        <w:spacing w:before="0" w:after="0" w:line="240" w:lineRule="auto"/>
                        <w:jc w:val="center"/>
                      </w:pPr>
                      <w:r>
                        <w:rPr>
                          <w:rFonts w:ascii="Libre Baskerville" w:hAnsi="Libre Baskerville" w:eastAsia="Libre Baskerville" w:cs="Libre Baskerville"/>
                          <w:color w:val="000000"/>
                          <w:sz w:val="36"/>
                        </w:rPr>
                        <w:t>PhD. (c) Ingeniería de Software</w:t>
                      </w:r>
                    </w:p>
                    <w:p w14:paraId="563953C9">
                      <w:pPr>
                        <w:spacing w:before="0" w:after="0" w:line="240" w:lineRule="auto"/>
                        <w:jc w:val="center"/>
                      </w:pPr>
                      <w:r>
                        <w:rPr>
                          <w:rFonts w:ascii="Libre Baskerville" w:hAnsi="Libre Baskerville" w:eastAsia="Libre Baskerville" w:cs="Libre Baskerville"/>
                          <w:color w:val="000000"/>
                          <w:sz w:val="36"/>
                        </w:rPr>
                        <w:t>PhD. (c) Seguridad Información</w:t>
                      </w:r>
                    </w:p>
                    <w:p w14:paraId="78F6E113">
                      <w:pPr>
                        <w:spacing w:before="0" w:after="0" w:line="240" w:lineRule="auto"/>
                        <w:jc w:val="center"/>
                        <w:rPr>
                          <w:rFonts w:ascii="Libre Baskerville" w:hAnsi="Libre Baskerville" w:eastAsia="Libre Baskerville" w:cs="Libre Baskerville"/>
                          <w:b/>
                          <w:color w:val="000000"/>
                          <w:sz w:val="36"/>
                        </w:rPr>
                      </w:pPr>
                    </w:p>
                    <w:p w14:paraId="7050325D">
                      <w:pPr>
                        <w:spacing w:before="0" w:after="0" w:line="240" w:lineRule="auto"/>
                        <w:jc w:val="center"/>
                      </w:pPr>
                      <w:r>
                        <w:rPr>
                          <w:rFonts w:ascii="Libre Baskerville" w:hAnsi="Libre Baskerville" w:eastAsia="Libre Baskerville" w:cs="Libre Baskerville"/>
                          <w:b/>
                          <w:color w:val="000000"/>
                          <w:sz w:val="36"/>
                        </w:rPr>
                        <w:t>FECHA</w:t>
                      </w:r>
                    </w:p>
                    <w:p w14:paraId="4FA90CA6">
                      <w:pPr>
                        <w:spacing w:before="0" w:after="0" w:line="240" w:lineRule="auto"/>
                        <w:jc w:val="center"/>
                      </w:pPr>
                      <w:r>
                        <w:rPr>
                          <w:rFonts w:ascii="Libre Baskerville" w:hAnsi="Libre Baskerville" w:eastAsia="Libre Baskerville" w:cs="Libre Baskerville"/>
                          <w:color w:val="000000"/>
                          <w:sz w:val="44"/>
                        </w:rPr>
                        <w:t xml:space="preserve"> </w:t>
                      </w:r>
                      <w:r>
                        <w:rPr>
                          <w:rFonts w:hint="default" w:ascii="Libre Baskerville" w:hAnsi="Libre Baskerville" w:eastAsia="Libre Baskerville" w:cs="Libre Baskerville"/>
                          <w:color w:val="000000"/>
                          <w:sz w:val="44"/>
                          <w:lang w:val="es-EC"/>
                        </w:rPr>
                        <w:t>22</w:t>
                      </w:r>
                      <w:r>
                        <w:rPr>
                          <w:rFonts w:ascii="Libre Baskerville" w:hAnsi="Libre Baskerville" w:eastAsia="Libre Baskerville" w:cs="Libre Baskerville"/>
                          <w:color w:val="000000"/>
                          <w:sz w:val="44"/>
                        </w:rPr>
                        <w:t>-</w:t>
                      </w:r>
                      <w:r>
                        <w:rPr>
                          <w:rFonts w:hint="default" w:ascii="Libre Baskerville" w:hAnsi="Libre Baskerville" w:eastAsia="Libre Baskerville" w:cs="Libre Baskerville"/>
                          <w:color w:val="000000"/>
                          <w:sz w:val="44"/>
                          <w:lang w:val="es-EC"/>
                        </w:rPr>
                        <w:t>Oct</w:t>
                      </w:r>
                      <w:r>
                        <w:rPr>
                          <w:rFonts w:ascii="Libre Baskerville" w:hAnsi="Libre Baskerville" w:eastAsia="Libre Baskerville" w:cs="Libre Baskerville"/>
                          <w:color w:val="000000"/>
                          <w:sz w:val="44"/>
                        </w:rPr>
                        <w:t>-26</w:t>
                      </w:r>
                    </w:p>
                  </w:txbxContent>
                </v:textbox>
              </v:rect>
            </w:pict>
          </mc:Fallback>
        </mc:AlternateContent>
      </w:r>
      <w:r>
        <w:rPr>
          <w:color w:val="000000"/>
          <w:sz w:val="24"/>
          <w:szCs w:val="24"/>
        </w:rPr>
        <mc:AlternateContent>
          <mc:Choice Requires="wpg">
            <w:drawing>
              <wp:anchor distT="0" distB="0" distL="0" distR="0" simplePos="0" relativeHeight="251659264" behindDoc="1" locked="0" layoutInCell="1" allowOverlap="1">
                <wp:simplePos x="0" y="0"/>
                <wp:positionH relativeFrom="page">
                  <wp:posOffset>997585</wp:posOffset>
                </wp:positionH>
                <wp:positionV relativeFrom="page">
                  <wp:posOffset>906780</wp:posOffset>
                </wp:positionV>
                <wp:extent cx="2132965"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2" name="Grupo 2"/>
                        <wpg:cNvGrpSpPr/>
                        <wpg:grpSpPr>
                          <a:xfrm>
                            <a:off x="4279401" y="0"/>
                            <a:ext cx="2133199" cy="7560000"/>
                            <a:chOff x="0" y="0"/>
                            <a:chExt cx="2133600" cy="9125712"/>
                          </a:xfrm>
                        </wpg:grpSpPr>
                        <wps:wsp>
                          <wps:cNvPr id="3" name="Rectángulo 3"/>
                          <wps:cNvSpPr/>
                          <wps:spPr>
                            <a:xfrm>
                              <a:off x="0" y="0"/>
                              <a:ext cx="2133600" cy="9125700"/>
                            </a:xfrm>
                            <a:prstGeom prst="rect">
                              <a:avLst/>
                            </a:prstGeom>
                            <a:noFill/>
                            <a:ln>
                              <a:noFill/>
                            </a:ln>
                          </wps:spPr>
                          <wps:txbx>
                            <w:txbxContent>
                              <w:p w14:paraId="09D83F36">
                                <w:pPr>
                                  <w:spacing w:before="0" w:after="0" w:line="240" w:lineRule="auto"/>
                                  <w:jc w:val="left"/>
                                </w:pPr>
                              </w:p>
                            </w:txbxContent>
                          </wps:txbx>
                          <wps:bodyPr spcFirstLastPara="1" wrap="square" lIns="91425" tIns="91425" rIns="91425" bIns="91425" anchor="ctr" anchorCtr="0">
                            <a:noAutofit/>
                          </wps:bodyPr>
                        </wps:wsp>
                        <wps:wsp>
                          <wps:cNvPr id="4" name="Rectángulo 4"/>
                          <wps:cNvSpPr/>
                          <wps:spPr>
                            <a:xfrm>
                              <a:off x="0" y="0"/>
                              <a:ext cx="194535" cy="9125712"/>
                            </a:xfrm>
                            <a:prstGeom prst="rect">
                              <a:avLst/>
                            </a:prstGeom>
                            <a:solidFill>
                              <a:schemeClr val="dk2"/>
                            </a:solidFill>
                            <a:ln>
                              <a:noFill/>
                            </a:ln>
                          </wps:spPr>
                          <wps:txbx>
                            <w:txbxContent>
                              <w:p w14:paraId="6BDE4B70">
                                <w:pPr>
                                  <w:spacing w:before="0" w:after="0" w:line="240" w:lineRule="auto"/>
                                  <w:jc w:val="left"/>
                                </w:pPr>
                              </w:p>
                            </w:txbxContent>
                          </wps:txbx>
                          <wps:bodyPr spcFirstLastPara="1" wrap="square" lIns="91425" tIns="91425" rIns="91425" bIns="91425" anchor="ctr" anchorCtr="0">
                            <a:noAutofit/>
                          </wps:bodyPr>
                        </wps:wsp>
                        <wps:wsp>
                          <wps:cNvPr id="5" name="Flecha: pentágono 5"/>
                          <wps:cNvSpPr/>
                          <wps:spPr>
                            <a:xfrm>
                              <a:off x="246378" y="1206935"/>
                              <a:ext cx="1483687" cy="552055"/>
                            </a:xfrm>
                            <a:prstGeom prst="homePlate">
                              <a:avLst>
                                <a:gd name="adj" fmla="val 50000"/>
                              </a:avLst>
                            </a:prstGeom>
                            <a:solidFill>
                              <a:schemeClr val="accent1"/>
                            </a:solidFill>
                            <a:ln>
                              <a:noFill/>
                            </a:ln>
                          </wps:spPr>
                          <wps:txbx>
                            <w:txbxContent>
                              <w:p w14:paraId="223722FE">
                                <w:pPr>
                                  <w:spacing w:before="0" w:after="0" w:line="240" w:lineRule="auto"/>
                                  <w:jc w:val="right"/>
                                </w:pPr>
                                <w:r>
                                  <w:rPr>
                                    <w:rFonts w:ascii="Arial" w:hAnsi="Arial" w:eastAsia="Arial" w:cs="Arial"/>
                                    <w:color w:val="FFFFFF"/>
                                    <w:sz w:val="28"/>
                                  </w:rPr>
                                  <w:t xml:space="preserve">     </w:t>
                                </w:r>
                              </w:p>
                            </w:txbxContent>
                          </wps:txbx>
                          <wps:bodyPr spcFirstLastPara="1" wrap="square" lIns="91425" tIns="0" rIns="182875" bIns="0" anchor="ctr" anchorCtr="0">
                            <a:noAutofit/>
                          </wps:bodyPr>
                        </wps:wsp>
                        <wpg:grpSp>
                          <wpg:cNvPr id="6" name="Grupo 6"/>
                          <wpg:cNvGrpSpPr/>
                          <wpg:grpSpPr>
                            <a:xfrm>
                              <a:off x="76200" y="4210050"/>
                              <a:ext cx="2057400" cy="4910328"/>
                              <a:chOff x="80645" y="4211812"/>
                              <a:chExt cx="1306273" cy="3121026"/>
                            </a:xfrm>
                          </wpg:grpSpPr>
                          <wpg:grpSp>
                            <wpg:cNvPr id="7" name="Grupo 7"/>
                            <wpg:cNvGrpSpPr/>
                            <wpg:grpSpPr>
                              <a:xfrm>
                                <a:off x="141062" y="4211812"/>
                                <a:ext cx="1047750" cy="3121026"/>
                                <a:chOff x="141062" y="4211812"/>
                                <a:chExt cx="1047750" cy="3121026"/>
                              </a:xfrm>
                            </wpg:grpSpPr>
                            <wps:wsp>
                              <wps:cNvPr id="8" name="Forma libre: forma 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 name="Grupo 20"/>
                            <wpg:cNvGrpSpPr/>
                            <wpg:grpSpPr>
                              <a:xfrm>
                                <a:off x="80645" y="4826972"/>
                                <a:ext cx="1306273" cy="2505863"/>
                                <a:chOff x="80645" y="4649964"/>
                                <a:chExt cx="874712" cy="1677988"/>
                              </a:xfrm>
                            </wpg:grpSpPr>
                            <wps:wsp>
                              <wps:cNvPr id="21" name="Forma libre: forma 21"/>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upo 1" o:spid="_x0000_s1026" o:spt="203" style="position:absolute;left:0pt;margin-left:78.55pt;margin-top:71.4pt;height:698.4pt;width:167.95pt;mso-position-horizontal-relative:page;mso-position-vertical-relative:page;z-index:-251657216;mso-width-relative:page;mso-height-relative:page;" coordorigin="4279400,0" coordsize="2137975,7560000" o:gfxdata="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">
                <o:lock v:ext="edit" aspectratio="f"/>
                <v:group id="Grupo 2" o:spid="_x0000_s1026" o:spt="203" style="position:absolute;left:4279401;top:0;height:7560000;width:2133199;" coordsize="2133600,9125712"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Rectángulo 3" o:spid="_x0000_s1026" o:spt="1" style="position:absolute;left:0;top:0;height:9125700;width:213360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09D83F36">
                          <w:pPr>
                            <w:spacing w:before="0" w:after="0" w:line="240" w:lineRule="auto"/>
                            <w:jc w:val="left"/>
                          </w:pPr>
                        </w:p>
                      </w:txbxContent>
                    </v:textbox>
                  </v:rect>
                  <v:rect id="Rectángulo 4" o:spid="_x0000_s1026" o:spt="1" style="position:absolute;left:0;top:0;height:9125712;width:194535;v-text-anchor:middle;" fillcolor="#1F497D [3202]" filled="t" stroked="f" coordsize="21600,21600" o:gfxdata="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N3c68AAAA&#10;2gAAAA8AAAAAAAAAAQAgAAAAIgAAAGRycy9kb3ducmV2LnhtbFBLAQIUABQAAAAIAIdO4kAzLwWe&#10;OwAAADkAAAAQAAAAAAAAAAEAIAAAAAsBAABkcnMvc2hhcGV4bWwueG1sUEsFBgAAAAAGAAYAWwEA&#10;ALUDAAAAAA==&#10;">
                    <v:fill on="t" focussize="0,0"/>
                    <v:stroke on="f"/>
                    <v:imagedata o:title=""/>
                    <o:lock v:ext="edit" aspectratio="f"/>
                    <v:textbox inset="7.1988188976378pt,7.1988188976378pt,7.1988188976378pt,7.1988188976378pt">
                      <w:txbxContent>
                        <w:p w14:paraId="6BDE4B70">
                          <w:pPr>
                            <w:spacing w:before="0" w:after="0" w:line="240" w:lineRule="auto"/>
                            <w:jc w:val="left"/>
                          </w:pPr>
                        </w:p>
                      </w:txbxContent>
                    </v:textbox>
                  </v:rect>
                  <v:shape id="Flecha: pentágono 5" o:spid="_x0000_s1026" o:spt="15" type="#_x0000_t15" style="position:absolute;left:246378;top:1206935;height:552055;width:1483687;v-text-anchor:middle;" fillcolor="#4F81BD [3204]" filled="t" stroked="f" coordsize="21600,21600" o:gfxdata="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6FivQAA&#10;ANoAAAAPAAAAAAAAAAEAIAAAACIAAABkcnMvZG93bnJldi54bWxQSwECFAAUAAAACACHTuJAMy8F&#10;njsAAAA5AAAAEAAAAAAAAAABACAAAAAMAQAAZHJzL3NoYXBleG1sLnhtbFBLBQYAAAAABgAGAFsB&#10;AAC2AwAAAAA=&#10;" adj="17582">
                    <v:fill on="t" focussize="0,0"/>
                    <v:stroke on="f"/>
                    <v:imagedata o:title=""/>
                    <o:lock v:ext="edit" aspectratio="f"/>
                    <v:textbox inset="7.1988188976378pt,0mm,14.3996062992126pt,0mm">
                      <w:txbxContent>
                        <w:p w14:paraId="223722FE">
                          <w:pPr>
                            <w:spacing w:before="0" w:after="0" w:line="240" w:lineRule="auto"/>
                            <w:jc w:val="right"/>
                          </w:pPr>
                          <w:r>
                            <w:rPr>
                              <w:rFonts w:ascii="Arial" w:hAnsi="Arial" w:eastAsia="Arial" w:cs="Arial"/>
                              <w:color w:val="FFFFFF"/>
                              <w:sz w:val="28"/>
                            </w:rPr>
                            <w:t xml:space="preserve">     </w:t>
                          </w:r>
                        </w:p>
                      </w:txbxContent>
                    </v:textbox>
                  </v:shape>
                  <v:group id="Grupo 6" o:spid="_x0000_s1026" o:spt="203" style="position:absolute;left:76200;top:4210050;height:4910328;width:2057400;" coordorigin="80645,4211812" coordsize="1306273,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group id="Grupo 7" o:spid="_x0000_s1026" o:spt="203" style="position:absolute;left:141062;top:4211812;height:3121026;width:1047750;" coordorigin="141062,4211812" coordsize="1047750,3121026"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Forma libre: forma 8" o:spid="_x0000_s1026" o:spt="100" style="position:absolute;left:369662;top:6216825;height:698500;width:193675;v-text-anchor:middle;" fillcolor="#1F497D [3202]" filled="t" stroked="t" coordsize="122,440" o:gfxdata="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1Bfl+2AAAA2gAAAA8A&#10;AAAAAAAAAQAgAAAAIgAAAGRycy9kb3ducmV2LnhtbFBLAQIUABQAAAAIAIdO4kAzLwWeOwAAADkA&#10;AAAQAAAAAAAAAAEAIAAAAAUBAABkcnMvc2hhcGV4bWwueG1sUEsFBgAAAAAGAAYAWwEAAK8DAAAA&#10;AA==&#10;" path="m0,0l39,152,84,304,122,417,122,440,76,306,39,180,6,5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9" o:spid="_x0000_s1026" o:spt="100" style="position:absolute;left:572862;top:6905800;height:427038;width:184150;v-text-anchor:middle;" fillcolor="#1F497D [3202]" filled="t" stroked="t" coordsize="116,269" o:gfxdata="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ESi8AAAA&#10;2gAAAA8AAAAAAAAAAQAgAAAAIgAAAGRycy9kb3ducmV2LnhtbFBLAQIUABQAAAAIAIdO4kAzLwWe&#10;OwAAADkAAAAQAAAAAAAAAAEAIAAAAAsBAABkcnMvc2hhcGV4bWwueG1sUEsFBgAAAAAGAAYAWwEA&#10;ALUDAAAAAA==&#10;" path="m0,0l8,19,37,93,67,167,116,269,108,269,60,169,30,98,1,2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0" o:spid="_x0000_s1026" o:spt="100" style="position:absolute;left:141062;top:4211812;height:2019300;width:222250;v-text-anchor:middle;" fillcolor="#1F497D [3202]" filled="t" stroked="t" coordsize="140,1272" o:gfxdata="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jZ528AAAA&#10;2wAAAA8AAAAAAAAAAQAgAAAAIgAAAGRycy9kb3ducmV2LnhtbFBLAQIUABQAAAAIAIdO4kAzLwWe&#10;OwAAADkAAAAQAAAAAAAAAAEAIAAAAAsBAABkcnMvc2hhcGV4bWwueG1sUEsFBgAAAAAGAAYAWwEA&#10;ALUDAAAAAA==&#10;" path="m0,0l0,0,1,79,3,159,12,317,23,476,39,634,58,792,83,948,107,1086,135,1223,140,1272,138,1262,105,1106,77,949,53,792,35,634,20,476,9,317,2,159,0,7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1" o:spid="_x0000_s1026" o:spt="100" style="position:absolute;left:341087;top:4861100;height:1355725;width:71438;v-text-anchor:middle;" fillcolor="#1F497D [3202]" filled="t" stroked="t" coordsize="45,854" o:gfxdata="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2bhxbsAAADb&#10;AAAADwAAAAAAAAABACAAAAAiAAAAZHJzL2Rvd25yZXYueG1sUEsBAhQAFAAAAAgAh07iQDMvBZ47&#10;AAAAOQAAABAAAAAAAAAAAQAgAAAACgEAAGRycy9zaGFwZXhtbC54bWxQSwUGAAAAAAYABgBbAQAA&#10;tAMAAAAA&#10;" path="m45,0l45,0,35,66,26,133,14,267,6,401,3,534,6,669,14,803,18,854,18,851,9,814,8,803,1,669,0,534,3,401,12,267,25,132,34,66,45,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2" o:spid="_x0000_s1026" o:spt="100" style="position:absolute;left:363312;top:6231112;height:998538;width:244475;v-text-anchor:middle;" fillcolor="#1F497D [3202]" filled="t" stroked="t" coordsize="154,629" o:gfxdata="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BYM28AAAA&#10;2wAAAA8AAAAAAAAAAQAgAAAAIgAAAGRycy9kb3ducmV2LnhtbFBLAQIUABQAAAAIAIdO4kAzLwWe&#10;OwAAADkAAAAQAAAAAAAAAAEAIAAAAAsBAABkcnMvc2hhcGV4bWwueG1sUEsFBgAAAAAGAAYAWwEA&#10;ALUDAAAAAA==&#10;" path="m0,0l10,44,21,126,34,207,53,293,75,380,100,466,120,521,141,576,152,618,154,629,140,595,115,532,93,468,67,383,47,295,28,207,12,104,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3" o:spid="_x0000_s1026" o:spt="100" style="position:absolute;left:620487;top:7223300;height:109538;width:52388;v-text-anchor:middle;" fillcolor="#1F497D [3202]" filled="t" stroked="t" coordsize="33,69" o:gfxdata="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cefm8AAAA&#10;2wAAAA8AAAAAAAAAAQAgAAAAIgAAAGRycy9kb3ducmV2LnhtbFBLAQIUABQAAAAIAIdO4kAzLwWe&#10;OwAAADkAAAAQAAAAAAAAAAEAIAAAAAsBAABkcnMvc2hhcGV4bWwueG1sUEsFBgAAAAAGAAYAWwEA&#10;ALUDAAAAAA==&#10;" path="m0,0l33,69,24,69,12,3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4" o:spid="_x0000_s1026" o:spt="100" style="position:absolute;left:355374;top:6153325;height:147638;width:23813;v-text-anchor:middle;" fillcolor="#1F497D [3202]" filled="t" stroked="t" coordsize="15,93" o:gfxdata="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wbBcugAAANsA&#10;AAAPAAAAAAAAAAEAIAAAACIAAABkcnMvZG93bnJldi54bWxQSwECFAAUAAAACACHTuJAMy8FnjsA&#10;AAA5AAAAEAAAAAAAAAABACAAAAAJAQAAZHJzL3NoYXBleG1sLnhtbFBLBQYAAAAABgAGAFsBAACz&#10;AwAAAAA=&#10;" path="m0,0l9,37,9,40,15,93,5,4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5" o:spid="_x0000_s1026" o:spt="100" style="position:absolute;left:563337;top:5689775;height:1216025;width:625475;v-text-anchor:middle;" fillcolor="#1F497D [3202]" filled="t" stroked="t" coordsize="394,766" o:gfxdata="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9UzCm5AAAA2wAA&#10;AA8AAAAAAAAAAQAgAAAAIgAAAGRycy9kb3ducmV2LnhtbFBLAQIUABQAAAAIAIdO4kAzLwWeOwAA&#10;ADkAAAAQAAAAAAAAAAEAIAAAAAgBAABkcnMvc2hhcGV4bWwueG1sUEsFBgAAAAAGAAYAWwEAALID&#10;AAAAAA==&#10;" path="m394,0l394,0,356,38,319,77,284,117,249,160,207,218,168,276,131,339,98,402,69,467,45,535,26,604,14,673,7,746,6,766,0,749,1,744,7,673,21,603,40,533,65,466,94,400,127,336,164,275,204,215,248,158,282,116,318,76,354,37,394,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6" o:spid="_x0000_s1026" o:spt="100" style="position:absolute;left:563337;top:6915325;height:307975;width:57150;v-text-anchor:middle;" fillcolor="#1F497D [3202]" filled="t" stroked="t" coordsize="36,194" o:gfxdata="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G/CJugAAANsA&#10;AAAPAAAAAAAAAAEAIAAAACIAAABkcnMvZG93bnJldi54bWxQSwECFAAUAAAACACHTuJAMy8FnjsA&#10;AAA5AAAAEAAAAAAAAAABACAAAAAJAQAAZHJzL3NoYXBleG1sLnhtbFBLBQYAAAAABgAGAFsBAACz&#10;AwAAAAA=&#10;" path="m0,0l6,16,7,19,11,80,20,132,33,185,36,194,21,161,15,145,5,81,1,41,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7" o:spid="_x0000_s1026" o:spt="100" style="position:absolute;left:607787;top:7229650;height:103188;width:49213;v-text-anchor:middle;" fillcolor="#1F497D [3202]" filled="t" stroked="t" coordsize="31,65" o:gfxdata="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9sTgbsAAADb&#10;AAAADwAAAAAAAAABACAAAAAiAAAAZHJzL2Rvd25yZXYueG1sUEsBAhQAFAAAAAgAh07iQDMvBZ47&#10;AAAAOQAAABAAAAAAAAAAAQAgAAAACgEAAGRycy9zaGFwZXhtbC54bWxQSwUGAAAAAAYABgBbAQAA&#10;tAMAAAAA&#10;" path="m0,0l31,65,23,6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8" o:spid="_x0000_s1026" o:spt="100" style="position:absolute;left:563337;top:6878812;height:66675;width:11113;v-text-anchor:middle;" fillcolor="#1F497D [3202]" filled="t" stroked="t" coordsize="7,42" o:gfxdata="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AaJ6/&#10;AAAA2wAAAA8AAAAAAAAAAQAgAAAAIgAAAGRycy9kb3ducmV2LnhtbFBLAQIUABQAAAAIAIdO4kAz&#10;LwWeOwAAADkAAAAQAAAAAAAAAAEAIAAAAA4BAABkcnMvc2hhcGV4bWwueG1sUEsFBgAAAAAGAAYA&#10;WwEAALgDAAAAAA==&#10;" path="m0,0l6,17,7,42,6,39,0,2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Forma libre: forma 19" o:spid="_x0000_s1026" o:spt="100" style="position:absolute;left:587149;top:7145512;height:187325;width:71438;v-text-anchor:middle;" fillcolor="#1F497D [3202]" filled="t" stroked="t" coordsize="45,118" o:gfxdata="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UxFbvQAA&#10;ANsAAAAPAAAAAAAAAAEAIAAAACIAAABkcnMvZG93bnJldi54bWxQSwECFAAUAAAACACHTuJAMy8F&#10;njsAAAA5AAAAEAAAAAAAAAABACAAAAAMAQAAZHJzL3NoYXBleG1sLnhtbFBLBQYAAAAABgAGAFsB&#10;AAC2AwAAAAA=&#10;" path="m0,0l6,16,21,49,33,84,45,118,44,118,13,53,11,42,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group>
                    <v:group id="Grupo 20" o:spid="_x0000_s1026" o:spt="203" style="position:absolute;left:80645;top:4826972;height:2505863;width:1306273;" coordorigin="80645,4649964" coordsize="874712,1677988"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Forma libre: forma 21" o:spid="_x0000_s1026" o:spt="100" style="position:absolute;left:118745;top:5189714;height:714375;width:198438;v-text-anchor:middle;" fillcolor="#1F497D [3202]" filled="t" stroked="t" coordsize="125,450" o:gfxdata="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4eZivQAA&#10;ANsAAAAPAAAAAAAAAAEAIAAAACIAAABkcnMvZG93bnJldi54bWxQSwECFAAUAAAACACHTuJAMy8F&#10;njsAAAA5AAAAEAAAAAAAAAABACAAAAAMAQAAZHJzL3NoYXBleG1sLnhtbFBLBQYAAAAABgAGAFsB&#10;AAC2AwAAAAA=&#10;" path="m0,0l41,155,86,309,125,425,125,450,79,311,41,183,7,5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2" o:spid="_x0000_s1026" o:spt="100" style="position:absolute;left:328295;top:5891389;height:436563;width:187325;v-text-anchor:middle;" fillcolor="#1F497D [3202]" filled="t" stroked="t" coordsize="118,275" o:gfxdata="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Zrjb4A&#10;AADbAAAADwAAAAAAAAABACAAAAAiAAAAZHJzL2Rvd25yZXYueG1sUEsBAhQAFAAAAAgAh07iQDMv&#10;BZ47AAAAOQAAABAAAAAAAAAAAQAgAAAADQEAAGRycy9zaGFwZXhtbC54bWxQSwUGAAAAAAYABgBb&#10;AQAAtwMAAAAA&#10;" path="m0,0l8,20,37,96,69,170,118,275,109,275,61,174,30,100,0,2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3" o:spid="_x0000_s1026" o:spt="100" style="position:absolute;left:80645;top:5010327;height:192088;width:31750;v-text-anchor:middle;" fillcolor="#1F497D [3202]" filled="t" stroked="t" coordsize="20,121" o:gfxdata="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wFFr4A&#10;AADbAAAADwAAAAAAAAABACAAAAAiAAAAZHJzL2Rvd25yZXYueG1sUEsBAhQAFAAAAAgAh07iQDMv&#10;BZ47AAAAOQAAABAAAAAAAAAAAQAgAAAADQEAAGRycy9zaGFwZXhtbC54bWxQSwUGAAAAAAYABgBb&#10;AQAAtwMAAAAA&#10;" path="m0,0l16,72,20,121,18,112,0,31,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4" o:spid="_x0000_s1026" o:spt="100" style="position:absolute;left:112395;top:5202414;height:1020763;width:250825;v-text-anchor:middle;" fillcolor="#1F497D [3202]" filled="t" stroked="t" coordsize="158,643" o:gfxdata="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DMyu8AAAA&#10;2wAAAA8AAAAAAAAAAQAgAAAAIgAAAGRycy9kb3ducmV2LnhtbFBLAQIUABQAAAAIAIdO4kAzLwWe&#10;OwAAADkAAAAQAAAAAAAAAAEAIAAAAAsBAABkcnMvc2hhcGV4bWwueG1sUEsFBgAAAAAGAAYAWwEA&#10;ALUDAAAAAA==&#10;" path="m0,0l11,46,22,129,36,211,55,301,76,389,103,476,123,533,144,588,155,632,158,643,142,608,118,544,95,478,69,391,47,302,29,212,13,107,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5" o:spid="_x0000_s1026" o:spt="100" style="position:absolute;left:375920;top:6215239;height:112713;width:52388;v-text-anchor:middle;" fillcolor="#1F497D [3202]" filled="t" stroked="t" coordsize="33,71" o:gfxdata="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Fczm/&#10;AAAA2wAAAA8AAAAAAAAAAQAgAAAAIgAAAGRycy9kb3ducmV2LnhtbFBLAQIUABQAAAAIAIdO4kAz&#10;LwWeOwAAADkAAAAQAAAAAAAAAAEAIAAAAA4BAABkcnMvc2hhcGV4bWwueG1sUEsFBgAAAAAGAAYA&#10;WwEAALgDAAAAAA==&#10;" path="m0,0l33,71,24,71,11,3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6" o:spid="_x0000_s1026" o:spt="100" style="position:absolute;left:106045;top:5124627;height:150813;width:23813;v-text-anchor:middle;" fillcolor="#1F497D [3202]" filled="t" stroked="t" coordsize="15,95" o:gfxdata="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lk3LvQAA&#10;ANsAAAAPAAAAAAAAAAEAIAAAACIAAABkcnMvZG93bnJldi54bWxQSwECFAAUAAAACACHTuJAMy8F&#10;njsAAAA5AAAAEAAAAAAAAAABACAAAAAMAQAAZHJzL3NoYXBleG1sLnhtbFBLBQYAAAAABgAGAFsB&#10;AAC2AwAAAAA=&#10;" path="m0,0l8,37,8,41,15,95,4,49,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7" o:spid="_x0000_s1026" o:spt="100" style="position:absolute;left:317182;top:4649964;height:1241425;width:638175;v-text-anchor:middle;" fillcolor="#1F497D [3202]" filled="t" stroked="t" coordsize="402,782" o:gfxdata="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R3LS8AAAA&#10;2wAAAA8AAAAAAAAAAQAgAAAAIgAAAGRycy9kb3ducmV2LnhtbFBLAQIUABQAAAAIAIdO4kAzLwWe&#10;OwAAADkAAAAQAAAAAAAAAAEAIAAAAAsBAABkcnMvc2hhcGV4bWwueG1sUEsFBgAAAAAGAAYAWwEA&#10;ALUDAAAAAA==&#10;" path="m402,0l402,1,363,39,325,79,290,121,255,164,211,222,171,284,133,346,100,411,71,478,45,546,27,617,13,689,7,761,7,782,0,765,1,761,7,688,21,616,40,545,66,475,95,409,130,343,167,281,209,220,253,163,287,120,324,78,362,38,402,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8" o:spid="_x0000_s1026" o:spt="100" style="position:absolute;left:317182;top:5904089;height:311150;width:58738;v-text-anchor:middle;" fillcolor="#1F497D [3202]" filled="t" stroked="t" coordsize="37,196" o:gfxdata="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4gAKugAAANsA&#10;AAAPAAAAAAAAAAEAIAAAACIAAABkcnMvZG93bnJldi54bWxQSwECFAAUAAAACACHTuJAMy8FnjsA&#10;AAA5AAAAEAAAAAAAAAABACAAAAAJAQAAZHJzL3NoYXBleG1sLnhtbFBLBQYAAAAABgAGAFsBAACz&#10;AwAAAAA=&#10;" path="m0,0l6,15,7,18,12,80,21,134,33,188,37,196,22,162,15,146,5,81,1,40,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29" o:spid="_x0000_s1026" o:spt="100" style="position:absolute;left:363220;top:6223177;height:104775;width:49213;v-text-anchor:middle;" fillcolor="#1F497D [3202]" filled="t" stroked="t" coordsize="31,66" o:gfxdata="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qEyvQAA&#10;ANsAAAAPAAAAAAAAAAEAIAAAACIAAABkcnMvZG93bnJldi54bWxQSwECFAAUAAAACACHTuJAMy8F&#10;njsAAAA5AAAAEAAAAAAAAAABACAAAAAMAQAAZHJzL3NoYXBleG1sLnhtbFBLBQYAAAAABgAGAFsB&#10;AAC2AwAAAAA=&#10;" path="m0,0l31,66,24,6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30" o:spid="_x0000_s1026" o:spt="100" style="position:absolute;left:317182;top:5864402;height:68263;width:11113;v-text-anchor:middle;" fillcolor="#1F497D [3202]" filled="t" stroked="t" coordsize="7,43" o:gfxdata="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0nhym5AAAA2wAA&#10;AA8AAAAAAAAAAQAgAAAAIgAAAGRycy9kb3ducmV2LnhtbFBLAQIUABQAAAAIAIdO4kAzLwWeOwAA&#10;ADkAAAAQAAAAAAAAAAEAIAAAAAgBAABkcnMvc2hhcGV4bWwueG1sUEsFBgAAAAAGAAYAWwEAALID&#10;AAAAAA==&#10;" path="m0,0l7,17,7,43,6,40,0,25,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Forma libre: forma 31" o:spid="_x0000_s1026" o:spt="100" style="position:absolute;left:340995;top:6135864;height:192088;width:73025;v-text-anchor:middle;" fillcolor="#1F497D [3202]" filled="t" stroked="t" coordsize="46,121" o:gfxdata="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86J+8AAAA&#10;2wAAAA8AAAAAAAAAAQAgAAAAIgAAAGRycy9kb3ducmV2LnhtbFBLAQIUABQAAAAIAIdO4kAzLwWe&#10;OwAAADkAAAAQAAAAAAAAAAEAIAAAAAsBAABkcnMvc2hhcGV4bWwueG1sUEsFBgAAAAAGAAYAWwEA&#10;ALUDAAAAAA==&#10;" path="m0,0l7,16,22,50,33,86,46,121,45,121,14,55,11,4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group>
                  </v:group>
                </v:group>
              </v:group>
            </w:pict>
          </mc:Fallback>
        </mc:AlternateContent>
      </w:r>
      <w:bookmarkStart w:id="0" w:name="_nqmiesu5ec3d" w:colFirst="0" w:colLast="0"/>
      <w:bookmarkEnd w:id="0"/>
      <w:r>
        <w:drawing>
          <wp:anchor distT="0" distB="0" distL="114300" distR="114300" simplePos="0" relativeHeight="251661312" behindDoc="0" locked="0" layoutInCell="1" allowOverlap="1">
            <wp:simplePos x="0" y="0"/>
            <wp:positionH relativeFrom="column">
              <wp:posOffset>1767205</wp:posOffset>
            </wp:positionH>
            <wp:positionV relativeFrom="paragraph">
              <wp:posOffset>357505</wp:posOffset>
            </wp:positionV>
            <wp:extent cx="3482340" cy="2179320"/>
            <wp:effectExtent l="0" t="0" r="0" b="0"/>
            <wp:wrapNone/>
            <wp:docPr id="55"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55" name="image7.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pic:spPr>
                </pic:pic>
              </a:graphicData>
            </a:graphic>
          </wp:anchor>
        </w:drawing>
      </w:r>
    </w:p>
    <w:p w14:paraId="3E3D23A9">
      <w:pPr>
        <w:rPr>
          <w:color w:val="1F497D"/>
          <w:sz w:val="40"/>
          <w:szCs w:val="40"/>
        </w:rPr>
      </w:pPr>
      <w:r>
        <w:rPr>
          <w:b/>
          <w:bCs/>
          <w:color w:val="1F497D"/>
          <w:sz w:val="40"/>
          <w:szCs w:val="40"/>
        </w:rPr>
        <w:t>TALLER SOAP EN JAVA SIN BASE DE DATOS</w:t>
      </w:r>
    </w:p>
    <w:sdt>
      <w:sdtPr>
        <w:id w:val="-1567231009"/>
        <w:docPartObj>
          <w:docPartGallery w:val="Table of Contents"/>
          <w:docPartUnique/>
        </w:docPartObj>
      </w:sdtPr>
      <w:sdtContent>
        <w:p w14:paraId="48BA74C4">
          <w:pPr>
            <w:widowControl w:val="0"/>
            <w:tabs>
              <w:tab w:val="right" w:leader="dot" w:pos="12000"/>
            </w:tabs>
            <w:spacing w:before="60" w:after="0" w:line="240" w:lineRule="auto"/>
            <w:ind w:left="720"/>
            <w:jc w:val="left"/>
            <w:rPr>
              <w:rFonts w:ascii="Calibri" w:hAnsi="Calibri" w:eastAsia="Calibri" w:cs="Calibri"/>
              <w:color w:val="548DD4"/>
              <w:sz w:val="22"/>
              <w:szCs w:val="22"/>
              <w:lang w:val="en" w:eastAsia="es-EC" w:bidi="ar-SA"/>
            </w:rPr>
          </w:pPr>
          <w:r>
            <w:fldChar w:fldCharType="begin"/>
          </w:r>
          <w:r>
            <w:instrText xml:space="preserve"> TOC \h \u \z \t "Heading 1,1,Heading 2,2,Heading 3,3,"</w:instrText>
          </w:r>
          <w:r>
            <w:fldChar w:fldCharType="separate"/>
          </w:r>
        </w:p>
        <w:p w14:paraId="2A454BDE">
          <w:pPr>
            <w:pStyle w:val="17"/>
            <w:keepNext w:val="0"/>
            <w:keepLines w:val="0"/>
            <w:pageBreakBefore w:val="0"/>
            <w:widowControl/>
            <w:tabs>
              <w:tab w:val="right" w:leader="dot" w:pos="8504"/>
            </w:tabs>
            <w:kinsoku/>
            <w:wordWrap/>
            <w:overflowPunct/>
            <w:topLinePunct w:val="0"/>
            <w:autoSpaceDE/>
            <w:autoSpaceDN/>
            <w:bidi w:val="0"/>
            <w:adjustRightInd/>
            <w:snapToGrid/>
            <w:spacing w:before="0" w:after="0"/>
            <w:textAlignment w:val="auto"/>
          </w:pPr>
          <w:r>
            <w:fldChar w:fldCharType="begin"/>
          </w:r>
          <w:r>
            <w:instrText xml:space="preserve"> HYPERLINK \l _Toc1324 </w:instrText>
          </w:r>
          <w:r>
            <w:fldChar w:fldCharType="separate"/>
          </w:r>
          <w:r>
            <w:t>ÍNDICE DE TABLAS</w:t>
          </w:r>
          <w:r>
            <w:tab/>
          </w:r>
          <w:r>
            <w:fldChar w:fldCharType="begin"/>
          </w:r>
          <w:r>
            <w:instrText xml:space="preserve"> PAGEREF _Toc1324 \h </w:instrText>
          </w:r>
          <w:r>
            <w:fldChar w:fldCharType="separate"/>
          </w:r>
          <w:r>
            <w:t>12</w:t>
          </w:r>
          <w:r>
            <w:fldChar w:fldCharType="end"/>
          </w:r>
          <w:r>
            <w:fldChar w:fldCharType="end"/>
          </w:r>
        </w:p>
        <w:p w14:paraId="0789954A">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_Toc14342 </w:instrText>
          </w:r>
          <w:r>
            <w:fldChar w:fldCharType="separate"/>
          </w:r>
          <w:r>
            <w:t>PARTE PRÁCTICA</w:t>
          </w:r>
          <w:r>
            <w:tab/>
          </w:r>
          <w:r>
            <w:fldChar w:fldCharType="begin"/>
          </w:r>
          <w:r>
            <w:instrText xml:space="preserve"> PAGEREF _Toc14342 \h </w:instrText>
          </w:r>
          <w:r>
            <w:fldChar w:fldCharType="separate"/>
          </w:r>
          <w:r>
            <w:t>13</w:t>
          </w:r>
          <w:r>
            <w:fldChar w:fldCharType="end"/>
          </w:r>
          <w:r>
            <w:fldChar w:fldCharType="end"/>
          </w:r>
        </w:p>
        <w:p w14:paraId="0E47AD34">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_Toc15752 </w:instrText>
          </w:r>
          <w:r>
            <w:fldChar w:fldCharType="separate"/>
          </w:r>
          <w:r>
            <w:t>INTRODUCCIÓN</w:t>
          </w:r>
          <w:r>
            <w:tab/>
          </w:r>
          <w:r>
            <w:fldChar w:fldCharType="begin"/>
          </w:r>
          <w:r>
            <w:instrText xml:space="preserve"> PAGEREF _Toc15752 \h </w:instrText>
          </w:r>
          <w:r>
            <w:fldChar w:fldCharType="separate"/>
          </w:r>
          <w:r>
            <w:t>13</w:t>
          </w:r>
          <w:r>
            <w:fldChar w:fldCharType="end"/>
          </w:r>
          <w:r>
            <w:fldChar w:fldCharType="end"/>
          </w:r>
        </w:p>
        <w:p w14:paraId="05BD01FB">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_Toc2118 </w:instrText>
          </w:r>
          <w:r>
            <w:fldChar w:fldCharType="separate"/>
          </w:r>
          <w:r>
            <w:t>OBJETIVOS</w:t>
          </w:r>
          <w:r>
            <w:rPr>
              <w:szCs w:val="40"/>
            </w:rPr>
            <w:t xml:space="preserve"> </w:t>
          </w:r>
          <w:r>
            <w:tab/>
          </w:r>
          <w:r>
            <w:fldChar w:fldCharType="begin"/>
          </w:r>
          <w:r>
            <w:instrText xml:space="preserve"> PAGEREF _Toc2118 \h </w:instrText>
          </w:r>
          <w:r>
            <w:fldChar w:fldCharType="separate"/>
          </w:r>
          <w:r>
            <w:t>13</w:t>
          </w:r>
          <w:r>
            <w:fldChar w:fldCharType="end"/>
          </w:r>
          <w:r>
            <w:fldChar w:fldCharType="end"/>
          </w:r>
        </w:p>
        <w:p w14:paraId="25682B3A">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_Toc13805 </w:instrText>
          </w:r>
          <w:r>
            <w:fldChar w:fldCharType="separate"/>
          </w:r>
          <w:r>
            <w:t>OBJE</w:t>
          </w:r>
          <w:bookmarkStart w:id="397" w:name="_GoBack"/>
          <w:bookmarkEnd w:id="397"/>
          <w:r>
            <w:t>TIVO GENERAL</w:t>
          </w:r>
          <w:r>
            <w:tab/>
          </w:r>
          <w:r>
            <w:fldChar w:fldCharType="begin"/>
          </w:r>
          <w:r>
            <w:instrText xml:space="preserve"> PAGEREF _Toc13805 \h </w:instrText>
          </w:r>
          <w:r>
            <w:fldChar w:fldCharType="separate"/>
          </w:r>
          <w:r>
            <w:t>13</w:t>
          </w:r>
          <w:r>
            <w:fldChar w:fldCharType="end"/>
          </w:r>
          <w:r>
            <w:fldChar w:fldCharType="end"/>
          </w:r>
        </w:p>
        <w:p w14:paraId="5624ADAD">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_Toc25662 </w:instrText>
          </w:r>
          <w:r>
            <w:fldChar w:fldCharType="separate"/>
          </w:r>
          <w:r>
            <w:t>OBJETIVOS ESPECÍFICOS</w:t>
          </w:r>
          <w:r>
            <w:tab/>
          </w:r>
          <w:r>
            <w:fldChar w:fldCharType="begin"/>
          </w:r>
          <w:r>
            <w:instrText xml:space="preserve"> PAGEREF _Toc25662 \h </w:instrText>
          </w:r>
          <w:r>
            <w:fldChar w:fldCharType="separate"/>
          </w:r>
          <w:r>
            <w:t>13</w:t>
          </w:r>
          <w:r>
            <w:fldChar w:fldCharType="end"/>
          </w:r>
          <w:r>
            <w:fldChar w:fldCharType="end"/>
          </w:r>
        </w:p>
        <w:p w14:paraId="7E3ACC6B">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_Toc20652 </w:instrText>
          </w:r>
          <w:r>
            <w:fldChar w:fldCharType="separate"/>
          </w:r>
          <w:r>
            <w:rPr>
              <w:rFonts w:hint="default"/>
              <w:lang w:val="es-EC"/>
            </w:rPr>
            <w:t>HERRAMIENTAS DE DESARROLLO</w:t>
          </w:r>
          <w:r>
            <w:tab/>
          </w:r>
          <w:r>
            <w:fldChar w:fldCharType="begin"/>
          </w:r>
          <w:r>
            <w:instrText xml:space="preserve"> PAGEREF _Toc20652 \h </w:instrText>
          </w:r>
          <w:r>
            <w:fldChar w:fldCharType="separate"/>
          </w:r>
          <w:r>
            <w:t>14</w:t>
          </w:r>
          <w:r>
            <w:fldChar w:fldCharType="end"/>
          </w:r>
          <w:r>
            <w:fldChar w:fldCharType="end"/>
          </w:r>
        </w:p>
        <w:p w14:paraId="0C556763">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_Toc3506 </w:instrText>
          </w:r>
          <w:r>
            <w:fldChar w:fldCharType="separate"/>
          </w:r>
          <w:r>
            <w:rPr>
              <w:rFonts w:hint="default"/>
              <w:lang w:val="es-EC"/>
            </w:rPr>
            <w:t>KIT DE DESARROLLO DE JAVA (JDK) 25</w:t>
          </w:r>
          <w:r>
            <w:tab/>
          </w:r>
          <w:r>
            <w:fldChar w:fldCharType="begin"/>
          </w:r>
          <w:r>
            <w:instrText xml:space="preserve"> PAGEREF _Toc3506 \h </w:instrText>
          </w:r>
          <w:r>
            <w:fldChar w:fldCharType="separate"/>
          </w:r>
          <w:r>
            <w:t>14</w:t>
          </w:r>
          <w:r>
            <w:fldChar w:fldCharType="end"/>
          </w:r>
          <w:r>
            <w:fldChar w:fldCharType="end"/>
          </w:r>
        </w:p>
        <w:p w14:paraId="4DFA65BD">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_Toc22107 </w:instrText>
          </w:r>
          <w:r>
            <w:fldChar w:fldCharType="separate"/>
          </w:r>
          <w:r>
            <w:t xml:space="preserve">Figura 3. Versión de Java JDK </w:t>
          </w:r>
          <w:r>
            <w:rPr>
              <w:rFonts w:hint="default"/>
              <w:lang w:val="es-EC"/>
            </w:rPr>
            <w:t>25</w:t>
          </w:r>
          <w:r>
            <w:t xml:space="preserve"> en el símbolo del sistema</w:t>
          </w:r>
          <w:r>
            <w:tab/>
          </w:r>
          <w:r>
            <w:fldChar w:fldCharType="begin"/>
          </w:r>
          <w:r>
            <w:instrText xml:space="preserve"> PAGEREF _Toc22107 \h </w:instrText>
          </w:r>
          <w:r>
            <w:fldChar w:fldCharType="separate"/>
          </w:r>
          <w:r>
            <w:t>14</w:t>
          </w:r>
          <w:r>
            <w:fldChar w:fldCharType="end"/>
          </w:r>
          <w:r>
            <w:fldChar w:fldCharType="end"/>
          </w:r>
        </w:p>
        <w:p w14:paraId="18C8FBA0">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_Toc10530 </w:instrText>
          </w:r>
          <w:r>
            <w:fldChar w:fldCharType="separate"/>
          </w:r>
          <w:r>
            <w:rPr>
              <w:rFonts w:hint="default"/>
              <w:lang w:val="es-EC"/>
            </w:rPr>
            <w:t>ENTORNO DE DESARROLLO INTEGRADO(IDE) - NETBEANS 31</w:t>
          </w:r>
          <w:r>
            <w:tab/>
          </w:r>
          <w:r>
            <w:fldChar w:fldCharType="begin"/>
          </w:r>
          <w:r>
            <w:instrText xml:space="preserve"> PAGEREF _Toc10530 \h </w:instrText>
          </w:r>
          <w:r>
            <w:fldChar w:fldCharType="separate"/>
          </w:r>
          <w:r>
            <w:t>14</w:t>
          </w:r>
          <w:r>
            <w:fldChar w:fldCharType="end"/>
          </w:r>
          <w:r>
            <w:fldChar w:fldCharType="end"/>
          </w:r>
        </w:p>
        <w:p w14:paraId="1DFBA0E9">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_Toc26297 </w:instrText>
          </w:r>
          <w:r>
            <w:fldChar w:fldCharType="separate"/>
          </w:r>
          <w:r>
            <w:t xml:space="preserve">Figura 7. Aplicación Apache NetBeans </w:t>
          </w:r>
          <w:r>
            <w:rPr>
              <w:rFonts w:hint="default"/>
              <w:lang w:val="es-EC"/>
            </w:rPr>
            <w:t>31</w:t>
          </w:r>
          <w:r>
            <w:tab/>
          </w:r>
          <w:r>
            <w:fldChar w:fldCharType="begin"/>
          </w:r>
          <w:r>
            <w:instrText xml:space="preserve"> PAGEREF _Toc26297 \h </w:instrText>
          </w:r>
          <w:r>
            <w:fldChar w:fldCharType="separate"/>
          </w:r>
          <w:r>
            <w:t>15</w:t>
          </w:r>
          <w:r>
            <w:fldChar w:fldCharType="end"/>
          </w:r>
          <w:r>
            <w:fldChar w:fldCharType="end"/>
          </w:r>
        </w:p>
        <w:p w14:paraId="1B2F9241">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_Toc6047 </w:instrText>
          </w:r>
          <w:r>
            <w:fldChar w:fldCharType="separate"/>
          </w:r>
          <w:r>
            <w:t>I</w:t>
          </w:r>
          <w:r>
            <w:rPr>
              <w:rFonts w:hint="default"/>
              <w:lang w:val="es-EC"/>
            </w:rPr>
            <w:t>DE PARA APLICACIONES MÓVILES - ANDROID STUDIO</w:t>
          </w:r>
          <w:r>
            <w:tab/>
          </w:r>
          <w:r>
            <w:fldChar w:fldCharType="begin"/>
          </w:r>
          <w:r>
            <w:instrText xml:space="preserve"> PAGEREF _Toc6047 \h </w:instrText>
          </w:r>
          <w:r>
            <w:fldChar w:fldCharType="separate"/>
          </w:r>
          <w:r>
            <w:t>15</w:t>
          </w:r>
          <w:r>
            <w:fldChar w:fldCharType="end"/>
          </w:r>
          <w:r>
            <w:fldChar w:fldCharType="end"/>
          </w:r>
        </w:p>
        <w:p w14:paraId="4250E586">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_Toc26010 </w:instrText>
          </w:r>
          <w:r>
            <w:fldChar w:fldCharType="separate"/>
          </w:r>
          <w:r>
            <w:t>Figura 8. Página oficial de descarga de Android Studio</w:t>
          </w:r>
          <w:r>
            <w:tab/>
          </w:r>
          <w:r>
            <w:fldChar w:fldCharType="begin"/>
          </w:r>
          <w:r>
            <w:instrText xml:space="preserve"> PAGEREF _Toc26010 \h </w:instrText>
          </w:r>
          <w:r>
            <w:fldChar w:fldCharType="separate"/>
          </w:r>
          <w:r>
            <w:t>16</w:t>
          </w:r>
          <w:r>
            <w:fldChar w:fldCharType="end"/>
          </w:r>
          <w:r>
            <w:fldChar w:fldCharType="end"/>
          </w:r>
        </w:p>
        <w:p w14:paraId="69AB6795">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_Toc16530 </w:instrText>
          </w:r>
          <w:r>
            <w:fldChar w:fldCharType="separate"/>
          </w:r>
          <w:r>
            <w:t>Figura 9. Ejecutable Android Studio</w:t>
          </w:r>
          <w:r>
            <w:tab/>
          </w:r>
          <w:r>
            <w:fldChar w:fldCharType="begin"/>
          </w:r>
          <w:r>
            <w:instrText xml:space="preserve"> PAGEREF _Toc16530 \h </w:instrText>
          </w:r>
          <w:r>
            <w:fldChar w:fldCharType="separate"/>
          </w:r>
          <w:r>
            <w:t>16</w:t>
          </w:r>
          <w:r>
            <w:fldChar w:fldCharType="end"/>
          </w:r>
          <w:r>
            <w:fldChar w:fldCharType="end"/>
          </w:r>
        </w:p>
        <w:p w14:paraId="541E94E5">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_Toc27680 </w:instrText>
          </w:r>
          <w:r>
            <w:fldChar w:fldCharType="separate"/>
          </w:r>
          <w:r>
            <w:t>Figura 10. Pantalla inicial de instalación de Android Studio</w:t>
          </w:r>
          <w:r>
            <w:tab/>
          </w:r>
          <w:r>
            <w:fldChar w:fldCharType="begin"/>
          </w:r>
          <w:r>
            <w:instrText xml:space="preserve"> PAGEREF _Toc27680 \h </w:instrText>
          </w:r>
          <w:r>
            <w:fldChar w:fldCharType="separate"/>
          </w:r>
          <w:r>
            <w:t>16</w:t>
          </w:r>
          <w:r>
            <w:fldChar w:fldCharType="end"/>
          </w:r>
          <w:r>
            <w:fldChar w:fldCharType="end"/>
          </w:r>
        </w:p>
        <w:p w14:paraId="4D793C9B">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_Toc21126 </w:instrText>
          </w:r>
          <w:r>
            <w:fldChar w:fldCharType="separate"/>
          </w:r>
          <w:r>
            <w:t>Figura 11. Aplicación Android Studio</w:t>
          </w:r>
          <w:r>
            <w:tab/>
          </w:r>
          <w:r>
            <w:fldChar w:fldCharType="begin"/>
          </w:r>
          <w:r>
            <w:instrText xml:space="preserve"> PAGEREF _Toc21126 \h </w:instrText>
          </w:r>
          <w:r>
            <w:fldChar w:fldCharType="separate"/>
          </w:r>
          <w:r>
            <w:t>17</w:t>
          </w:r>
          <w:r>
            <w:fldChar w:fldCharType="end"/>
          </w:r>
          <w:r>
            <w:fldChar w:fldCharType="end"/>
          </w:r>
        </w:p>
        <w:p w14:paraId="689B79E1">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_Toc18639 </w:instrText>
          </w:r>
          <w:r>
            <w:fldChar w:fldCharType="separate"/>
          </w:r>
          <w:r>
            <w:t>ESTRUCTURA DE PROYECTO</w:t>
          </w:r>
          <w:r>
            <w:tab/>
          </w:r>
          <w:r>
            <w:fldChar w:fldCharType="begin"/>
          </w:r>
          <w:r>
            <w:instrText xml:space="preserve"> PAGEREF _Toc18639 \h </w:instrText>
          </w:r>
          <w:r>
            <w:fldChar w:fldCharType="separate"/>
          </w:r>
          <w:r>
            <w:t>17</w:t>
          </w:r>
          <w:r>
            <w:fldChar w:fldCharType="end"/>
          </w:r>
          <w:r>
            <w:fldChar w:fldCharType="end"/>
          </w:r>
        </w:p>
        <w:p w14:paraId="57CF6D23">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_Toc31602 </w:instrText>
          </w:r>
          <w:r>
            <w:fldChar w:fldCharType="separate"/>
          </w:r>
          <w:r>
            <w:t>Figura 1. Creación de la carpeta raíz</w:t>
          </w:r>
          <w:r>
            <w:tab/>
          </w:r>
          <w:r>
            <w:fldChar w:fldCharType="begin"/>
          </w:r>
          <w:r>
            <w:instrText xml:space="preserve"> PAGEREF _Toc31602 \h </w:instrText>
          </w:r>
          <w:r>
            <w:fldChar w:fldCharType="separate"/>
          </w:r>
          <w:r>
            <w:t>17</w:t>
          </w:r>
          <w:r>
            <w:fldChar w:fldCharType="end"/>
          </w:r>
          <w:r>
            <w:fldChar w:fldCharType="end"/>
          </w:r>
        </w:p>
        <w:p w14:paraId="313F3520">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_Toc11588 </w:instrText>
          </w:r>
          <w:r>
            <w:fldChar w:fldCharType="separate"/>
          </w:r>
          <w:r>
            <w:t>Figura 2. Estructura inicial del proyecto</w:t>
          </w:r>
          <w:r>
            <w:tab/>
          </w:r>
          <w:r>
            <w:fldChar w:fldCharType="begin"/>
          </w:r>
          <w:r>
            <w:instrText xml:space="preserve"> PAGEREF _Toc11588 \h </w:instrText>
          </w:r>
          <w:r>
            <w:fldChar w:fldCharType="separate"/>
          </w:r>
          <w:r>
            <w:t>17</w:t>
          </w:r>
          <w:r>
            <w:fldChar w:fldCharType="end"/>
          </w:r>
          <w:r>
            <w:fldChar w:fldCharType="end"/>
          </w:r>
        </w:p>
        <w:p w14:paraId="5B94CB19">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_Toc23569 </w:instrText>
          </w:r>
          <w:r>
            <w:fldChar w:fldCharType="separate"/>
          </w:r>
          <w:r>
            <w:t>APLICACIONES SERVIDOR</w:t>
          </w:r>
          <w:r>
            <w:tab/>
          </w:r>
          <w:r>
            <w:fldChar w:fldCharType="begin"/>
          </w:r>
          <w:r>
            <w:instrText xml:space="preserve"> PAGEREF _Toc23569 \h </w:instrText>
          </w:r>
          <w:r>
            <w:fldChar w:fldCharType="separate"/>
          </w:r>
          <w:r>
            <w:t>18</w:t>
          </w:r>
          <w:r>
            <w:fldChar w:fldCharType="end"/>
          </w:r>
          <w:r>
            <w:fldChar w:fldCharType="end"/>
          </w:r>
        </w:p>
        <w:p w14:paraId="27E8D8B4">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_Toc24208 </w:instrText>
          </w:r>
          <w:r>
            <w:fldChar w:fldCharType="separate"/>
          </w:r>
          <w:r>
            <w:t xml:space="preserve">CREACIÓN DEL </w:t>
          </w:r>
          <w:r>
            <w:rPr>
              <w:rFonts w:hint="default"/>
              <w:lang w:val="es-EC"/>
            </w:rPr>
            <w:t>SERVIDOR PAYARA</w:t>
          </w:r>
          <w:r>
            <w:tab/>
          </w:r>
          <w:r>
            <w:fldChar w:fldCharType="begin"/>
          </w:r>
          <w:r>
            <w:instrText xml:space="preserve"> PAGEREF _Toc24208 \h </w:instrText>
          </w:r>
          <w:r>
            <w:fldChar w:fldCharType="separate"/>
          </w:r>
          <w:r>
            <w:t>18</w:t>
          </w:r>
          <w:r>
            <w:fldChar w:fldCharType="end"/>
          </w:r>
          <w:r>
            <w:fldChar w:fldCharType="end"/>
          </w:r>
        </w:p>
        <w:p w14:paraId="0B583884">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_Toc22352 </w:instrText>
          </w:r>
          <w:r>
            <w:fldChar w:fldCharType="separate"/>
          </w:r>
          <w:r>
            <w:t xml:space="preserve">Figura 12. </w:t>
          </w:r>
          <w:r>
            <w:rPr>
              <w:rFonts w:hint="default"/>
              <w:lang w:val="es-EC"/>
            </w:rPr>
            <w:t>Ventana de selección del servidor</w:t>
          </w:r>
          <w:r>
            <w:tab/>
          </w:r>
          <w:r>
            <w:fldChar w:fldCharType="begin"/>
          </w:r>
          <w:r>
            <w:instrText xml:space="preserve"> PAGEREF _Toc22352 \h </w:instrText>
          </w:r>
          <w:r>
            <w:fldChar w:fldCharType="separate"/>
          </w:r>
          <w:r>
            <w:t>18</w:t>
          </w:r>
          <w:r>
            <w:fldChar w:fldCharType="end"/>
          </w:r>
          <w:r>
            <w:fldChar w:fldCharType="end"/>
          </w:r>
        </w:p>
        <w:p w14:paraId="01B35C9F">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_Toc9611 </w:instrText>
          </w:r>
          <w:r>
            <w:fldChar w:fldCharType="separate"/>
          </w:r>
          <w:r>
            <w:t>Figura 1</w:t>
          </w:r>
          <w:r>
            <w:rPr>
              <w:rFonts w:hint="default"/>
              <w:lang w:val="es-EC"/>
            </w:rPr>
            <w:t>3</w:t>
          </w:r>
          <w:r>
            <w:t xml:space="preserve">. </w:t>
          </w:r>
          <w:r>
            <w:rPr>
              <w:rFonts w:hint="default"/>
              <w:lang w:val="es-EC"/>
            </w:rPr>
            <w:t>Ventana para configurar la ubicación de Payara Server</w:t>
          </w:r>
          <w:r>
            <w:tab/>
          </w:r>
          <w:r>
            <w:fldChar w:fldCharType="begin"/>
          </w:r>
          <w:r>
            <w:instrText xml:space="preserve"> PAGEREF _Toc9611 \h </w:instrText>
          </w:r>
          <w:r>
            <w:fldChar w:fldCharType="separate"/>
          </w:r>
          <w:r>
            <w:t>18</w:t>
          </w:r>
          <w:r>
            <w:fldChar w:fldCharType="end"/>
          </w:r>
          <w:r>
            <w:fldChar w:fldCharType="end"/>
          </w:r>
        </w:p>
        <w:p w14:paraId="2DF64387">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_Toc9690 </w:instrText>
          </w:r>
          <w:r>
            <w:fldChar w:fldCharType="separate"/>
          </w:r>
          <w:r>
            <w:rPr>
              <w:rFonts w:hint="default" w:ascii="Calibri" w:hAnsi="Calibri" w:cs="Calibri"/>
              <w:i/>
              <w:iCs/>
            </w:rPr>
            <w:t>Figura 1</w:t>
          </w:r>
          <w:r>
            <w:rPr>
              <w:rFonts w:hint="default" w:ascii="Calibri" w:hAnsi="Calibri" w:cs="Calibri"/>
              <w:i/>
              <w:iCs/>
              <w:lang w:val="es-EC"/>
            </w:rPr>
            <w:t>4</w:t>
          </w:r>
          <w:r>
            <w:rPr>
              <w:rFonts w:hint="default" w:ascii="Calibri" w:hAnsi="Calibri" w:cs="Calibri"/>
              <w:i/>
              <w:iCs/>
            </w:rPr>
            <w:t xml:space="preserve">. Ventana de </w:t>
          </w:r>
          <w:r>
            <w:rPr>
              <w:rFonts w:hint="default" w:ascii="Calibri" w:hAnsi="Calibri" w:cs="Calibri"/>
              <w:i/>
              <w:iCs/>
              <w:lang w:val="es-EC"/>
            </w:rPr>
            <w:t>conexion a Payara Server</w:t>
          </w:r>
          <w:r>
            <w:tab/>
          </w:r>
          <w:r>
            <w:fldChar w:fldCharType="begin"/>
          </w:r>
          <w:r>
            <w:instrText xml:space="preserve"> PAGEREF _Toc9690 \h </w:instrText>
          </w:r>
          <w:r>
            <w:fldChar w:fldCharType="separate"/>
          </w:r>
          <w:r>
            <w:t>19</w:t>
          </w:r>
          <w:r>
            <w:fldChar w:fldCharType="end"/>
          </w:r>
          <w:r>
            <w:fldChar w:fldCharType="end"/>
          </w:r>
        </w:p>
        <w:p w14:paraId="208EA9F1">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_Toc26265 </w:instrText>
          </w:r>
          <w:r>
            <w:fldChar w:fldCharType="separate"/>
          </w:r>
          <w:r>
            <w:t>CREACIÓN DEL PROYECTO SERVIDOR</w:t>
          </w:r>
          <w:r>
            <w:tab/>
          </w:r>
          <w:r>
            <w:fldChar w:fldCharType="begin"/>
          </w:r>
          <w:r>
            <w:instrText xml:space="preserve"> PAGEREF _Toc26265 \h </w:instrText>
          </w:r>
          <w:r>
            <w:fldChar w:fldCharType="separate"/>
          </w:r>
          <w:r>
            <w:t>19</w:t>
          </w:r>
          <w:r>
            <w:fldChar w:fldCharType="end"/>
          </w:r>
          <w:r>
            <w:fldChar w:fldCharType="end"/>
          </w:r>
        </w:p>
        <w:p w14:paraId="295C2BEF">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_Toc5958 </w:instrText>
          </w:r>
          <w:r>
            <w:fldChar w:fldCharType="separate"/>
          </w:r>
          <w:r>
            <w:t>Figura 1</w:t>
          </w:r>
          <w:r>
            <w:rPr>
              <w:rFonts w:hint="default"/>
              <w:lang w:val="es-EC"/>
            </w:rPr>
            <w:t>5</w:t>
          </w:r>
          <w:r>
            <w:t>. Creación del proyecto – Servidor SOAP</w:t>
          </w:r>
          <w:r>
            <w:tab/>
          </w:r>
          <w:r>
            <w:fldChar w:fldCharType="begin"/>
          </w:r>
          <w:r>
            <w:instrText xml:space="preserve"> PAGEREF _Toc5958 \h </w:instrText>
          </w:r>
          <w:r>
            <w:fldChar w:fldCharType="separate"/>
          </w:r>
          <w:r>
            <w:t>20</w:t>
          </w:r>
          <w:r>
            <w:fldChar w:fldCharType="end"/>
          </w:r>
          <w:r>
            <w:fldChar w:fldCharType="end"/>
          </w:r>
        </w:p>
        <w:p w14:paraId="546002D7">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_Toc17588 </w:instrText>
          </w:r>
          <w:r>
            <w:fldChar w:fldCharType="separate"/>
          </w:r>
          <w:r>
            <w:t>Figura 1</w:t>
          </w:r>
          <w:r>
            <w:rPr>
              <w:rFonts w:hint="default"/>
              <w:lang w:val="es-EC"/>
            </w:rPr>
            <w:t>6</w:t>
          </w:r>
          <w:r>
            <w:t>. Configuración del proyecto 1 - Servidor SOAP</w:t>
          </w:r>
          <w:r>
            <w:tab/>
          </w:r>
          <w:r>
            <w:fldChar w:fldCharType="begin"/>
          </w:r>
          <w:r>
            <w:instrText xml:space="preserve"> PAGEREF _Toc17588 \h </w:instrText>
          </w:r>
          <w:r>
            <w:fldChar w:fldCharType="separate"/>
          </w:r>
          <w:r>
            <w:t>20</w:t>
          </w:r>
          <w:r>
            <w:fldChar w:fldCharType="end"/>
          </w:r>
          <w:r>
            <w:fldChar w:fldCharType="end"/>
          </w:r>
        </w:p>
        <w:p w14:paraId="1C2ED287">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_Toc30070 </w:instrText>
          </w:r>
          <w:r>
            <w:fldChar w:fldCharType="separate"/>
          </w:r>
          <w:r>
            <w:t>Figura 1</w:t>
          </w:r>
          <w:r>
            <w:rPr>
              <w:rFonts w:hint="default"/>
              <w:lang w:val="es-EC"/>
            </w:rPr>
            <w:t>7</w:t>
          </w:r>
          <w:r>
            <w:t>. Configuración del proyecto 2 - Servidor SOAP</w:t>
          </w:r>
          <w:r>
            <w:tab/>
          </w:r>
          <w:r>
            <w:fldChar w:fldCharType="begin"/>
          </w:r>
          <w:r>
            <w:instrText xml:space="preserve"> PAGEREF _Toc30070 \h </w:instrText>
          </w:r>
          <w:r>
            <w:fldChar w:fldCharType="separate"/>
          </w:r>
          <w:r>
            <w:t>21</w:t>
          </w:r>
          <w:r>
            <w:fldChar w:fldCharType="end"/>
          </w:r>
          <w:r>
            <w:fldChar w:fldCharType="end"/>
          </w:r>
        </w:p>
        <w:p w14:paraId="1B7A5411">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_Toc4544 </w:instrText>
          </w:r>
          <w:r>
            <w:fldChar w:fldCharType="separate"/>
          </w:r>
          <w:r>
            <w:t>CODIFICACIÓN DEL PROYECTO SERVIDOR</w:t>
          </w:r>
          <w:r>
            <w:tab/>
          </w:r>
          <w:r>
            <w:fldChar w:fldCharType="begin"/>
          </w:r>
          <w:r>
            <w:instrText xml:space="preserve"> PAGEREF _Toc4544 \h </w:instrText>
          </w:r>
          <w:r>
            <w:fldChar w:fldCharType="separate"/>
          </w:r>
          <w:r>
            <w:t>21</w:t>
          </w:r>
          <w:r>
            <w:fldChar w:fldCharType="end"/>
          </w:r>
          <w:r>
            <w:fldChar w:fldCharType="end"/>
          </w:r>
        </w:p>
        <w:p w14:paraId="37E8236D">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_Toc25634 </w:instrText>
          </w:r>
          <w:r>
            <w:fldChar w:fldCharType="separate"/>
          </w:r>
          <w:r>
            <w:t>CREACIÓN DE PAQUETES</w:t>
          </w:r>
          <w:r>
            <w:tab/>
          </w:r>
          <w:r>
            <w:fldChar w:fldCharType="begin"/>
          </w:r>
          <w:r>
            <w:instrText xml:space="preserve"> PAGEREF _Toc25634 \h </w:instrText>
          </w:r>
          <w:r>
            <w:fldChar w:fldCharType="separate"/>
          </w:r>
          <w:r>
            <w:t>21</w:t>
          </w:r>
          <w:r>
            <w:fldChar w:fldCharType="end"/>
          </w:r>
          <w:r>
            <w:fldChar w:fldCharType="end"/>
          </w:r>
        </w:p>
        <w:p w14:paraId="7D47E2AA">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_Toc7787 </w:instrText>
          </w:r>
          <w:r>
            <w:fldChar w:fldCharType="separate"/>
          </w:r>
          <w:r>
            <w:t>Figura 1</w:t>
          </w:r>
          <w:r>
            <w:rPr>
              <w:rFonts w:hint="default"/>
              <w:lang w:val="es-EC"/>
            </w:rPr>
            <w:t>8</w:t>
          </w:r>
          <w:r>
            <w:t>. Estructura de paquetes - Servidor SOAP</w:t>
          </w:r>
          <w:r>
            <w:tab/>
          </w:r>
          <w:r>
            <w:fldChar w:fldCharType="begin"/>
          </w:r>
          <w:r>
            <w:instrText xml:space="preserve"> PAGEREF _Toc7787 \h </w:instrText>
          </w:r>
          <w:r>
            <w:fldChar w:fldCharType="separate"/>
          </w:r>
          <w:r>
            <w:t>21</w:t>
          </w:r>
          <w:r>
            <w:fldChar w:fldCharType="end"/>
          </w:r>
          <w:r>
            <w:fldChar w:fldCharType="end"/>
          </w:r>
        </w:p>
        <w:p w14:paraId="4A4E83E2">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_Toc9650 </w:instrText>
          </w:r>
          <w:r>
            <w:fldChar w:fldCharType="separate"/>
          </w:r>
          <w:r>
            <w:t>CREACIÓN DE WEBSERVICES</w:t>
          </w:r>
          <w:r>
            <w:tab/>
          </w:r>
          <w:r>
            <w:fldChar w:fldCharType="begin"/>
          </w:r>
          <w:r>
            <w:instrText xml:space="preserve"> PAGEREF _Toc9650 \h </w:instrText>
          </w:r>
          <w:r>
            <w:fldChar w:fldCharType="separate"/>
          </w:r>
          <w:r>
            <w:t>21</w:t>
          </w:r>
          <w:r>
            <w:fldChar w:fldCharType="end"/>
          </w:r>
          <w:r>
            <w:fldChar w:fldCharType="end"/>
          </w:r>
        </w:p>
        <w:p w14:paraId="40A1F9B3">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_Toc20011 </w:instrText>
          </w:r>
          <w:r>
            <w:fldChar w:fldCharType="separate"/>
          </w:r>
          <w:r>
            <w:t>Figura 1</w:t>
          </w:r>
          <w:r>
            <w:rPr>
              <w:rFonts w:hint="default"/>
              <w:lang w:val="es-EC"/>
            </w:rPr>
            <w:t>9</w:t>
          </w:r>
          <w:r>
            <w:t>. Estructura de paquetes - WebServices</w:t>
          </w:r>
          <w:r>
            <w:tab/>
          </w:r>
          <w:r>
            <w:fldChar w:fldCharType="begin"/>
          </w:r>
          <w:r>
            <w:instrText xml:space="preserve"> PAGEREF _Toc20011 \h </w:instrText>
          </w:r>
          <w:r>
            <w:fldChar w:fldCharType="separate"/>
          </w:r>
          <w:r>
            <w:t>22</w:t>
          </w:r>
          <w:r>
            <w:fldChar w:fldCharType="end"/>
          </w:r>
          <w:r>
            <w:fldChar w:fldCharType="end"/>
          </w:r>
        </w:p>
        <w:p w14:paraId="5A2B16EE">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_Toc14277 </w:instrText>
          </w:r>
          <w:r>
            <w:fldChar w:fldCharType="separate"/>
          </w:r>
          <w:r>
            <w:rPr>
              <w:bCs/>
              <w:i w:val="0"/>
              <w:iCs w:val="0"/>
              <w:szCs w:val="24"/>
            </w:rPr>
            <w:t xml:space="preserve">Tabla 1. Clase </w:t>
          </w:r>
          <w:r>
            <w:rPr>
              <w:rFonts w:hint="default"/>
              <w:bCs/>
              <w:i w:val="0"/>
              <w:iCs w:val="0"/>
              <w:szCs w:val="24"/>
            </w:rPr>
            <w:t>WSConversorUnidades</w:t>
          </w:r>
          <w:r>
            <w:tab/>
          </w:r>
          <w:r>
            <w:fldChar w:fldCharType="begin"/>
          </w:r>
          <w:r>
            <w:instrText xml:space="preserve"> PAGEREF _Toc14277 \h </w:instrText>
          </w:r>
          <w:r>
            <w:fldChar w:fldCharType="separate"/>
          </w:r>
          <w:r>
            <w:t>23</w:t>
          </w:r>
          <w:r>
            <w:fldChar w:fldCharType="end"/>
          </w:r>
          <w:r>
            <w:fldChar w:fldCharType="end"/>
          </w:r>
        </w:p>
        <w:p w14:paraId="68DE8F16">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_Toc14362 </w:instrText>
          </w:r>
          <w:r>
            <w:fldChar w:fldCharType="separate"/>
          </w:r>
          <w:r>
            <w:t>CREACIÓN DE SERVICIO</w:t>
          </w:r>
          <w:r>
            <w:rPr>
              <w:rFonts w:hint="default"/>
              <w:lang w:val="es-EC"/>
            </w:rPr>
            <w:t>S</w:t>
          </w:r>
          <w:r>
            <w:tab/>
          </w:r>
          <w:r>
            <w:fldChar w:fldCharType="begin"/>
          </w:r>
          <w:r>
            <w:instrText xml:space="preserve"> PAGEREF _Toc14362 \h </w:instrText>
          </w:r>
          <w:r>
            <w:fldChar w:fldCharType="separate"/>
          </w:r>
          <w:r>
            <w:t>26</w:t>
          </w:r>
          <w:r>
            <w:fldChar w:fldCharType="end"/>
          </w:r>
          <w:r>
            <w:fldChar w:fldCharType="end"/>
          </w:r>
        </w:p>
        <w:p w14:paraId="6727C9F4">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_Toc3356 </w:instrText>
          </w:r>
          <w:r>
            <w:fldChar w:fldCharType="separate"/>
          </w:r>
          <w:r>
            <w:t xml:space="preserve">Figura </w:t>
          </w:r>
          <w:r>
            <w:rPr>
              <w:rFonts w:hint="default"/>
              <w:lang w:val="es-EC"/>
            </w:rPr>
            <w:t>20</w:t>
          </w:r>
          <w:r>
            <w:t>. Estructura de paquetes - servicios</w:t>
          </w:r>
          <w:r>
            <w:tab/>
          </w:r>
          <w:r>
            <w:fldChar w:fldCharType="begin"/>
          </w:r>
          <w:r>
            <w:instrText xml:space="preserve"> PAGEREF _Toc3356 \h </w:instrText>
          </w:r>
          <w:r>
            <w:fldChar w:fldCharType="separate"/>
          </w:r>
          <w:r>
            <w:t>26</w:t>
          </w:r>
          <w:r>
            <w:fldChar w:fldCharType="end"/>
          </w:r>
          <w:r>
            <w:fldChar w:fldCharType="end"/>
          </w:r>
        </w:p>
        <w:p w14:paraId="7EBD22E1">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_Toc9152 </w:instrText>
          </w:r>
          <w:r>
            <w:fldChar w:fldCharType="separate"/>
          </w:r>
          <w:r>
            <w:t xml:space="preserve">Tabla 5. Clase </w:t>
          </w:r>
          <w:r>
            <w:rPr>
              <w:rFonts w:hint="default"/>
              <w:lang w:val="es-EC"/>
            </w:rPr>
            <w:t>ServicioConversor</w:t>
          </w:r>
          <w:r>
            <w:tab/>
          </w:r>
          <w:r>
            <w:fldChar w:fldCharType="begin"/>
          </w:r>
          <w:r>
            <w:instrText xml:space="preserve"> PAGEREF _Toc9152 \h </w:instrText>
          </w:r>
          <w:r>
            <w:fldChar w:fldCharType="separate"/>
          </w:r>
          <w:r>
            <w:t>27</w:t>
          </w:r>
          <w:r>
            <w:fldChar w:fldCharType="end"/>
          </w:r>
          <w:r>
            <w:fldChar w:fldCharType="end"/>
          </w:r>
        </w:p>
        <w:p w14:paraId="3BADAEEE">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_Toc6089 </w:instrText>
          </w:r>
          <w:r>
            <w:fldChar w:fldCharType="separate"/>
          </w:r>
          <w:r>
            <w:rPr>
              <w:rFonts w:hint="default"/>
              <w:lang w:val="es-EC"/>
            </w:rPr>
            <w:t>COMPONENTES DE SEGURIDAD</w:t>
          </w:r>
          <w:r>
            <w:tab/>
          </w:r>
          <w:r>
            <w:fldChar w:fldCharType="begin"/>
          </w:r>
          <w:r>
            <w:instrText xml:space="preserve"> PAGEREF _Toc6089 \h </w:instrText>
          </w:r>
          <w:r>
            <w:fldChar w:fldCharType="separate"/>
          </w:r>
          <w:r>
            <w:t>28</w:t>
          </w:r>
          <w:r>
            <w:fldChar w:fldCharType="end"/>
          </w:r>
          <w:r>
            <w:fldChar w:fldCharType="end"/>
          </w:r>
        </w:p>
        <w:p w14:paraId="42BC6401">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_Toc26883 </w:instrText>
          </w:r>
          <w:r>
            <w:fldChar w:fldCharType="separate"/>
          </w:r>
          <w:r>
            <w:t xml:space="preserve">Tabla 5. Clase </w:t>
          </w:r>
          <w:r>
            <w:rPr>
              <w:rFonts w:hint="default"/>
              <w:bCs w:val="0"/>
              <w:lang w:val="es-EC"/>
            </w:rPr>
            <w:t>AdministradorCredenciales</w:t>
          </w:r>
          <w:r>
            <w:tab/>
          </w:r>
          <w:r>
            <w:fldChar w:fldCharType="begin"/>
          </w:r>
          <w:r>
            <w:instrText xml:space="preserve"> PAGEREF _Toc26883 \h </w:instrText>
          </w:r>
          <w:r>
            <w:fldChar w:fldCharType="separate"/>
          </w:r>
          <w:r>
            <w:t>28</w:t>
          </w:r>
          <w:r>
            <w:fldChar w:fldCharType="end"/>
          </w:r>
          <w:r>
            <w:fldChar w:fldCharType="end"/>
          </w:r>
        </w:p>
        <w:p w14:paraId="46C60F68">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_Toc11718 </w:instrText>
          </w:r>
          <w:r>
            <w:fldChar w:fldCharType="separate"/>
          </w:r>
          <w:r>
            <w:t xml:space="preserve">Tabla </w:t>
          </w:r>
          <w:r>
            <w:rPr>
              <w:rFonts w:hint="default"/>
              <w:lang w:val="es-EC"/>
            </w:rPr>
            <w:t>6</w:t>
          </w:r>
          <w:r>
            <w:t xml:space="preserve">. Clase </w:t>
          </w:r>
          <w:r>
            <w:rPr>
              <w:rFonts w:hint="default"/>
              <w:bCs w:val="0"/>
              <w:lang w:val="es-EC"/>
            </w:rPr>
            <w:t>AdministradorTokens</w:t>
          </w:r>
          <w:r>
            <w:tab/>
          </w:r>
          <w:r>
            <w:fldChar w:fldCharType="begin"/>
          </w:r>
          <w:r>
            <w:instrText xml:space="preserve"> PAGEREF _Toc11718 \h </w:instrText>
          </w:r>
          <w:r>
            <w:fldChar w:fldCharType="separate"/>
          </w:r>
          <w:r>
            <w:t>28</w:t>
          </w:r>
          <w:r>
            <w:fldChar w:fldCharType="end"/>
          </w:r>
          <w:r>
            <w:fldChar w:fldCharType="end"/>
          </w:r>
        </w:p>
        <w:p w14:paraId="0A11C649">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_Toc13533 </w:instrText>
          </w:r>
          <w:r>
            <w:fldChar w:fldCharType="separate"/>
          </w:r>
          <w:r>
            <w:t xml:space="preserve">Tabla </w:t>
          </w:r>
          <w:r>
            <w:rPr>
              <w:rFonts w:hint="default"/>
              <w:lang w:val="es-EC"/>
            </w:rPr>
            <w:t>7</w:t>
          </w:r>
          <w:r>
            <w:t xml:space="preserve">. Clase </w:t>
          </w:r>
          <w:r>
            <w:rPr>
              <w:rFonts w:hint="default"/>
              <w:bCs w:val="0"/>
              <w:lang w:val="es-EC"/>
            </w:rPr>
            <w:t>FiltroCors</w:t>
          </w:r>
          <w:r>
            <w:tab/>
          </w:r>
          <w:r>
            <w:fldChar w:fldCharType="begin"/>
          </w:r>
          <w:r>
            <w:instrText xml:space="preserve"> PAGEREF _Toc13533 \h </w:instrText>
          </w:r>
          <w:r>
            <w:fldChar w:fldCharType="separate"/>
          </w:r>
          <w:r>
            <w:t>29</w:t>
          </w:r>
          <w:r>
            <w:fldChar w:fldCharType="end"/>
          </w:r>
          <w:r>
            <w:fldChar w:fldCharType="end"/>
          </w:r>
        </w:p>
        <w:p w14:paraId="29F51674">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_Toc25447 </w:instrText>
          </w:r>
          <w:r>
            <w:fldChar w:fldCharType="separate"/>
          </w:r>
          <w:r>
            <w:t xml:space="preserve">Tabla </w:t>
          </w:r>
          <w:r>
            <w:rPr>
              <w:rFonts w:hint="default"/>
              <w:lang w:val="es-EC"/>
            </w:rPr>
            <w:t>8</w:t>
          </w:r>
          <w:r>
            <w:t xml:space="preserve">. Clase </w:t>
          </w:r>
          <w:r>
            <w:rPr>
              <w:rFonts w:hint="default"/>
              <w:bCs w:val="0"/>
              <w:lang w:val="es-EC"/>
            </w:rPr>
            <w:t>Sesion</w:t>
          </w:r>
          <w:r>
            <w:tab/>
          </w:r>
          <w:r>
            <w:fldChar w:fldCharType="begin"/>
          </w:r>
          <w:r>
            <w:instrText xml:space="preserve"> PAGEREF _Toc25447 \h </w:instrText>
          </w:r>
          <w:r>
            <w:fldChar w:fldCharType="separate"/>
          </w:r>
          <w:r>
            <w:t>30</w:t>
          </w:r>
          <w:r>
            <w:fldChar w:fldCharType="end"/>
          </w:r>
          <w:r>
            <w:fldChar w:fldCharType="end"/>
          </w:r>
        </w:p>
        <w:p w14:paraId="06CB5E14">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_Toc140 </w:instrText>
          </w:r>
          <w:r>
            <w:fldChar w:fldCharType="separate"/>
          </w:r>
          <w:r>
            <w:t xml:space="preserve">Tabla </w:t>
          </w:r>
          <w:r>
            <w:rPr>
              <w:rFonts w:hint="default"/>
              <w:lang w:val="es-EC"/>
            </w:rPr>
            <w:t>9</w:t>
          </w:r>
          <w:r>
            <w:t xml:space="preserve">. Clase </w:t>
          </w:r>
          <w:r>
            <w:rPr>
              <w:rFonts w:hint="default"/>
              <w:bCs w:val="0"/>
              <w:lang w:val="es-EC"/>
            </w:rPr>
            <w:t>ManejadorAutenticacion</w:t>
          </w:r>
          <w:r>
            <w:tab/>
          </w:r>
          <w:r>
            <w:fldChar w:fldCharType="begin"/>
          </w:r>
          <w:r>
            <w:instrText xml:space="preserve"> PAGEREF _Toc140 \h </w:instrText>
          </w:r>
          <w:r>
            <w:fldChar w:fldCharType="separate"/>
          </w:r>
          <w:r>
            <w:t>31</w:t>
          </w:r>
          <w:r>
            <w:fldChar w:fldCharType="end"/>
          </w:r>
          <w:r>
            <w:fldChar w:fldCharType="end"/>
          </w:r>
        </w:p>
        <w:p w14:paraId="2490FF54">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_Toc4678 </w:instrText>
          </w:r>
          <w:r>
            <w:fldChar w:fldCharType="separate"/>
          </w:r>
          <w:r>
            <w:rPr>
              <w:rFonts w:hint="default"/>
              <w:lang w:val="es-EC"/>
            </w:rPr>
            <w:t>CREACION DE UTILIDADES Y MODELOS</w:t>
          </w:r>
          <w:r>
            <w:tab/>
          </w:r>
          <w:r>
            <w:fldChar w:fldCharType="begin"/>
          </w:r>
          <w:r>
            <w:instrText xml:space="preserve"> PAGEREF _Toc4678 \h </w:instrText>
          </w:r>
          <w:r>
            <w:fldChar w:fldCharType="separate"/>
          </w:r>
          <w:r>
            <w:t>33</w:t>
          </w:r>
          <w:r>
            <w:fldChar w:fldCharType="end"/>
          </w:r>
          <w:r>
            <w:fldChar w:fldCharType="end"/>
          </w:r>
        </w:p>
        <w:p w14:paraId="6049204B">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_Toc14153 </w:instrText>
          </w:r>
          <w:r>
            <w:fldChar w:fldCharType="separate"/>
          </w:r>
          <w:r>
            <w:t xml:space="preserve">Figura </w:t>
          </w:r>
          <w:r>
            <w:rPr>
              <w:rFonts w:hint="default"/>
              <w:lang w:val="es-EC"/>
            </w:rPr>
            <w:t>21</w:t>
          </w:r>
          <w:r>
            <w:t xml:space="preserve">. </w:t>
          </w:r>
          <w:r>
            <w:rPr>
              <w:rFonts w:hint="default"/>
              <w:lang w:val="es-EC"/>
            </w:rPr>
            <w:t>Estructura de Paquetes  - Modelos</w:t>
          </w:r>
          <w:r>
            <w:tab/>
          </w:r>
          <w:r>
            <w:fldChar w:fldCharType="begin"/>
          </w:r>
          <w:r>
            <w:instrText xml:space="preserve"> PAGEREF _Toc14153 \h </w:instrText>
          </w:r>
          <w:r>
            <w:fldChar w:fldCharType="separate"/>
          </w:r>
          <w:r>
            <w:t>33</w:t>
          </w:r>
          <w:r>
            <w:fldChar w:fldCharType="end"/>
          </w:r>
          <w:r>
            <w:fldChar w:fldCharType="end"/>
          </w:r>
        </w:p>
        <w:p w14:paraId="4E44C497">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_Toc14487 </w:instrText>
          </w:r>
          <w:r>
            <w:fldChar w:fldCharType="separate"/>
          </w:r>
          <w:r>
            <w:t xml:space="preserve">Tabla </w:t>
          </w:r>
          <w:r>
            <w:rPr>
              <w:rFonts w:hint="default"/>
              <w:lang w:val="es-EC"/>
            </w:rPr>
            <w:t>10</w:t>
          </w:r>
          <w:r>
            <w:t xml:space="preserve">. Clase </w:t>
          </w:r>
          <w:r>
            <w:rPr>
              <w:rFonts w:hint="default"/>
              <w:bCs w:val="0"/>
              <w:lang w:val="es-EC"/>
            </w:rPr>
            <w:t>ConversorLongitud</w:t>
          </w:r>
          <w:r>
            <w:tab/>
          </w:r>
          <w:r>
            <w:fldChar w:fldCharType="begin"/>
          </w:r>
          <w:r>
            <w:instrText xml:space="preserve"> PAGEREF _Toc14487 \h </w:instrText>
          </w:r>
          <w:r>
            <w:fldChar w:fldCharType="separate"/>
          </w:r>
          <w:r>
            <w:t>33</w:t>
          </w:r>
          <w:r>
            <w:fldChar w:fldCharType="end"/>
          </w:r>
          <w:r>
            <w:fldChar w:fldCharType="end"/>
          </w:r>
        </w:p>
        <w:p w14:paraId="65404C9B">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_Toc9945 </w:instrText>
          </w:r>
          <w:r>
            <w:fldChar w:fldCharType="separate"/>
          </w:r>
          <w:r>
            <w:t xml:space="preserve">Tabla </w:t>
          </w:r>
          <w:r>
            <w:rPr>
              <w:rFonts w:hint="default"/>
              <w:lang w:val="es-EC"/>
            </w:rPr>
            <w:t>11</w:t>
          </w:r>
          <w:r>
            <w:t xml:space="preserve">. Clase </w:t>
          </w:r>
          <w:r>
            <w:rPr>
              <w:rFonts w:hint="default"/>
              <w:bCs w:val="0"/>
              <w:lang w:val="es-EC"/>
            </w:rPr>
            <w:t>ConversorMasa</w:t>
          </w:r>
          <w:r>
            <w:tab/>
          </w:r>
          <w:r>
            <w:fldChar w:fldCharType="begin"/>
          </w:r>
          <w:r>
            <w:instrText xml:space="preserve"> PAGEREF _Toc9945 \h </w:instrText>
          </w:r>
          <w:r>
            <w:fldChar w:fldCharType="separate"/>
          </w:r>
          <w:r>
            <w:t>34</w:t>
          </w:r>
          <w:r>
            <w:fldChar w:fldCharType="end"/>
          </w:r>
          <w:r>
            <w:fldChar w:fldCharType="end"/>
          </w:r>
        </w:p>
        <w:p w14:paraId="438E0412">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_Toc31745 </w:instrText>
          </w:r>
          <w:r>
            <w:fldChar w:fldCharType="separate"/>
          </w:r>
          <w:r>
            <w:t xml:space="preserve">Tabla </w:t>
          </w:r>
          <w:r>
            <w:rPr>
              <w:rFonts w:hint="default"/>
              <w:lang w:val="es-EC"/>
            </w:rPr>
            <w:t>12</w:t>
          </w:r>
          <w:r>
            <w:t xml:space="preserve">. Clase </w:t>
          </w:r>
          <w:r>
            <w:rPr>
              <w:rFonts w:hint="default"/>
              <w:bCs w:val="0"/>
              <w:lang w:val="es-EC"/>
            </w:rPr>
            <w:t>ConversorTemperatura</w:t>
          </w:r>
          <w:r>
            <w:tab/>
          </w:r>
          <w:r>
            <w:fldChar w:fldCharType="begin"/>
          </w:r>
          <w:r>
            <w:instrText xml:space="preserve"> PAGEREF _Toc31745 \h </w:instrText>
          </w:r>
          <w:r>
            <w:fldChar w:fldCharType="separate"/>
          </w:r>
          <w:r>
            <w:t>34</w:t>
          </w:r>
          <w:r>
            <w:fldChar w:fldCharType="end"/>
          </w:r>
          <w:r>
            <w:fldChar w:fldCharType="end"/>
          </w:r>
        </w:p>
        <w:p w14:paraId="350D102E">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_Toc31083 </w:instrText>
          </w:r>
          <w:r>
            <w:fldChar w:fldCharType="separate"/>
          </w:r>
          <w:r>
            <w:t xml:space="preserve">Tabla </w:t>
          </w:r>
          <w:r>
            <w:rPr>
              <w:rFonts w:hint="default"/>
              <w:lang w:val="es-EC"/>
            </w:rPr>
            <w:t>13</w:t>
          </w:r>
          <w:r>
            <w:t xml:space="preserve">. </w:t>
          </w:r>
          <w:r>
            <w:rPr>
              <w:rFonts w:hint="default"/>
              <w:lang w:val="es-EC"/>
            </w:rPr>
            <w:t xml:space="preserve">Interfaz </w:t>
          </w:r>
          <w:r>
            <w:rPr>
              <w:rFonts w:hint="default"/>
              <w:bCs w:val="0"/>
              <w:lang w:val="es-EC"/>
            </w:rPr>
            <w:t>IConversor</w:t>
          </w:r>
          <w:r>
            <w:tab/>
          </w:r>
          <w:r>
            <w:fldChar w:fldCharType="begin"/>
          </w:r>
          <w:r>
            <w:instrText xml:space="preserve"> PAGEREF _Toc31083 \h </w:instrText>
          </w:r>
          <w:r>
            <w:fldChar w:fldCharType="separate"/>
          </w:r>
          <w:r>
            <w:t>35</w:t>
          </w:r>
          <w:r>
            <w:fldChar w:fldCharType="end"/>
          </w:r>
          <w:r>
            <w:fldChar w:fldCharType="end"/>
          </w:r>
        </w:p>
        <w:p w14:paraId="5B2D0090">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_Toc13432 </w:instrText>
          </w:r>
          <w:r>
            <w:fldChar w:fldCharType="separate"/>
          </w:r>
          <w:r>
            <w:t xml:space="preserve">Tabla </w:t>
          </w:r>
          <w:r>
            <w:rPr>
              <w:rFonts w:hint="default"/>
              <w:lang w:val="es-EC"/>
            </w:rPr>
            <w:t>14</w:t>
          </w:r>
          <w:r>
            <w:t xml:space="preserve">. </w:t>
          </w:r>
          <w:r>
            <w:rPr>
              <w:rFonts w:hint="default"/>
              <w:lang w:val="es-EC"/>
            </w:rPr>
            <w:t xml:space="preserve">Enum </w:t>
          </w:r>
          <w:r>
            <w:rPr>
              <w:rFonts w:hint="default"/>
              <w:bCs w:val="0"/>
              <w:lang w:val="es-EC"/>
            </w:rPr>
            <w:t>UnidadLongitud</w:t>
          </w:r>
          <w:r>
            <w:tab/>
          </w:r>
          <w:r>
            <w:fldChar w:fldCharType="begin"/>
          </w:r>
          <w:r>
            <w:instrText xml:space="preserve"> PAGEREF _Toc13432 \h </w:instrText>
          </w:r>
          <w:r>
            <w:fldChar w:fldCharType="separate"/>
          </w:r>
          <w:r>
            <w:t>36</w:t>
          </w:r>
          <w:r>
            <w:fldChar w:fldCharType="end"/>
          </w:r>
          <w:r>
            <w:fldChar w:fldCharType="end"/>
          </w:r>
        </w:p>
        <w:p w14:paraId="39638E9F">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_Toc11168 </w:instrText>
          </w:r>
          <w:r>
            <w:fldChar w:fldCharType="separate"/>
          </w:r>
          <w:r>
            <w:t xml:space="preserve">Tabla </w:t>
          </w:r>
          <w:r>
            <w:rPr>
              <w:rFonts w:hint="default"/>
              <w:lang w:val="es-EC"/>
            </w:rPr>
            <w:t>1</w:t>
          </w:r>
          <w:r>
            <w:t xml:space="preserve">5. </w:t>
          </w:r>
          <w:r>
            <w:rPr>
              <w:rFonts w:hint="default"/>
              <w:lang w:val="es-EC"/>
            </w:rPr>
            <w:t xml:space="preserve">Enum </w:t>
          </w:r>
          <w:r>
            <w:rPr>
              <w:rFonts w:hint="default"/>
              <w:bCs w:val="0"/>
              <w:lang w:val="es-EC"/>
            </w:rPr>
            <w:t>UnidadMasa</w:t>
          </w:r>
          <w:r>
            <w:tab/>
          </w:r>
          <w:r>
            <w:fldChar w:fldCharType="begin"/>
          </w:r>
          <w:r>
            <w:instrText xml:space="preserve"> PAGEREF _Toc11168 \h </w:instrText>
          </w:r>
          <w:r>
            <w:fldChar w:fldCharType="separate"/>
          </w:r>
          <w:r>
            <w:t>36</w:t>
          </w:r>
          <w:r>
            <w:fldChar w:fldCharType="end"/>
          </w:r>
          <w:r>
            <w:fldChar w:fldCharType="end"/>
          </w:r>
        </w:p>
        <w:p w14:paraId="229B33B2">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_Toc18090 </w:instrText>
          </w:r>
          <w:r>
            <w:fldChar w:fldCharType="separate"/>
          </w:r>
          <w:r>
            <w:t xml:space="preserve">Tabla </w:t>
          </w:r>
          <w:r>
            <w:rPr>
              <w:rFonts w:hint="default"/>
              <w:lang w:val="es-EC"/>
            </w:rPr>
            <w:t>16</w:t>
          </w:r>
          <w:r>
            <w:t xml:space="preserve">. </w:t>
          </w:r>
          <w:r>
            <w:rPr>
              <w:rFonts w:hint="default"/>
              <w:lang w:val="es-EC"/>
            </w:rPr>
            <w:t xml:space="preserve">Enum </w:t>
          </w:r>
          <w:r>
            <w:rPr>
              <w:rFonts w:hint="default"/>
              <w:bCs w:val="0"/>
              <w:lang w:val="es-EC"/>
            </w:rPr>
            <w:t>UnidadTemperatura</w:t>
          </w:r>
          <w:r>
            <w:tab/>
          </w:r>
          <w:r>
            <w:fldChar w:fldCharType="begin"/>
          </w:r>
          <w:r>
            <w:instrText xml:space="preserve"> PAGEREF _Toc18090 \h </w:instrText>
          </w:r>
          <w:r>
            <w:fldChar w:fldCharType="separate"/>
          </w:r>
          <w:r>
            <w:t>36</w:t>
          </w:r>
          <w:r>
            <w:fldChar w:fldCharType="end"/>
          </w:r>
          <w:r>
            <w:fldChar w:fldCharType="end"/>
          </w:r>
        </w:p>
        <w:p w14:paraId="71D80232">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_Toc18362 </w:instrText>
          </w:r>
          <w:r>
            <w:fldChar w:fldCharType="separate"/>
          </w:r>
          <w:r>
            <w:t xml:space="preserve">Tabla </w:t>
          </w:r>
          <w:r>
            <w:rPr>
              <w:rFonts w:hint="default"/>
              <w:lang w:val="es-EC"/>
            </w:rPr>
            <w:t>17</w:t>
          </w:r>
          <w:r>
            <w:t xml:space="preserve">. Clase </w:t>
          </w:r>
          <w:r>
            <w:rPr>
              <w:rFonts w:hint="default"/>
              <w:bCs w:val="0"/>
              <w:lang w:val="es-EC"/>
            </w:rPr>
            <w:t>UnidadMapper</w:t>
          </w:r>
          <w:r>
            <w:tab/>
          </w:r>
          <w:r>
            <w:fldChar w:fldCharType="begin"/>
          </w:r>
          <w:r>
            <w:instrText xml:space="preserve"> PAGEREF _Toc18362 \h </w:instrText>
          </w:r>
          <w:r>
            <w:fldChar w:fldCharType="separate"/>
          </w:r>
          <w:r>
            <w:t>36</w:t>
          </w:r>
          <w:r>
            <w:fldChar w:fldCharType="end"/>
          </w:r>
          <w:r>
            <w:fldChar w:fldCharType="end"/>
          </w:r>
        </w:p>
        <w:p w14:paraId="3F103A89">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_Toc4851 </w:instrText>
          </w:r>
          <w:r>
            <w:fldChar w:fldCharType="separate"/>
          </w:r>
          <w:r>
            <w:t>PRUEBAS DE LOS SERVICIOS</w:t>
          </w:r>
          <w:r>
            <w:tab/>
          </w:r>
          <w:r>
            <w:fldChar w:fldCharType="begin"/>
          </w:r>
          <w:r>
            <w:instrText xml:space="preserve"> PAGEREF _Toc4851 \h </w:instrText>
          </w:r>
          <w:r>
            <w:fldChar w:fldCharType="separate"/>
          </w:r>
          <w:r>
            <w:t>37</w:t>
          </w:r>
          <w:r>
            <w:fldChar w:fldCharType="end"/>
          </w:r>
          <w:r>
            <w:fldChar w:fldCharType="end"/>
          </w:r>
        </w:p>
        <w:p w14:paraId="3C870478">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_Toc14137 </w:instrText>
          </w:r>
          <w:r>
            <w:fldChar w:fldCharType="separate"/>
          </w:r>
          <w:r>
            <w:t xml:space="preserve">Figura </w:t>
          </w:r>
          <w:r>
            <w:rPr>
              <w:rFonts w:hint="default"/>
              <w:lang w:val="es-EC"/>
            </w:rPr>
            <w:t>22</w:t>
          </w:r>
          <w:r>
            <w:t xml:space="preserve">. Archivo </w:t>
          </w:r>
          <w:r>
            <w:rPr>
              <w:rFonts w:hint="default"/>
              <w:lang w:val="es-EC"/>
            </w:rPr>
            <w:t>en el navegador, generado tras desplegar el servicio web en NetBeans</w:t>
          </w:r>
          <w:r>
            <w:tab/>
          </w:r>
          <w:r>
            <w:fldChar w:fldCharType="begin"/>
          </w:r>
          <w:r>
            <w:instrText xml:space="preserve"> PAGEREF _Toc14137 \h </w:instrText>
          </w:r>
          <w:r>
            <w:fldChar w:fldCharType="separate"/>
          </w:r>
          <w:r>
            <w:t>38</w:t>
          </w:r>
          <w:r>
            <w:fldChar w:fldCharType="end"/>
          </w:r>
          <w:r>
            <w:fldChar w:fldCharType="end"/>
          </w:r>
        </w:p>
        <w:p w14:paraId="695DF28A">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_Toc9477 </w:instrText>
          </w:r>
          <w:r>
            <w:fldChar w:fldCharType="separate"/>
          </w:r>
          <w:r>
            <w:t xml:space="preserve">Figura </w:t>
          </w:r>
          <w:r>
            <w:rPr>
              <w:rFonts w:hint="default"/>
              <w:lang w:val="es-EC"/>
            </w:rPr>
            <w:t>23</w:t>
          </w:r>
          <w:r>
            <w:t xml:space="preserve">. </w:t>
          </w:r>
          <w:r>
            <w:rPr>
              <w:rFonts w:hint="default"/>
              <w:lang w:val="es-EC"/>
            </w:rPr>
            <w:t>Archivo WSDL del servicio web</w:t>
          </w:r>
          <w:r>
            <w:tab/>
          </w:r>
          <w:r>
            <w:fldChar w:fldCharType="begin"/>
          </w:r>
          <w:r>
            <w:instrText xml:space="preserve"> PAGEREF _Toc9477 \h </w:instrText>
          </w:r>
          <w:r>
            <w:fldChar w:fldCharType="separate"/>
          </w:r>
          <w:r>
            <w:t>38</w:t>
          </w:r>
          <w:r>
            <w:fldChar w:fldCharType="end"/>
          </w:r>
          <w:r>
            <w:fldChar w:fldCharType="end"/>
          </w:r>
        </w:p>
        <w:p w14:paraId="1F893FBD">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_Toc18037 </w:instrText>
          </w:r>
          <w:r>
            <w:fldChar w:fldCharType="separate"/>
          </w:r>
          <w:r>
            <w:t>Figura 2</w:t>
          </w:r>
          <w:r>
            <w:rPr>
              <w:rFonts w:hint="default"/>
              <w:lang w:val="es-EC"/>
            </w:rPr>
            <w:t>4</w:t>
          </w:r>
          <w:r>
            <w:t xml:space="preserve">. </w:t>
          </w:r>
          <w:r>
            <w:rPr>
              <w:rFonts w:hint="default"/>
              <w:lang w:val="es-EC"/>
            </w:rPr>
            <w:t>Carga del WSDL en SoapUI</w:t>
          </w:r>
          <w:r>
            <w:t>.</w:t>
          </w:r>
          <w:r>
            <w:tab/>
          </w:r>
          <w:r>
            <w:fldChar w:fldCharType="begin"/>
          </w:r>
          <w:r>
            <w:instrText xml:space="preserve"> PAGEREF _Toc18037 \h </w:instrText>
          </w:r>
          <w:r>
            <w:fldChar w:fldCharType="separate"/>
          </w:r>
          <w:r>
            <w:t>38</w:t>
          </w:r>
          <w:r>
            <w:fldChar w:fldCharType="end"/>
          </w:r>
          <w:r>
            <w:fldChar w:fldCharType="end"/>
          </w:r>
        </w:p>
        <w:p w14:paraId="5F120FF2">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_Toc29083 </w:instrText>
          </w:r>
          <w:r>
            <w:fldChar w:fldCharType="separate"/>
          </w:r>
          <w:r>
            <w:t>Figura 2</w:t>
          </w:r>
          <w:r>
            <w:rPr>
              <w:rFonts w:hint="default"/>
              <w:lang w:val="es-EC"/>
            </w:rPr>
            <w:t>5</w:t>
          </w:r>
          <w:r>
            <w:t xml:space="preserve">. Prueba </w:t>
          </w:r>
          <w:r>
            <w:rPr>
              <w:rFonts w:hint="default"/>
              <w:lang w:val="es-EC"/>
            </w:rPr>
            <w:t>1</w:t>
          </w:r>
          <w:r>
            <w:t xml:space="preserve">: </w:t>
          </w:r>
          <w:r>
            <w:rPr>
              <w:rFonts w:hint="default"/>
              <w:lang w:val="es-EC"/>
            </w:rPr>
            <w:t>Login</w:t>
          </w:r>
          <w:r>
            <w:tab/>
          </w:r>
          <w:r>
            <w:fldChar w:fldCharType="begin"/>
          </w:r>
          <w:r>
            <w:instrText xml:space="preserve"> PAGEREF _Toc29083 \h </w:instrText>
          </w:r>
          <w:r>
            <w:fldChar w:fldCharType="separate"/>
          </w:r>
          <w:r>
            <w:t>38</w:t>
          </w:r>
          <w:r>
            <w:fldChar w:fldCharType="end"/>
          </w:r>
          <w:r>
            <w:fldChar w:fldCharType="end"/>
          </w:r>
        </w:p>
        <w:p w14:paraId="1BA5AC1D">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_Toc4597 </w:instrText>
          </w:r>
          <w:r>
            <w:fldChar w:fldCharType="separate"/>
          </w:r>
          <w:r>
            <w:t>Figura 2</w:t>
          </w:r>
          <w:r>
            <w:rPr>
              <w:rFonts w:hint="default"/>
              <w:lang w:val="es-EC"/>
            </w:rPr>
            <w:t>6</w:t>
          </w:r>
          <w:r>
            <w:t xml:space="preserve">. Prueba </w:t>
          </w:r>
          <w:r>
            <w:rPr>
              <w:rFonts w:hint="default"/>
              <w:lang w:val="es-EC"/>
            </w:rPr>
            <w:t>2</w:t>
          </w:r>
          <w:r>
            <w:t xml:space="preserve">: </w:t>
          </w:r>
          <w:r>
            <w:rPr>
              <w:rFonts w:hint="default"/>
              <w:lang w:val="es-EC"/>
            </w:rPr>
            <w:t>Convertir Longitud</w:t>
          </w:r>
          <w:r>
            <w:tab/>
          </w:r>
          <w:r>
            <w:fldChar w:fldCharType="begin"/>
          </w:r>
          <w:r>
            <w:instrText xml:space="preserve"> PAGEREF _Toc4597 \h </w:instrText>
          </w:r>
          <w:r>
            <w:fldChar w:fldCharType="separate"/>
          </w:r>
          <w:r>
            <w:t>39</w:t>
          </w:r>
          <w:r>
            <w:fldChar w:fldCharType="end"/>
          </w:r>
          <w:r>
            <w:fldChar w:fldCharType="end"/>
          </w:r>
        </w:p>
        <w:p w14:paraId="498105EA">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_Toc6897 </w:instrText>
          </w:r>
          <w:r>
            <w:fldChar w:fldCharType="separate"/>
          </w:r>
          <w:r>
            <w:t>Figura 2</w:t>
          </w:r>
          <w:r>
            <w:rPr>
              <w:rFonts w:hint="default"/>
              <w:lang w:val="es-EC"/>
            </w:rPr>
            <w:t>7</w:t>
          </w:r>
          <w:r>
            <w:t xml:space="preserve">. Prueba </w:t>
          </w:r>
          <w:r>
            <w:rPr>
              <w:rFonts w:hint="default"/>
              <w:lang w:val="es-EC"/>
            </w:rPr>
            <w:t>3</w:t>
          </w:r>
          <w:r>
            <w:t xml:space="preserve">: </w:t>
          </w:r>
          <w:r>
            <w:rPr>
              <w:rFonts w:hint="default"/>
              <w:lang w:val="es-EC"/>
            </w:rPr>
            <w:t>Convertir Masa</w:t>
          </w:r>
          <w:r>
            <w:tab/>
          </w:r>
          <w:r>
            <w:fldChar w:fldCharType="begin"/>
          </w:r>
          <w:r>
            <w:instrText xml:space="preserve"> PAGEREF _Toc6897 \h </w:instrText>
          </w:r>
          <w:r>
            <w:fldChar w:fldCharType="separate"/>
          </w:r>
          <w:r>
            <w:t>39</w:t>
          </w:r>
          <w:r>
            <w:fldChar w:fldCharType="end"/>
          </w:r>
          <w:r>
            <w:fldChar w:fldCharType="end"/>
          </w:r>
        </w:p>
        <w:p w14:paraId="5A4CA15F">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_Toc5012 </w:instrText>
          </w:r>
          <w:r>
            <w:fldChar w:fldCharType="separate"/>
          </w:r>
          <w:r>
            <w:t>Figura 2</w:t>
          </w:r>
          <w:r>
            <w:rPr>
              <w:rFonts w:hint="default"/>
              <w:lang w:val="es-EC"/>
            </w:rPr>
            <w:t>8</w:t>
          </w:r>
          <w:r>
            <w:t xml:space="preserve">. Prueba </w:t>
          </w:r>
          <w:r>
            <w:rPr>
              <w:rFonts w:hint="default"/>
              <w:lang w:val="es-EC"/>
            </w:rPr>
            <w:t>4</w:t>
          </w:r>
          <w:r>
            <w:t xml:space="preserve">: </w:t>
          </w:r>
          <w:r>
            <w:rPr>
              <w:rFonts w:hint="default"/>
              <w:lang w:val="es-EC"/>
            </w:rPr>
            <w:t>Convertir Temperatura</w:t>
          </w:r>
          <w:r>
            <w:tab/>
          </w:r>
          <w:r>
            <w:fldChar w:fldCharType="begin"/>
          </w:r>
          <w:r>
            <w:instrText xml:space="preserve"> PAGEREF _Toc5012 \h </w:instrText>
          </w:r>
          <w:r>
            <w:fldChar w:fldCharType="separate"/>
          </w:r>
          <w:r>
            <w:t>39</w:t>
          </w:r>
          <w:r>
            <w:fldChar w:fldCharType="end"/>
          </w:r>
          <w:r>
            <w:fldChar w:fldCharType="end"/>
          </w:r>
        </w:p>
        <w:p w14:paraId="27CCBE02">
          <w:pPr>
            <w:pStyle w:val="17"/>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_Toc14808 </w:instrText>
          </w:r>
          <w:r>
            <w:fldChar w:fldCharType="separate"/>
          </w:r>
          <w:r>
            <w:t>CODIFICACIÓN DE LOS CLIENTES</w:t>
          </w:r>
          <w:r>
            <w:tab/>
          </w:r>
          <w:r>
            <w:fldChar w:fldCharType="begin"/>
          </w:r>
          <w:r>
            <w:instrText xml:space="preserve"> PAGEREF _Toc14808 \h </w:instrText>
          </w:r>
          <w:r>
            <w:fldChar w:fldCharType="separate"/>
          </w:r>
          <w:r>
            <w:t>39</w:t>
          </w:r>
          <w:r>
            <w:fldChar w:fldCharType="end"/>
          </w:r>
          <w:r>
            <w:fldChar w:fldCharType="end"/>
          </w:r>
        </w:p>
        <w:p w14:paraId="0C78CB70">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_Toc30129 </w:instrText>
          </w:r>
          <w:r>
            <w:fldChar w:fldCharType="separate"/>
          </w:r>
          <w:r>
            <w:t>CLIENTE CONSOLA</w:t>
          </w:r>
          <w:r>
            <w:tab/>
          </w:r>
          <w:r>
            <w:fldChar w:fldCharType="begin"/>
          </w:r>
          <w:r>
            <w:instrText xml:space="preserve"> PAGEREF _Toc30129 \h </w:instrText>
          </w:r>
          <w:r>
            <w:fldChar w:fldCharType="separate"/>
          </w:r>
          <w:r>
            <w:t>39</w:t>
          </w:r>
          <w:r>
            <w:fldChar w:fldCharType="end"/>
          </w:r>
          <w:r>
            <w:fldChar w:fldCharType="end"/>
          </w:r>
        </w:p>
        <w:p w14:paraId="76582F86">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_Toc22693 </w:instrText>
          </w:r>
          <w:r>
            <w:fldChar w:fldCharType="separate"/>
          </w:r>
          <w:r>
            <w:t>CREACIÓN DEL PROYECTO</w:t>
          </w:r>
          <w:r>
            <w:tab/>
          </w:r>
          <w:r>
            <w:fldChar w:fldCharType="begin"/>
          </w:r>
          <w:r>
            <w:instrText xml:space="preserve"> PAGEREF _Toc22693 \h </w:instrText>
          </w:r>
          <w:r>
            <w:fldChar w:fldCharType="separate"/>
          </w:r>
          <w:r>
            <w:t>39</w:t>
          </w:r>
          <w:r>
            <w:fldChar w:fldCharType="end"/>
          </w:r>
          <w:r>
            <w:fldChar w:fldCharType="end"/>
          </w:r>
        </w:p>
        <w:p w14:paraId="1C092324">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_Toc17662 </w:instrText>
          </w:r>
          <w:r>
            <w:fldChar w:fldCharType="separate"/>
          </w:r>
          <w:r>
            <w:t>Figura 2</w:t>
          </w:r>
          <w:r>
            <w:rPr>
              <w:rFonts w:hint="default"/>
              <w:lang w:val="es-EC"/>
            </w:rPr>
            <w:t>9</w:t>
          </w:r>
          <w:r>
            <w:t>. Creación del proyecto - Cliente consola</w:t>
          </w:r>
          <w:r>
            <w:tab/>
          </w:r>
          <w:r>
            <w:fldChar w:fldCharType="begin"/>
          </w:r>
          <w:r>
            <w:instrText xml:space="preserve"> PAGEREF _Toc17662 \h </w:instrText>
          </w:r>
          <w:r>
            <w:fldChar w:fldCharType="separate"/>
          </w:r>
          <w:r>
            <w:t>40</w:t>
          </w:r>
          <w:r>
            <w:fldChar w:fldCharType="end"/>
          </w:r>
          <w:r>
            <w:fldChar w:fldCharType="end"/>
          </w:r>
        </w:p>
        <w:p w14:paraId="1A13C402">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_Toc30277 </w:instrText>
          </w:r>
          <w:r>
            <w:fldChar w:fldCharType="separate"/>
          </w:r>
          <w:r>
            <w:t xml:space="preserve">Figura </w:t>
          </w:r>
          <w:r>
            <w:rPr>
              <w:rFonts w:hint="default"/>
              <w:lang w:val="es-EC"/>
            </w:rPr>
            <w:t>30</w:t>
          </w:r>
          <w:r>
            <w:t>. Configuración del proyecto - Cliente consola</w:t>
          </w:r>
          <w:r>
            <w:tab/>
          </w:r>
          <w:r>
            <w:fldChar w:fldCharType="begin"/>
          </w:r>
          <w:r>
            <w:instrText xml:space="preserve"> PAGEREF _Toc30277 \h </w:instrText>
          </w:r>
          <w:r>
            <w:fldChar w:fldCharType="separate"/>
          </w:r>
          <w:r>
            <w:t>40</w:t>
          </w:r>
          <w:r>
            <w:fldChar w:fldCharType="end"/>
          </w:r>
          <w:r>
            <w:fldChar w:fldCharType="end"/>
          </w:r>
        </w:p>
        <w:p w14:paraId="57854E51">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_Toc7595 </w:instrText>
          </w:r>
          <w:r>
            <w:fldChar w:fldCharType="separate"/>
          </w:r>
          <w:r>
            <w:t>ESTRUCTURA DEL PROYECTO</w:t>
          </w:r>
          <w:r>
            <w:tab/>
          </w:r>
          <w:r>
            <w:fldChar w:fldCharType="begin"/>
          </w:r>
          <w:r>
            <w:instrText xml:space="preserve"> PAGEREF _Toc7595 \h </w:instrText>
          </w:r>
          <w:r>
            <w:fldChar w:fldCharType="separate"/>
          </w:r>
          <w:r>
            <w:t>40</w:t>
          </w:r>
          <w:r>
            <w:fldChar w:fldCharType="end"/>
          </w:r>
          <w:r>
            <w:fldChar w:fldCharType="end"/>
          </w:r>
        </w:p>
        <w:p w14:paraId="4CE40771">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_Toc23354 </w:instrText>
          </w:r>
          <w:r>
            <w:fldChar w:fldCharType="separate"/>
          </w:r>
          <w:r>
            <w:t xml:space="preserve">Figura </w:t>
          </w:r>
          <w:r>
            <w:rPr>
              <w:rFonts w:hint="default"/>
              <w:lang w:val="es-EC"/>
            </w:rPr>
            <w:t>31</w:t>
          </w:r>
          <w:r>
            <w:t>. Estructura del proyecto - Cliente consola</w:t>
          </w:r>
          <w:r>
            <w:tab/>
          </w:r>
          <w:r>
            <w:fldChar w:fldCharType="begin"/>
          </w:r>
          <w:r>
            <w:instrText xml:space="preserve"> PAGEREF _Toc23354 \h </w:instrText>
          </w:r>
          <w:r>
            <w:fldChar w:fldCharType="separate"/>
          </w:r>
          <w:r>
            <w:t>41</w:t>
          </w:r>
          <w:r>
            <w:fldChar w:fldCharType="end"/>
          </w:r>
          <w:r>
            <w:fldChar w:fldCharType="end"/>
          </w:r>
        </w:p>
        <w:p w14:paraId="7D50BB05">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_Toc5884 </w:instrText>
          </w:r>
          <w:r>
            <w:fldChar w:fldCharType="separate"/>
          </w:r>
          <w:r>
            <w:t>CODIFICACIÓN DEL PROYECTO CLIENTE CONSOLA</w:t>
          </w:r>
          <w:r>
            <w:tab/>
          </w:r>
          <w:r>
            <w:fldChar w:fldCharType="begin"/>
          </w:r>
          <w:r>
            <w:instrText xml:space="preserve"> PAGEREF _Toc5884 \h </w:instrText>
          </w:r>
          <w:r>
            <w:fldChar w:fldCharType="separate"/>
          </w:r>
          <w:r>
            <w:t>41</w:t>
          </w:r>
          <w:r>
            <w:fldChar w:fldCharType="end"/>
          </w:r>
          <w:r>
            <w:fldChar w:fldCharType="end"/>
          </w:r>
        </w:p>
        <w:p w14:paraId="08C517EA">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_Toc5974 </w:instrText>
          </w:r>
          <w:r>
            <w:fldChar w:fldCharType="separate"/>
          </w:r>
          <w:r>
            <w:t>CREACIÓN DE MODELOS Y VISTAS</w:t>
          </w:r>
          <w:r>
            <w:tab/>
          </w:r>
          <w:r>
            <w:fldChar w:fldCharType="begin"/>
          </w:r>
          <w:r>
            <w:instrText xml:space="preserve"> PAGEREF _Toc5974 \h </w:instrText>
          </w:r>
          <w:r>
            <w:fldChar w:fldCharType="separate"/>
          </w:r>
          <w:r>
            <w:t>41</w:t>
          </w:r>
          <w:r>
            <w:fldChar w:fldCharType="end"/>
          </w:r>
          <w:r>
            <w:fldChar w:fldCharType="end"/>
          </w:r>
        </w:p>
        <w:p w14:paraId="76B0D875">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_Toc2196 </w:instrText>
          </w:r>
          <w:r>
            <w:fldChar w:fldCharType="separate"/>
          </w:r>
          <w:r>
            <w:t xml:space="preserve">Figura </w:t>
          </w:r>
          <w:r>
            <w:rPr>
              <w:rFonts w:hint="default"/>
              <w:lang w:val="es-EC"/>
            </w:rPr>
            <w:t>32</w:t>
          </w:r>
          <w:r>
            <w:t>. Creación de modelos- Cliente consola</w:t>
          </w:r>
          <w:r>
            <w:tab/>
          </w:r>
          <w:r>
            <w:fldChar w:fldCharType="begin"/>
          </w:r>
          <w:r>
            <w:instrText xml:space="preserve"> PAGEREF _Toc2196 \h </w:instrText>
          </w:r>
          <w:r>
            <w:fldChar w:fldCharType="separate"/>
          </w:r>
          <w:r>
            <w:t>41</w:t>
          </w:r>
          <w:r>
            <w:fldChar w:fldCharType="end"/>
          </w:r>
          <w:r>
            <w:fldChar w:fldCharType="end"/>
          </w:r>
        </w:p>
        <w:p w14:paraId="423A05F1">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_Toc30314 </w:instrText>
          </w:r>
          <w:r>
            <w:fldChar w:fldCharType="separate"/>
          </w:r>
          <w:r>
            <w:t xml:space="preserve">Figura </w:t>
          </w:r>
          <w:r>
            <w:rPr>
              <w:rFonts w:hint="default"/>
              <w:lang w:val="es-EC"/>
            </w:rPr>
            <w:t>33</w:t>
          </w:r>
          <w:r>
            <w:t xml:space="preserve">. Creación de </w:t>
          </w:r>
          <w:r>
            <w:rPr>
              <w:rFonts w:hint="default"/>
              <w:lang w:val="es-EC"/>
            </w:rPr>
            <w:t>vistas</w:t>
          </w:r>
          <w:r>
            <w:t>- Cliente consola</w:t>
          </w:r>
          <w:r>
            <w:tab/>
          </w:r>
          <w:r>
            <w:fldChar w:fldCharType="begin"/>
          </w:r>
          <w:r>
            <w:instrText xml:space="preserve"> PAGEREF _Toc30314 \h </w:instrText>
          </w:r>
          <w:r>
            <w:fldChar w:fldCharType="separate"/>
          </w:r>
          <w:r>
            <w:t>41</w:t>
          </w:r>
          <w:r>
            <w:fldChar w:fldCharType="end"/>
          </w:r>
          <w:r>
            <w:fldChar w:fldCharType="end"/>
          </w:r>
        </w:p>
        <w:p w14:paraId="7370CB68">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_Toc24302 </w:instrText>
          </w:r>
          <w:r>
            <w:fldChar w:fldCharType="separate"/>
          </w:r>
          <w:r>
            <w:t xml:space="preserve">Tabla </w:t>
          </w:r>
          <w:r>
            <w:rPr>
              <w:rFonts w:hint="default"/>
              <w:lang w:val="es-EC"/>
            </w:rPr>
            <w:t>1</w:t>
          </w:r>
          <w:r>
            <w:t xml:space="preserve">8. Clase </w:t>
          </w:r>
          <w:r>
            <w:rPr>
              <w:rFonts w:hint="default"/>
            </w:rPr>
            <w:t>TipoConversion</w:t>
          </w:r>
          <w:r>
            <w:t>- Cliente consola</w:t>
          </w:r>
          <w:r>
            <w:tab/>
          </w:r>
          <w:r>
            <w:fldChar w:fldCharType="begin"/>
          </w:r>
          <w:r>
            <w:instrText xml:space="preserve"> PAGEREF _Toc24302 \h </w:instrText>
          </w:r>
          <w:r>
            <w:fldChar w:fldCharType="separate"/>
          </w:r>
          <w:r>
            <w:t>42</w:t>
          </w:r>
          <w:r>
            <w:fldChar w:fldCharType="end"/>
          </w:r>
          <w:r>
            <w:fldChar w:fldCharType="end"/>
          </w:r>
        </w:p>
        <w:p w14:paraId="6D177268">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_Toc27454 </w:instrText>
          </w:r>
          <w:r>
            <w:fldChar w:fldCharType="separate"/>
          </w:r>
          <w:r>
            <w:t xml:space="preserve">Tabla </w:t>
          </w:r>
          <w:r>
            <w:rPr>
              <w:rFonts w:hint="default"/>
              <w:lang w:val="es-EC"/>
            </w:rPr>
            <w:t>19</w:t>
          </w:r>
          <w:r>
            <w:t xml:space="preserve">. Clase </w:t>
          </w:r>
          <w:r>
            <w:rPr>
              <w:rFonts w:hint="default"/>
            </w:rPr>
            <w:t>ResultadoConversion</w:t>
          </w:r>
          <w:r>
            <w:t>- Cliente consola</w:t>
          </w:r>
          <w:r>
            <w:tab/>
          </w:r>
          <w:r>
            <w:fldChar w:fldCharType="begin"/>
          </w:r>
          <w:r>
            <w:instrText xml:space="preserve"> PAGEREF _Toc27454 \h </w:instrText>
          </w:r>
          <w:r>
            <w:fldChar w:fldCharType="separate"/>
          </w:r>
          <w:r>
            <w:t>43</w:t>
          </w:r>
          <w:r>
            <w:fldChar w:fldCharType="end"/>
          </w:r>
          <w:r>
            <w:fldChar w:fldCharType="end"/>
          </w:r>
        </w:p>
        <w:p w14:paraId="68AF068C">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_Toc8422 </w:instrText>
          </w:r>
          <w:r>
            <w:fldChar w:fldCharType="separate"/>
          </w:r>
          <w:r>
            <w:t xml:space="preserve">Tabla </w:t>
          </w:r>
          <w:r>
            <w:rPr>
              <w:rFonts w:hint="default"/>
              <w:lang w:val="es-EC"/>
            </w:rPr>
            <w:t>2</w:t>
          </w:r>
          <w:r>
            <w:t xml:space="preserve">0. Clase </w:t>
          </w:r>
          <w:r>
            <w:rPr>
              <w:rFonts w:hint="default"/>
            </w:rPr>
            <w:t>ConsolaVista</w:t>
          </w:r>
          <w:r>
            <w:rPr>
              <w:rFonts w:hint="default"/>
              <w:lang w:val="es-EC"/>
            </w:rPr>
            <w:t xml:space="preserve"> </w:t>
          </w:r>
          <w:r>
            <w:t>- Cliente consola</w:t>
          </w:r>
          <w:r>
            <w:tab/>
          </w:r>
          <w:r>
            <w:fldChar w:fldCharType="begin"/>
          </w:r>
          <w:r>
            <w:instrText xml:space="preserve"> PAGEREF _Toc8422 \h </w:instrText>
          </w:r>
          <w:r>
            <w:fldChar w:fldCharType="separate"/>
          </w:r>
          <w:r>
            <w:t>44</w:t>
          </w:r>
          <w:r>
            <w:fldChar w:fldCharType="end"/>
          </w:r>
          <w:r>
            <w:fldChar w:fldCharType="end"/>
          </w:r>
        </w:p>
        <w:p w14:paraId="0B50B951">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_Toc11159 </w:instrText>
          </w:r>
          <w:r>
            <w:fldChar w:fldCharType="separate"/>
          </w:r>
          <w:r>
            <w:t xml:space="preserve">Figura </w:t>
          </w:r>
          <w:r>
            <w:rPr>
              <w:rFonts w:hint="default"/>
              <w:lang w:val="es-EC"/>
            </w:rPr>
            <w:t>34</w:t>
          </w:r>
          <w:r>
            <w:t xml:space="preserve">. Creación de </w:t>
          </w:r>
          <w:r>
            <w:rPr>
              <w:rFonts w:hint="default"/>
              <w:lang w:val="es-EC"/>
            </w:rPr>
            <w:t>servicios</w:t>
          </w:r>
          <w:r>
            <w:t>- Cliente consola</w:t>
          </w:r>
          <w:r>
            <w:tab/>
          </w:r>
          <w:r>
            <w:fldChar w:fldCharType="begin"/>
          </w:r>
          <w:r>
            <w:instrText xml:space="preserve"> PAGEREF _Toc11159 \h </w:instrText>
          </w:r>
          <w:r>
            <w:fldChar w:fldCharType="separate"/>
          </w:r>
          <w:r>
            <w:t>47</w:t>
          </w:r>
          <w:r>
            <w:fldChar w:fldCharType="end"/>
          </w:r>
          <w:r>
            <w:fldChar w:fldCharType="end"/>
          </w:r>
        </w:p>
        <w:p w14:paraId="25D41967">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_Toc5693 </w:instrText>
          </w:r>
          <w:r>
            <w:fldChar w:fldCharType="separate"/>
          </w:r>
          <w:r>
            <w:t xml:space="preserve">Figura </w:t>
          </w:r>
          <w:r>
            <w:rPr>
              <w:rFonts w:hint="default"/>
              <w:lang w:val="es-EC"/>
            </w:rPr>
            <w:t>35</w:t>
          </w:r>
          <w:r>
            <w:t xml:space="preserve">. Creación de </w:t>
          </w:r>
          <w:r>
            <w:rPr>
              <w:rFonts w:hint="default"/>
              <w:lang w:val="es-EC"/>
            </w:rPr>
            <w:t>configuracion</w:t>
          </w:r>
          <w:r>
            <w:t>- Cliente consola</w:t>
          </w:r>
          <w:r>
            <w:tab/>
          </w:r>
          <w:r>
            <w:fldChar w:fldCharType="begin"/>
          </w:r>
          <w:r>
            <w:instrText xml:space="preserve"> PAGEREF _Toc5693 \h </w:instrText>
          </w:r>
          <w:r>
            <w:fldChar w:fldCharType="separate"/>
          </w:r>
          <w:r>
            <w:t>47</w:t>
          </w:r>
          <w:r>
            <w:fldChar w:fldCharType="end"/>
          </w:r>
          <w:r>
            <w:fldChar w:fldCharType="end"/>
          </w:r>
        </w:p>
        <w:p w14:paraId="759C5870">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_Toc19728 </w:instrText>
          </w:r>
          <w:r>
            <w:fldChar w:fldCharType="separate"/>
          </w:r>
          <w:r>
            <w:t xml:space="preserve">Figura </w:t>
          </w:r>
          <w:r>
            <w:rPr>
              <w:rFonts w:hint="default"/>
              <w:lang w:val="es-EC"/>
            </w:rPr>
            <w:t>36</w:t>
          </w:r>
          <w:r>
            <w:t xml:space="preserve">. Creación de </w:t>
          </w:r>
          <w:r>
            <w:rPr>
              <w:rFonts w:hint="default"/>
              <w:lang w:val="es-EC"/>
            </w:rPr>
            <w:t>componentes de seguridad</w:t>
          </w:r>
          <w:r>
            <w:t>- Cliente consola</w:t>
          </w:r>
          <w:r>
            <w:tab/>
          </w:r>
          <w:r>
            <w:fldChar w:fldCharType="begin"/>
          </w:r>
          <w:r>
            <w:instrText xml:space="preserve"> PAGEREF _Toc19728 \h </w:instrText>
          </w:r>
          <w:r>
            <w:fldChar w:fldCharType="separate"/>
          </w:r>
          <w:r>
            <w:t>47</w:t>
          </w:r>
          <w:r>
            <w:fldChar w:fldCharType="end"/>
          </w:r>
          <w:r>
            <w:fldChar w:fldCharType="end"/>
          </w:r>
        </w:p>
        <w:p w14:paraId="120A5774">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_Toc16247 </w:instrText>
          </w:r>
          <w:r>
            <w:fldChar w:fldCharType="separate"/>
          </w:r>
          <w:r>
            <w:t xml:space="preserve">Tabla </w:t>
          </w:r>
          <w:r>
            <w:rPr>
              <w:rFonts w:hint="default"/>
              <w:lang w:val="es-EC"/>
            </w:rPr>
            <w:t>2</w:t>
          </w:r>
          <w:r>
            <w:t xml:space="preserve">1. Clase </w:t>
          </w:r>
          <w:r>
            <w:rPr>
              <w:rFonts w:hint="default"/>
            </w:rPr>
            <w:t>WSConversorCliente</w:t>
          </w:r>
          <w:r>
            <w:t>- Cliente consola</w:t>
          </w:r>
          <w:r>
            <w:tab/>
          </w:r>
          <w:r>
            <w:fldChar w:fldCharType="begin"/>
          </w:r>
          <w:r>
            <w:instrText xml:space="preserve"> PAGEREF _Toc16247 \h </w:instrText>
          </w:r>
          <w:r>
            <w:fldChar w:fldCharType="separate"/>
          </w:r>
          <w:r>
            <w:t>48</w:t>
          </w:r>
          <w:r>
            <w:fldChar w:fldCharType="end"/>
          </w:r>
          <w:r>
            <w:fldChar w:fldCharType="end"/>
          </w:r>
        </w:p>
        <w:p w14:paraId="2ECA55E3">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_Toc29198 </w:instrText>
          </w:r>
          <w:r>
            <w:fldChar w:fldCharType="separate"/>
          </w:r>
          <w:r>
            <w:t xml:space="preserve">Tabla </w:t>
          </w:r>
          <w:r>
            <w:rPr>
              <w:rFonts w:hint="default"/>
              <w:lang w:val="es-EC"/>
            </w:rPr>
            <w:t>22</w:t>
          </w:r>
          <w:r>
            <w:t xml:space="preserve">. Clase </w:t>
          </w:r>
          <w:r>
            <w:rPr>
              <w:rFonts w:hint="default"/>
            </w:rPr>
            <w:t>SoapConfig</w:t>
          </w:r>
          <w:r>
            <w:t>- Cliente consola</w:t>
          </w:r>
          <w:r>
            <w:tab/>
          </w:r>
          <w:r>
            <w:fldChar w:fldCharType="begin"/>
          </w:r>
          <w:r>
            <w:instrText xml:space="preserve"> PAGEREF _Toc29198 \h </w:instrText>
          </w:r>
          <w:r>
            <w:fldChar w:fldCharType="separate"/>
          </w:r>
          <w:r>
            <w:t>49</w:t>
          </w:r>
          <w:r>
            <w:fldChar w:fldCharType="end"/>
          </w:r>
          <w:r>
            <w:fldChar w:fldCharType="end"/>
          </w:r>
        </w:p>
        <w:p w14:paraId="3B4E2B9A">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_Toc4496 </w:instrText>
          </w:r>
          <w:r>
            <w:fldChar w:fldCharType="separate"/>
          </w:r>
          <w:r>
            <w:t xml:space="preserve">Tabla </w:t>
          </w:r>
          <w:r>
            <w:rPr>
              <w:rFonts w:hint="default"/>
              <w:lang w:val="es-EC"/>
            </w:rPr>
            <w:t>23</w:t>
          </w:r>
          <w:r>
            <w:t xml:space="preserve">. Clase </w:t>
          </w:r>
          <w:r>
            <w:rPr>
              <w:rFonts w:hint="default"/>
            </w:rPr>
            <w:t>AdministradorTokensCliente</w:t>
          </w:r>
          <w:r>
            <w:t>- Cliente consola</w:t>
          </w:r>
          <w:r>
            <w:tab/>
          </w:r>
          <w:r>
            <w:fldChar w:fldCharType="begin"/>
          </w:r>
          <w:r>
            <w:instrText xml:space="preserve"> PAGEREF _Toc4496 \h </w:instrText>
          </w:r>
          <w:r>
            <w:fldChar w:fldCharType="separate"/>
          </w:r>
          <w:r>
            <w:t>49</w:t>
          </w:r>
          <w:r>
            <w:fldChar w:fldCharType="end"/>
          </w:r>
          <w:r>
            <w:fldChar w:fldCharType="end"/>
          </w:r>
        </w:p>
        <w:p w14:paraId="66224948">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_Toc20260 </w:instrText>
          </w:r>
          <w:r>
            <w:fldChar w:fldCharType="separate"/>
          </w:r>
          <w:r>
            <w:t xml:space="preserve">Tabla </w:t>
          </w:r>
          <w:r>
            <w:rPr>
              <w:rFonts w:hint="default"/>
              <w:lang w:val="es-EC"/>
            </w:rPr>
            <w:t>24</w:t>
          </w:r>
          <w:r>
            <w:t xml:space="preserve">. Clase </w:t>
          </w:r>
          <w:r>
            <w:rPr>
              <w:rFonts w:hint="default"/>
            </w:rPr>
            <w:t>ManejadorClienteAutenticacion</w:t>
          </w:r>
          <w:r>
            <w:t>- Cliente consola</w:t>
          </w:r>
          <w:r>
            <w:tab/>
          </w:r>
          <w:r>
            <w:fldChar w:fldCharType="begin"/>
          </w:r>
          <w:r>
            <w:instrText xml:space="preserve"> PAGEREF _Toc20260 \h </w:instrText>
          </w:r>
          <w:r>
            <w:fldChar w:fldCharType="separate"/>
          </w:r>
          <w:r>
            <w:t>50</w:t>
          </w:r>
          <w:r>
            <w:fldChar w:fldCharType="end"/>
          </w:r>
          <w:r>
            <w:fldChar w:fldCharType="end"/>
          </w:r>
        </w:p>
        <w:p w14:paraId="51DB5A02">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_Toc15439 </w:instrText>
          </w:r>
          <w:r>
            <w:fldChar w:fldCharType="separate"/>
          </w:r>
          <w:r>
            <w:t xml:space="preserve">Tabla </w:t>
          </w:r>
          <w:r>
            <w:rPr>
              <w:rFonts w:hint="default"/>
              <w:lang w:val="es-EC"/>
            </w:rPr>
            <w:t>25</w:t>
          </w:r>
          <w:r>
            <w:t xml:space="preserve">. Clase </w:t>
          </w:r>
          <w:r>
            <w:rPr>
              <w:rFonts w:hint="default"/>
            </w:rPr>
            <w:t>TlsInseguro</w:t>
          </w:r>
          <w:r>
            <w:rPr>
              <w:rFonts w:hint="default"/>
              <w:lang w:val="es-EC"/>
            </w:rPr>
            <w:t xml:space="preserve"> </w:t>
          </w:r>
          <w:r>
            <w:t>- Cliente consola</w:t>
          </w:r>
          <w:r>
            <w:tab/>
          </w:r>
          <w:r>
            <w:fldChar w:fldCharType="begin"/>
          </w:r>
          <w:r>
            <w:instrText xml:space="preserve"> PAGEREF _Toc15439 \h </w:instrText>
          </w:r>
          <w:r>
            <w:fldChar w:fldCharType="separate"/>
          </w:r>
          <w:r>
            <w:t>50</w:t>
          </w:r>
          <w:r>
            <w:fldChar w:fldCharType="end"/>
          </w:r>
          <w:r>
            <w:fldChar w:fldCharType="end"/>
          </w:r>
        </w:p>
        <w:p w14:paraId="14E85704">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_Toc21646 </w:instrText>
          </w:r>
          <w:r>
            <w:fldChar w:fldCharType="separate"/>
          </w:r>
          <w:r>
            <w:t xml:space="preserve">Figura </w:t>
          </w:r>
          <w:r>
            <w:rPr>
              <w:rFonts w:hint="default"/>
              <w:lang w:val="es-EC"/>
            </w:rPr>
            <w:t>37</w:t>
          </w:r>
          <w:r>
            <w:t>. Creación de c</w:t>
          </w:r>
          <w:r>
            <w:rPr>
              <w:rFonts w:hint="default"/>
              <w:lang w:val="es-EC"/>
            </w:rPr>
            <w:t>ontroladores</w:t>
          </w:r>
          <w:r>
            <w:t>- Cliente consola</w:t>
          </w:r>
          <w:r>
            <w:tab/>
          </w:r>
          <w:r>
            <w:fldChar w:fldCharType="begin"/>
          </w:r>
          <w:r>
            <w:instrText xml:space="preserve"> PAGEREF _Toc21646 \h </w:instrText>
          </w:r>
          <w:r>
            <w:fldChar w:fldCharType="separate"/>
          </w:r>
          <w:r>
            <w:t>51</w:t>
          </w:r>
          <w:r>
            <w:fldChar w:fldCharType="end"/>
          </w:r>
          <w:r>
            <w:fldChar w:fldCharType="end"/>
          </w:r>
        </w:p>
        <w:p w14:paraId="19D69EB8">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_Toc14403 </w:instrText>
          </w:r>
          <w:r>
            <w:fldChar w:fldCharType="separate"/>
          </w:r>
          <w:r>
            <w:t xml:space="preserve">Tabla </w:t>
          </w:r>
          <w:r>
            <w:rPr>
              <w:rFonts w:hint="default"/>
              <w:lang w:val="es-EC"/>
            </w:rPr>
            <w:t>26</w:t>
          </w:r>
          <w:r>
            <w:t xml:space="preserve">. Clase </w:t>
          </w:r>
          <w:r>
            <w:rPr>
              <w:rFonts w:hint="default"/>
            </w:rPr>
            <w:t>AplicacionController</w:t>
          </w:r>
          <w:r>
            <w:t>- Cliente consola</w:t>
          </w:r>
          <w:r>
            <w:tab/>
          </w:r>
          <w:r>
            <w:fldChar w:fldCharType="begin"/>
          </w:r>
          <w:r>
            <w:instrText xml:space="preserve"> PAGEREF _Toc14403 \h </w:instrText>
          </w:r>
          <w:r>
            <w:fldChar w:fldCharType="separate"/>
          </w:r>
          <w:r>
            <w:t>51</w:t>
          </w:r>
          <w:r>
            <w:fldChar w:fldCharType="end"/>
          </w:r>
          <w:r>
            <w:fldChar w:fldCharType="end"/>
          </w:r>
        </w:p>
        <w:p w14:paraId="0528C3A2">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_Toc25788 </w:instrText>
          </w:r>
          <w:r>
            <w:fldChar w:fldCharType="separate"/>
          </w:r>
          <w:r>
            <w:t xml:space="preserve">Tabla </w:t>
          </w:r>
          <w:r>
            <w:rPr>
              <w:rFonts w:hint="default"/>
              <w:lang w:val="es-EC"/>
            </w:rPr>
            <w:t>27</w:t>
          </w:r>
          <w:r>
            <w:t xml:space="preserve">. Clase </w:t>
          </w:r>
          <w:r>
            <w:rPr>
              <w:rFonts w:hint="default"/>
            </w:rPr>
            <w:t>LoginController</w:t>
          </w:r>
          <w:r>
            <w:t>- Cliente consola</w:t>
          </w:r>
          <w:r>
            <w:tab/>
          </w:r>
          <w:r>
            <w:fldChar w:fldCharType="begin"/>
          </w:r>
          <w:r>
            <w:instrText xml:space="preserve"> PAGEREF _Toc25788 \h </w:instrText>
          </w:r>
          <w:r>
            <w:fldChar w:fldCharType="separate"/>
          </w:r>
          <w:r>
            <w:t>52</w:t>
          </w:r>
          <w:r>
            <w:fldChar w:fldCharType="end"/>
          </w:r>
          <w:r>
            <w:fldChar w:fldCharType="end"/>
          </w:r>
        </w:p>
        <w:p w14:paraId="07A763D1">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_Toc438 </w:instrText>
          </w:r>
          <w:r>
            <w:fldChar w:fldCharType="separate"/>
          </w:r>
          <w:r>
            <w:t xml:space="preserve">Tabla </w:t>
          </w:r>
          <w:r>
            <w:rPr>
              <w:rFonts w:hint="default"/>
              <w:lang w:val="es-EC"/>
            </w:rPr>
            <w:t>28</w:t>
          </w:r>
          <w:r>
            <w:t xml:space="preserve">. Clase </w:t>
          </w:r>
          <w:r>
            <w:rPr>
              <w:rFonts w:hint="default"/>
            </w:rPr>
            <w:t>ConversionController</w:t>
          </w:r>
          <w:r>
            <w:t>- Cliente consola</w:t>
          </w:r>
          <w:r>
            <w:tab/>
          </w:r>
          <w:r>
            <w:fldChar w:fldCharType="begin"/>
          </w:r>
          <w:r>
            <w:instrText xml:space="preserve"> PAGEREF _Toc438 \h </w:instrText>
          </w:r>
          <w:r>
            <w:fldChar w:fldCharType="separate"/>
          </w:r>
          <w:r>
            <w:t>53</w:t>
          </w:r>
          <w:r>
            <w:fldChar w:fldCharType="end"/>
          </w:r>
          <w:r>
            <w:fldChar w:fldCharType="end"/>
          </w:r>
        </w:p>
        <w:p w14:paraId="76C5C3A2">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_Toc2052 </w:instrText>
          </w:r>
          <w:r>
            <w:fldChar w:fldCharType="separate"/>
          </w:r>
          <w:r>
            <w:t xml:space="preserve">Figura </w:t>
          </w:r>
          <w:r>
            <w:rPr>
              <w:rFonts w:hint="default"/>
              <w:lang w:val="es-EC"/>
            </w:rPr>
            <w:t>38</w:t>
          </w:r>
          <w:r>
            <w:t>. Creación de clase principal - Cliente consola</w:t>
          </w:r>
          <w:r>
            <w:tab/>
          </w:r>
          <w:r>
            <w:fldChar w:fldCharType="begin"/>
          </w:r>
          <w:r>
            <w:instrText xml:space="preserve"> PAGEREF _Toc2052 \h </w:instrText>
          </w:r>
          <w:r>
            <w:fldChar w:fldCharType="separate"/>
          </w:r>
          <w:r>
            <w:t>54</w:t>
          </w:r>
          <w:r>
            <w:fldChar w:fldCharType="end"/>
          </w:r>
          <w:r>
            <w:fldChar w:fldCharType="end"/>
          </w:r>
        </w:p>
        <w:p w14:paraId="1A8CBEA6">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_Toc20501 </w:instrText>
          </w:r>
          <w:r>
            <w:fldChar w:fldCharType="separate"/>
          </w:r>
          <w:r>
            <w:t xml:space="preserve">Tabla </w:t>
          </w:r>
          <w:r>
            <w:rPr>
              <w:rFonts w:hint="default"/>
              <w:lang w:val="es-EC"/>
            </w:rPr>
            <w:t>29</w:t>
          </w:r>
          <w:r>
            <w:t xml:space="preserve">. Clase </w:t>
          </w:r>
          <w:r>
            <w:rPr>
              <w:rFonts w:hint="default"/>
            </w:rPr>
            <w:t>CLICON_CON_UNI_JAVA_SOAP</w:t>
          </w:r>
          <w:r>
            <w:t>- Cliente consola</w:t>
          </w:r>
          <w:r>
            <w:tab/>
          </w:r>
          <w:r>
            <w:fldChar w:fldCharType="begin"/>
          </w:r>
          <w:r>
            <w:instrText xml:space="preserve"> PAGEREF _Toc20501 \h </w:instrText>
          </w:r>
          <w:r>
            <w:fldChar w:fldCharType="separate"/>
          </w:r>
          <w:r>
            <w:t>55</w:t>
          </w:r>
          <w:r>
            <w:fldChar w:fldCharType="end"/>
          </w:r>
          <w:r>
            <w:fldChar w:fldCharType="end"/>
          </w:r>
        </w:p>
        <w:p w14:paraId="51D8AA2C">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_Toc20199 </w:instrText>
          </w:r>
          <w:r>
            <w:fldChar w:fldCharType="separate"/>
          </w:r>
          <w:r>
            <w:t>EJECUCIÓN DEL CLIENTE DE CONSOLA</w:t>
          </w:r>
          <w:r>
            <w:tab/>
          </w:r>
          <w:r>
            <w:fldChar w:fldCharType="begin"/>
          </w:r>
          <w:r>
            <w:instrText xml:space="preserve"> PAGEREF _Toc20199 \h </w:instrText>
          </w:r>
          <w:r>
            <w:fldChar w:fldCharType="separate"/>
          </w:r>
          <w:r>
            <w:t>55</w:t>
          </w:r>
          <w:r>
            <w:fldChar w:fldCharType="end"/>
          </w:r>
          <w:r>
            <w:fldChar w:fldCharType="end"/>
          </w:r>
        </w:p>
        <w:p w14:paraId="60751748">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_Toc21906 </w:instrText>
          </w:r>
          <w:r>
            <w:fldChar w:fldCharType="separate"/>
          </w:r>
          <w:r>
            <w:tab/>
          </w:r>
          <w:r>
            <w:fldChar w:fldCharType="begin"/>
          </w:r>
          <w:r>
            <w:instrText xml:space="preserve"> PAGEREF _Toc21906 \h </w:instrText>
          </w:r>
          <w:r>
            <w:fldChar w:fldCharType="separate"/>
          </w:r>
          <w:r>
            <w:t>55</w:t>
          </w:r>
          <w:r>
            <w:fldChar w:fldCharType="end"/>
          </w:r>
          <w:r>
            <w:fldChar w:fldCharType="end"/>
          </w:r>
        </w:p>
        <w:p w14:paraId="6662C739">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_Toc24473 </w:instrText>
          </w:r>
          <w:r>
            <w:fldChar w:fldCharType="separate"/>
          </w:r>
          <w:r>
            <w:t xml:space="preserve">Figura </w:t>
          </w:r>
          <w:r>
            <w:rPr>
              <w:rFonts w:hint="default"/>
              <w:lang w:val="es-EC"/>
            </w:rPr>
            <w:t>3</w:t>
          </w:r>
          <w:r>
            <w:t>9. Login - Cliente consola</w:t>
          </w:r>
          <w:r>
            <w:tab/>
          </w:r>
          <w:r>
            <w:fldChar w:fldCharType="begin"/>
          </w:r>
          <w:r>
            <w:instrText xml:space="preserve"> PAGEREF _Toc24473 \h </w:instrText>
          </w:r>
          <w:r>
            <w:fldChar w:fldCharType="separate"/>
          </w:r>
          <w:r>
            <w:t>55</w:t>
          </w:r>
          <w:r>
            <w:fldChar w:fldCharType="end"/>
          </w:r>
          <w:r>
            <w:fldChar w:fldCharType="end"/>
          </w:r>
        </w:p>
        <w:p w14:paraId="163BAE89">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_Toc12576 </w:instrText>
          </w:r>
          <w:r>
            <w:fldChar w:fldCharType="separate"/>
          </w:r>
          <w:r>
            <w:t xml:space="preserve">Figura </w:t>
          </w:r>
          <w:r>
            <w:rPr>
              <w:rFonts w:hint="default"/>
              <w:lang w:val="es-EC"/>
            </w:rPr>
            <w:t>4</w:t>
          </w:r>
          <w:r>
            <w:t>0. Conversión de Longitud - Cliente consola</w:t>
          </w:r>
          <w:r>
            <w:tab/>
          </w:r>
          <w:r>
            <w:fldChar w:fldCharType="begin"/>
          </w:r>
          <w:r>
            <w:instrText xml:space="preserve"> PAGEREF _Toc12576 \h </w:instrText>
          </w:r>
          <w:r>
            <w:fldChar w:fldCharType="separate"/>
          </w:r>
          <w:r>
            <w:t>56</w:t>
          </w:r>
          <w:r>
            <w:fldChar w:fldCharType="end"/>
          </w:r>
          <w:r>
            <w:fldChar w:fldCharType="end"/>
          </w:r>
        </w:p>
        <w:p w14:paraId="723004ED">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_Toc20646 </w:instrText>
          </w:r>
          <w:r>
            <w:fldChar w:fldCharType="separate"/>
          </w:r>
          <w:r>
            <w:t xml:space="preserve">Figura </w:t>
          </w:r>
          <w:r>
            <w:rPr>
              <w:rFonts w:hint="default"/>
              <w:lang w:val="es-EC"/>
            </w:rPr>
            <w:t>4</w:t>
          </w:r>
          <w:r>
            <w:t>1. Conversión de Masa - Cliente consola</w:t>
          </w:r>
          <w:r>
            <w:tab/>
          </w:r>
          <w:r>
            <w:fldChar w:fldCharType="begin"/>
          </w:r>
          <w:r>
            <w:instrText xml:space="preserve"> PAGEREF _Toc20646 \h </w:instrText>
          </w:r>
          <w:r>
            <w:fldChar w:fldCharType="separate"/>
          </w:r>
          <w:r>
            <w:t>56</w:t>
          </w:r>
          <w:r>
            <w:fldChar w:fldCharType="end"/>
          </w:r>
          <w:r>
            <w:fldChar w:fldCharType="end"/>
          </w:r>
        </w:p>
        <w:p w14:paraId="41741D22">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_Toc19696 </w:instrText>
          </w:r>
          <w:r>
            <w:fldChar w:fldCharType="separate"/>
          </w:r>
          <w:r>
            <w:t xml:space="preserve">Figura </w:t>
          </w:r>
          <w:r>
            <w:rPr>
              <w:rFonts w:hint="default"/>
              <w:lang w:val="es-EC"/>
            </w:rPr>
            <w:t>4</w:t>
          </w:r>
          <w:r>
            <w:t>2. Conversión de Temperatura - Cliente consola</w:t>
          </w:r>
          <w:r>
            <w:tab/>
          </w:r>
          <w:r>
            <w:fldChar w:fldCharType="begin"/>
          </w:r>
          <w:r>
            <w:instrText xml:space="preserve"> PAGEREF _Toc19696 \h </w:instrText>
          </w:r>
          <w:r>
            <w:fldChar w:fldCharType="separate"/>
          </w:r>
          <w:r>
            <w:t>57</w:t>
          </w:r>
          <w:r>
            <w:fldChar w:fldCharType="end"/>
          </w:r>
          <w:r>
            <w:fldChar w:fldCharType="end"/>
          </w:r>
        </w:p>
        <w:p w14:paraId="3FA9926C">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_Toc16878 </w:instrText>
          </w:r>
          <w:r>
            <w:fldChar w:fldCharType="separate"/>
          </w:r>
          <w:r>
            <w:t>CLIENTE ESCRITORIO</w:t>
          </w:r>
          <w:r>
            <w:tab/>
          </w:r>
          <w:r>
            <w:fldChar w:fldCharType="begin"/>
          </w:r>
          <w:r>
            <w:instrText xml:space="preserve"> PAGEREF _Toc16878 \h </w:instrText>
          </w:r>
          <w:r>
            <w:fldChar w:fldCharType="separate"/>
          </w:r>
          <w:r>
            <w:t>57</w:t>
          </w:r>
          <w:r>
            <w:fldChar w:fldCharType="end"/>
          </w:r>
          <w:r>
            <w:fldChar w:fldCharType="end"/>
          </w:r>
        </w:p>
        <w:p w14:paraId="3B522B33">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_Toc30223 </w:instrText>
          </w:r>
          <w:r>
            <w:fldChar w:fldCharType="separate"/>
          </w:r>
          <w:r>
            <w:t>CREACIÓN DEL PROYECTO</w:t>
          </w:r>
          <w:r>
            <w:tab/>
          </w:r>
          <w:r>
            <w:fldChar w:fldCharType="begin"/>
          </w:r>
          <w:r>
            <w:instrText xml:space="preserve"> PAGEREF _Toc30223 \h </w:instrText>
          </w:r>
          <w:r>
            <w:fldChar w:fldCharType="separate"/>
          </w:r>
          <w:r>
            <w:t>57</w:t>
          </w:r>
          <w:r>
            <w:fldChar w:fldCharType="end"/>
          </w:r>
          <w:r>
            <w:fldChar w:fldCharType="end"/>
          </w:r>
        </w:p>
        <w:p w14:paraId="2CE1892D">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_Toc28238 </w:instrText>
          </w:r>
          <w:r>
            <w:fldChar w:fldCharType="separate"/>
          </w:r>
          <w:r>
            <w:t>ESTRUCTURA DEL PROYECTO</w:t>
          </w:r>
          <w:r>
            <w:tab/>
          </w:r>
          <w:r>
            <w:fldChar w:fldCharType="begin"/>
          </w:r>
          <w:r>
            <w:instrText xml:space="preserve"> PAGEREF _Toc28238 \h </w:instrText>
          </w:r>
          <w:r>
            <w:fldChar w:fldCharType="separate"/>
          </w:r>
          <w:r>
            <w:t>57</w:t>
          </w:r>
          <w:r>
            <w:fldChar w:fldCharType="end"/>
          </w:r>
          <w:r>
            <w:fldChar w:fldCharType="end"/>
          </w:r>
        </w:p>
        <w:p w14:paraId="19620896">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_Toc7649 </w:instrText>
          </w:r>
          <w:r>
            <w:fldChar w:fldCharType="separate"/>
          </w:r>
          <w:r>
            <w:t xml:space="preserve">Figura </w:t>
          </w:r>
          <w:r>
            <w:rPr>
              <w:rFonts w:hint="default"/>
              <w:lang w:val="es-EC"/>
            </w:rPr>
            <w:t>4</w:t>
          </w:r>
          <w:r>
            <w:t>3. Estructura del proyecto - Cliente escritorio</w:t>
          </w:r>
          <w:r>
            <w:tab/>
          </w:r>
          <w:r>
            <w:fldChar w:fldCharType="begin"/>
          </w:r>
          <w:r>
            <w:instrText xml:space="preserve"> PAGEREF _Toc7649 \h </w:instrText>
          </w:r>
          <w:r>
            <w:fldChar w:fldCharType="separate"/>
          </w:r>
          <w:r>
            <w:t>57</w:t>
          </w:r>
          <w:r>
            <w:fldChar w:fldCharType="end"/>
          </w:r>
          <w:r>
            <w:fldChar w:fldCharType="end"/>
          </w:r>
        </w:p>
        <w:p w14:paraId="6C0B199C">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_Toc934 </w:instrText>
          </w:r>
          <w:r>
            <w:fldChar w:fldCharType="separate"/>
          </w:r>
          <w:r>
            <w:t>CODIFICACIÓN DEL PROYECTO CLIENTE ESCRITORIO</w:t>
          </w:r>
          <w:r>
            <w:tab/>
          </w:r>
          <w:r>
            <w:fldChar w:fldCharType="begin"/>
          </w:r>
          <w:r>
            <w:instrText xml:space="preserve"> PAGEREF _Toc934 \h </w:instrText>
          </w:r>
          <w:r>
            <w:fldChar w:fldCharType="separate"/>
          </w:r>
          <w:r>
            <w:t>57</w:t>
          </w:r>
          <w:r>
            <w:fldChar w:fldCharType="end"/>
          </w:r>
          <w:r>
            <w:fldChar w:fldCharType="end"/>
          </w:r>
        </w:p>
        <w:p w14:paraId="3E7007FD">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_Toc31883 </w:instrText>
          </w:r>
          <w:r>
            <w:fldChar w:fldCharType="separate"/>
          </w:r>
          <w:r>
            <w:t>CREACIÓN DE MODELOS Y VISTAS</w:t>
          </w:r>
          <w:r>
            <w:tab/>
          </w:r>
          <w:r>
            <w:fldChar w:fldCharType="begin"/>
          </w:r>
          <w:r>
            <w:instrText xml:space="preserve"> PAGEREF _Toc31883 \h </w:instrText>
          </w:r>
          <w:r>
            <w:fldChar w:fldCharType="separate"/>
          </w:r>
          <w:r>
            <w:t>58</w:t>
          </w:r>
          <w:r>
            <w:fldChar w:fldCharType="end"/>
          </w:r>
          <w:r>
            <w:fldChar w:fldCharType="end"/>
          </w:r>
        </w:p>
        <w:p w14:paraId="5B64D9C4">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_Toc15405 </w:instrText>
          </w:r>
          <w:r>
            <w:fldChar w:fldCharType="separate"/>
          </w:r>
          <w:r>
            <w:t xml:space="preserve">Figura </w:t>
          </w:r>
          <w:r>
            <w:rPr>
              <w:rFonts w:hint="default"/>
              <w:lang w:val="es-EC"/>
            </w:rPr>
            <w:t>44</w:t>
          </w:r>
          <w:r>
            <w:t xml:space="preserve">. Creación de modelos- Cliente </w:t>
          </w:r>
          <w:r>
            <w:rPr>
              <w:rFonts w:hint="default"/>
              <w:lang w:val="es-EC"/>
            </w:rPr>
            <w:t>escritorio</w:t>
          </w:r>
          <w:r>
            <w:tab/>
          </w:r>
          <w:r>
            <w:fldChar w:fldCharType="begin"/>
          </w:r>
          <w:r>
            <w:instrText xml:space="preserve"> PAGEREF _Toc15405 \h </w:instrText>
          </w:r>
          <w:r>
            <w:fldChar w:fldCharType="separate"/>
          </w:r>
          <w:r>
            <w:t>58</w:t>
          </w:r>
          <w:r>
            <w:fldChar w:fldCharType="end"/>
          </w:r>
          <w:r>
            <w:fldChar w:fldCharType="end"/>
          </w:r>
        </w:p>
        <w:p w14:paraId="1184CDE8">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_Toc17287 </w:instrText>
          </w:r>
          <w:r>
            <w:fldChar w:fldCharType="separate"/>
          </w:r>
          <w:r>
            <w:t xml:space="preserve">Figura </w:t>
          </w:r>
          <w:r>
            <w:rPr>
              <w:rFonts w:hint="default"/>
              <w:lang w:val="es-EC"/>
            </w:rPr>
            <w:t>45</w:t>
          </w:r>
          <w:r>
            <w:t xml:space="preserve">. Creación de </w:t>
          </w:r>
          <w:r>
            <w:rPr>
              <w:rFonts w:hint="default"/>
              <w:lang w:val="es-EC"/>
            </w:rPr>
            <w:t>vistas</w:t>
          </w:r>
          <w:r>
            <w:t xml:space="preserve">- Cliente </w:t>
          </w:r>
          <w:r>
            <w:rPr>
              <w:rFonts w:hint="default"/>
              <w:lang w:val="es-EC"/>
            </w:rPr>
            <w:t>escritorio</w:t>
          </w:r>
          <w:r>
            <w:tab/>
          </w:r>
          <w:r>
            <w:fldChar w:fldCharType="begin"/>
          </w:r>
          <w:r>
            <w:instrText xml:space="preserve"> PAGEREF _Toc17287 \h </w:instrText>
          </w:r>
          <w:r>
            <w:fldChar w:fldCharType="separate"/>
          </w:r>
          <w:r>
            <w:t>58</w:t>
          </w:r>
          <w:r>
            <w:fldChar w:fldCharType="end"/>
          </w:r>
          <w:r>
            <w:fldChar w:fldCharType="end"/>
          </w:r>
        </w:p>
        <w:p w14:paraId="13A422AF">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_Toc19238 </w:instrText>
          </w:r>
          <w:r>
            <w:fldChar w:fldCharType="separate"/>
          </w:r>
          <w:r>
            <w:t xml:space="preserve">Tabla </w:t>
          </w:r>
          <w:r>
            <w:rPr>
              <w:rFonts w:hint="default"/>
              <w:lang w:val="es-EC"/>
            </w:rPr>
            <w:t>30.</w:t>
          </w:r>
          <w:r>
            <w:t xml:space="preserve"> Clase </w:t>
          </w:r>
          <w:r>
            <w:rPr>
              <w:rFonts w:hint="default"/>
              <w:lang w:val="es-EC"/>
            </w:rPr>
            <w:t>AppTheme</w:t>
          </w:r>
          <w:r>
            <w:t xml:space="preserve">- Cliente </w:t>
          </w:r>
          <w:r>
            <w:rPr>
              <w:rFonts w:hint="default"/>
              <w:lang w:val="es-EC"/>
            </w:rPr>
            <w:t>escritorio</w:t>
          </w:r>
          <w:r>
            <w:tab/>
          </w:r>
          <w:r>
            <w:fldChar w:fldCharType="begin"/>
          </w:r>
          <w:r>
            <w:instrText xml:space="preserve"> PAGEREF _Toc19238 \h </w:instrText>
          </w:r>
          <w:r>
            <w:fldChar w:fldCharType="separate"/>
          </w:r>
          <w:r>
            <w:t>59</w:t>
          </w:r>
          <w:r>
            <w:fldChar w:fldCharType="end"/>
          </w:r>
          <w:r>
            <w:fldChar w:fldCharType="end"/>
          </w:r>
        </w:p>
        <w:p w14:paraId="09F74D9B">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_Toc18934 </w:instrText>
          </w:r>
          <w:r>
            <w:fldChar w:fldCharType="separate"/>
          </w:r>
          <w:r>
            <w:t xml:space="preserve">Tabla </w:t>
          </w:r>
          <w:r>
            <w:rPr>
              <w:rFonts w:hint="default"/>
              <w:lang w:val="es-EC"/>
            </w:rPr>
            <w:t>31</w:t>
          </w:r>
          <w:r>
            <w:t xml:space="preserve">. Clase </w:t>
          </w:r>
          <w:r>
            <w:rPr>
              <w:rFonts w:hint="default"/>
              <w:lang w:val="es-EC"/>
            </w:rPr>
            <w:t>PanelConversionVista</w:t>
          </w:r>
          <w:r>
            <w:t xml:space="preserve">- Cliente </w:t>
          </w:r>
          <w:r>
            <w:rPr>
              <w:rFonts w:hint="default"/>
              <w:lang w:val="es-EC"/>
            </w:rPr>
            <w:t>escritorio</w:t>
          </w:r>
          <w:r>
            <w:tab/>
          </w:r>
          <w:r>
            <w:fldChar w:fldCharType="begin"/>
          </w:r>
          <w:r>
            <w:instrText xml:space="preserve"> PAGEREF _Toc18934 \h </w:instrText>
          </w:r>
          <w:r>
            <w:fldChar w:fldCharType="separate"/>
          </w:r>
          <w:r>
            <w:t>64</w:t>
          </w:r>
          <w:r>
            <w:fldChar w:fldCharType="end"/>
          </w:r>
          <w:r>
            <w:fldChar w:fldCharType="end"/>
          </w:r>
        </w:p>
        <w:p w14:paraId="31C638FB">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_Toc112 </w:instrText>
          </w:r>
          <w:r>
            <w:fldChar w:fldCharType="separate"/>
          </w:r>
          <w:r>
            <w:t xml:space="preserve">Tabla </w:t>
          </w:r>
          <w:r>
            <w:rPr>
              <w:rFonts w:hint="default"/>
              <w:lang w:val="es-EC"/>
            </w:rPr>
            <w:t>33</w:t>
          </w:r>
          <w:r>
            <w:t xml:space="preserve">. Clase </w:t>
          </w:r>
          <w:r>
            <w:rPr>
              <w:rFonts w:hint="default"/>
            </w:rPr>
            <w:t>TipoConversion</w:t>
          </w:r>
          <w:r>
            <w:t xml:space="preserve">- Cliente </w:t>
          </w:r>
          <w:r>
            <w:rPr>
              <w:rFonts w:hint="default"/>
              <w:lang w:val="es-EC"/>
            </w:rPr>
            <w:t>escritorio</w:t>
          </w:r>
          <w:r>
            <w:tab/>
          </w:r>
          <w:r>
            <w:fldChar w:fldCharType="begin"/>
          </w:r>
          <w:r>
            <w:instrText xml:space="preserve"> PAGEREF _Toc112 \h </w:instrText>
          </w:r>
          <w:r>
            <w:fldChar w:fldCharType="separate"/>
          </w:r>
          <w:r>
            <w:t>69</w:t>
          </w:r>
          <w:r>
            <w:fldChar w:fldCharType="end"/>
          </w:r>
          <w:r>
            <w:fldChar w:fldCharType="end"/>
          </w:r>
        </w:p>
        <w:p w14:paraId="289DBB8B">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_Toc10351 </w:instrText>
          </w:r>
          <w:r>
            <w:fldChar w:fldCharType="separate"/>
          </w:r>
          <w:r>
            <w:t xml:space="preserve">Tabla </w:t>
          </w:r>
          <w:r>
            <w:rPr>
              <w:rFonts w:hint="default"/>
              <w:lang w:val="es-EC"/>
            </w:rPr>
            <w:t>34</w:t>
          </w:r>
          <w:r>
            <w:t xml:space="preserve">. Clase </w:t>
          </w:r>
          <w:r>
            <w:rPr>
              <w:rFonts w:hint="default"/>
            </w:rPr>
            <w:t>ResultadoConversion</w:t>
          </w:r>
          <w:r>
            <w:t xml:space="preserve">- Cliente </w:t>
          </w:r>
          <w:r>
            <w:rPr>
              <w:rFonts w:hint="default"/>
              <w:lang w:val="es-EC"/>
            </w:rPr>
            <w:t>escritorio</w:t>
          </w:r>
          <w:r>
            <w:tab/>
          </w:r>
          <w:r>
            <w:fldChar w:fldCharType="begin"/>
          </w:r>
          <w:r>
            <w:instrText xml:space="preserve"> PAGEREF _Toc10351 \h </w:instrText>
          </w:r>
          <w:r>
            <w:fldChar w:fldCharType="separate"/>
          </w:r>
          <w:r>
            <w:t>70</w:t>
          </w:r>
          <w:r>
            <w:fldChar w:fldCharType="end"/>
          </w:r>
          <w:r>
            <w:fldChar w:fldCharType="end"/>
          </w:r>
        </w:p>
        <w:p w14:paraId="2E7DB1DA">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_Toc24984 </w:instrText>
          </w:r>
          <w:r>
            <w:fldChar w:fldCharType="separate"/>
          </w:r>
          <w:r>
            <w:t xml:space="preserve">Figura </w:t>
          </w:r>
          <w:r>
            <w:rPr>
              <w:rFonts w:hint="default"/>
              <w:lang w:val="es-EC"/>
            </w:rPr>
            <w:t>46</w:t>
          </w:r>
          <w:r>
            <w:t xml:space="preserve">. Creación de </w:t>
          </w:r>
          <w:r>
            <w:rPr>
              <w:rFonts w:hint="default"/>
              <w:lang w:val="es-EC"/>
            </w:rPr>
            <w:t>servicios</w:t>
          </w:r>
          <w:r>
            <w:t>- Cliente consola</w:t>
          </w:r>
          <w:r>
            <w:tab/>
          </w:r>
          <w:r>
            <w:fldChar w:fldCharType="begin"/>
          </w:r>
          <w:r>
            <w:instrText xml:space="preserve"> PAGEREF _Toc24984 \h </w:instrText>
          </w:r>
          <w:r>
            <w:fldChar w:fldCharType="separate"/>
          </w:r>
          <w:r>
            <w:t>71</w:t>
          </w:r>
          <w:r>
            <w:fldChar w:fldCharType="end"/>
          </w:r>
          <w:r>
            <w:fldChar w:fldCharType="end"/>
          </w:r>
        </w:p>
        <w:p w14:paraId="2ADA27B3">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_Toc10332 </w:instrText>
          </w:r>
          <w:r>
            <w:fldChar w:fldCharType="separate"/>
          </w:r>
          <w:r>
            <w:t xml:space="preserve">Figura </w:t>
          </w:r>
          <w:r>
            <w:rPr>
              <w:rFonts w:hint="default"/>
              <w:lang w:val="es-EC"/>
            </w:rPr>
            <w:t>47</w:t>
          </w:r>
          <w:r>
            <w:t xml:space="preserve">. Creación de </w:t>
          </w:r>
          <w:r>
            <w:rPr>
              <w:rFonts w:hint="default"/>
              <w:lang w:val="es-EC"/>
            </w:rPr>
            <w:t>configuracion</w:t>
          </w:r>
          <w:r>
            <w:t>- Cliente consola</w:t>
          </w:r>
          <w:r>
            <w:tab/>
          </w:r>
          <w:r>
            <w:fldChar w:fldCharType="begin"/>
          </w:r>
          <w:r>
            <w:instrText xml:space="preserve"> PAGEREF _Toc10332 \h </w:instrText>
          </w:r>
          <w:r>
            <w:fldChar w:fldCharType="separate"/>
          </w:r>
          <w:r>
            <w:t>71</w:t>
          </w:r>
          <w:r>
            <w:fldChar w:fldCharType="end"/>
          </w:r>
          <w:r>
            <w:fldChar w:fldCharType="end"/>
          </w:r>
        </w:p>
        <w:p w14:paraId="705C5717">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_Toc11332 </w:instrText>
          </w:r>
          <w:r>
            <w:fldChar w:fldCharType="separate"/>
          </w:r>
          <w:r>
            <w:t xml:space="preserve">Figura </w:t>
          </w:r>
          <w:r>
            <w:rPr>
              <w:rFonts w:hint="default"/>
              <w:lang w:val="es-EC"/>
            </w:rPr>
            <w:t>48</w:t>
          </w:r>
          <w:r>
            <w:t xml:space="preserve">. Creación de </w:t>
          </w:r>
          <w:r>
            <w:rPr>
              <w:rFonts w:hint="default"/>
              <w:lang w:val="es-EC"/>
            </w:rPr>
            <w:t>componentes de seguridad</w:t>
          </w:r>
          <w:r>
            <w:t>- Cliente consola</w:t>
          </w:r>
          <w:r>
            <w:tab/>
          </w:r>
          <w:r>
            <w:fldChar w:fldCharType="begin"/>
          </w:r>
          <w:r>
            <w:instrText xml:space="preserve"> PAGEREF _Toc11332 \h </w:instrText>
          </w:r>
          <w:r>
            <w:fldChar w:fldCharType="separate"/>
          </w:r>
          <w:r>
            <w:t>71</w:t>
          </w:r>
          <w:r>
            <w:fldChar w:fldCharType="end"/>
          </w:r>
          <w:r>
            <w:fldChar w:fldCharType="end"/>
          </w:r>
        </w:p>
        <w:p w14:paraId="60A340AB">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_Toc19233 </w:instrText>
          </w:r>
          <w:r>
            <w:fldChar w:fldCharType="separate"/>
          </w:r>
          <w:r>
            <w:t xml:space="preserve">Tabla </w:t>
          </w:r>
          <w:r>
            <w:rPr>
              <w:rFonts w:hint="default"/>
              <w:lang w:val="es-EC"/>
            </w:rPr>
            <w:t>35</w:t>
          </w:r>
          <w:r>
            <w:t xml:space="preserve">. Clase </w:t>
          </w:r>
          <w:r>
            <w:rPr>
              <w:rFonts w:hint="default"/>
            </w:rPr>
            <w:t>WSConversorCliente</w:t>
          </w:r>
          <w:r>
            <w:t xml:space="preserve">- Cliente </w:t>
          </w:r>
          <w:r>
            <w:rPr>
              <w:rFonts w:hint="default"/>
              <w:lang w:val="es-EC"/>
            </w:rPr>
            <w:t>escritorio</w:t>
          </w:r>
          <w:r>
            <w:tab/>
          </w:r>
          <w:r>
            <w:fldChar w:fldCharType="begin"/>
          </w:r>
          <w:r>
            <w:instrText xml:space="preserve"> PAGEREF _Toc19233 \h </w:instrText>
          </w:r>
          <w:r>
            <w:fldChar w:fldCharType="separate"/>
          </w:r>
          <w:r>
            <w:t>72</w:t>
          </w:r>
          <w:r>
            <w:fldChar w:fldCharType="end"/>
          </w:r>
          <w:r>
            <w:fldChar w:fldCharType="end"/>
          </w:r>
        </w:p>
        <w:p w14:paraId="12D5ABAA">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_Toc5430 </w:instrText>
          </w:r>
          <w:r>
            <w:fldChar w:fldCharType="separate"/>
          </w:r>
          <w:r>
            <w:t xml:space="preserve">Tabla </w:t>
          </w:r>
          <w:r>
            <w:rPr>
              <w:rFonts w:hint="default"/>
              <w:lang w:val="es-EC"/>
            </w:rPr>
            <w:t>36</w:t>
          </w:r>
          <w:r>
            <w:t xml:space="preserve">. Clase </w:t>
          </w:r>
          <w:r>
            <w:rPr>
              <w:rFonts w:hint="default"/>
            </w:rPr>
            <w:t>SoapConfig</w:t>
          </w:r>
          <w:r>
            <w:t xml:space="preserve">- Cliente </w:t>
          </w:r>
          <w:r>
            <w:rPr>
              <w:rFonts w:hint="default"/>
              <w:lang w:val="es-EC"/>
            </w:rPr>
            <w:t>escritorio</w:t>
          </w:r>
          <w:r>
            <w:tab/>
          </w:r>
          <w:r>
            <w:fldChar w:fldCharType="begin"/>
          </w:r>
          <w:r>
            <w:instrText xml:space="preserve"> PAGEREF _Toc5430 \h </w:instrText>
          </w:r>
          <w:r>
            <w:fldChar w:fldCharType="separate"/>
          </w:r>
          <w:r>
            <w:t>73</w:t>
          </w:r>
          <w:r>
            <w:fldChar w:fldCharType="end"/>
          </w:r>
          <w:r>
            <w:fldChar w:fldCharType="end"/>
          </w:r>
        </w:p>
        <w:p w14:paraId="07B0AA4F">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_Toc4006 </w:instrText>
          </w:r>
          <w:r>
            <w:fldChar w:fldCharType="separate"/>
          </w:r>
          <w:r>
            <w:t xml:space="preserve">Tabla </w:t>
          </w:r>
          <w:r>
            <w:rPr>
              <w:rFonts w:hint="default"/>
              <w:lang w:val="es-EC"/>
            </w:rPr>
            <w:t>37</w:t>
          </w:r>
          <w:r>
            <w:t xml:space="preserve">. Clase </w:t>
          </w:r>
          <w:r>
            <w:rPr>
              <w:rFonts w:hint="default"/>
            </w:rPr>
            <w:t>AdministradorTokensCliente</w:t>
          </w:r>
          <w:r>
            <w:t xml:space="preserve">- Cliente </w:t>
          </w:r>
          <w:r>
            <w:rPr>
              <w:rFonts w:hint="default"/>
              <w:lang w:val="es-EC"/>
            </w:rPr>
            <w:t>escritorio</w:t>
          </w:r>
          <w:r>
            <w:tab/>
          </w:r>
          <w:r>
            <w:fldChar w:fldCharType="begin"/>
          </w:r>
          <w:r>
            <w:instrText xml:space="preserve"> PAGEREF _Toc4006 \h </w:instrText>
          </w:r>
          <w:r>
            <w:fldChar w:fldCharType="separate"/>
          </w:r>
          <w:r>
            <w:t>74</w:t>
          </w:r>
          <w:r>
            <w:fldChar w:fldCharType="end"/>
          </w:r>
          <w:r>
            <w:fldChar w:fldCharType="end"/>
          </w:r>
        </w:p>
        <w:p w14:paraId="795A415E">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_Toc28732 </w:instrText>
          </w:r>
          <w:r>
            <w:fldChar w:fldCharType="separate"/>
          </w:r>
          <w:r>
            <w:t xml:space="preserve">Tabla </w:t>
          </w:r>
          <w:r>
            <w:rPr>
              <w:rFonts w:hint="default"/>
              <w:lang w:val="es-EC"/>
            </w:rPr>
            <w:t>38</w:t>
          </w:r>
          <w:r>
            <w:t xml:space="preserve">. Clase </w:t>
          </w:r>
          <w:r>
            <w:rPr>
              <w:rFonts w:hint="default"/>
            </w:rPr>
            <w:t>ManejadorClienteAutenticacion</w:t>
          </w:r>
          <w:r>
            <w:t xml:space="preserve">- Cliente </w:t>
          </w:r>
          <w:r>
            <w:rPr>
              <w:rFonts w:hint="default"/>
              <w:lang w:val="es-EC"/>
            </w:rPr>
            <w:t>escritorio</w:t>
          </w:r>
          <w:r>
            <w:tab/>
          </w:r>
          <w:r>
            <w:fldChar w:fldCharType="begin"/>
          </w:r>
          <w:r>
            <w:instrText xml:space="preserve"> PAGEREF _Toc28732 \h </w:instrText>
          </w:r>
          <w:r>
            <w:fldChar w:fldCharType="separate"/>
          </w:r>
          <w:r>
            <w:t>74</w:t>
          </w:r>
          <w:r>
            <w:fldChar w:fldCharType="end"/>
          </w:r>
          <w:r>
            <w:fldChar w:fldCharType="end"/>
          </w:r>
        </w:p>
        <w:p w14:paraId="3B83781B">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_Toc4342 </w:instrText>
          </w:r>
          <w:r>
            <w:fldChar w:fldCharType="separate"/>
          </w:r>
          <w:r>
            <w:t xml:space="preserve">Tabla </w:t>
          </w:r>
          <w:r>
            <w:rPr>
              <w:rFonts w:hint="default"/>
              <w:lang w:val="es-EC"/>
            </w:rPr>
            <w:t>39</w:t>
          </w:r>
          <w:r>
            <w:t xml:space="preserve">. Clase </w:t>
          </w:r>
          <w:r>
            <w:rPr>
              <w:rFonts w:hint="default"/>
            </w:rPr>
            <w:t>TlsInseguro</w:t>
          </w:r>
          <w:r>
            <w:rPr>
              <w:rFonts w:hint="default"/>
              <w:lang w:val="es-EC"/>
            </w:rPr>
            <w:t xml:space="preserve"> </w:t>
          </w:r>
          <w:r>
            <w:t xml:space="preserve">- Cliente </w:t>
          </w:r>
          <w:r>
            <w:rPr>
              <w:rFonts w:hint="default"/>
              <w:lang w:val="es-EC"/>
            </w:rPr>
            <w:t>escritorio</w:t>
          </w:r>
          <w:r>
            <w:tab/>
          </w:r>
          <w:r>
            <w:fldChar w:fldCharType="begin"/>
          </w:r>
          <w:r>
            <w:instrText xml:space="preserve"> PAGEREF _Toc4342 \h </w:instrText>
          </w:r>
          <w:r>
            <w:fldChar w:fldCharType="separate"/>
          </w:r>
          <w:r>
            <w:t>75</w:t>
          </w:r>
          <w:r>
            <w:fldChar w:fldCharType="end"/>
          </w:r>
          <w:r>
            <w:fldChar w:fldCharType="end"/>
          </w:r>
        </w:p>
        <w:p w14:paraId="0B0508CD">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_Toc4293 </w:instrText>
          </w:r>
          <w:r>
            <w:fldChar w:fldCharType="separate"/>
          </w:r>
          <w:r>
            <w:t xml:space="preserve">Figura </w:t>
          </w:r>
          <w:r>
            <w:rPr>
              <w:rFonts w:hint="default"/>
              <w:lang w:val="es-EC"/>
            </w:rPr>
            <w:t>49</w:t>
          </w:r>
          <w:r>
            <w:t>. Creación de c</w:t>
          </w:r>
          <w:r>
            <w:rPr>
              <w:rFonts w:hint="default"/>
              <w:lang w:val="es-EC"/>
            </w:rPr>
            <w:t>ontroladores</w:t>
          </w:r>
          <w:r>
            <w:t>- Cliente consola</w:t>
          </w:r>
          <w:r>
            <w:tab/>
          </w:r>
          <w:r>
            <w:fldChar w:fldCharType="begin"/>
          </w:r>
          <w:r>
            <w:instrText xml:space="preserve"> PAGEREF _Toc4293 \h </w:instrText>
          </w:r>
          <w:r>
            <w:fldChar w:fldCharType="separate"/>
          </w:r>
          <w:r>
            <w:t>76</w:t>
          </w:r>
          <w:r>
            <w:fldChar w:fldCharType="end"/>
          </w:r>
          <w:r>
            <w:fldChar w:fldCharType="end"/>
          </w:r>
        </w:p>
        <w:p w14:paraId="6D698AF1">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_Toc12049 </w:instrText>
          </w:r>
          <w:r>
            <w:fldChar w:fldCharType="separate"/>
          </w:r>
          <w:r>
            <w:t xml:space="preserve">Tabla </w:t>
          </w:r>
          <w:r>
            <w:rPr>
              <w:rFonts w:hint="default"/>
              <w:lang w:val="es-EC"/>
            </w:rPr>
            <w:t>40</w:t>
          </w:r>
          <w:r>
            <w:t xml:space="preserve">. Clase </w:t>
          </w:r>
          <w:r>
            <w:rPr>
              <w:rFonts w:hint="default"/>
              <w:lang w:val="es-EC"/>
            </w:rPr>
            <w:t xml:space="preserve">MainController </w:t>
          </w:r>
          <w:r>
            <w:t xml:space="preserve">- Cliente </w:t>
          </w:r>
          <w:r>
            <w:rPr>
              <w:rFonts w:hint="default"/>
              <w:lang w:val="es-EC"/>
            </w:rPr>
            <w:t>escritorio</w:t>
          </w:r>
          <w:r>
            <w:tab/>
          </w:r>
          <w:r>
            <w:fldChar w:fldCharType="begin"/>
          </w:r>
          <w:r>
            <w:instrText xml:space="preserve"> PAGEREF _Toc12049 \h </w:instrText>
          </w:r>
          <w:r>
            <w:fldChar w:fldCharType="separate"/>
          </w:r>
          <w:r>
            <w:t>76</w:t>
          </w:r>
          <w:r>
            <w:fldChar w:fldCharType="end"/>
          </w:r>
          <w:r>
            <w:fldChar w:fldCharType="end"/>
          </w:r>
        </w:p>
        <w:p w14:paraId="716E1A87">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_Toc28659 </w:instrText>
          </w:r>
          <w:r>
            <w:fldChar w:fldCharType="separate"/>
          </w:r>
          <w:r>
            <w:t xml:space="preserve">Tabla </w:t>
          </w:r>
          <w:r>
            <w:rPr>
              <w:rFonts w:hint="default"/>
              <w:lang w:val="es-EC"/>
            </w:rPr>
            <w:t>41</w:t>
          </w:r>
          <w:r>
            <w:t xml:space="preserve">. Clase </w:t>
          </w:r>
          <w:r>
            <w:rPr>
              <w:rFonts w:hint="default"/>
            </w:rPr>
            <w:t>LoginController</w:t>
          </w:r>
          <w:r>
            <w:t>- Cliente consola</w:t>
          </w:r>
          <w:r>
            <w:tab/>
          </w:r>
          <w:r>
            <w:fldChar w:fldCharType="begin"/>
          </w:r>
          <w:r>
            <w:instrText xml:space="preserve"> PAGEREF _Toc28659 \h </w:instrText>
          </w:r>
          <w:r>
            <w:fldChar w:fldCharType="separate"/>
          </w:r>
          <w:r>
            <w:t>76</w:t>
          </w:r>
          <w:r>
            <w:fldChar w:fldCharType="end"/>
          </w:r>
          <w:r>
            <w:fldChar w:fldCharType="end"/>
          </w:r>
        </w:p>
        <w:p w14:paraId="56716459">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_Toc15146 </w:instrText>
          </w:r>
          <w:r>
            <w:fldChar w:fldCharType="separate"/>
          </w:r>
          <w:r>
            <w:t xml:space="preserve">Tabla </w:t>
          </w:r>
          <w:r>
            <w:rPr>
              <w:rFonts w:hint="default"/>
              <w:lang w:val="es-EC"/>
            </w:rPr>
            <w:t>43</w:t>
          </w:r>
          <w:r>
            <w:t xml:space="preserve">. Clase </w:t>
          </w:r>
          <w:r>
            <w:rPr>
              <w:rFonts w:hint="default"/>
            </w:rPr>
            <w:t>ConversionController</w:t>
          </w:r>
          <w:r>
            <w:t>- Cliente consola</w:t>
          </w:r>
          <w:r>
            <w:tab/>
          </w:r>
          <w:r>
            <w:fldChar w:fldCharType="begin"/>
          </w:r>
          <w:r>
            <w:instrText xml:space="preserve"> PAGEREF _Toc15146 \h </w:instrText>
          </w:r>
          <w:r>
            <w:fldChar w:fldCharType="separate"/>
          </w:r>
          <w:r>
            <w:t>77</w:t>
          </w:r>
          <w:r>
            <w:fldChar w:fldCharType="end"/>
          </w:r>
          <w:r>
            <w:fldChar w:fldCharType="end"/>
          </w:r>
        </w:p>
        <w:p w14:paraId="164BF8BB">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_Toc19551 </w:instrText>
          </w:r>
          <w:r>
            <w:fldChar w:fldCharType="separate"/>
          </w:r>
          <w:r>
            <w:t xml:space="preserve">Figura </w:t>
          </w:r>
          <w:r>
            <w:rPr>
              <w:rFonts w:hint="default"/>
              <w:lang w:val="es-EC"/>
            </w:rPr>
            <w:t>50</w:t>
          </w:r>
          <w:r>
            <w:t>. Creación de clase principal - Cliente consola</w:t>
          </w:r>
          <w:r>
            <w:tab/>
          </w:r>
          <w:r>
            <w:fldChar w:fldCharType="begin"/>
          </w:r>
          <w:r>
            <w:instrText xml:space="preserve"> PAGEREF _Toc19551 \h </w:instrText>
          </w:r>
          <w:r>
            <w:fldChar w:fldCharType="separate"/>
          </w:r>
          <w:r>
            <w:t>80</w:t>
          </w:r>
          <w:r>
            <w:fldChar w:fldCharType="end"/>
          </w:r>
          <w:r>
            <w:fldChar w:fldCharType="end"/>
          </w:r>
        </w:p>
        <w:p w14:paraId="48706765">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_Toc10975 </w:instrText>
          </w:r>
          <w:r>
            <w:fldChar w:fldCharType="separate"/>
          </w:r>
          <w:r>
            <w:t xml:space="preserve">Tabla </w:t>
          </w:r>
          <w:r>
            <w:rPr>
              <w:rFonts w:hint="default"/>
              <w:lang w:val="es-EC"/>
            </w:rPr>
            <w:t>44</w:t>
          </w:r>
          <w:r>
            <w:t xml:space="preserve">. Clase </w:t>
          </w:r>
          <w:r>
            <w:rPr>
              <w:rFonts w:ascii="Courier New" w:hAnsi="Courier New"/>
            </w:rPr>
            <w:t>CLIESC_JAVA_SOAP</w:t>
          </w:r>
          <w:r>
            <w:t xml:space="preserve">- Cliente </w:t>
          </w:r>
          <w:r>
            <w:rPr>
              <w:rFonts w:hint="default"/>
              <w:lang w:val="es-EC"/>
            </w:rPr>
            <w:t>escritorio</w:t>
          </w:r>
          <w:r>
            <w:tab/>
          </w:r>
          <w:r>
            <w:fldChar w:fldCharType="begin"/>
          </w:r>
          <w:r>
            <w:instrText xml:space="preserve"> PAGEREF _Toc10975 \h </w:instrText>
          </w:r>
          <w:r>
            <w:fldChar w:fldCharType="separate"/>
          </w:r>
          <w:r>
            <w:t>81</w:t>
          </w:r>
          <w:r>
            <w:fldChar w:fldCharType="end"/>
          </w:r>
          <w:r>
            <w:fldChar w:fldCharType="end"/>
          </w:r>
        </w:p>
        <w:p w14:paraId="4BEE1648">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_Toc22770 </w:instrText>
          </w:r>
          <w:r>
            <w:fldChar w:fldCharType="separate"/>
          </w:r>
          <w:r>
            <w:t>EJECUCIÓN DEL CLIENTE DE CONSOLA</w:t>
          </w:r>
          <w:r>
            <w:tab/>
          </w:r>
          <w:r>
            <w:fldChar w:fldCharType="begin"/>
          </w:r>
          <w:r>
            <w:instrText xml:space="preserve"> PAGEREF _Toc22770 \h </w:instrText>
          </w:r>
          <w:r>
            <w:fldChar w:fldCharType="separate"/>
          </w:r>
          <w:r>
            <w:t>81</w:t>
          </w:r>
          <w:r>
            <w:fldChar w:fldCharType="end"/>
          </w:r>
          <w:r>
            <w:fldChar w:fldCharType="end"/>
          </w:r>
        </w:p>
        <w:p w14:paraId="59D066A1">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_Toc12850 </w:instrText>
          </w:r>
          <w:r>
            <w:fldChar w:fldCharType="separate"/>
          </w:r>
          <w:r>
            <w:tab/>
          </w:r>
          <w:r>
            <w:fldChar w:fldCharType="begin"/>
          </w:r>
          <w:r>
            <w:instrText xml:space="preserve"> PAGEREF _Toc12850 \h </w:instrText>
          </w:r>
          <w:r>
            <w:fldChar w:fldCharType="separate"/>
          </w:r>
          <w:r>
            <w:t>81</w:t>
          </w:r>
          <w:r>
            <w:fldChar w:fldCharType="end"/>
          </w:r>
          <w:r>
            <w:fldChar w:fldCharType="end"/>
          </w:r>
        </w:p>
        <w:p w14:paraId="363EDC0F">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_Toc31606 </w:instrText>
          </w:r>
          <w:r>
            <w:fldChar w:fldCharType="separate"/>
          </w:r>
          <w:r>
            <w:t xml:space="preserve">Figura </w:t>
          </w:r>
          <w:r>
            <w:rPr>
              <w:rFonts w:hint="default"/>
              <w:lang w:val="es-EC"/>
            </w:rPr>
            <w:t>51</w:t>
          </w:r>
          <w:r>
            <w:t>. Login - Cliente consola</w:t>
          </w:r>
          <w:r>
            <w:tab/>
          </w:r>
          <w:r>
            <w:fldChar w:fldCharType="begin"/>
          </w:r>
          <w:r>
            <w:instrText xml:space="preserve"> PAGEREF _Toc31606 \h </w:instrText>
          </w:r>
          <w:r>
            <w:fldChar w:fldCharType="separate"/>
          </w:r>
          <w:r>
            <w:t>81</w:t>
          </w:r>
          <w:r>
            <w:fldChar w:fldCharType="end"/>
          </w:r>
          <w:r>
            <w:fldChar w:fldCharType="end"/>
          </w:r>
        </w:p>
        <w:p w14:paraId="510BE34C">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_Toc25165 </w:instrText>
          </w:r>
          <w:r>
            <w:fldChar w:fldCharType="separate"/>
          </w:r>
          <w:r>
            <w:t xml:space="preserve">Figura </w:t>
          </w:r>
          <w:r>
            <w:rPr>
              <w:rFonts w:hint="default"/>
              <w:lang w:val="es-EC"/>
            </w:rPr>
            <w:t>52</w:t>
          </w:r>
          <w:r>
            <w:t>. Conversión de Temperatura - Cliente consola</w:t>
          </w:r>
          <w:r>
            <w:tab/>
          </w:r>
          <w:r>
            <w:fldChar w:fldCharType="begin"/>
          </w:r>
          <w:r>
            <w:instrText xml:space="preserve"> PAGEREF _Toc25165 \h </w:instrText>
          </w:r>
          <w:r>
            <w:fldChar w:fldCharType="separate"/>
          </w:r>
          <w:r>
            <w:t>82</w:t>
          </w:r>
          <w:r>
            <w:fldChar w:fldCharType="end"/>
          </w:r>
          <w:r>
            <w:fldChar w:fldCharType="end"/>
          </w:r>
        </w:p>
        <w:p w14:paraId="20276F05">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_Toc24788 </w:instrText>
          </w:r>
          <w:r>
            <w:fldChar w:fldCharType="separate"/>
          </w:r>
          <w:r>
            <w:t>CLIENTE WEB</w:t>
          </w:r>
          <w:r>
            <w:tab/>
          </w:r>
          <w:r>
            <w:fldChar w:fldCharType="begin"/>
          </w:r>
          <w:r>
            <w:instrText xml:space="preserve"> PAGEREF _Toc24788 \h </w:instrText>
          </w:r>
          <w:r>
            <w:fldChar w:fldCharType="separate"/>
          </w:r>
          <w:r>
            <w:t>82</w:t>
          </w:r>
          <w:r>
            <w:fldChar w:fldCharType="end"/>
          </w:r>
          <w:r>
            <w:fldChar w:fldCharType="end"/>
          </w:r>
        </w:p>
        <w:p w14:paraId="1C817CD1">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_Toc6992 </w:instrText>
          </w:r>
          <w:r>
            <w:fldChar w:fldCharType="separate"/>
          </w:r>
          <w:r>
            <w:t>CREACIÓN DEL PROYECTO</w:t>
          </w:r>
          <w:r>
            <w:tab/>
          </w:r>
          <w:r>
            <w:fldChar w:fldCharType="begin"/>
          </w:r>
          <w:r>
            <w:instrText xml:space="preserve"> PAGEREF _Toc6992 \h </w:instrText>
          </w:r>
          <w:r>
            <w:fldChar w:fldCharType="separate"/>
          </w:r>
          <w:r>
            <w:t>82</w:t>
          </w:r>
          <w:r>
            <w:fldChar w:fldCharType="end"/>
          </w:r>
          <w:r>
            <w:fldChar w:fldCharType="end"/>
          </w:r>
        </w:p>
        <w:p w14:paraId="08A9BD75">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_Toc7190 </w:instrText>
          </w:r>
          <w:r>
            <w:fldChar w:fldCharType="separate"/>
          </w:r>
          <w:r>
            <w:t>ESTRUCTURA DEL PROYECTO</w:t>
          </w:r>
          <w:r>
            <w:tab/>
          </w:r>
          <w:r>
            <w:fldChar w:fldCharType="begin"/>
          </w:r>
          <w:r>
            <w:instrText xml:space="preserve"> PAGEREF _Toc7190 \h </w:instrText>
          </w:r>
          <w:r>
            <w:fldChar w:fldCharType="separate"/>
          </w:r>
          <w:r>
            <w:t>82</w:t>
          </w:r>
          <w:r>
            <w:fldChar w:fldCharType="end"/>
          </w:r>
          <w:r>
            <w:fldChar w:fldCharType="end"/>
          </w:r>
        </w:p>
        <w:p w14:paraId="6C21CABF">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_Toc20932 </w:instrText>
          </w:r>
          <w:r>
            <w:fldChar w:fldCharType="separate"/>
          </w:r>
          <w:r>
            <w:t xml:space="preserve">Figura </w:t>
          </w:r>
          <w:r>
            <w:rPr>
              <w:rFonts w:hint="default"/>
              <w:lang w:val="es-EC"/>
            </w:rPr>
            <w:t>53</w:t>
          </w:r>
          <w:r>
            <w:t>. Estructura del proyecto - Cliente web</w:t>
          </w:r>
          <w:r>
            <w:tab/>
          </w:r>
          <w:r>
            <w:fldChar w:fldCharType="begin"/>
          </w:r>
          <w:r>
            <w:instrText xml:space="preserve"> PAGEREF _Toc20932 \h </w:instrText>
          </w:r>
          <w:r>
            <w:fldChar w:fldCharType="separate"/>
          </w:r>
          <w:r>
            <w:t>82</w:t>
          </w:r>
          <w:r>
            <w:fldChar w:fldCharType="end"/>
          </w:r>
          <w:r>
            <w:fldChar w:fldCharType="end"/>
          </w:r>
        </w:p>
        <w:p w14:paraId="55890953">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_Toc28328 </w:instrText>
          </w:r>
          <w:r>
            <w:fldChar w:fldCharType="separate"/>
          </w:r>
          <w:r>
            <w:t>CODIFICACIÓN DEL PROYECTO CLIENTE WEB</w:t>
          </w:r>
          <w:r>
            <w:tab/>
          </w:r>
          <w:r>
            <w:fldChar w:fldCharType="begin"/>
          </w:r>
          <w:r>
            <w:instrText xml:space="preserve"> PAGEREF _Toc28328 \h </w:instrText>
          </w:r>
          <w:r>
            <w:fldChar w:fldCharType="separate"/>
          </w:r>
          <w:r>
            <w:t>82</w:t>
          </w:r>
          <w:r>
            <w:fldChar w:fldCharType="end"/>
          </w:r>
          <w:r>
            <w:fldChar w:fldCharType="end"/>
          </w:r>
        </w:p>
        <w:p w14:paraId="504039BE">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_Toc27748 </w:instrText>
          </w:r>
          <w:r>
            <w:fldChar w:fldCharType="separate"/>
          </w:r>
          <w:r>
            <w:t xml:space="preserve">Figura </w:t>
          </w:r>
          <w:r>
            <w:rPr>
              <w:rFonts w:hint="default"/>
              <w:lang w:val="es-EC"/>
            </w:rPr>
            <w:t>54</w:t>
          </w:r>
          <w:r>
            <w:t xml:space="preserve">. Creación de </w:t>
          </w:r>
          <w:r>
            <w:rPr>
              <w:rFonts w:hint="default"/>
              <w:lang w:val="es-EC"/>
            </w:rPr>
            <w:t>servicios</w:t>
          </w:r>
          <w:r>
            <w:t>- Cliente web</w:t>
          </w:r>
          <w:r>
            <w:tab/>
          </w:r>
          <w:r>
            <w:fldChar w:fldCharType="begin"/>
          </w:r>
          <w:r>
            <w:instrText xml:space="preserve"> PAGEREF _Toc27748 \h </w:instrText>
          </w:r>
          <w:r>
            <w:fldChar w:fldCharType="separate"/>
          </w:r>
          <w:r>
            <w:t>83</w:t>
          </w:r>
          <w:r>
            <w:fldChar w:fldCharType="end"/>
          </w:r>
          <w:r>
            <w:fldChar w:fldCharType="end"/>
          </w:r>
        </w:p>
        <w:p w14:paraId="53704CCD">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_Toc2922 </w:instrText>
          </w:r>
          <w:r>
            <w:fldChar w:fldCharType="separate"/>
          </w:r>
          <w:r>
            <w:t xml:space="preserve">Tabla </w:t>
          </w:r>
          <w:r>
            <w:rPr>
              <w:rFonts w:hint="default"/>
              <w:lang w:val="es-EC"/>
            </w:rPr>
            <w:t>45</w:t>
          </w:r>
          <w:r>
            <w:t xml:space="preserve">. Clase </w:t>
          </w:r>
          <w:r>
            <w:rPr>
              <w:rFonts w:hint="default"/>
            </w:rPr>
            <w:t xml:space="preserve">ClienteSOAPFactory </w:t>
          </w:r>
          <w:r>
            <w:t xml:space="preserve">- Cliente </w:t>
          </w:r>
          <w:r>
            <w:rPr>
              <w:rFonts w:hint="default"/>
              <w:lang w:val="es-EC"/>
            </w:rPr>
            <w:t>web</w:t>
          </w:r>
          <w:r>
            <w:tab/>
          </w:r>
          <w:r>
            <w:fldChar w:fldCharType="begin"/>
          </w:r>
          <w:r>
            <w:instrText xml:space="preserve"> PAGEREF _Toc2922 \h </w:instrText>
          </w:r>
          <w:r>
            <w:fldChar w:fldCharType="separate"/>
          </w:r>
          <w:r>
            <w:t>83</w:t>
          </w:r>
          <w:r>
            <w:fldChar w:fldCharType="end"/>
          </w:r>
          <w:r>
            <w:fldChar w:fldCharType="end"/>
          </w:r>
        </w:p>
        <w:p w14:paraId="451755DD">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_Toc25939 </w:instrText>
          </w:r>
          <w:r>
            <w:fldChar w:fldCharType="separate"/>
          </w:r>
          <w:r>
            <w:t xml:space="preserve">Tabla </w:t>
          </w:r>
          <w:r>
            <w:rPr>
              <w:rFonts w:hint="default"/>
              <w:lang w:val="es-EC"/>
            </w:rPr>
            <w:t>46</w:t>
          </w:r>
          <w:r>
            <w:t xml:space="preserve">. Clase </w:t>
          </w:r>
          <w:r>
            <w:rPr>
              <w:rFonts w:hint="default"/>
            </w:rPr>
            <w:t>ConversorServicio</w:t>
          </w:r>
          <w:r>
            <w:t xml:space="preserve">- Cliente </w:t>
          </w:r>
          <w:r>
            <w:rPr>
              <w:rFonts w:hint="default"/>
              <w:lang w:val="es-EC"/>
            </w:rPr>
            <w:t>web</w:t>
          </w:r>
          <w:r>
            <w:tab/>
          </w:r>
          <w:r>
            <w:fldChar w:fldCharType="begin"/>
          </w:r>
          <w:r>
            <w:instrText xml:space="preserve"> PAGEREF _Toc25939 \h </w:instrText>
          </w:r>
          <w:r>
            <w:fldChar w:fldCharType="separate"/>
          </w:r>
          <w:r>
            <w:t>84</w:t>
          </w:r>
          <w:r>
            <w:fldChar w:fldCharType="end"/>
          </w:r>
          <w:r>
            <w:fldChar w:fldCharType="end"/>
          </w:r>
        </w:p>
        <w:p w14:paraId="2C65EC99">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_Toc29590 </w:instrText>
          </w:r>
          <w:r>
            <w:fldChar w:fldCharType="separate"/>
          </w:r>
          <w:r>
            <w:t xml:space="preserve">Tabla </w:t>
          </w:r>
          <w:r>
            <w:rPr>
              <w:rFonts w:hint="default"/>
              <w:lang w:val="es-EC"/>
            </w:rPr>
            <w:t>47</w:t>
          </w:r>
          <w:r>
            <w:t xml:space="preserve">. Clase </w:t>
          </w:r>
          <w:r>
            <w:rPr>
              <w:rFonts w:hint="default"/>
            </w:rPr>
            <w:t>AutenticacionServicio</w:t>
          </w:r>
          <w:r>
            <w:t>- Cliente escritorio</w:t>
          </w:r>
          <w:r>
            <w:tab/>
          </w:r>
          <w:r>
            <w:fldChar w:fldCharType="begin"/>
          </w:r>
          <w:r>
            <w:instrText xml:space="preserve"> PAGEREF _Toc29590 \h </w:instrText>
          </w:r>
          <w:r>
            <w:fldChar w:fldCharType="separate"/>
          </w:r>
          <w:r>
            <w:t>85</w:t>
          </w:r>
          <w:r>
            <w:fldChar w:fldCharType="end"/>
          </w:r>
          <w:r>
            <w:fldChar w:fldCharType="end"/>
          </w:r>
        </w:p>
        <w:p w14:paraId="723B56FF">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_Toc29189 </w:instrText>
          </w:r>
          <w:r>
            <w:fldChar w:fldCharType="separate"/>
          </w:r>
          <w:r>
            <w:t xml:space="preserve">Tabla </w:t>
          </w:r>
          <w:r>
            <w:rPr>
              <w:rFonts w:hint="default"/>
              <w:lang w:val="es-EC"/>
            </w:rPr>
            <w:t>48</w:t>
          </w:r>
          <w:r>
            <w:t xml:space="preserve">. Clase </w:t>
          </w:r>
          <w:r>
            <w:rPr>
              <w:rFonts w:hint="default"/>
            </w:rPr>
            <w:t>TokenSOAPHandler</w:t>
          </w:r>
          <w:r>
            <w:t>- Cliente escritorio</w:t>
          </w:r>
          <w:r>
            <w:tab/>
          </w:r>
          <w:r>
            <w:fldChar w:fldCharType="begin"/>
          </w:r>
          <w:r>
            <w:instrText xml:space="preserve"> PAGEREF _Toc29189 \h </w:instrText>
          </w:r>
          <w:r>
            <w:fldChar w:fldCharType="separate"/>
          </w:r>
          <w:r>
            <w:t>85</w:t>
          </w:r>
          <w:r>
            <w:fldChar w:fldCharType="end"/>
          </w:r>
          <w:r>
            <w:fldChar w:fldCharType="end"/>
          </w:r>
        </w:p>
        <w:p w14:paraId="6CF36CE3">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_Toc17282 </w:instrText>
          </w:r>
          <w:r>
            <w:fldChar w:fldCharType="separate"/>
          </w:r>
          <w:r>
            <w:t xml:space="preserve">Figura </w:t>
          </w:r>
          <w:r>
            <w:rPr>
              <w:rFonts w:hint="default"/>
              <w:lang w:val="es-EC"/>
            </w:rPr>
            <w:t>55</w:t>
          </w:r>
          <w:r>
            <w:t xml:space="preserve">. Creación de </w:t>
          </w:r>
          <w:r>
            <w:rPr>
              <w:rFonts w:hint="default"/>
              <w:lang w:val="es-EC"/>
            </w:rPr>
            <w:t>modelos</w:t>
          </w:r>
          <w:r>
            <w:t>- Cliente web</w:t>
          </w:r>
          <w:r>
            <w:tab/>
          </w:r>
          <w:r>
            <w:fldChar w:fldCharType="begin"/>
          </w:r>
          <w:r>
            <w:instrText xml:space="preserve"> PAGEREF _Toc17282 \h </w:instrText>
          </w:r>
          <w:r>
            <w:fldChar w:fldCharType="separate"/>
          </w:r>
          <w:r>
            <w:t>86</w:t>
          </w:r>
          <w:r>
            <w:fldChar w:fldCharType="end"/>
          </w:r>
          <w:r>
            <w:fldChar w:fldCharType="end"/>
          </w:r>
        </w:p>
        <w:p w14:paraId="55DBB33E">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_Toc20317 </w:instrText>
          </w:r>
          <w:r>
            <w:fldChar w:fldCharType="separate"/>
          </w:r>
          <w:r>
            <w:t xml:space="preserve">Figura </w:t>
          </w:r>
          <w:r>
            <w:rPr>
              <w:rFonts w:hint="default"/>
              <w:lang w:val="es-EC"/>
            </w:rPr>
            <w:t>56</w:t>
          </w:r>
          <w:r>
            <w:t xml:space="preserve">. Creación de </w:t>
          </w:r>
          <w:r>
            <w:rPr>
              <w:rFonts w:hint="default"/>
              <w:lang w:val="es-EC"/>
            </w:rPr>
            <w:t>utilidades</w:t>
          </w:r>
          <w:r>
            <w:t>- Cliente web</w:t>
          </w:r>
          <w:r>
            <w:tab/>
          </w:r>
          <w:r>
            <w:fldChar w:fldCharType="begin"/>
          </w:r>
          <w:r>
            <w:instrText xml:space="preserve"> PAGEREF _Toc20317 \h </w:instrText>
          </w:r>
          <w:r>
            <w:fldChar w:fldCharType="separate"/>
          </w:r>
          <w:r>
            <w:t>86</w:t>
          </w:r>
          <w:r>
            <w:fldChar w:fldCharType="end"/>
          </w:r>
          <w:r>
            <w:fldChar w:fldCharType="end"/>
          </w:r>
        </w:p>
        <w:p w14:paraId="20761FA7">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_Toc14022 </w:instrText>
          </w:r>
          <w:r>
            <w:fldChar w:fldCharType="separate"/>
          </w:r>
          <w:r>
            <w:t xml:space="preserve">Tabla </w:t>
          </w:r>
          <w:r>
            <w:rPr>
              <w:rFonts w:hint="default"/>
              <w:lang w:val="es-EC"/>
            </w:rPr>
            <w:t>49</w:t>
          </w:r>
          <w:r>
            <w:t xml:space="preserve">. Archivo </w:t>
          </w:r>
          <w:r>
            <w:rPr>
              <w:rFonts w:hint="default"/>
              <w:lang w:val="es-EC"/>
            </w:rPr>
            <w:t>Credenciales</w:t>
          </w:r>
          <w:r>
            <w:t>- Cliente web</w:t>
          </w:r>
          <w:r>
            <w:tab/>
          </w:r>
          <w:r>
            <w:fldChar w:fldCharType="begin"/>
          </w:r>
          <w:r>
            <w:instrText xml:space="preserve"> PAGEREF _Toc14022 \h </w:instrText>
          </w:r>
          <w:r>
            <w:fldChar w:fldCharType="separate"/>
          </w:r>
          <w:r>
            <w:t>87</w:t>
          </w:r>
          <w:r>
            <w:fldChar w:fldCharType="end"/>
          </w:r>
          <w:r>
            <w:fldChar w:fldCharType="end"/>
          </w:r>
        </w:p>
        <w:p w14:paraId="2982B1EE">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_Toc31696 </w:instrText>
          </w:r>
          <w:r>
            <w:fldChar w:fldCharType="separate"/>
          </w:r>
          <w:r>
            <w:t xml:space="preserve">Tabla </w:t>
          </w:r>
          <w:r>
            <w:rPr>
              <w:rFonts w:hint="default"/>
              <w:lang w:val="es-EC"/>
            </w:rPr>
            <w:t>50</w:t>
          </w:r>
          <w:r>
            <w:t xml:space="preserve">. Archivo </w:t>
          </w:r>
          <w:r>
            <w:rPr>
              <w:rFonts w:hint="default"/>
              <w:lang w:val="es-EC"/>
            </w:rPr>
            <w:t>SesionBean</w:t>
          </w:r>
          <w:r>
            <w:t>- Cliente web</w:t>
          </w:r>
          <w:r>
            <w:tab/>
          </w:r>
          <w:r>
            <w:fldChar w:fldCharType="begin"/>
          </w:r>
          <w:r>
            <w:instrText xml:space="preserve"> PAGEREF _Toc31696 \h </w:instrText>
          </w:r>
          <w:r>
            <w:fldChar w:fldCharType="separate"/>
          </w:r>
          <w:r>
            <w:t>87</w:t>
          </w:r>
          <w:r>
            <w:fldChar w:fldCharType="end"/>
          </w:r>
          <w:r>
            <w:fldChar w:fldCharType="end"/>
          </w:r>
        </w:p>
        <w:p w14:paraId="7E8DB603">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_Toc9811 </w:instrText>
          </w:r>
          <w:r>
            <w:fldChar w:fldCharType="separate"/>
          </w:r>
          <w:r>
            <w:t xml:space="preserve">Tabla </w:t>
          </w:r>
          <w:r>
            <w:rPr>
              <w:rFonts w:hint="default"/>
              <w:lang w:val="es-EC"/>
            </w:rPr>
            <w:t>52</w:t>
          </w:r>
          <w:r>
            <w:t xml:space="preserve">. Archivo </w:t>
          </w:r>
          <w:r>
            <w:rPr>
              <w:rFonts w:hint="default"/>
              <w:lang w:val="es-EC"/>
            </w:rPr>
            <w:t>UnidadLongitud</w:t>
          </w:r>
          <w:r>
            <w:t>- Cliente web</w:t>
          </w:r>
          <w:r>
            <w:tab/>
          </w:r>
          <w:r>
            <w:fldChar w:fldCharType="begin"/>
          </w:r>
          <w:r>
            <w:instrText xml:space="preserve"> PAGEREF _Toc9811 \h </w:instrText>
          </w:r>
          <w:r>
            <w:fldChar w:fldCharType="separate"/>
          </w:r>
          <w:r>
            <w:t>88</w:t>
          </w:r>
          <w:r>
            <w:fldChar w:fldCharType="end"/>
          </w:r>
          <w:r>
            <w:fldChar w:fldCharType="end"/>
          </w:r>
        </w:p>
        <w:p w14:paraId="690B0B25">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_Toc14223 </w:instrText>
          </w:r>
          <w:r>
            <w:fldChar w:fldCharType="separate"/>
          </w:r>
          <w:r>
            <w:t xml:space="preserve">Tabla </w:t>
          </w:r>
          <w:r>
            <w:rPr>
              <w:rFonts w:hint="default"/>
              <w:lang w:val="es-EC"/>
            </w:rPr>
            <w:t>53</w:t>
          </w:r>
          <w:r>
            <w:t xml:space="preserve">. Archivo </w:t>
          </w:r>
          <w:r>
            <w:rPr>
              <w:rFonts w:hint="default"/>
              <w:lang w:val="es-EC"/>
            </w:rPr>
            <w:t>UnidadMasa</w:t>
          </w:r>
          <w:r>
            <w:t>- Cliente web</w:t>
          </w:r>
          <w:r>
            <w:tab/>
          </w:r>
          <w:r>
            <w:fldChar w:fldCharType="begin"/>
          </w:r>
          <w:r>
            <w:instrText xml:space="preserve"> PAGEREF _Toc14223 \h </w:instrText>
          </w:r>
          <w:r>
            <w:fldChar w:fldCharType="separate"/>
          </w:r>
          <w:r>
            <w:t>88</w:t>
          </w:r>
          <w:r>
            <w:fldChar w:fldCharType="end"/>
          </w:r>
          <w:r>
            <w:fldChar w:fldCharType="end"/>
          </w:r>
        </w:p>
        <w:p w14:paraId="7DCE8254">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_Toc6269 </w:instrText>
          </w:r>
          <w:r>
            <w:fldChar w:fldCharType="separate"/>
          </w:r>
          <w:r>
            <w:t xml:space="preserve">Tabla </w:t>
          </w:r>
          <w:r>
            <w:rPr>
              <w:rFonts w:hint="default"/>
              <w:lang w:val="es-EC"/>
            </w:rPr>
            <w:t>54</w:t>
          </w:r>
          <w:r>
            <w:t xml:space="preserve">. Archivo </w:t>
          </w:r>
          <w:r>
            <w:rPr>
              <w:rFonts w:hint="default"/>
              <w:lang w:val="es-EC"/>
            </w:rPr>
            <w:t>UnidadTemperatura</w:t>
          </w:r>
          <w:r>
            <w:t>- Cliente web</w:t>
          </w:r>
          <w:r>
            <w:tab/>
          </w:r>
          <w:r>
            <w:fldChar w:fldCharType="begin"/>
          </w:r>
          <w:r>
            <w:instrText xml:space="preserve"> PAGEREF _Toc6269 \h </w:instrText>
          </w:r>
          <w:r>
            <w:fldChar w:fldCharType="separate"/>
          </w:r>
          <w:r>
            <w:t>88</w:t>
          </w:r>
          <w:r>
            <w:fldChar w:fldCharType="end"/>
          </w:r>
          <w:r>
            <w:fldChar w:fldCharType="end"/>
          </w:r>
        </w:p>
        <w:p w14:paraId="5A030765">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_Toc8960 </w:instrText>
          </w:r>
          <w:r>
            <w:fldChar w:fldCharType="separate"/>
          </w:r>
          <w:r>
            <w:t xml:space="preserve">Tabla </w:t>
          </w:r>
          <w:r>
            <w:rPr>
              <w:rFonts w:hint="default"/>
              <w:lang w:val="es-EC"/>
            </w:rPr>
            <w:t>55</w:t>
          </w:r>
          <w:r>
            <w:t xml:space="preserve">. Archivo </w:t>
          </w:r>
          <w:r>
            <w:rPr>
              <w:rFonts w:hint="default"/>
              <w:lang w:val="es-EC"/>
            </w:rPr>
            <w:t>SSLConfigListener</w:t>
          </w:r>
          <w:r>
            <w:t>- Cliente web</w:t>
          </w:r>
          <w:r>
            <w:tab/>
          </w:r>
          <w:r>
            <w:fldChar w:fldCharType="begin"/>
          </w:r>
          <w:r>
            <w:instrText xml:space="preserve"> PAGEREF _Toc8960 \h </w:instrText>
          </w:r>
          <w:r>
            <w:fldChar w:fldCharType="separate"/>
          </w:r>
          <w:r>
            <w:t>89</w:t>
          </w:r>
          <w:r>
            <w:fldChar w:fldCharType="end"/>
          </w:r>
          <w:r>
            <w:fldChar w:fldCharType="end"/>
          </w:r>
        </w:p>
        <w:p w14:paraId="6DA47A40">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_Toc31232 </w:instrText>
          </w:r>
          <w:r>
            <w:fldChar w:fldCharType="separate"/>
          </w:r>
          <w:r>
            <w:t xml:space="preserve">Tabla </w:t>
          </w:r>
          <w:r>
            <w:rPr>
              <w:rFonts w:hint="default"/>
              <w:lang w:val="es-EC"/>
            </w:rPr>
            <w:t>56</w:t>
          </w:r>
          <w:r>
            <w:t xml:space="preserve">. Archivo </w:t>
          </w:r>
          <w:r>
            <w:rPr>
              <w:rFonts w:hint="default"/>
              <w:lang w:val="es-EC"/>
            </w:rPr>
            <w:t>SSLUtil</w:t>
          </w:r>
          <w:r>
            <w:t>- Cliente web</w:t>
          </w:r>
          <w:r>
            <w:tab/>
          </w:r>
          <w:r>
            <w:fldChar w:fldCharType="begin"/>
          </w:r>
          <w:r>
            <w:instrText xml:space="preserve"> PAGEREF _Toc31232 \h </w:instrText>
          </w:r>
          <w:r>
            <w:fldChar w:fldCharType="separate"/>
          </w:r>
          <w:r>
            <w:t>89</w:t>
          </w:r>
          <w:r>
            <w:fldChar w:fldCharType="end"/>
          </w:r>
          <w:r>
            <w:fldChar w:fldCharType="end"/>
          </w:r>
        </w:p>
        <w:p w14:paraId="15B324C2">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_Toc22037 </w:instrText>
          </w:r>
          <w:r>
            <w:fldChar w:fldCharType="separate"/>
          </w:r>
          <w:r>
            <w:t xml:space="preserve">Figura </w:t>
          </w:r>
          <w:r>
            <w:rPr>
              <w:rFonts w:hint="default"/>
              <w:lang w:val="es-EC"/>
            </w:rPr>
            <w:t>57</w:t>
          </w:r>
          <w:r>
            <w:t>. Creación de vistas - Cliente web</w:t>
          </w:r>
          <w:r>
            <w:tab/>
          </w:r>
          <w:r>
            <w:fldChar w:fldCharType="begin"/>
          </w:r>
          <w:r>
            <w:instrText xml:space="preserve"> PAGEREF _Toc22037 \h </w:instrText>
          </w:r>
          <w:r>
            <w:fldChar w:fldCharType="separate"/>
          </w:r>
          <w:r>
            <w:t>93</w:t>
          </w:r>
          <w:r>
            <w:fldChar w:fldCharType="end"/>
          </w:r>
          <w:r>
            <w:fldChar w:fldCharType="end"/>
          </w:r>
        </w:p>
        <w:p w14:paraId="47DE6774">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_Toc4233 </w:instrText>
          </w:r>
          <w:r>
            <w:fldChar w:fldCharType="separate"/>
          </w:r>
          <w:r>
            <w:t xml:space="preserve">Tabla </w:t>
          </w:r>
          <w:r>
            <w:rPr>
              <w:rFonts w:hint="default"/>
              <w:lang w:val="es-EC"/>
            </w:rPr>
            <w:t>57</w:t>
          </w:r>
          <w:r>
            <w:t xml:space="preserve">. Archivo </w:t>
          </w:r>
          <w:r>
            <w:rPr>
              <w:rFonts w:hint="default"/>
              <w:lang w:val="es-EC"/>
            </w:rPr>
            <w:t>login.xhtml</w:t>
          </w:r>
          <w:r>
            <w:t>- Cliente web</w:t>
          </w:r>
          <w:r>
            <w:tab/>
          </w:r>
          <w:r>
            <w:fldChar w:fldCharType="begin"/>
          </w:r>
          <w:r>
            <w:instrText xml:space="preserve"> PAGEREF _Toc4233 \h </w:instrText>
          </w:r>
          <w:r>
            <w:fldChar w:fldCharType="separate"/>
          </w:r>
          <w:r>
            <w:t>93</w:t>
          </w:r>
          <w:r>
            <w:fldChar w:fldCharType="end"/>
          </w:r>
          <w:r>
            <w:fldChar w:fldCharType="end"/>
          </w:r>
        </w:p>
        <w:p w14:paraId="29E6B3B7">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_Toc24384 </w:instrText>
          </w:r>
          <w:r>
            <w:fldChar w:fldCharType="separate"/>
          </w:r>
          <w:r>
            <w:t xml:space="preserve">Tabla </w:t>
          </w:r>
          <w:r>
            <w:rPr>
              <w:rFonts w:hint="default"/>
              <w:lang w:val="es-EC"/>
            </w:rPr>
            <w:t>58</w:t>
          </w:r>
          <w:r>
            <w:t xml:space="preserve">.  Archivo </w:t>
          </w:r>
          <w:r>
            <w:rPr>
              <w:rFonts w:hint="default"/>
              <w:lang w:val="es-EC"/>
            </w:rPr>
            <w:t>conversor.xhtml</w:t>
          </w:r>
          <w:r>
            <w:t>- Cliente web</w:t>
          </w:r>
          <w:r>
            <w:tab/>
          </w:r>
          <w:r>
            <w:fldChar w:fldCharType="begin"/>
          </w:r>
          <w:r>
            <w:instrText xml:space="preserve"> PAGEREF _Toc24384 \h </w:instrText>
          </w:r>
          <w:r>
            <w:fldChar w:fldCharType="separate"/>
          </w:r>
          <w:r>
            <w:t>94</w:t>
          </w:r>
          <w:r>
            <w:fldChar w:fldCharType="end"/>
          </w:r>
          <w:r>
            <w:fldChar w:fldCharType="end"/>
          </w:r>
        </w:p>
        <w:p w14:paraId="5C9E6247">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_Toc31320 </w:instrText>
          </w:r>
          <w:r>
            <w:fldChar w:fldCharType="separate"/>
          </w:r>
          <w:r>
            <w:tab/>
          </w:r>
          <w:r>
            <w:fldChar w:fldCharType="begin"/>
          </w:r>
          <w:r>
            <w:instrText xml:space="preserve"> PAGEREF _Toc31320 \h </w:instrText>
          </w:r>
          <w:r>
            <w:fldChar w:fldCharType="separate"/>
          </w:r>
          <w:r>
            <w:t>95</w:t>
          </w:r>
          <w:r>
            <w:fldChar w:fldCharType="end"/>
          </w:r>
          <w:r>
            <w:fldChar w:fldCharType="end"/>
          </w:r>
        </w:p>
        <w:p w14:paraId="24B26B85">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_Toc20238 </w:instrText>
          </w:r>
          <w:r>
            <w:fldChar w:fldCharType="separate"/>
          </w:r>
          <w:r>
            <w:t xml:space="preserve">Figura </w:t>
          </w:r>
          <w:r>
            <w:rPr>
              <w:rFonts w:hint="default"/>
              <w:lang w:val="es-EC"/>
            </w:rPr>
            <w:t>58</w:t>
          </w:r>
          <w:r>
            <w:t>. Login - Cliente web</w:t>
          </w:r>
          <w:r>
            <w:tab/>
          </w:r>
          <w:r>
            <w:fldChar w:fldCharType="begin"/>
          </w:r>
          <w:r>
            <w:instrText xml:space="preserve"> PAGEREF _Toc20238 \h </w:instrText>
          </w:r>
          <w:r>
            <w:fldChar w:fldCharType="separate"/>
          </w:r>
          <w:r>
            <w:t>95</w:t>
          </w:r>
          <w:r>
            <w:fldChar w:fldCharType="end"/>
          </w:r>
          <w:r>
            <w:fldChar w:fldCharType="end"/>
          </w:r>
        </w:p>
        <w:p w14:paraId="6895F308">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_Toc27616 </w:instrText>
          </w:r>
          <w:r>
            <w:fldChar w:fldCharType="separate"/>
          </w:r>
          <w:r>
            <w:t xml:space="preserve">Figura </w:t>
          </w:r>
          <w:r>
            <w:rPr>
              <w:rFonts w:hint="default"/>
              <w:lang w:val="es-EC"/>
            </w:rPr>
            <w:t>59</w:t>
          </w:r>
          <w:r>
            <w:t>. Pantalla de Conversiones - Cliente web</w:t>
          </w:r>
          <w:r>
            <w:tab/>
          </w:r>
          <w:r>
            <w:fldChar w:fldCharType="begin"/>
          </w:r>
          <w:r>
            <w:instrText xml:space="preserve"> PAGEREF _Toc27616 \h </w:instrText>
          </w:r>
          <w:r>
            <w:fldChar w:fldCharType="separate"/>
          </w:r>
          <w:r>
            <w:t>96</w:t>
          </w:r>
          <w:r>
            <w:fldChar w:fldCharType="end"/>
          </w:r>
          <w:r>
            <w:fldChar w:fldCharType="end"/>
          </w:r>
        </w:p>
        <w:p w14:paraId="1C9E721B">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_Toc23997 </w:instrText>
          </w:r>
          <w:r>
            <w:fldChar w:fldCharType="separate"/>
          </w:r>
          <w:r>
            <w:t>CLIENTE MÓVIL</w:t>
          </w:r>
          <w:r>
            <w:tab/>
          </w:r>
          <w:r>
            <w:fldChar w:fldCharType="begin"/>
          </w:r>
          <w:r>
            <w:instrText xml:space="preserve"> PAGEREF _Toc23997 \h </w:instrText>
          </w:r>
          <w:r>
            <w:fldChar w:fldCharType="separate"/>
          </w:r>
          <w:r>
            <w:t>96</w:t>
          </w:r>
          <w:r>
            <w:fldChar w:fldCharType="end"/>
          </w:r>
          <w:r>
            <w:fldChar w:fldCharType="end"/>
          </w:r>
        </w:p>
        <w:p w14:paraId="5AA84740">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_Toc9119 </w:instrText>
          </w:r>
          <w:r>
            <w:fldChar w:fldCharType="separate"/>
          </w:r>
          <w:r>
            <w:t>CREACIÓN DEL PROYECTO</w:t>
          </w:r>
          <w:r>
            <w:tab/>
          </w:r>
          <w:r>
            <w:fldChar w:fldCharType="begin"/>
          </w:r>
          <w:r>
            <w:instrText xml:space="preserve"> PAGEREF _Toc9119 \h </w:instrText>
          </w:r>
          <w:r>
            <w:fldChar w:fldCharType="separate"/>
          </w:r>
          <w:r>
            <w:t>96</w:t>
          </w:r>
          <w:r>
            <w:fldChar w:fldCharType="end"/>
          </w:r>
          <w:r>
            <w:fldChar w:fldCharType="end"/>
          </w:r>
        </w:p>
        <w:p w14:paraId="47EC07AD">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_Toc25149 </w:instrText>
          </w:r>
          <w:r>
            <w:fldChar w:fldCharType="separate"/>
          </w:r>
          <w:r>
            <w:t xml:space="preserve">Figura </w:t>
          </w:r>
          <w:r>
            <w:rPr>
              <w:rFonts w:hint="default"/>
              <w:lang w:val="es-EC"/>
            </w:rPr>
            <w:t>60</w:t>
          </w:r>
          <w:r>
            <w:t xml:space="preserve">. </w:t>
          </w:r>
          <w:r>
            <w:rPr>
              <w:rFonts w:hint="default"/>
              <w:lang w:val="es-EC"/>
            </w:rPr>
            <w:t xml:space="preserve">Eleccion </w:t>
          </w:r>
          <w:r>
            <w:t>del</w:t>
          </w:r>
          <w:r>
            <w:rPr>
              <w:rFonts w:hint="default"/>
              <w:lang w:val="es-EC"/>
            </w:rPr>
            <w:t xml:space="preserve"> tipo de</w:t>
          </w:r>
          <w:r>
            <w:t xml:space="preserve"> proyecto - Cliente móvil</w:t>
          </w:r>
          <w:r>
            <w:tab/>
          </w:r>
          <w:r>
            <w:fldChar w:fldCharType="begin"/>
          </w:r>
          <w:r>
            <w:instrText xml:space="preserve"> PAGEREF _Toc25149 \h </w:instrText>
          </w:r>
          <w:r>
            <w:fldChar w:fldCharType="separate"/>
          </w:r>
          <w:r>
            <w:t>96</w:t>
          </w:r>
          <w:r>
            <w:fldChar w:fldCharType="end"/>
          </w:r>
          <w:r>
            <w:fldChar w:fldCharType="end"/>
          </w:r>
        </w:p>
        <w:p w14:paraId="213D61DF">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_Toc3460 </w:instrText>
          </w:r>
          <w:r>
            <w:fldChar w:fldCharType="separate"/>
          </w:r>
          <w:r>
            <w:t xml:space="preserve">Figura </w:t>
          </w:r>
          <w:r>
            <w:rPr>
              <w:rFonts w:hint="default"/>
              <w:lang w:val="es-EC"/>
            </w:rPr>
            <w:t>61</w:t>
          </w:r>
          <w:r>
            <w:t>. Configuración del proyecto - Cliente móvil</w:t>
          </w:r>
          <w:r>
            <w:tab/>
          </w:r>
          <w:r>
            <w:fldChar w:fldCharType="begin"/>
          </w:r>
          <w:r>
            <w:instrText xml:space="preserve"> PAGEREF _Toc3460 \h </w:instrText>
          </w:r>
          <w:r>
            <w:fldChar w:fldCharType="separate"/>
          </w:r>
          <w:r>
            <w:t>97</w:t>
          </w:r>
          <w:r>
            <w:fldChar w:fldCharType="end"/>
          </w:r>
          <w:r>
            <w:fldChar w:fldCharType="end"/>
          </w:r>
        </w:p>
        <w:p w14:paraId="328DC857">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_Toc20094 </w:instrText>
          </w:r>
          <w:r>
            <w:fldChar w:fldCharType="separate"/>
          </w:r>
          <w:r>
            <w:t>ESTRUCTURA DEL PROYECTO</w:t>
          </w:r>
          <w:r>
            <w:tab/>
          </w:r>
          <w:r>
            <w:fldChar w:fldCharType="begin"/>
          </w:r>
          <w:r>
            <w:instrText xml:space="preserve"> PAGEREF _Toc20094 \h </w:instrText>
          </w:r>
          <w:r>
            <w:fldChar w:fldCharType="separate"/>
          </w:r>
          <w:r>
            <w:t>97</w:t>
          </w:r>
          <w:r>
            <w:fldChar w:fldCharType="end"/>
          </w:r>
          <w:r>
            <w:fldChar w:fldCharType="end"/>
          </w:r>
        </w:p>
        <w:p w14:paraId="4191638B">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_Toc6801 </w:instrText>
          </w:r>
          <w:r>
            <w:fldChar w:fldCharType="separate"/>
          </w:r>
          <w:r>
            <w:t xml:space="preserve">Figura </w:t>
          </w:r>
          <w:r>
            <w:rPr>
              <w:rFonts w:hint="default"/>
              <w:lang w:val="es-EC"/>
            </w:rPr>
            <w:t>63</w:t>
          </w:r>
          <w:r>
            <w:t>. Estructura del proyecto - Cliente móvil</w:t>
          </w:r>
          <w:r>
            <w:tab/>
          </w:r>
          <w:r>
            <w:fldChar w:fldCharType="begin"/>
          </w:r>
          <w:r>
            <w:instrText xml:space="preserve"> PAGEREF _Toc6801 \h </w:instrText>
          </w:r>
          <w:r>
            <w:fldChar w:fldCharType="separate"/>
          </w:r>
          <w:r>
            <w:t>97</w:t>
          </w:r>
          <w:r>
            <w:fldChar w:fldCharType="end"/>
          </w:r>
          <w:r>
            <w:fldChar w:fldCharType="end"/>
          </w:r>
        </w:p>
        <w:p w14:paraId="0F23E762">
          <w:pPr>
            <w:pStyle w:val="18"/>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_Toc17153 </w:instrText>
          </w:r>
          <w:r>
            <w:fldChar w:fldCharType="separate"/>
          </w:r>
          <w:r>
            <w:t>CODIFICACIÓN DEL PROYECTO CLIENTE MÓVIL</w:t>
          </w:r>
          <w:r>
            <w:tab/>
          </w:r>
          <w:r>
            <w:fldChar w:fldCharType="begin"/>
          </w:r>
          <w:r>
            <w:instrText xml:space="preserve"> PAGEREF _Toc17153 \h </w:instrText>
          </w:r>
          <w:r>
            <w:fldChar w:fldCharType="separate"/>
          </w:r>
          <w:r>
            <w:t>97</w:t>
          </w:r>
          <w:r>
            <w:fldChar w:fldCharType="end"/>
          </w:r>
          <w:r>
            <w:fldChar w:fldCharType="end"/>
          </w:r>
        </w:p>
        <w:p w14:paraId="2C42EBB9">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_Toc13993 </w:instrText>
          </w:r>
          <w:r>
            <w:fldChar w:fldCharType="separate"/>
          </w:r>
          <w:r>
            <w:t>CREACIÓN DE MODELOS</w:t>
          </w:r>
          <w:r>
            <w:tab/>
          </w:r>
          <w:r>
            <w:fldChar w:fldCharType="begin"/>
          </w:r>
          <w:r>
            <w:instrText xml:space="preserve"> PAGEREF _Toc13993 \h </w:instrText>
          </w:r>
          <w:r>
            <w:fldChar w:fldCharType="separate"/>
          </w:r>
          <w:r>
            <w:t>98</w:t>
          </w:r>
          <w:r>
            <w:fldChar w:fldCharType="end"/>
          </w:r>
          <w:r>
            <w:fldChar w:fldCharType="end"/>
          </w:r>
        </w:p>
        <w:p w14:paraId="4266BC8C">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_Toc7160 </w:instrText>
          </w:r>
          <w:r>
            <w:fldChar w:fldCharType="separate"/>
          </w:r>
          <w:r>
            <w:t xml:space="preserve">Figura </w:t>
          </w:r>
          <w:r>
            <w:rPr>
              <w:rFonts w:hint="default"/>
              <w:lang w:val="es-EC"/>
            </w:rPr>
            <w:t>62</w:t>
          </w:r>
          <w:r>
            <w:t>. Creación de modelos - Cliente móvil</w:t>
          </w:r>
          <w:r>
            <w:tab/>
          </w:r>
          <w:r>
            <w:fldChar w:fldCharType="begin"/>
          </w:r>
          <w:r>
            <w:instrText xml:space="preserve"> PAGEREF _Toc7160 \h </w:instrText>
          </w:r>
          <w:r>
            <w:fldChar w:fldCharType="separate"/>
          </w:r>
          <w:r>
            <w:t>98</w:t>
          </w:r>
          <w:r>
            <w:fldChar w:fldCharType="end"/>
          </w:r>
          <w:r>
            <w:fldChar w:fldCharType="end"/>
          </w:r>
        </w:p>
        <w:p w14:paraId="3D083081">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_Toc21924 </w:instrText>
          </w:r>
          <w:r>
            <w:fldChar w:fldCharType="separate"/>
          </w:r>
          <w:r>
            <w:t xml:space="preserve">Tabla </w:t>
          </w:r>
          <w:r>
            <w:rPr>
              <w:rFonts w:hint="default"/>
              <w:lang w:val="es-EC"/>
            </w:rPr>
            <w:t>59</w:t>
          </w:r>
          <w:r>
            <w:t xml:space="preserve">. </w:t>
          </w:r>
          <w:r>
            <w:rPr>
              <w:rFonts w:hint="default"/>
              <w:lang w:val="es-EC"/>
            </w:rPr>
            <w:t>Clase</w:t>
          </w:r>
          <w:r>
            <w:t xml:space="preserve"> </w:t>
          </w:r>
          <w:r>
            <w:rPr>
              <w:rFonts w:hint="default"/>
              <w:lang w:val="es-EC"/>
            </w:rPr>
            <w:t xml:space="preserve">SoapClient </w:t>
          </w:r>
          <w:r>
            <w:t xml:space="preserve">- Cliente </w:t>
          </w:r>
          <w:r>
            <w:rPr>
              <w:rFonts w:hint="default"/>
              <w:lang w:val="es-EC"/>
            </w:rPr>
            <w:t>móvil</w:t>
          </w:r>
          <w:r>
            <w:tab/>
          </w:r>
          <w:r>
            <w:fldChar w:fldCharType="begin"/>
          </w:r>
          <w:r>
            <w:instrText xml:space="preserve"> PAGEREF _Toc21924 \h </w:instrText>
          </w:r>
          <w:r>
            <w:fldChar w:fldCharType="separate"/>
          </w:r>
          <w:r>
            <w:t>98</w:t>
          </w:r>
          <w:r>
            <w:fldChar w:fldCharType="end"/>
          </w:r>
          <w:r>
            <w:fldChar w:fldCharType="end"/>
          </w:r>
        </w:p>
        <w:p w14:paraId="0AC9390A">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_Toc11399 </w:instrText>
          </w:r>
          <w:r>
            <w:fldChar w:fldCharType="separate"/>
          </w:r>
          <w:r>
            <w:t xml:space="preserve">Tabla </w:t>
          </w:r>
          <w:r>
            <w:rPr>
              <w:rFonts w:hint="default"/>
              <w:lang w:val="es-EC"/>
            </w:rPr>
            <w:t>60</w:t>
          </w:r>
          <w:r>
            <w:t xml:space="preserve">. </w:t>
          </w:r>
          <w:r>
            <w:rPr>
              <w:rFonts w:hint="default"/>
              <w:lang w:val="es-EC"/>
            </w:rPr>
            <w:t>Clase</w:t>
          </w:r>
          <w:r>
            <w:t xml:space="preserve"> </w:t>
          </w:r>
          <w:r>
            <w:rPr>
              <w:rFonts w:hint="default"/>
              <w:lang w:val="es-EC"/>
            </w:rPr>
            <w:t>TlsInseguro</w:t>
          </w:r>
          <w:r>
            <w:t xml:space="preserve">- Cliente </w:t>
          </w:r>
          <w:r>
            <w:rPr>
              <w:rFonts w:hint="default"/>
              <w:lang w:val="es-EC"/>
            </w:rPr>
            <w:t>móvil</w:t>
          </w:r>
          <w:r>
            <w:tab/>
          </w:r>
          <w:r>
            <w:fldChar w:fldCharType="begin"/>
          </w:r>
          <w:r>
            <w:instrText xml:space="preserve"> PAGEREF _Toc11399 \h </w:instrText>
          </w:r>
          <w:r>
            <w:fldChar w:fldCharType="separate"/>
          </w:r>
          <w:r>
            <w:t>100</w:t>
          </w:r>
          <w:r>
            <w:fldChar w:fldCharType="end"/>
          </w:r>
          <w:r>
            <w:fldChar w:fldCharType="end"/>
          </w:r>
        </w:p>
        <w:p w14:paraId="1C0AA25E">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_Toc6682 </w:instrText>
          </w:r>
          <w:r>
            <w:fldChar w:fldCharType="separate"/>
          </w:r>
          <w:r>
            <w:t xml:space="preserve">Tabla </w:t>
          </w:r>
          <w:r>
            <w:rPr>
              <w:rFonts w:hint="default"/>
              <w:lang w:val="es-EC"/>
            </w:rPr>
            <w:t>61</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r>
            <w:tab/>
          </w:r>
          <w:r>
            <w:fldChar w:fldCharType="begin"/>
          </w:r>
          <w:r>
            <w:instrText xml:space="preserve"> PAGEREF _Toc6682 \h </w:instrText>
          </w:r>
          <w:r>
            <w:fldChar w:fldCharType="separate"/>
          </w:r>
          <w:r>
            <w:t>101</w:t>
          </w:r>
          <w:r>
            <w:fldChar w:fldCharType="end"/>
          </w:r>
          <w:r>
            <w:fldChar w:fldCharType="end"/>
          </w:r>
        </w:p>
        <w:p w14:paraId="3AA28B23">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_Toc16605 </w:instrText>
          </w:r>
          <w:r>
            <w:fldChar w:fldCharType="separate"/>
          </w:r>
          <w:r>
            <w:t xml:space="preserve">Tabla </w:t>
          </w:r>
          <w:r>
            <w:rPr>
              <w:rFonts w:hint="default"/>
              <w:lang w:val="es-EC"/>
            </w:rPr>
            <w:t>62</w:t>
          </w:r>
          <w:r>
            <w:t xml:space="preserve">. </w:t>
          </w:r>
          <w:r>
            <w:rPr>
              <w:rFonts w:hint="default"/>
              <w:lang w:val="es-EC"/>
            </w:rPr>
            <w:t>Clase</w:t>
          </w:r>
          <w:r>
            <w:t xml:space="preserve"> </w:t>
          </w:r>
          <w:r>
            <w:rPr>
              <w:rFonts w:hint="default"/>
              <w:lang w:val="es-EC"/>
            </w:rPr>
            <w:t>SoapConfig</w:t>
          </w:r>
          <w:r>
            <w:t xml:space="preserve">- Cliente </w:t>
          </w:r>
          <w:r>
            <w:rPr>
              <w:rFonts w:hint="default"/>
              <w:lang w:val="es-EC"/>
            </w:rPr>
            <w:t>móvil</w:t>
          </w:r>
          <w:r>
            <w:tab/>
          </w:r>
          <w:r>
            <w:fldChar w:fldCharType="begin"/>
          </w:r>
          <w:r>
            <w:instrText xml:space="preserve"> PAGEREF _Toc16605 \h </w:instrText>
          </w:r>
          <w:r>
            <w:fldChar w:fldCharType="separate"/>
          </w:r>
          <w:r>
            <w:t>101</w:t>
          </w:r>
          <w:r>
            <w:fldChar w:fldCharType="end"/>
          </w:r>
          <w:r>
            <w:fldChar w:fldCharType="end"/>
          </w:r>
        </w:p>
        <w:p w14:paraId="6DC7C422">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_Toc27534 </w:instrText>
          </w:r>
          <w:r>
            <w:fldChar w:fldCharType="separate"/>
          </w:r>
          <w:r>
            <w:t xml:space="preserve">Tabla </w:t>
          </w:r>
          <w:r>
            <w:rPr>
              <w:rFonts w:hint="default"/>
              <w:lang w:val="es-EC"/>
            </w:rPr>
            <w:t>63</w:t>
          </w:r>
          <w:r>
            <w:t xml:space="preserve">. </w:t>
          </w:r>
          <w:r>
            <w:rPr>
              <w:rFonts w:hint="default"/>
              <w:lang w:val="es-EC"/>
            </w:rPr>
            <w:t>Clase</w:t>
          </w:r>
          <w:r>
            <w:t xml:space="preserve"> </w:t>
          </w:r>
          <w:r>
            <w:rPr>
              <w:rFonts w:hint="default"/>
              <w:lang w:val="es-EC"/>
            </w:rPr>
            <w:t>AuthModel</w:t>
          </w:r>
          <w:r>
            <w:t xml:space="preserve">- Cliente </w:t>
          </w:r>
          <w:r>
            <w:rPr>
              <w:rFonts w:hint="default"/>
              <w:lang w:val="es-EC"/>
            </w:rPr>
            <w:t>móvil</w:t>
          </w:r>
          <w:r>
            <w:tab/>
          </w:r>
          <w:r>
            <w:fldChar w:fldCharType="begin"/>
          </w:r>
          <w:r>
            <w:instrText xml:space="preserve"> PAGEREF _Toc27534 \h </w:instrText>
          </w:r>
          <w:r>
            <w:fldChar w:fldCharType="separate"/>
          </w:r>
          <w:r>
            <w:t>101</w:t>
          </w:r>
          <w:r>
            <w:fldChar w:fldCharType="end"/>
          </w:r>
          <w:r>
            <w:fldChar w:fldCharType="end"/>
          </w:r>
        </w:p>
        <w:p w14:paraId="13CACAEA">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_Toc1598 </w:instrText>
          </w:r>
          <w:r>
            <w:fldChar w:fldCharType="separate"/>
          </w:r>
          <w:r>
            <w:t xml:space="preserve">Tabla </w:t>
          </w:r>
          <w:r>
            <w:rPr>
              <w:rFonts w:hint="default"/>
              <w:lang w:val="es-EC"/>
            </w:rPr>
            <w:t>64</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r>
            <w:tab/>
          </w:r>
          <w:r>
            <w:fldChar w:fldCharType="begin"/>
          </w:r>
          <w:r>
            <w:instrText xml:space="preserve"> PAGEREF _Toc1598 \h </w:instrText>
          </w:r>
          <w:r>
            <w:fldChar w:fldCharType="separate"/>
          </w:r>
          <w:r>
            <w:t>101</w:t>
          </w:r>
          <w:r>
            <w:fldChar w:fldCharType="end"/>
          </w:r>
          <w:r>
            <w:fldChar w:fldCharType="end"/>
          </w:r>
        </w:p>
        <w:p w14:paraId="0C8DA085">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_Toc16089 </w:instrText>
          </w:r>
          <w:r>
            <w:fldChar w:fldCharType="separate"/>
          </w:r>
          <w:r>
            <w:t xml:space="preserve">Tabla </w:t>
          </w:r>
          <w:r>
            <w:rPr>
              <w:rFonts w:hint="default"/>
              <w:lang w:val="es-EC"/>
            </w:rPr>
            <w:t>65</w:t>
          </w:r>
          <w:r>
            <w:t>.</w:t>
          </w:r>
          <w:r>
            <w:rPr>
              <w:rFonts w:hint="default"/>
              <w:lang w:val="es-EC"/>
            </w:rPr>
            <w:t>Clase</w:t>
          </w:r>
          <w:r>
            <w:t xml:space="preserve"> </w:t>
          </w:r>
          <w:r>
            <w:rPr>
              <w:rFonts w:hint="default"/>
              <w:lang w:val="es-EC"/>
            </w:rPr>
            <w:t>UnitCatalog</w:t>
          </w:r>
          <w:r>
            <w:t>- Cliente web</w:t>
          </w:r>
          <w:r>
            <w:tab/>
          </w:r>
          <w:r>
            <w:fldChar w:fldCharType="begin"/>
          </w:r>
          <w:r>
            <w:instrText xml:space="preserve"> PAGEREF _Toc16089 \h </w:instrText>
          </w:r>
          <w:r>
            <w:fldChar w:fldCharType="separate"/>
          </w:r>
          <w:r>
            <w:t>102</w:t>
          </w:r>
          <w:r>
            <w:fldChar w:fldCharType="end"/>
          </w:r>
          <w:r>
            <w:fldChar w:fldCharType="end"/>
          </w:r>
        </w:p>
        <w:p w14:paraId="1F102BA2">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_Toc12342 </w:instrText>
          </w:r>
          <w:r>
            <w:fldChar w:fldCharType="separate"/>
          </w:r>
          <w:r>
            <w:t xml:space="preserve">Tabla </w:t>
          </w:r>
          <w:r>
            <w:rPr>
              <w:rFonts w:hint="default"/>
              <w:lang w:val="es-EC"/>
            </w:rPr>
            <w:t>66</w:t>
          </w:r>
          <w:r>
            <w:t xml:space="preserve">. </w:t>
          </w:r>
          <w:r>
            <w:rPr>
              <w:rFonts w:hint="default"/>
              <w:lang w:val="es-EC"/>
            </w:rPr>
            <w:t>Clase UnitConverterModel</w:t>
          </w:r>
          <w:r>
            <w:t>- Cliente web</w:t>
          </w:r>
          <w:r>
            <w:tab/>
          </w:r>
          <w:r>
            <w:fldChar w:fldCharType="begin"/>
          </w:r>
          <w:r>
            <w:instrText xml:space="preserve"> PAGEREF _Toc12342 \h </w:instrText>
          </w:r>
          <w:r>
            <w:fldChar w:fldCharType="separate"/>
          </w:r>
          <w:r>
            <w:t>102</w:t>
          </w:r>
          <w:r>
            <w:fldChar w:fldCharType="end"/>
          </w:r>
          <w:r>
            <w:fldChar w:fldCharType="end"/>
          </w:r>
        </w:p>
        <w:p w14:paraId="4EF49B41">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_Toc11015 </w:instrText>
          </w:r>
          <w:r>
            <w:fldChar w:fldCharType="separate"/>
          </w:r>
          <w:r>
            <w:t xml:space="preserve">Tabla </w:t>
          </w:r>
          <w:r>
            <w:rPr>
              <w:rFonts w:hint="default"/>
              <w:lang w:val="es-EC"/>
            </w:rPr>
            <w:t>67</w:t>
          </w:r>
          <w:r>
            <w:t xml:space="preserve">. </w:t>
          </w:r>
          <w:r>
            <w:rPr>
              <w:rFonts w:hint="default"/>
              <w:lang w:val="es-EC"/>
            </w:rPr>
            <w:t>Clase LoginResult</w:t>
          </w:r>
          <w:r>
            <w:t>- Cliente web</w:t>
          </w:r>
          <w:r>
            <w:tab/>
          </w:r>
          <w:r>
            <w:fldChar w:fldCharType="begin"/>
          </w:r>
          <w:r>
            <w:instrText xml:space="preserve"> PAGEREF _Toc11015 \h </w:instrText>
          </w:r>
          <w:r>
            <w:fldChar w:fldCharType="separate"/>
          </w:r>
          <w:r>
            <w:t>103</w:t>
          </w:r>
          <w:r>
            <w:fldChar w:fldCharType="end"/>
          </w:r>
          <w:r>
            <w:fldChar w:fldCharType="end"/>
          </w:r>
        </w:p>
        <w:p w14:paraId="27E4AF32">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_Toc11403 </w:instrText>
          </w:r>
          <w:r>
            <w:fldChar w:fldCharType="separate"/>
          </w:r>
          <w:r>
            <w:t xml:space="preserve">Tabla </w:t>
          </w:r>
          <w:r>
            <w:rPr>
              <w:rFonts w:hint="default"/>
              <w:lang w:val="es-EC"/>
            </w:rPr>
            <w:t>68</w:t>
          </w:r>
          <w:r>
            <w:t xml:space="preserve">. </w:t>
          </w:r>
          <w:r>
            <w:rPr>
              <w:rFonts w:hint="default"/>
              <w:lang w:val="es-EC"/>
            </w:rPr>
            <w:t>Clase Unit</w:t>
          </w:r>
          <w:r>
            <w:t>- Cliente web</w:t>
          </w:r>
          <w:r>
            <w:tab/>
          </w:r>
          <w:r>
            <w:fldChar w:fldCharType="begin"/>
          </w:r>
          <w:r>
            <w:instrText xml:space="preserve"> PAGEREF _Toc11403 \h </w:instrText>
          </w:r>
          <w:r>
            <w:fldChar w:fldCharType="separate"/>
          </w:r>
          <w:r>
            <w:t>103</w:t>
          </w:r>
          <w:r>
            <w:fldChar w:fldCharType="end"/>
          </w:r>
          <w:r>
            <w:fldChar w:fldCharType="end"/>
          </w:r>
        </w:p>
        <w:p w14:paraId="0612B91C">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_Toc30213 </w:instrText>
          </w:r>
          <w:r>
            <w:fldChar w:fldCharType="separate"/>
          </w:r>
          <w:r>
            <w:t xml:space="preserve">Tabla </w:t>
          </w:r>
          <w:r>
            <w:rPr>
              <w:rFonts w:hint="default"/>
              <w:lang w:val="es-EC"/>
            </w:rPr>
            <w:t>69</w:t>
          </w:r>
          <w:r>
            <w:t xml:space="preserve">. </w:t>
          </w:r>
          <w:r>
            <w:rPr>
              <w:rFonts w:hint="default"/>
              <w:lang w:val="es-EC"/>
            </w:rPr>
            <w:t>Clase UnitCategory</w:t>
          </w:r>
          <w:r>
            <w:t>- Cliente web</w:t>
          </w:r>
          <w:r>
            <w:tab/>
          </w:r>
          <w:r>
            <w:fldChar w:fldCharType="begin"/>
          </w:r>
          <w:r>
            <w:instrText xml:space="preserve"> PAGEREF _Toc30213 \h </w:instrText>
          </w:r>
          <w:r>
            <w:fldChar w:fldCharType="separate"/>
          </w:r>
          <w:r>
            <w:t>103</w:t>
          </w:r>
          <w:r>
            <w:fldChar w:fldCharType="end"/>
          </w:r>
          <w:r>
            <w:fldChar w:fldCharType="end"/>
          </w:r>
        </w:p>
        <w:p w14:paraId="31C9CA87">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_Toc945 </w:instrText>
          </w:r>
          <w:r>
            <w:fldChar w:fldCharType="separate"/>
          </w:r>
          <w:r>
            <w:t xml:space="preserve">Figura </w:t>
          </w:r>
          <w:r>
            <w:rPr>
              <w:rFonts w:hint="default"/>
              <w:lang w:val="es-EC"/>
            </w:rPr>
            <w:t>64</w:t>
          </w:r>
          <w:r>
            <w:t>. Creación de controladores - Cliente móvil</w:t>
          </w:r>
          <w:r>
            <w:tab/>
          </w:r>
          <w:r>
            <w:fldChar w:fldCharType="begin"/>
          </w:r>
          <w:r>
            <w:instrText xml:space="preserve"> PAGEREF _Toc945 \h </w:instrText>
          </w:r>
          <w:r>
            <w:fldChar w:fldCharType="separate"/>
          </w:r>
          <w:r>
            <w:t>103</w:t>
          </w:r>
          <w:r>
            <w:fldChar w:fldCharType="end"/>
          </w:r>
          <w:r>
            <w:fldChar w:fldCharType="end"/>
          </w:r>
        </w:p>
        <w:p w14:paraId="52802297">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_Toc24528 </w:instrText>
          </w:r>
          <w:r>
            <w:fldChar w:fldCharType="separate"/>
          </w:r>
          <w:r>
            <w:t xml:space="preserve">Figura </w:t>
          </w:r>
          <w:r>
            <w:rPr>
              <w:rFonts w:hint="default"/>
              <w:lang w:val="es-EC"/>
            </w:rPr>
            <w:t>65</w:t>
          </w:r>
          <w:r>
            <w:t>. Creación de vistas - Cliente móvil</w:t>
          </w:r>
          <w:r>
            <w:tab/>
          </w:r>
          <w:r>
            <w:fldChar w:fldCharType="begin"/>
          </w:r>
          <w:r>
            <w:instrText xml:space="preserve"> PAGEREF _Toc24528 \h </w:instrText>
          </w:r>
          <w:r>
            <w:fldChar w:fldCharType="separate"/>
          </w:r>
          <w:r>
            <w:t>104</w:t>
          </w:r>
          <w:r>
            <w:fldChar w:fldCharType="end"/>
          </w:r>
          <w:r>
            <w:fldChar w:fldCharType="end"/>
          </w:r>
        </w:p>
        <w:p w14:paraId="74E1755A">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_Toc12735 </w:instrText>
          </w:r>
          <w:r>
            <w:fldChar w:fldCharType="separate"/>
          </w:r>
          <w:r>
            <w:t xml:space="preserve">Tabla </w:t>
          </w:r>
          <w:r>
            <w:rPr>
              <w:rFonts w:hint="default"/>
              <w:lang w:val="es-EC"/>
            </w:rPr>
            <w:t>70</w:t>
          </w:r>
          <w:r>
            <w:t xml:space="preserve">. </w:t>
          </w:r>
          <w:r>
            <w:rPr>
              <w:rFonts w:hint="default"/>
              <w:lang w:val="es-EC"/>
            </w:rPr>
            <w:t>Clase LoginView</w:t>
          </w:r>
          <w:r>
            <w:t xml:space="preserve">- Cliente </w:t>
          </w:r>
          <w:r>
            <w:rPr>
              <w:rFonts w:hint="default"/>
              <w:lang w:val="es-EC"/>
            </w:rPr>
            <w:t>móvil</w:t>
          </w:r>
          <w:r>
            <w:tab/>
          </w:r>
          <w:r>
            <w:fldChar w:fldCharType="begin"/>
          </w:r>
          <w:r>
            <w:instrText xml:space="preserve"> PAGEREF _Toc12735 \h </w:instrText>
          </w:r>
          <w:r>
            <w:fldChar w:fldCharType="separate"/>
          </w:r>
          <w:r>
            <w:t>104</w:t>
          </w:r>
          <w:r>
            <w:fldChar w:fldCharType="end"/>
          </w:r>
          <w:r>
            <w:fldChar w:fldCharType="end"/>
          </w:r>
        </w:p>
        <w:p w14:paraId="247D9C00">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_Toc26625 </w:instrText>
          </w:r>
          <w:r>
            <w:fldChar w:fldCharType="separate"/>
          </w:r>
          <w:r>
            <w:t xml:space="preserve">Tabla </w:t>
          </w:r>
          <w:r>
            <w:rPr>
              <w:rFonts w:hint="default"/>
              <w:lang w:val="es-EC"/>
            </w:rPr>
            <w:t>71</w:t>
          </w:r>
          <w:r>
            <w:t xml:space="preserve">. </w:t>
          </w:r>
          <w:r>
            <w:rPr>
              <w:rFonts w:hint="default"/>
              <w:lang w:val="es-EC"/>
            </w:rPr>
            <w:t>Clase LoginActivity</w:t>
          </w:r>
          <w:r>
            <w:t>- Cliente web</w:t>
          </w:r>
          <w:r>
            <w:tab/>
          </w:r>
          <w:r>
            <w:fldChar w:fldCharType="begin"/>
          </w:r>
          <w:r>
            <w:instrText xml:space="preserve"> PAGEREF _Toc26625 \h </w:instrText>
          </w:r>
          <w:r>
            <w:fldChar w:fldCharType="separate"/>
          </w:r>
          <w:r>
            <w:t>104</w:t>
          </w:r>
          <w:r>
            <w:fldChar w:fldCharType="end"/>
          </w:r>
          <w:r>
            <w:fldChar w:fldCharType="end"/>
          </w:r>
        </w:p>
        <w:p w14:paraId="22020F05">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_Toc25660 </w:instrText>
          </w:r>
          <w:r>
            <w:fldChar w:fldCharType="separate"/>
          </w:r>
          <w:r>
            <w:t xml:space="preserve">Tabla </w:t>
          </w:r>
          <w:r>
            <w:rPr>
              <w:rFonts w:hint="default"/>
              <w:lang w:val="es-EC"/>
            </w:rPr>
            <w:t>72</w:t>
          </w:r>
          <w:r>
            <w:t xml:space="preserve">. </w:t>
          </w:r>
          <w:r>
            <w:rPr>
              <w:rFonts w:hint="default"/>
              <w:lang w:val="es-EC"/>
            </w:rPr>
            <w:t xml:space="preserve">Clase ConverterView </w:t>
          </w:r>
          <w:r>
            <w:t>- Cliente web</w:t>
          </w:r>
          <w:r>
            <w:tab/>
          </w:r>
          <w:r>
            <w:fldChar w:fldCharType="begin"/>
          </w:r>
          <w:r>
            <w:instrText xml:space="preserve"> PAGEREF _Toc25660 \h </w:instrText>
          </w:r>
          <w:r>
            <w:fldChar w:fldCharType="separate"/>
          </w:r>
          <w:r>
            <w:t>105</w:t>
          </w:r>
          <w:r>
            <w:fldChar w:fldCharType="end"/>
          </w:r>
          <w:r>
            <w:fldChar w:fldCharType="end"/>
          </w:r>
        </w:p>
        <w:p w14:paraId="703A4193">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_Toc26868 </w:instrText>
          </w:r>
          <w:r>
            <w:fldChar w:fldCharType="separate"/>
          </w:r>
          <w:r>
            <w:t xml:space="preserve">Tabla </w:t>
          </w:r>
          <w:r>
            <w:rPr>
              <w:rFonts w:hint="default"/>
              <w:lang w:val="es-EC"/>
            </w:rPr>
            <w:t>73</w:t>
          </w:r>
          <w:r>
            <w:t xml:space="preserve">. </w:t>
          </w:r>
          <w:r>
            <w:rPr>
              <w:rFonts w:hint="default"/>
              <w:lang w:val="es-EC"/>
            </w:rPr>
            <w:t>Clase ConverterActivity</w:t>
          </w:r>
          <w:r>
            <w:t xml:space="preserve">- Cliente </w:t>
          </w:r>
          <w:r>
            <w:rPr>
              <w:rFonts w:hint="default"/>
              <w:lang w:val="es-EC"/>
            </w:rPr>
            <w:t>móvil</w:t>
          </w:r>
          <w:r>
            <w:tab/>
          </w:r>
          <w:r>
            <w:fldChar w:fldCharType="begin"/>
          </w:r>
          <w:r>
            <w:instrText xml:space="preserve"> PAGEREF _Toc26868 \h </w:instrText>
          </w:r>
          <w:r>
            <w:fldChar w:fldCharType="separate"/>
          </w:r>
          <w:r>
            <w:t>105</w:t>
          </w:r>
          <w:r>
            <w:fldChar w:fldCharType="end"/>
          </w:r>
          <w:r>
            <w:fldChar w:fldCharType="end"/>
          </w:r>
        </w:p>
        <w:p w14:paraId="305CD931">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_Toc11078 </w:instrText>
          </w:r>
          <w:r>
            <w:fldChar w:fldCharType="separate"/>
          </w:r>
          <w:r>
            <w:t xml:space="preserve">Tabla </w:t>
          </w:r>
          <w:r>
            <w:rPr>
              <w:rFonts w:hint="default"/>
              <w:lang w:val="es-EC"/>
            </w:rPr>
            <w:t>74</w:t>
          </w:r>
          <w:r>
            <w:t xml:space="preserve">. </w:t>
          </w:r>
          <w:r>
            <w:rPr>
              <w:rFonts w:hint="default"/>
              <w:lang w:val="es-EC"/>
            </w:rPr>
            <w:t>Clase CategoryPageAdapter</w:t>
          </w:r>
          <w:r>
            <w:t xml:space="preserve">- Cliente </w:t>
          </w:r>
          <w:r>
            <w:rPr>
              <w:rFonts w:hint="default"/>
              <w:lang w:val="es-EC"/>
            </w:rPr>
            <w:t>móvil</w:t>
          </w:r>
          <w:r>
            <w:tab/>
          </w:r>
          <w:r>
            <w:fldChar w:fldCharType="begin"/>
          </w:r>
          <w:r>
            <w:instrText xml:space="preserve"> PAGEREF _Toc11078 \h </w:instrText>
          </w:r>
          <w:r>
            <w:fldChar w:fldCharType="separate"/>
          </w:r>
          <w:r>
            <w:t>105</w:t>
          </w:r>
          <w:r>
            <w:fldChar w:fldCharType="end"/>
          </w:r>
          <w:r>
            <w:fldChar w:fldCharType="end"/>
          </w:r>
        </w:p>
        <w:p w14:paraId="214D755D">
          <w:pPr>
            <w:pStyle w:val="21"/>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_Toc31955 </w:instrText>
          </w:r>
          <w:r>
            <w:fldChar w:fldCharType="separate"/>
          </w:r>
          <w:r>
            <w:t xml:space="preserve">Tabla </w:t>
          </w:r>
          <w:r>
            <w:rPr>
              <w:rFonts w:hint="default"/>
              <w:lang w:val="es-EC"/>
            </w:rPr>
            <w:t>75</w:t>
          </w:r>
          <w:r>
            <w:t xml:space="preserve">. </w:t>
          </w:r>
          <w:r>
            <w:rPr>
              <w:rFonts w:hint="default"/>
              <w:lang w:val="es-EC"/>
            </w:rPr>
            <w:t>Clase ConverterFragment</w:t>
          </w:r>
          <w:r>
            <w:t xml:space="preserve">- Cliente </w:t>
          </w:r>
          <w:r>
            <w:rPr>
              <w:rFonts w:hint="default"/>
              <w:lang w:val="es-EC"/>
            </w:rPr>
            <w:t>móvil</w:t>
          </w:r>
          <w:r>
            <w:tab/>
          </w:r>
          <w:r>
            <w:fldChar w:fldCharType="begin"/>
          </w:r>
          <w:r>
            <w:instrText xml:space="preserve"> PAGEREF _Toc31955 \h </w:instrText>
          </w:r>
          <w:r>
            <w:fldChar w:fldCharType="separate"/>
          </w:r>
          <w:r>
            <w:t>106</w:t>
          </w:r>
          <w:r>
            <w:fldChar w:fldCharType="end"/>
          </w:r>
          <w:r>
            <w:fldChar w:fldCharType="end"/>
          </w:r>
        </w:p>
        <w:p w14:paraId="3E2E59EF">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_Toc24786 </w:instrText>
          </w:r>
          <w:r>
            <w:fldChar w:fldCharType="separate"/>
          </w:r>
          <w:r>
            <w:t>EJECUCIÓN DEL CLIENTE DE MÓVIL</w:t>
          </w:r>
          <w:r>
            <w:tab/>
          </w:r>
          <w:r>
            <w:fldChar w:fldCharType="begin"/>
          </w:r>
          <w:r>
            <w:instrText xml:space="preserve"> PAGEREF _Toc24786 \h </w:instrText>
          </w:r>
          <w:r>
            <w:fldChar w:fldCharType="separate"/>
          </w:r>
          <w:r>
            <w:t>109</w:t>
          </w:r>
          <w:r>
            <w:fldChar w:fldCharType="end"/>
          </w:r>
          <w:r>
            <w:fldChar w:fldCharType="end"/>
          </w:r>
        </w:p>
        <w:p w14:paraId="432BF741">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_Toc1102 </w:instrText>
          </w:r>
          <w:r>
            <w:fldChar w:fldCharType="separate"/>
          </w:r>
          <w:r>
            <w:tab/>
          </w:r>
          <w:r>
            <w:fldChar w:fldCharType="begin"/>
          </w:r>
          <w:r>
            <w:instrText xml:space="preserve"> PAGEREF _Toc1102 \h </w:instrText>
          </w:r>
          <w:r>
            <w:fldChar w:fldCharType="separate"/>
          </w:r>
          <w:r>
            <w:t>109</w:t>
          </w:r>
          <w:r>
            <w:fldChar w:fldCharType="end"/>
          </w:r>
          <w:r>
            <w:fldChar w:fldCharType="end"/>
          </w:r>
        </w:p>
        <w:p w14:paraId="449C11A0">
          <w:pPr>
            <w:pStyle w:val="20"/>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_Toc24352 </w:instrText>
          </w:r>
          <w:r>
            <w:fldChar w:fldCharType="separate"/>
          </w:r>
          <w:r>
            <w:t xml:space="preserve">Figura </w:t>
          </w:r>
          <w:r>
            <w:rPr>
              <w:rFonts w:hint="default"/>
              <w:lang w:val="es-EC"/>
            </w:rPr>
            <w:t>66</w:t>
          </w:r>
          <w:r>
            <w:t>. Login - Cliente móvil</w:t>
          </w:r>
          <w:r>
            <w:tab/>
          </w:r>
          <w:r>
            <w:fldChar w:fldCharType="begin"/>
          </w:r>
          <w:r>
            <w:instrText xml:space="preserve"> PAGEREF _Toc24352 \h </w:instrText>
          </w:r>
          <w:r>
            <w:fldChar w:fldCharType="separate"/>
          </w:r>
          <w:r>
            <w:t>109</w:t>
          </w:r>
          <w:r>
            <w:fldChar w:fldCharType="end"/>
          </w:r>
          <w:r>
            <w:fldChar w:fldCharType="end"/>
          </w:r>
        </w:p>
        <w:p w14:paraId="033BB5AC">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_Toc9162 </w:instrText>
          </w:r>
          <w:r>
            <w:fldChar w:fldCharType="separate"/>
          </w:r>
          <w:r>
            <w:t>CONCLUSIONES</w:t>
          </w:r>
          <w:r>
            <w:tab/>
          </w:r>
          <w:r>
            <w:fldChar w:fldCharType="begin"/>
          </w:r>
          <w:r>
            <w:instrText xml:space="preserve"> PAGEREF _Toc9162 \h </w:instrText>
          </w:r>
          <w:r>
            <w:fldChar w:fldCharType="separate"/>
          </w:r>
          <w:r>
            <w:t>109</w:t>
          </w:r>
          <w:r>
            <w:fldChar w:fldCharType="end"/>
          </w:r>
          <w:r>
            <w:fldChar w:fldCharType="end"/>
          </w:r>
        </w:p>
        <w:p w14:paraId="74AFDFCD">
          <w:pPr>
            <w:pStyle w:val="19"/>
            <w:keepNext w:val="0"/>
            <w:keepLines w:val="0"/>
            <w:pageBreakBefore w:val="0"/>
            <w:widowControl/>
            <w:tabs>
              <w:tab w:val="right" w:leader="dot" w:pos="8504"/>
            </w:tabs>
            <w:kinsoku/>
            <w:wordWrap/>
            <w:overflowPunct/>
            <w:topLinePunct w:val="0"/>
            <w:autoSpaceDE/>
            <w:autoSpaceDN/>
            <w:bidi w:val="0"/>
            <w:adjustRightInd/>
            <w:snapToGrid/>
            <w:textAlignment w:val="auto"/>
          </w:pPr>
          <w:r>
            <w:fldChar w:fldCharType="begin"/>
          </w:r>
          <w:r>
            <w:instrText xml:space="preserve"> HYPERLINK \l _Toc10133 </w:instrText>
          </w:r>
          <w:r>
            <w:fldChar w:fldCharType="separate"/>
          </w:r>
          <w:r>
            <w:t>RECOMENDACIONES</w:t>
          </w:r>
          <w:r>
            <w:tab/>
          </w:r>
          <w:r>
            <w:fldChar w:fldCharType="begin"/>
          </w:r>
          <w:r>
            <w:instrText xml:space="preserve"> PAGEREF _Toc10133 \h </w:instrText>
          </w:r>
          <w:r>
            <w:fldChar w:fldCharType="separate"/>
          </w:r>
          <w:r>
            <w:t>110</w:t>
          </w:r>
          <w:r>
            <w:fldChar w:fldCharType="end"/>
          </w:r>
          <w:r>
            <w:fldChar w:fldCharType="end"/>
          </w:r>
        </w:p>
        <w:p w14:paraId="50AFC8AA">
          <w:pPr>
            <w:widowControl w:val="0"/>
            <w:tabs>
              <w:tab w:val="right" w:leader="dot" w:pos="12000"/>
            </w:tabs>
            <w:spacing w:before="60" w:after="0" w:line="240" w:lineRule="auto"/>
            <w:ind w:left="720"/>
            <w:jc w:val="left"/>
          </w:pPr>
          <w:r>
            <w:fldChar w:fldCharType="end"/>
          </w:r>
        </w:p>
      </w:sdtContent>
    </w:sdt>
    <w:p w14:paraId="7F5EC1A6">
      <w:pPr>
        <w:widowControl w:val="0"/>
        <w:pBdr>
          <w:top w:val="none" w:color="auto" w:sz="0" w:space="0"/>
          <w:left w:val="none" w:color="auto" w:sz="0" w:space="0"/>
          <w:bottom w:val="none" w:color="auto" w:sz="0" w:space="0"/>
          <w:right w:val="none" w:color="auto" w:sz="0" w:space="0"/>
          <w:between w:val="none" w:color="auto" w:sz="0" w:space="0"/>
        </w:pBdr>
        <w:spacing w:before="0" w:after="0"/>
        <w:jc w:val="left"/>
      </w:pPr>
      <w:r>
        <w:rPr>
          <w:b/>
          <w:bCs/>
          <w:color w:val="1F497D"/>
          <w:sz w:val="40"/>
          <w:szCs w:val="40"/>
        </w:rPr>
        <w:t>ÍNDICE</w:t>
      </w:r>
      <w:r>
        <w:rPr>
          <w:b/>
          <w:bCs/>
          <w:sz w:val="32"/>
          <w:szCs w:val="32"/>
        </w:rPr>
        <w:t xml:space="preserve"> </w:t>
      </w:r>
      <w:r>
        <w:rPr>
          <w:b/>
          <w:bCs/>
          <w:color w:val="1F497D"/>
          <w:sz w:val="40"/>
          <w:szCs w:val="40"/>
        </w:rPr>
        <w:t>DE</w:t>
      </w:r>
      <w:r>
        <w:rPr>
          <w:b/>
          <w:bCs/>
          <w:sz w:val="32"/>
          <w:szCs w:val="32"/>
        </w:rPr>
        <w:t xml:space="preserve"> </w:t>
      </w:r>
      <w:r>
        <w:rPr>
          <w:b/>
          <w:bCs/>
          <w:color w:val="1F497D"/>
          <w:sz w:val="40"/>
          <w:szCs w:val="40"/>
        </w:rPr>
        <w:t>IMÁGENES</w:t>
      </w:r>
    </w:p>
    <w:sdt>
      <w:sdtPr>
        <w:id w:val="-1924512224"/>
        <w:docPartObj>
          <w:docPartGallery w:val="Table of Contents"/>
          <w:docPartUnique/>
        </w:docPartObj>
      </w:sdtPr>
      <w:sdtContent>
        <w:p w14:paraId="114BDDAA">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rPr>
              <w:rFonts w:ascii="Calibri" w:hAnsi="Calibri" w:eastAsia="Calibri" w:cs="Calibri"/>
              <w:color w:val="548DD4"/>
              <w:sz w:val="22"/>
              <w:szCs w:val="22"/>
              <w:lang w:val="en" w:eastAsia="es-EC" w:bidi="ar-SA"/>
            </w:rPr>
          </w:pPr>
          <w:r>
            <w:fldChar w:fldCharType="begin"/>
          </w:r>
          <w:r>
            <w:instrText xml:space="preserve"> TOC \h \u \z \t "Heading 4,1,Heading 6,6,"</w:instrText>
          </w:r>
          <w:r>
            <w:fldChar w:fldCharType="separate"/>
          </w:r>
        </w:p>
        <w:p w14:paraId="4B1BC403">
          <w:pPr>
            <w:pStyle w:val="17"/>
            <w:tabs>
              <w:tab w:val="right" w:leader="dot" w:pos="8504"/>
            </w:tabs>
          </w:pPr>
          <w:r>
            <w:fldChar w:fldCharType="begin"/>
          </w:r>
          <w:r>
            <w:instrText xml:space="preserve"> HYPERLINK \l _Toc2129 </w:instrText>
          </w:r>
          <w:r>
            <w:fldChar w:fldCharType="separate"/>
          </w:r>
          <w:r>
            <w:t>ÍNDICE DE TABLAS</w:t>
          </w:r>
          <w:r>
            <w:tab/>
          </w:r>
          <w:r>
            <w:fldChar w:fldCharType="begin"/>
          </w:r>
          <w:r>
            <w:instrText xml:space="preserve"> PAGEREF _Toc2129 \h </w:instrText>
          </w:r>
          <w:r>
            <w:fldChar w:fldCharType="separate"/>
          </w:r>
          <w:r>
            <w:t>19</w:t>
          </w:r>
          <w:r>
            <w:fldChar w:fldCharType="end"/>
          </w:r>
          <w:r>
            <w:fldChar w:fldCharType="end"/>
          </w:r>
        </w:p>
        <w:p w14:paraId="2AF3F1A8">
          <w:pPr>
            <w:pStyle w:val="17"/>
            <w:tabs>
              <w:tab w:val="right" w:leader="dot" w:pos="8504"/>
            </w:tabs>
          </w:pPr>
          <w:r>
            <w:fldChar w:fldCharType="begin"/>
          </w:r>
          <w:r>
            <w:instrText xml:space="preserve"> HYPERLINK \l _Toc4443 </w:instrText>
          </w:r>
          <w:r>
            <w:fldChar w:fldCharType="separate"/>
          </w:r>
          <w:r>
            <w:t>PARTE PRÁCTICA</w:t>
          </w:r>
          <w:r>
            <w:tab/>
          </w:r>
          <w:r>
            <w:fldChar w:fldCharType="begin"/>
          </w:r>
          <w:r>
            <w:instrText xml:space="preserve"> PAGEREF _Toc4443 \h </w:instrText>
          </w:r>
          <w:r>
            <w:fldChar w:fldCharType="separate"/>
          </w:r>
          <w:r>
            <w:t>20</w:t>
          </w:r>
          <w:r>
            <w:fldChar w:fldCharType="end"/>
          </w:r>
          <w:r>
            <w:fldChar w:fldCharType="end"/>
          </w:r>
        </w:p>
        <w:p w14:paraId="31901984">
          <w:pPr>
            <w:pStyle w:val="18"/>
            <w:tabs>
              <w:tab w:val="right" w:leader="dot" w:pos="8504"/>
            </w:tabs>
          </w:pPr>
          <w:r>
            <w:fldChar w:fldCharType="begin"/>
          </w:r>
          <w:r>
            <w:instrText xml:space="preserve"> HYPERLINK \l _Toc29881 </w:instrText>
          </w:r>
          <w:r>
            <w:fldChar w:fldCharType="separate"/>
          </w:r>
          <w:r>
            <w:t>INTRODUCCIÓN</w:t>
          </w:r>
          <w:r>
            <w:tab/>
          </w:r>
          <w:r>
            <w:fldChar w:fldCharType="begin"/>
          </w:r>
          <w:r>
            <w:instrText xml:space="preserve"> PAGEREF _Toc29881 \h </w:instrText>
          </w:r>
          <w:r>
            <w:fldChar w:fldCharType="separate"/>
          </w:r>
          <w:r>
            <w:t>20</w:t>
          </w:r>
          <w:r>
            <w:fldChar w:fldCharType="end"/>
          </w:r>
          <w:r>
            <w:fldChar w:fldCharType="end"/>
          </w:r>
        </w:p>
        <w:p w14:paraId="7487710A">
          <w:pPr>
            <w:pStyle w:val="18"/>
            <w:tabs>
              <w:tab w:val="right" w:leader="dot" w:pos="8504"/>
            </w:tabs>
          </w:pPr>
          <w:r>
            <w:fldChar w:fldCharType="begin"/>
          </w:r>
          <w:r>
            <w:instrText xml:space="preserve"> HYPERLINK \l _Toc22174 </w:instrText>
          </w:r>
          <w:r>
            <w:fldChar w:fldCharType="separate"/>
          </w:r>
          <w:r>
            <w:t>OBJETIVOS</w:t>
          </w:r>
          <w:r>
            <w:rPr>
              <w:szCs w:val="40"/>
            </w:rPr>
            <w:t xml:space="preserve"> </w:t>
          </w:r>
          <w:r>
            <w:tab/>
          </w:r>
          <w:r>
            <w:fldChar w:fldCharType="begin"/>
          </w:r>
          <w:r>
            <w:instrText xml:space="preserve"> PAGEREF _Toc22174 \h </w:instrText>
          </w:r>
          <w:r>
            <w:fldChar w:fldCharType="separate"/>
          </w:r>
          <w:r>
            <w:t>20</w:t>
          </w:r>
          <w:r>
            <w:fldChar w:fldCharType="end"/>
          </w:r>
          <w:r>
            <w:fldChar w:fldCharType="end"/>
          </w:r>
        </w:p>
        <w:p w14:paraId="0110A6E4">
          <w:pPr>
            <w:pStyle w:val="19"/>
            <w:tabs>
              <w:tab w:val="right" w:leader="dot" w:pos="8504"/>
            </w:tabs>
          </w:pPr>
          <w:r>
            <w:fldChar w:fldCharType="begin"/>
          </w:r>
          <w:r>
            <w:instrText xml:space="preserve"> HYPERLINK \l _Toc13986 </w:instrText>
          </w:r>
          <w:r>
            <w:fldChar w:fldCharType="separate"/>
          </w:r>
          <w:r>
            <w:t>OBJETIVO GENERAL</w:t>
          </w:r>
          <w:r>
            <w:tab/>
          </w:r>
          <w:r>
            <w:fldChar w:fldCharType="begin"/>
          </w:r>
          <w:r>
            <w:instrText xml:space="preserve"> PAGEREF _Toc13986 \h </w:instrText>
          </w:r>
          <w:r>
            <w:fldChar w:fldCharType="separate"/>
          </w:r>
          <w:r>
            <w:t>20</w:t>
          </w:r>
          <w:r>
            <w:fldChar w:fldCharType="end"/>
          </w:r>
          <w:r>
            <w:fldChar w:fldCharType="end"/>
          </w:r>
        </w:p>
        <w:p w14:paraId="7D426951">
          <w:pPr>
            <w:pStyle w:val="19"/>
            <w:tabs>
              <w:tab w:val="right" w:leader="dot" w:pos="8504"/>
            </w:tabs>
          </w:pPr>
          <w:r>
            <w:fldChar w:fldCharType="begin"/>
          </w:r>
          <w:r>
            <w:instrText xml:space="preserve"> HYPERLINK \l _Toc18540 </w:instrText>
          </w:r>
          <w:r>
            <w:fldChar w:fldCharType="separate"/>
          </w:r>
          <w:r>
            <w:t>OBJETIVOS ESPECÍFICOS</w:t>
          </w:r>
          <w:r>
            <w:tab/>
          </w:r>
          <w:r>
            <w:fldChar w:fldCharType="begin"/>
          </w:r>
          <w:r>
            <w:instrText xml:space="preserve"> PAGEREF _Toc18540 \h </w:instrText>
          </w:r>
          <w:r>
            <w:fldChar w:fldCharType="separate"/>
          </w:r>
          <w:r>
            <w:t>20</w:t>
          </w:r>
          <w:r>
            <w:fldChar w:fldCharType="end"/>
          </w:r>
          <w:r>
            <w:fldChar w:fldCharType="end"/>
          </w:r>
        </w:p>
        <w:p w14:paraId="724880F5">
          <w:pPr>
            <w:pStyle w:val="18"/>
            <w:tabs>
              <w:tab w:val="right" w:leader="dot" w:pos="8504"/>
            </w:tabs>
          </w:pPr>
          <w:r>
            <w:fldChar w:fldCharType="begin"/>
          </w:r>
          <w:r>
            <w:instrText xml:space="preserve"> HYPERLINK \l _Toc29890 </w:instrText>
          </w:r>
          <w:r>
            <w:fldChar w:fldCharType="separate"/>
          </w:r>
          <w:r>
            <w:rPr>
              <w:rFonts w:hint="default"/>
              <w:lang w:val="es-EC"/>
            </w:rPr>
            <w:t>HERRAMIENTAS DE DESARROLLO</w:t>
          </w:r>
          <w:r>
            <w:tab/>
          </w:r>
          <w:r>
            <w:fldChar w:fldCharType="begin"/>
          </w:r>
          <w:r>
            <w:instrText xml:space="preserve"> PAGEREF _Toc29890 \h </w:instrText>
          </w:r>
          <w:r>
            <w:fldChar w:fldCharType="separate"/>
          </w:r>
          <w:r>
            <w:t>21</w:t>
          </w:r>
          <w:r>
            <w:fldChar w:fldCharType="end"/>
          </w:r>
          <w:r>
            <w:fldChar w:fldCharType="end"/>
          </w:r>
        </w:p>
        <w:p w14:paraId="36575DA0">
          <w:pPr>
            <w:pStyle w:val="19"/>
            <w:tabs>
              <w:tab w:val="right" w:leader="dot" w:pos="8504"/>
            </w:tabs>
          </w:pPr>
          <w:r>
            <w:fldChar w:fldCharType="begin"/>
          </w:r>
          <w:r>
            <w:instrText xml:space="preserve"> HYPERLINK \l _Toc9491 </w:instrText>
          </w:r>
          <w:r>
            <w:fldChar w:fldCharType="separate"/>
          </w:r>
          <w:r>
            <w:rPr>
              <w:rFonts w:hint="default"/>
              <w:lang w:val="es-EC"/>
            </w:rPr>
            <w:t>KIT DE DESARROLLO DE JAVA (JDK) 25</w:t>
          </w:r>
          <w:r>
            <w:tab/>
          </w:r>
          <w:r>
            <w:fldChar w:fldCharType="begin"/>
          </w:r>
          <w:r>
            <w:instrText xml:space="preserve"> PAGEREF _Toc9491 \h </w:instrText>
          </w:r>
          <w:r>
            <w:fldChar w:fldCharType="separate"/>
          </w:r>
          <w:r>
            <w:t>21</w:t>
          </w:r>
          <w:r>
            <w:fldChar w:fldCharType="end"/>
          </w:r>
          <w:r>
            <w:fldChar w:fldCharType="end"/>
          </w:r>
        </w:p>
        <w:p w14:paraId="15D0F221">
          <w:pPr>
            <w:pStyle w:val="17"/>
            <w:tabs>
              <w:tab w:val="right" w:leader="dot" w:pos="8504"/>
            </w:tabs>
          </w:pPr>
          <w:r>
            <w:fldChar w:fldCharType="begin"/>
          </w:r>
          <w:r>
            <w:instrText xml:space="preserve"> HYPERLINK \l _Toc9427 </w:instrText>
          </w:r>
          <w:r>
            <w:fldChar w:fldCharType="separate"/>
          </w:r>
          <w:r>
            <w:t xml:space="preserve">Figura 3. Versión de Java JDK </w:t>
          </w:r>
          <w:r>
            <w:rPr>
              <w:rFonts w:hint="default"/>
              <w:lang w:val="es-EC"/>
            </w:rPr>
            <w:t>25</w:t>
          </w:r>
          <w:r>
            <w:t xml:space="preserve"> en el símbolo del sistema</w:t>
          </w:r>
          <w:r>
            <w:tab/>
          </w:r>
          <w:r>
            <w:fldChar w:fldCharType="begin"/>
          </w:r>
          <w:r>
            <w:instrText xml:space="preserve"> PAGEREF _Toc9427 \h </w:instrText>
          </w:r>
          <w:r>
            <w:fldChar w:fldCharType="separate"/>
          </w:r>
          <w:r>
            <w:t>21</w:t>
          </w:r>
          <w:r>
            <w:fldChar w:fldCharType="end"/>
          </w:r>
          <w:r>
            <w:fldChar w:fldCharType="end"/>
          </w:r>
        </w:p>
        <w:p w14:paraId="5FABB995">
          <w:pPr>
            <w:pStyle w:val="19"/>
            <w:tabs>
              <w:tab w:val="right" w:leader="dot" w:pos="8504"/>
            </w:tabs>
          </w:pPr>
          <w:r>
            <w:fldChar w:fldCharType="begin"/>
          </w:r>
          <w:r>
            <w:instrText xml:space="preserve"> HYPERLINK \l _Toc8553 </w:instrText>
          </w:r>
          <w:r>
            <w:fldChar w:fldCharType="separate"/>
          </w:r>
          <w:r>
            <w:rPr>
              <w:rFonts w:hint="default"/>
              <w:lang w:val="es-EC"/>
            </w:rPr>
            <w:t>ENTORNO DE DESARROLLO INTEGRADO(IDE) - NETBEANS 31</w:t>
          </w:r>
          <w:r>
            <w:tab/>
          </w:r>
          <w:r>
            <w:fldChar w:fldCharType="begin"/>
          </w:r>
          <w:r>
            <w:instrText xml:space="preserve"> PAGEREF _Toc8553 \h </w:instrText>
          </w:r>
          <w:r>
            <w:fldChar w:fldCharType="separate"/>
          </w:r>
          <w:r>
            <w:t>21</w:t>
          </w:r>
          <w:r>
            <w:fldChar w:fldCharType="end"/>
          </w:r>
          <w:r>
            <w:fldChar w:fldCharType="end"/>
          </w:r>
        </w:p>
        <w:p w14:paraId="054CA448">
          <w:pPr>
            <w:pStyle w:val="17"/>
            <w:tabs>
              <w:tab w:val="right" w:leader="dot" w:pos="8504"/>
            </w:tabs>
          </w:pPr>
          <w:r>
            <w:fldChar w:fldCharType="begin"/>
          </w:r>
          <w:r>
            <w:instrText xml:space="preserve"> HYPERLINK \l _Toc28240 </w:instrText>
          </w:r>
          <w:r>
            <w:fldChar w:fldCharType="separate"/>
          </w:r>
          <w:r>
            <w:t xml:space="preserve">Figura 7. Aplicación Apache NetBeans </w:t>
          </w:r>
          <w:r>
            <w:rPr>
              <w:rFonts w:hint="default"/>
              <w:lang w:val="es-EC"/>
            </w:rPr>
            <w:t>31</w:t>
          </w:r>
          <w:r>
            <w:tab/>
          </w:r>
          <w:r>
            <w:fldChar w:fldCharType="begin"/>
          </w:r>
          <w:r>
            <w:instrText xml:space="preserve"> PAGEREF _Toc28240 \h </w:instrText>
          </w:r>
          <w:r>
            <w:fldChar w:fldCharType="separate"/>
          </w:r>
          <w:r>
            <w:t>22</w:t>
          </w:r>
          <w:r>
            <w:fldChar w:fldCharType="end"/>
          </w:r>
          <w:r>
            <w:fldChar w:fldCharType="end"/>
          </w:r>
        </w:p>
        <w:p w14:paraId="5180DB5B">
          <w:pPr>
            <w:pStyle w:val="19"/>
            <w:tabs>
              <w:tab w:val="right" w:leader="dot" w:pos="8504"/>
            </w:tabs>
          </w:pPr>
          <w:r>
            <w:fldChar w:fldCharType="begin"/>
          </w:r>
          <w:r>
            <w:instrText xml:space="preserve"> HYPERLINK \l _Toc23826 </w:instrText>
          </w:r>
          <w:r>
            <w:fldChar w:fldCharType="separate"/>
          </w:r>
          <w:r>
            <w:t>I</w:t>
          </w:r>
          <w:r>
            <w:rPr>
              <w:rFonts w:hint="default"/>
              <w:lang w:val="es-EC"/>
            </w:rPr>
            <w:t>DE PARA APLICACIONES MÓVILES - ANDROID STUDIO</w:t>
          </w:r>
          <w:r>
            <w:tab/>
          </w:r>
          <w:r>
            <w:fldChar w:fldCharType="begin"/>
          </w:r>
          <w:r>
            <w:instrText xml:space="preserve"> PAGEREF _Toc23826 \h </w:instrText>
          </w:r>
          <w:r>
            <w:fldChar w:fldCharType="separate"/>
          </w:r>
          <w:r>
            <w:t>22</w:t>
          </w:r>
          <w:r>
            <w:fldChar w:fldCharType="end"/>
          </w:r>
          <w:r>
            <w:fldChar w:fldCharType="end"/>
          </w:r>
        </w:p>
        <w:p w14:paraId="188D99CF">
          <w:pPr>
            <w:pStyle w:val="17"/>
            <w:tabs>
              <w:tab w:val="right" w:leader="dot" w:pos="8504"/>
            </w:tabs>
          </w:pPr>
          <w:r>
            <w:fldChar w:fldCharType="begin"/>
          </w:r>
          <w:r>
            <w:instrText xml:space="preserve"> HYPERLINK \l _Toc30745 </w:instrText>
          </w:r>
          <w:r>
            <w:fldChar w:fldCharType="separate"/>
          </w:r>
          <w:r>
            <w:t>Figura 8. Página oficial de descarga de Android Studio</w:t>
          </w:r>
          <w:r>
            <w:tab/>
          </w:r>
          <w:r>
            <w:fldChar w:fldCharType="begin"/>
          </w:r>
          <w:r>
            <w:instrText xml:space="preserve"> PAGEREF _Toc30745 \h </w:instrText>
          </w:r>
          <w:r>
            <w:fldChar w:fldCharType="separate"/>
          </w:r>
          <w:r>
            <w:t>23</w:t>
          </w:r>
          <w:r>
            <w:fldChar w:fldCharType="end"/>
          </w:r>
          <w:r>
            <w:fldChar w:fldCharType="end"/>
          </w:r>
        </w:p>
        <w:p w14:paraId="6D1B9CA2">
          <w:pPr>
            <w:pStyle w:val="17"/>
            <w:tabs>
              <w:tab w:val="right" w:leader="dot" w:pos="8504"/>
            </w:tabs>
          </w:pPr>
          <w:r>
            <w:fldChar w:fldCharType="begin"/>
          </w:r>
          <w:r>
            <w:instrText xml:space="preserve"> HYPERLINK \l _Toc31243 </w:instrText>
          </w:r>
          <w:r>
            <w:fldChar w:fldCharType="separate"/>
          </w:r>
          <w:r>
            <w:t>Figura 9. Ejecutable Android Studio</w:t>
          </w:r>
          <w:r>
            <w:tab/>
          </w:r>
          <w:r>
            <w:fldChar w:fldCharType="begin"/>
          </w:r>
          <w:r>
            <w:instrText xml:space="preserve"> PAGEREF _Toc31243 \h </w:instrText>
          </w:r>
          <w:r>
            <w:fldChar w:fldCharType="separate"/>
          </w:r>
          <w:r>
            <w:t>23</w:t>
          </w:r>
          <w:r>
            <w:fldChar w:fldCharType="end"/>
          </w:r>
          <w:r>
            <w:fldChar w:fldCharType="end"/>
          </w:r>
        </w:p>
        <w:p w14:paraId="0D1141C3">
          <w:pPr>
            <w:pStyle w:val="17"/>
            <w:tabs>
              <w:tab w:val="right" w:leader="dot" w:pos="8504"/>
            </w:tabs>
          </w:pPr>
          <w:r>
            <w:fldChar w:fldCharType="begin"/>
          </w:r>
          <w:r>
            <w:instrText xml:space="preserve"> HYPERLINK \l _Toc8270 </w:instrText>
          </w:r>
          <w:r>
            <w:fldChar w:fldCharType="separate"/>
          </w:r>
          <w:r>
            <w:t>Figura 10. Pantalla inicial de instalación de Android Studio</w:t>
          </w:r>
          <w:r>
            <w:tab/>
          </w:r>
          <w:r>
            <w:fldChar w:fldCharType="begin"/>
          </w:r>
          <w:r>
            <w:instrText xml:space="preserve"> PAGEREF _Toc8270 \h </w:instrText>
          </w:r>
          <w:r>
            <w:fldChar w:fldCharType="separate"/>
          </w:r>
          <w:r>
            <w:t>23</w:t>
          </w:r>
          <w:r>
            <w:fldChar w:fldCharType="end"/>
          </w:r>
          <w:r>
            <w:fldChar w:fldCharType="end"/>
          </w:r>
        </w:p>
        <w:p w14:paraId="7F3C26DB">
          <w:pPr>
            <w:pStyle w:val="17"/>
            <w:tabs>
              <w:tab w:val="right" w:leader="dot" w:pos="8504"/>
            </w:tabs>
          </w:pPr>
          <w:r>
            <w:fldChar w:fldCharType="begin"/>
          </w:r>
          <w:r>
            <w:instrText xml:space="preserve"> HYPERLINK \l _Toc31145 </w:instrText>
          </w:r>
          <w:r>
            <w:fldChar w:fldCharType="separate"/>
          </w:r>
          <w:r>
            <w:t>Figura 11. Aplicación Android Studio</w:t>
          </w:r>
          <w:r>
            <w:tab/>
          </w:r>
          <w:r>
            <w:fldChar w:fldCharType="begin"/>
          </w:r>
          <w:r>
            <w:instrText xml:space="preserve"> PAGEREF _Toc31145 \h </w:instrText>
          </w:r>
          <w:r>
            <w:fldChar w:fldCharType="separate"/>
          </w:r>
          <w:r>
            <w:t>24</w:t>
          </w:r>
          <w:r>
            <w:fldChar w:fldCharType="end"/>
          </w:r>
          <w:r>
            <w:fldChar w:fldCharType="end"/>
          </w:r>
        </w:p>
        <w:p w14:paraId="7B37CF25">
          <w:pPr>
            <w:pStyle w:val="18"/>
            <w:tabs>
              <w:tab w:val="right" w:leader="dot" w:pos="8504"/>
            </w:tabs>
          </w:pPr>
          <w:r>
            <w:fldChar w:fldCharType="begin"/>
          </w:r>
          <w:r>
            <w:instrText xml:space="preserve"> HYPERLINK \l _Toc22493 </w:instrText>
          </w:r>
          <w:r>
            <w:fldChar w:fldCharType="separate"/>
          </w:r>
          <w:r>
            <w:t>ESTRUCTURA DE PROYECTO</w:t>
          </w:r>
          <w:r>
            <w:tab/>
          </w:r>
          <w:r>
            <w:fldChar w:fldCharType="begin"/>
          </w:r>
          <w:r>
            <w:instrText xml:space="preserve"> PAGEREF _Toc22493 \h </w:instrText>
          </w:r>
          <w:r>
            <w:fldChar w:fldCharType="separate"/>
          </w:r>
          <w:r>
            <w:t>24</w:t>
          </w:r>
          <w:r>
            <w:fldChar w:fldCharType="end"/>
          </w:r>
          <w:r>
            <w:fldChar w:fldCharType="end"/>
          </w:r>
        </w:p>
        <w:p w14:paraId="497B2D2A">
          <w:pPr>
            <w:pStyle w:val="17"/>
            <w:tabs>
              <w:tab w:val="right" w:leader="dot" w:pos="8504"/>
            </w:tabs>
          </w:pPr>
          <w:r>
            <w:fldChar w:fldCharType="begin"/>
          </w:r>
          <w:r>
            <w:instrText xml:space="preserve"> HYPERLINK \l _Toc21094 </w:instrText>
          </w:r>
          <w:r>
            <w:fldChar w:fldCharType="separate"/>
          </w:r>
          <w:r>
            <w:t>Figura 1. Creación de la carpeta raíz</w:t>
          </w:r>
          <w:r>
            <w:tab/>
          </w:r>
          <w:r>
            <w:fldChar w:fldCharType="begin"/>
          </w:r>
          <w:r>
            <w:instrText xml:space="preserve"> PAGEREF _Toc21094 \h </w:instrText>
          </w:r>
          <w:r>
            <w:fldChar w:fldCharType="separate"/>
          </w:r>
          <w:r>
            <w:t>24</w:t>
          </w:r>
          <w:r>
            <w:fldChar w:fldCharType="end"/>
          </w:r>
          <w:r>
            <w:fldChar w:fldCharType="end"/>
          </w:r>
        </w:p>
        <w:p w14:paraId="20BAE6F6">
          <w:pPr>
            <w:pStyle w:val="17"/>
            <w:tabs>
              <w:tab w:val="right" w:leader="dot" w:pos="8504"/>
            </w:tabs>
          </w:pPr>
          <w:r>
            <w:fldChar w:fldCharType="begin"/>
          </w:r>
          <w:r>
            <w:instrText xml:space="preserve"> HYPERLINK \l _Toc26513 </w:instrText>
          </w:r>
          <w:r>
            <w:fldChar w:fldCharType="separate"/>
          </w:r>
          <w:r>
            <w:t>Figura 2. Estructura inicial del proyecto</w:t>
          </w:r>
          <w:r>
            <w:tab/>
          </w:r>
          <w:r>
            <w:fldChar w:fldCharType="begin"/>
          </w:r>
          <w:r>
            <w:instrText xml:space="preserve"> PAGEREF _Toc26513 \h </w:instrText>
          </w:r>
          <w:r>
            <w:fldChar w:fldCharType="separate"/>
          </w:r>
          <w:r>
            <w:t>24</w:t>
          </w:r>
          <w:r>
            <w:fldChar w:fldCharType="end"/>
          </w:r>
          <w:r>
            <w:fldChar w:fldCharType="end"/>
          </w:r>
        </w:p>
        <w:p w14:paraId="490E7EB4">
          <w:pPr>
            <w:pStyle w:val="17"/>
            <w:tabs>
              <w:tab w:val="right" w:leader="dot" w:pos="8504"/>
            </w:tabs>
          </w:pPr>
          <w:r>
            <w:fldChar w:fldCharType="begin"/>
          </w:r>
          <w:r>
            <w:instrText xml:space="preserve"> HYPERLINK \l _Toc3373 </w:instrText>
          </w:r>
          <w:r>
            <w:fldChar w:fldCharType="separate"/>
          </w:r>
          <w:r>
            <w:t>APLICACIONES SERVIDOR</w:t>
          </w:r>
          <w:r>
            <w:tab/>
          </w:r>
          <w:r>
            <w:fldChar w:fldCharType="begin"/>
          </w:r>
          <w:r>
            <w:instrText xml:space="preserve"> PAGEREF _Toc3373 \h </w:instrText>
          </w:r>
          <w:r>
            <w:fldChar w:fldCharType="separate"/>
          </w:r>
          <w:r>
            <w:t>25</w:t>
          </w:r>
          <w:r>
            <w:fldChar w:fldCharType="end"/>
          </w:r>
          <w:r>
            <w:fldChar w:fldCharType="end"/>
          </w:r>
        </w:p>
        <w:p w14:paraId="08BE0421">
          <w:pPr>
            <w:pStyle w:val="18"/>
            <w:tabs>
              <w:tab w:val="right" w:leader="dot" w:pos="8504"/>
            </w:tabs>
          </w:pPr>
          <w:r>
            <w:fldChar w:fldCharType="begin"/>
          </w:r>
          <w:r>
            <w:instrText xml:space="preserve"> HYPERLINK \l _Toc21170 </w:instrText>
          </w:r>
          <w:r>
            <w:fldChar w:fldCharType="separate"/>
          </w:r>
          <w:r>
            <w:t xml:space="preserve">CREACIÓN DEL </w:t>
          </w:r>
          <w:r>
            <w:rPr>
              <w:rFonts w:hint="default"/>
              <w:lang w:val="es-EC"/>
            </w:rPr>
            <w:t>SERVIDOR PAYARA</w:t>
          </w:r>
          <w:r>
            <w:tab/>
          </w:r>
          <w:r>
            <w:fldChar w:fldCharType="begin"/>
          </w:r>
          <w:r>
            <w:instrText xml:space="preserve"> PAGEREF _Toc21170 \h </w:instrText>
          </w:r>
          <w:r>
            <w:fldChar w:fldCharType="separate"/>
          </w:r>
          <w:r>
            <w:t>25</w:t>
          </w:r>
          <w:r>
            <w:fldChar w:fldCharType="end"/>
          </w:r>
          <w:r>
            <w:fldChar w:fldCharType="end"/>
          </w:r>
        </w:p>
        <w:p w14:paraId="6FE1945E">
          <w:pPr>
            <w:pStyle w:val="17"/>
            <w:tabs>
              <w:tab w:val="right" w:leader="dot" w:pos="8504"/>
            </w:tabs>
          </w:pPr>
          <w:r>
            <w:fldChar w:fldCharType="begin"/>
          </w:r>
          <w:r>
            <w:instrText xml:space="preserve"> HYPERLINK \l _Toc28173 </w:instrText>
          </w:r>
          <w:r>
            <w:fldChar w:fldCharType="separate"/>
          </w:r>
          <w:r>
            <w:t xml:space="preserve">Figura 12. </w:t>
          </w:r>
          <w:r>
            <w:rPr>
              <w:rFonts w:hint="default"/>
              <w:lang w:val="es-EC"/>
            </w:rPr>
            <w:t>Ventana de selección del servidor</w:t>
          </w:r>
          <w:r>
            <w:tab/>
          </w:r>
          <w:r>
            <w:fldChar w:fldCharType="begin"/>
          </w:r>
          <w:r>
            <w:instrText xml:space="preserve"> PAGEREF _Toc28173 \h </w:instrText>
          </w:r>
          <w:r>
            <w:fldChar w:fldCharType="separate"/>
          </w:r>
          <w:r>
            <w:t>25</w:t>
          </w:r>
          <w:r>
            <w:fldChar w:fldCharType="end"/>
          </w:r>
          <w:r>
            <w:fldChar w:fldCharType="end"/>
          </w:r>
        </w:p>
        <w:p w14:paraId="3CDF1451">
          <w:pPr>
            <w:pStyle w:val="17"/>
            <w:tabs>
              <w:tab w:val="right" w:leader="dot" w:pos="8504"/>
            </w:tabs>
          </w:pPr>
          <w:r>
            <w:fldChar w:fldCharType="begin"/>
          </w:r>
          <w:r>
            <w:instrText xml:space="preserve"> HYPERLINK \l _Toc27496 </w:instrText>
          </w:r>
          <w:r>
            <w:fldChar w:fldCharType="separate"/>
          </w:r>
          <w:r>
            <w:t>Figura 1</w:t>
          </w:r>
          <w:r>
            <w:rPr>
              <w:rFonts w:hint="default"/>
              <w:lang w:val="es-EC"/>
            </w:rPr>
            <w:t>3</w:t>
          </w:r>
          <w:r>
            <w:t xml:space="preserve">. </w:t>
          </w:r>
          <w:r>
            <w:rPr>
              <w:rFonts w:hint="default"/>
              <w:lang w:val="es-EC"/>
            </w:rPr>
            <w:t>Ventana para configurar la ubicación de Payara Server</w:t>
          </w:r>
          <w:r>
            <w:tab/>
          </w:r>
          <w:r>
            <w:fldChar w:fldCharType="begin"/>
          </w:r>
          <w:r>
            <w:instrText xml:space="preserve"> PAGEREF _Toc27496 \h </w:instrText>
          </w:r>
          <w:r>
            <w:fldChar w:fldCharType="separate"/>
          </w:r>
          <w:r>
            <w:t>25</w:t>
          </w:r>
          <w:r>
            <w:fldChar w:fldCharType="end"/>
          </w:r>
          <w:r>
            <w:fldChar w:fldCharType="end"/>
          </w:r>
        </w:p>
        <w:p w14:paraId="1BD94A0C">
          <w:pPr>
            <w:pStyle w:val="17"/>
            <w:tabs>
              <w:tab w:val="right" w:leader="dot" w:pos="8504"/>
            </w:tabs>
          </w:pPr>
          <w:r>
            <w:fldChar w:fldCharType="begin"/>
          </w:r>
          <w:r>
            <w:instrText xml:space="preserve"> HYPERLINK \l _Toc2939 </w:instrText>
          </w:r>
          <w:r>
            <w:fldChar w:fldCharType="separate"/>
          </w:r>
          <w:r>
            <w:rPr>
              <w:rFonts w:hint="default" w:ascii="Calibri" w:hAnsi="Calibri" w:cs="Calibri"/>
              <w:i/>
              <w:iCs/>
            </w:rPr>
            <w:t>Figura 1</w:t>
          </w:r>
          <w:r>
            <w:rPr>
              <w:rFonts w:hint="default" w:ascii="Calibri" w:hAnsi="Calibri" w:cs="Calibri"/>
              <w:i/>
              <w:iCs/>
              <w:lang w:val="es-EC"/>
            </w:rPr>
            <w:t>4</w:t>
          </w:r>
          <w:r>
            <w:rPr>
              <w:rFonts w:hint="default" w:ascii="Calibri" w:hAnsi="Calibri" w:cs="Calibri"/>
              <w:i/>
              <w:iCs/>
            </w:rPr>
            <w:t xml:space="preserve">. Ventana de </w:t>
          </w:r>
          <w:r>
            <w:rPr>
              <w:rFonts w:hint="default" w:ascii="Calibri" w:hAnsi="Calibri" w:cs="Calibri"/>
              <w:i/>
              <w:iCs/>
              <w:lang w:val="es-EC"/>
            </w:rPr>
            <w:t>conexion a Payara Server</w:t>
          </w:r>
          <w:r>
            <w:tab/>
          </w:r>
          <w:r>
            <w:fldChar w:fldCharType="begin"/>
          </w:r>
          <w:r>
            <w:instrText xml:space="preserve"> PAGEREF _Toc2939 \h </w:instrText>
          </w:r>
          <w:r>
            <w:fldChar w:fldCharType="separate"/>
          </w:r>
          <w:r>
            <w:t>26</w:t>
          </w:r>
          <w:r>
            <w:fldChar w:fldCharType="end"/>
          </w:r>
          <w:r>
            <w:fldChar w:fldCharType="end"/>
          </w:r>
        </w:p>
        <w:p w14:paraId="3C115345">
          <w:pPr>
            <w:pStyle w:val="18"/>
            <w:tabs>
              <w:tab w:val="right" w:leader="dot" w:pos="8504"/>
            </w:tabs>
          </w:pPr>
          <w:r>
            <w:fldChar w:fldCharType="begin"/>
          </w:r>
          <w:r>
            <w:instrText xml:space="preserve"> HYPERLINK \l _Toc3977 </w:instrText>
          </w:r>
          <w:r>
            <w:fldChar w:fldCharType="separate"/>
          </w:r>
          <w:r>
            <w:t>CREACIÓN DEL PROYECTO SERVIDOR</w:t>
          </w:r>
          <w:r>
            <w:tab/>
          </w:r>
          <w:r>
            <w:fldChar w:fldCharType="begin"/>
          </w:r>
          <w:r>
            <w:instrText xml:space="preserve"> PAGEREF _Toc3977 \h </w:instrText>
          </w:r>
          <w:r>
            <w:fldChar w:fldCharType="separate"/>
          </w:r>
          <w:r>
            <w:t>26</w:t>
          </w:r>
          <w:r>
            <w:fldChar w:fldCharType="end"/>
          </w:r>
          <w:r>
            <w:fldChar w:fldCharType="end"/>
          </w:r>
        </w:p>
        <w:p w14:paraId="75DCC4EF">
          <w:pPr>
            <w:pStyle w:val="17"/>
            <w:tabs>
              <w:tab w:val="right" w:leader="dot" w:pos="8504"/>
            </w:tabs>
          </w:pPr>
          <w:r>
            <w:fldChar w:fldCharType="begin"/>
          </w:r>
          <w:r>
            <w:instrText xml:space="preserve"> HYPERLINK \l _Toc4221 </w:instrText>
          </w:r>
          <w:r>
            <w:fldChar w:fldCharType="separate"/>
          </w:r>
          <w:r>
            <w:t>Figura 1</w:t>
          </w:r>
          <w:r>
            <w:rPr>
              <w:rFonts w:hint="default"/>
              <w:lang w:val="es-EC"/>
            </w:rPr>
            <w:t>5</w:t>
          </w:r>
          <w:r>
            <w:t>. Creación del proyecto – Servidor SOAP</w:t>
          </w:r>
          <w:r>
            <w:tab/>
          </w:r>
          <w:r>
            <w:fldChar w:fldCharType="begin"/>
          </w:r>
          <w:r>
            <w:instrText xml:space="preserve"> PAGEREF _Toc4221 \h </w:instrText>
          </w:r>
          <w:r>
            <w:fldChar w:fldCharType="separate"/>
          </w:r>
          <w:r>
            <w:t>27</w:t>
          </w:r>
          <w:r>
            <w:fldChar w:fldCharType="end"/>
          </w:r>
          <w:r>
            <w:fldChar w:fldCharType="end"/>
          </w:r>
        </w:p>
        <w:p w14:paraId="1711B3E8">
          <w:pPr>
            <w:pStyle w:val="17"/>
            <w:tabs>
              <w:tab w:val="right" w:leader="dot" w:pos="8504"/>
            </w:tabs>
          </w:pPr>
          <w:r>
            <w:fldChar w:fldCharType="begin"/>
          </w:r>
          <w:r>
            <w:instrText xml:space="preserve"> HYPERLINK \l _Toc30837 </w:instrText>
          </w:r>
          <w:r>
            <w:fldChar w:fldCharType="separate"/>
          </w:r>
          <w:r>
            <w:t>Figura 1</w:t>
          </w:r>
          <w:r>
            <w:rPr>
              <w:rFonts w:hint="default"/>
              <w:lang w:val="es-EC"/>
            </w:rPr>
            <w:t>6</w:t>
          </w:r>
          <w:r>
            <w:t>. Configuración del proyecto 1 - Servidor SOAP</w:t>
          </w:r>
          <w:r>
            <w:tab/>
          </w:r>
          <w:r>
            <w:fldChar w:fldCharType="begin"/>
          </w:r>
          <w:r>
            <w:instrText xml:space="preserve"> PAGEREF _Toc30837 \h </w:instrText>
          </w:r>
          <w:r>
            <w:fldChar w:fldCharType="separate"/>
          </w:r>
          <w:r>
            <w:t>27</w:t>
          </w:r>
          <w:r>
            <w:fldChar w:fldCharType="end"/>
          </w:r>
          <w:r>
            <w:fldChar w:fldCharType="end"/>
          </w:r>
        </w:p>
        <w:p w14:paraId="29C5C115">
          <w:pPr>
            <w:pStyle w:val="17"/>
            <w:tabs>
              <w:tab w:val="right" w:leader="dot" w:pos="8504"/>
            </w:tabs>
          </w:pPr>
          <w:r>
            <w:fldChar w:fldCharType="begin"/>
          </w:r>
          <w:r>
            <w:instrText xml:space="preserve"> HYPERLINK \l _Toc2435 </w:instrText>
          </w:r>
          <w:r>
            <w:fldChar w:fldCharType="separate"/>
          </w:r>
          <w:r>
            <w:t>Figura 1</w:t>
          </w:r>
          <w:r>
            <w:rPr>
              <w:rFonts w:hint="default"/>
              <w:lang w:val="es-EC"/>
            </w:rPr>
            <w:t>7</w:t>
          </w:r>
          <w:r>
            <w:t>. Configuración del proyecto 2 - Servidor SOAP</w:t>
          </w:r>
          <w:r>
            <w:tab/>
          </w:r>
          <w:r>
            <w:fldChar w:fldCharType="begin"/>
          </w:r>
          <w:r>
            <w:instrText xml:space="preserve"> PAGEREF _Toc2435 \h </w:instrText>
          </w:r>
          <w:r>
            <w:fldChar w:fldCharType="separate"/>
          </w:r>
          <w:r>
            <w:t>28</w:t>
          </w:r>
          <w:r>
            <w:fldChar w:fldCharType="end"/>
          </w:r>
          <w:r>
            <w:fldChar w:fldCharType="end"/>
          </w:r>
        </w:p>
        <w:p w14:paraId="3406EF02">
          <w:pPr>
            <w:pStyle w:val="18"/>
            <w:tabs>
              <w:tab w:val="right" w:leader="dot" w:pos="8504"/>
            </w:tabs>
          </w:pPr>
          <w:r>
            <w:fldChar w:fldCharType="begin"/>
          </w:r>
          <w:r>
            <w:instrText xml:space="preserve"> HYPERLINK \l _Toc7976 </w:instrText>
          </w:r>
          <w:r>
            <w:fldChar w:fldCharType="separate"/>
          </w:r>
          <w:r>
            <w:t>CODIFICACIÓN DEL PROYECTO SERVIDOR</w:t>
          </w:r>
          <w:r>
            <w:tab/>
          </w:r>
          <w:r>
            <w:fldChar w:fldCharType="begin"/>
          </w:r>
          <w:r>
            <w:instrText xml:space="preserve"> PAGEREF _Toc7976 \h </w:instrText>
          </w:r>
          <w:r>
            <w:fldChar w:fldCharType="separate"/>
          </w:r>
          <w:r>
            <w:t>28</w:t>
          </w:r>
          <w:r>
            <w:fldChar w:fldCharType="end"/>
          </w:r>
          <w:r>
            <w:fldChar w:fldCharType="end"/>
          </w:r>
        </w:p>
        <w:p w14:paraId="4BA5A5B3">
          <w:pPr>
            <w:pStyle w:val="19"/>
            <w:tabs>
              <w:tab w:val="right" w:leader="dot" w:pos="8504"/>
            </w:tabs>
          </w:pPr>
          <w:r>
            <w:fldChar w:fldCharType="begin"/>
          </w:r>
          <w:r>
            <w:instrText xml:space="preserve"> HYPERLINK \l _Toc22713 </w:instrText>
          </w:r>
          <w:r>
            <w:fldChar w:fldCharType="separate"/>
          </w:r>
          <w:r>
            <w:t>CREACIÓN DE PAQUETES</w:t>
          </w:r>
          <w:r>
            <w:tab/>
          </w:r>
          <w:r>
            <w:fldChar w:fldCharType="begin"/>
          </w:r>
          <w:r>
            <w:instrText xml:space="preserve"> PAGEREF _Toc22713 \h </w:instrText>
          </w:r>
          <w:r>
            <w:fldChar w:fldCharType="separate"/>
          </w:r>
          <w:r>
            <w:t>28</w:t>
          </w:r>
          <w:r>
            <w:fldChar w:fldCharType="end"/>
          </w:r>
          <w:r>
            <w:fldChar w:fldCharType="end"/>
          </w:r>
        </w:p>
        <w:p w14:paraId="14780169">
          <w:pPr>
            <w:pStyle w:val="17"/>
            <w:tabs>
              <w:tab w:val="right" w:leader="dot" w:pos="8504"/>
            </w:tabs>
          </w:pPr>
          <w:r>
            <w:fldChar w:fldCharType="begin"/>
          </w:r>
          <w:r>
            <w:instrText xml:space="preserve"> HYPERLINK \l _Toc32187 </w:instrText>
          </w:r>
          <w:r>
            <w:fldChar w:fldCharType="separate"/>
          </w:r>
          <w:r>
            <w:t>Figura 1</w:t>
          </w:r>
          <w:r>
            <w:rPr>
              <w:rFonts w:hint="default"/>
              <w:lang w:val="es-EC"/>
            </w:rPr>
            <w:t>8</w:t>
          </w:r>
          <w:r>
            <w:t>. Estructura de paquetes - Servidor SOAP</w:t>
          </w:r>
          <w:r>
            <w:tab/>
          </w:r>
          <w:r>
            <w:fldChar w:fldCharType="begin"/>
          </w:r>
          <w:r>
            <w:instrText xml:space="preserve"> PAGEREF _Toc32187 \h </w:instrText>
          </w:r>
          <w:r>
            <w:fldChar w:fldCharType="separate"/>
          </w:r>
          <w:r>
            <w:t>28</w:t>
          </w:r>
          <w:r>
            <w:fldChar w:fldCharType="end"/>
          </w:r>
          <w:r>
            <w:fldChar w:fldCharType="end"/>
          </w:r>
        </w:p>
        <w:p w14:paraId="74DB7FBE">
          <w:pPr>
            <w:pStyle w:val="19"/>
            <w:tabs>
              <w:tab w:val="right" w:leader="dot" w:pos="8504"/>
            </w:tabs>
          </w:pPr>
          <w:r>
            <w:fldChar w:fldCharType="begin"/>
          </w:r>
          <w:r>
            <w:instrText xml:space="preserve"> HYPERLINK \l _Toc5640 </w:instrText>
          </w:r>
          <w:r>
            <w:fldChar w:fldCharType="separate"/>
          </w:r>
          <w:r>
            <w:t>CREACIÓN DE WEBSERVICES</w:t>
          </w:r>
          <w:r>
            <w:tab/>
          </w:r>
          <w:r>
            <w:fldChar w:fldCharType="begin"/>
          </w:r>
          <w:r>
            <w:instrText xml:space="preserve"> PAGEREF _Toc5640 \h </w:instrText>
          </w:r>
          <w:r>
            <w:fldChar w:fldCharType="separate"/>
          </w:r>
          <w:r>
            <w:t>28</w:t>
          </w:r>
          <w:r>
            <w:fldChar w:fldCharType="end"/>
          </w:r>
          <w:r>
            <w:fldChar w:fldCharType="end"/>
          </w:r>
        </w:p>
        <w:p w14:paraId="05795413">
          <w:pPr>
            <w:pStyle w:val="17"/>
            <w:tabs>
              <w:tab w:val="right" w:leader="dot" w:pos="8504"/>
            </w:tabs>
          </w:pPr>
          <w:r>
            <w:fldChar w:fldCharType="begin"/>
          </w:r>
          <w:r>
            <w:instrText xml:space="preserve"> HYPERLINK \l _Toc472 </w:instrText>
          </w:r>
          <w:r>
            <w:fldChar w:fldCharType="separate"/>
          </w:r>
          <w:r>
            <w:t>Figura 1</w:t>
          </w:r>
          <w:r>
            <w:rPr>
              <w:rFonts w:hint="default"/>
              <w:lang w:val="es-EC"/>
            </w:rPr>
            <w:t>9</w:t>
          </w:r>
          <w:r>
            <w:t>. Estructura de paquetes - WebServices</w:t>
          </w:r>
          <w:r>
            <w:tab/>
          </w:r>
          <w:r>
            <w:fldChar w:fldCharType="begin"/>
          </w:r>
          <w:r>
            <w:instrText xml:space="preserve"> PAGEREF _Toc472 \h </w:instrText>
          </w:r>
          <w:r>
            <w:fldChar w:fldCharType="separate"/>
          </w:r>
          <w:r>
            <w:t>29</w:t>
          </w:r>
          <w:r>
            <w:fldChar w:fldCharType="end"/>
          </w:r>
          <w:r>
            <w:fldChar w:fldCharType="end"/>
          </w:r>
        </w:p>
        <w:p w14:paraId="39FFE1C8">
          <w:pPr>
            <w:pStyle w:val="21"/>
            <w:tabs>
              <w:tab w:val="right" w:leader="dot" w:pos="8504"/>
            </w:tabs>
          </w:pPr>
          <w:r>
            <w:fldChar w:fldCharType="begin"/>
          </w:r>
          <w:r>
            <w:instrText xml:space="preserve"> HYPERLINK \l _Toc49 </w:instrText>
          </w:r>
          <w:r>
            <w:fldChar w:fldCharType="separate"/>
          </w:r>
          <w:r>
            <w:rPr>
              <w:bCs/>
              <w:i w:val="0"/>
              <w:iCs w:val="0"/>
              <w:szCs w:val="24"/>
            </w:rPr>
            <w:t xml:space="preserve">Tabla 1. Clase </w:t>
          </w:r>
          <w:r>
            <w:rPr>
              <w:rFonts w:hint="default"/>
              <w:bCs/>
              <w:i w:val="0"/>
              <w:iCs w:val="0"/>
              <w:szCs w:val="24"/>
            </w:rPr>
            <w:t>WSConversorUnidades</w:t>
          </w:r>
          <w:r>
            <w:tab/>
          </w:r>
          <w:r>
            <w:fldChar w:fldCharType="begin"/>
          </w:r>
          <w:r>
            <w:instrText xml:space="preserve"> PAGEREF _Toc49 \h </w:instrText>
          </w:r>
          <w:r>
            <w:fldChar w:fldCharType="separate"/>
          </w:r>
          <w:r>
            <w:t>30</w:t>
          </w:r>
          <w:r>
            <w:fldChar w:fldCharType="end"/>
          </w:r>
          <w:r>
            <w:fldChar w:fldCharType="end"/>
          </w:r>
        </w:p>
        <w:p w14:paraId="09256802">
          <w:pPr>
            <w:pStyle w:val="19"/>
            <w:tabs>
              <w:tab w:val="right" w:leader="dot" w:pos="8504"/>
            </w:tabs>
          </w:pPr>
          <w:r>
            <w:fldChar w:fldCharType="begin"/>
          </w:r>
          <w:r>
            <w:instrText xml:space="preserve"> HYPERLINK \l _Toc24567 </w:instrText>
          </w:r>
          <w:r>
            <w:fldChar w:fldCharType="separate"/>
          </w:r>
          <w:r>
            <w:t>CREACIÓN DE SERVICIO</w:t>
          </w:r>
          <w:r>
            <w:rPr>
              <w:rFonts w:hint="default"/>
              <w:lang w:val="es-EC"/>
            </w:rPr>
            <w:t>S</w:t>
          </w:r>
          <w:r>
            <w:tab/>
          </w:r>
          <w:r>
            <w:fldChar w:fldCharType="begin"/>
          </w:r>
          <w:r>
            <w:instrText xml:space="preserve"> PAGEREF _Toc24567 \h </w:instrText>
          </w:r>
          <w:r>
            <w:fldChar w:fldCharType="separate"/>
          </w:r>
          <w:r>
            <w:t>33</w:t>
          </w:r>
          <w:r>
            <w:fldChar w:fldCharType="end"/>
          </w:r>
          <w:r>
            <w:fldChar w:fldCharType="end"/>
          </w:r>
        </w:p>
        <w:p w14:paraId="2FE99838">
          <w:pPr>
            <w:pStyle w:val="17"/>
            <w:tabs>
              <w:tab w:val="right" w:leader="dot" w:pos="8504"/>
            </w:tabs>
          </w:pPr>
          <w:r>
            <w:fldChar w:fldCharType="begin"/>
          </w:r>
          <w:r>
            <w:instrText xml:space="preserve"> HYPERLINK \l _Toc4001 </w:instrText>
          </w:r>
          <w:r>
            <w:fldChar w:fldCharType="separate"/>
          </w:r>
          <w:r>
            <w:t xml:space="preserve">Figura </w:t>
          </w:r>
          <w:r>
            <w:rPr>
              <w:rFonts w:hint="default"/>
              <w:lang w:val="es-EC"/>
            </w:rPr>
            <w:t>20</w:t>
          </w:r>
          <w:r>
            <w:t>. Estructura de paquetes - servicios</w:t>
          </w:r>
          <w:r>
            <w:tab/>
          </w:r>
          <w:r>
            <w:fldChar w:fldCharType="begin"/>
          </w:r>
          <w:r>
            <w:instrText xml:space="preserve"> PAGEREF _Toc4001 \h </w:instrText>
          </w:r>
          <w:r>
            <w:fldChar w:fldCharType="separate"/>
          </w:r>
          <w:r>
            <w:t>33</w:t>
          </w:r>
          <w:r>
            <w:fldChar w:fldCharType="end"/>
          </w:r>
          <w:r>
            <w:fldChar w:fldCharType="end"/>
          </w:r>
        </w:p>
        <w:p w14:paraId="6AF12126">
          <w:pPr>
            <w:pStyle w:val="21"/>
            <w:tabs>
              <w:tab w:val="right" w:leader="dot" w:pos="8504"/>
            </w:tabs>
          </w:pPr>
          <w:r>
            <w:fldChar w:fldCharType="begin"/>
          </w:r>
          <w:r>
            <w:instrText xml:space="preserve"> HYPERLINK \l _Toc13662 </w:instrText>
          </w:r>
          <w:r>
            <w:fldChar w:fldCharType="separate"/>
          </w:r>
          <w:r>
            <w:t xml:space="preserve">Tabla 5. Clase </w:t>
          </w:r>
          <w:r>
            <w:rPr>
              <w:rFonts w:hint="default"/>
              <w:lang w:val="es-EC"/>
            </w:rPr>
            <w:t>ServicioConversor</w:t>
          </w:r>
          <w:r>
            <w:tab/>
          </w:r>
          <w:r>
            <w:fldChar w:fldCharType="begin"/>
          </w:r>
          <w:r>
            <w:instrText xml:space="preserve"> PAGEREF _Toc13662 \h </w:instrText>
          </w:r>
          <w:r>
            <w:fldChar w:fldCharType="separate"/>
          </w:r>
          <w:r>
            <w:t>34</w:t>
          </w:r>
          <w:r>
            <w:fldChar w:fldCharType="end"/>
          </w:r>
          <w:r>
            <w:fldChar w:fldCharType="end"/>
          </w:r>
        </w:p>
        <w:p w14:paraId="13739B7B">
          <w:pPr>
            <w:pStyle w:val="18"/>
            <w:tabs>
              <w:tab w:val="right" w:leader="dot" w:pos="8504"/>
            </w:tabs>
          </w:pPr>
          <w:r>
            <w:fldChar w:fldCharType="begin"/>
          </w:r>
          <w:r>
            <w:instrText xml:space="preserve"> HYPERLINK \l _Toc232 </w:instrText>
          </w:r>
          <w:r>
            <w:fldChar w:fldCharType="separate"/>
          </w:r>
          <w:r>
            <w:rPr>
              <w:rFonts w:hint="default"/>
              <w:lang w:val="es-EC"/>
            </w:rPr>
            <w:t>COMPONENTES DE SEGURIDAD</w:t>
          </w:r>
          <w:r>
            <w:tab/>
          </w:r>
          <w:r>
            <w:fldChar w:fldCharType="begin"/>
          </w:r>
          <w:r>
            <w:instrText xml:space="preserve"> PAGEREF _Toc232 \h </w:instrText>
          </w:r>
          <w:r>
            <w:fldChar w:fldCharType="separate"/>
          </w:r>
          <w:r>
            <w:t>35</w:t>
          </w:r>
          <w:r>
            <w:fldChar w:fldCharType="end"/>
          </w:r>
          <w:r>
            <w:fldChar w:fldCharType="end"/>
          </w:r>
        </w:p>
        <w:p w14:paraId="1BC5E898">
          <w:pPr>
            <w:pStyle w:val="21"/>
            <w:tabs>
              <w:tab w:val="right" w:leader="dot" w:pos="8504"/>
            </w:tabs>
          </w:pPr>
          <w:r>
            <w:fldChar w:fldCharType="begin"/>
          </w:r>
          <w:r>
            <w:instrText xml:space="preserve"> HYPERLINK \l _Toc5940 </w:instrText>
          </w:r>
          <w:r>
            <w:fldChar w:fldCharType="separate"/>
          </w:r>
          <w:r>
            <w:t xml:space="preserve">Tabla 5. Clase </w:t>
          </w:r>
          <w:r>
            <w:rPr>
              <w:rFonts w:hint="default"/>
              <w:bCs w:val="0"/>
              <w:lang w:val="es-EC"/>
            </w:rPr>
            <w:t>AdministradorCredenciales</w:t>
          </w:r>
          <w:r>
            <w:tab/>
          </w:r>
          <w:r>
            <w:fldChar w:fldCharType="begin"/>
          </w:r>
          <w:r>
            <w:instrText xml:space="preserve"> PAGEREF _Toc5940 \h </w:instrText>
          </w:r>
          <w:r>
            <w:fldChar w:fldCharType="separate"/>
          </w:r>
          <w:r>
            <w:t>35</w:t>
          </w:r>
          <w:r>
            <w:fldChar w:fldCharType="end"/>
          </w:r>
          <w:r>
            <w:fldChar w:fldCharType="end"/>
          </w:r>
        </w:p>
        <w:p w14:paraId="49FDF089">
          <w:pPr>
            <w:pStyle w:val="21"/>
            <w:tabs>
              <w:tab w:val="right" w:leader="dot" w:pos="8504"/>
            </w:tabs>
          </w:pPr>
          <w:r>
            <w:fldChar w:fldCharType="begin"/>
          </w:r>
          <w:r>
            <w:instrText xml:space="preserve"> HYPERLINK \l _Toc7172 </w:instrText>
          </w:r>
          <w:r>
            <w:fldChar w:fldCharType="separate"/>
          </w:r>
          <w:r>
            <w:t xml:space="preserve">Tabla </w:t>
          </w:r>
          <w:r>
            <w:rPr>
              <w:rFonts w:hint="default"/>
              <w:lang w:val="es-EC"/>
            </w:rPr>
            <w:t>6</w:t>
          </w:r>
          <w:r>
            <w:t xml:space="preserve">. Clase </w:t>
          </w:r>
          <w:r>
            <w:rPr>
              <w:rFonts w:hint="default"/>
              <w:bCs w:val="0"/>
              <w:lang w:val="es-EC"/>
            </w:rPr>
            <w:t>AdministradorTokens</w:t>
          </w:r>
          <w:r>
            <w:tab/>
          </w:r>
          <w:r>
            <w:fldChar w:fldCharType="begin"/>
          </w:r>
          <w:r>
            <w:instrText xml:space="preserve"> PAGEREF _Toc7172 \h </w:instrText>
          </w:r>
          <w:r>
            <w:fldChar w:fldCharType="separate"/>
          </w:r>
          <w:r>
            <w:t>35</w:t>
          </w:r>
          <w:r>
            <w:fldChar w:fldCharType="end"/>
          </w:r>
          <w:r>
            <w:fldChar w:fldCharType="end"/>
          </w:r>
        </w:p>
        <w:p w14:paraId="539131F5">
          <w:pPr>
            <w:pStyle w:val="21"/>
            <w:tabs>
              <w:tab w:val="right" w:leader="dot" w:pos="8504"/>
            </w:tabs>
          </w:pPr>
          <w:r>
            <w:fldChar w:fldCharType="begin"/>
          </w:r>
          <w:r>
            <w:instrText xml:space="preserve"> HYPERLINK \l _Toc24365 </w:instrText>
          </w:r>
          <w:r>
            <w:fldChar w:fldCharType="separate"/>
          </w:r>
          <w:r>
            <w:t xml:space="preserve">Tabla </w:t>
          </w:r>
          <w:r>
            <w:rPr>
              <w:rFonts w:hint="default"/>
              <w:lang w:val="es-EC"/>
            </w:rPr>
            <w:t>7</w:t>
          </w:r>
          <w:r>
            <w:t xml:space="preserve">. Clase </w:t>
          </w:r>
          <w:r>
            <w:rPr>
              <w:rFonts w:hint="default"/>
              <w:bCs w:val="0"/>
              <w:lang w:val="es-EC"/>
            </w:rPr>
            <w:t>FiltroCors</w:t>
          </w:r>
          <w:r>
            <w:tab/>
          </w:r>
          <w:r>
            <w:fldChar w:fldCharType="begin"/>
          </w:r>
          <w:r>
            <w:instrText xml:space="preserve"> PAGEREF _Toc24365 \h </w:instrText>
          </w:r>
          <w:r>
            <w:fldChar w:fldCharType="separate"/>
          </w:r>
          <w:r>
            <w:t>36</w:t>
          </w:r>
          <w:r>
            <w:fldChar w:fldCharType="end"/>
          </w:r>
          <w:r>
            <w:fldChar w:fldCharType="end"/>
          </w:r>
        </w:p>
        <w:p w14:paraId="00D87F9D">
          <w:pPr>
            <w:pStyle w:val="21"/>
            <w:tabs>
              <w:tab w:val="right" w:leader="dot" w:pos="8504"/>
            </w:tabs>
          </w:pPr>
          <w:r>
            <w:fldChar w:fldCharType="begin"/>
          </w:r>
          <w:r>
            <w:instrText xml:space="preserve"> HYPERLINK \l _Toc26326 </w:instrText>
          </w:r>
          <w:r>
            <w:fldChar w:fldCharType="separate"/>
          </w:r>
          <w:r>
            <w:t xml:space="preserve">Tabla </w:t>
          </w:r>
          <w:r>
            <w:rPr>
              <w:rFonts w:hint="default"/>
              <w:lang w:val="es-EC"/>
            </w:rPr>
            <w:t>8</w:t>
          </w:r>
          <w:r>
            <w:t xml:space="preserve">. Clase </w:t>
          </w:r>
          <w:r>
            <w:rPr>
              <w:rFonts w:hint="default"/>
              <w:bCs w:val="0"/>
              <w:lang w:val="es-EC"/>
            </w:rPr>
            <w:t>Sesion</w:t>
          </w:r>
          <w:r>
            <w:tab/>
          </w:r>
          <w:r>
            <w:fldChar w:fldCharType="begin"/>
          </w:r>
          <w:r>
            <w:instrText xml:space="preserve"> PAGEREF _Toc26326 \h </w:instrText>
          </w:r>
          <w:r>
            <w:fldChar w:fldCharType="separate"/>
          </w:r>
          <w:r>
            <w:t>37</w:t>
          </w:r>
          <w:r>
            <w:fldChar w:fldCharType="end"/>
          </w:r>
          <w:r>
            <w:fldChar w:fldCharType="end"/>
          </w:r>
        </w:p>
        <w:p w14:paraId="62CCD175">
          <w:pPr>
            <w:pStyle w:val="21"/>
            <w:tabs>
              <w:tab w:val="right" w:leader="dot" w:pos="8504"/>
            </w:tabs>
          </w:pPr>
          <w:r>
            <w:fldChar w:fldCharType="begin"/>
          </w:r>
          <w:r>
            <w:instrText xml:space="preserve"> HYPERLINK \l _Toc19098 </w:instrText>
          </w:r>
          <w:r>
            <w:fldChar w:fldCharType="separate"/>
          </w:r>
          <w:r>
            <w:t xml:space="preserve">Tabla </w:t>
          </w:r>
          <w:r>
            <w:rPr>
              <w:rFonts w:hint="default"/>
              <w:lang w:val="es-EC"/>
            </w:rPr>
            <w:t>9</w:t>
          </w:r>
          <w:r>
            <w:t xml:space="preserve">. Clase </w:t>
          </w:r>
          <w:r>
            <w:rPr>
              <w:rFonts w:hint="default"/>
              <w:bCs w:val="0"/>
              <w:lang w:val="es-EC"/>
            </w:rPr>
            <w:t>ManejadorAutenticacion</w:t>
          </w:r>
          <w:r>
            <w:tab/>
          </w:r>
          <w:r>
            <w:fldChar w:fldCharType="begin"/>
          </w:r>
          <w:r>
            <w:instrText xml:space="preserve"> PAGEREF _Toc19098 \h </w:instrText>
          </w:r>
          <w:r>
            <w:fldChar w:fldCharType="separate"/>
          </w:r>
          <w:r>
            <w:t>38</w:t>
          </w:r>
          <w:r>
            <w:fldChar w:fldCharType="end"/>
          </w:r>
          <w:r>
            <w:fldChar w:fldCharType="end"/>
          </w:r>
        </w:p>
        <w:p w14:paraId="0EDB1B79">
          <w:pPr>
            <w:pStyle w:val="18"/>
            <w:tabs>
              <w:tab w:val="right" w:leader="dot" w:pos="8504"/>
            </w:tabs>
          </w:pPr>
          <w:r>
            <w:fldChar w:fldCharType="begin"/>
          </w:r>
          <w:r>
            <w:instrText xml:space="preserve"> HYPERLINK \l _Toc9347 </w:instrText>
          </w:r>
          <w:r>
            <w:fldChar w:fldCharType="separate"/>
          </w:r>
          <w:r>
            <w:rPr>
              <w:rFonts w:hint="default"/>
              <w:lang w:val="es-EC"/>
            </w:rPr>
            <w:t>CREACION DE UTILIDADES Y MODELOS</w:t>
          </w:r>
          <w:r>
            <w:tab/>
          </w:r>
          <w:r>
            <w:fldChar w:fldCharType="begin"/>
          </w:r>
          <w:r>
            <w:instrText xml:space="preserve"> PAGEREF _Toc9347 \h </w:instrText>
          </w:r>
          <w:r>
            <w:fldChar w:fldCharType="separate"/>
          </w:r>
          <w:r>
            <w:t>40</w:t>
          </w:r>
          <w:r>
            <w:fldChar w:fldCharType="end"/>
          </w:r>
          <w:r>
            <w:fldChar w:fldCharType="end"/>
          </w:r>
        </w:p>
        <w:p w14:paraId="0FD9C307">
          <w:pPr>
            <w:pStyle w:val="17"/>
            <w:tabs>
              <w:tab w:val="right" w:leader="dot" w:pos="8504"/>
            </w:tabs>
          </w:pPr>
          <w:r>
            <w:fldChar w:fldCharType="begin"/>
          </w:r>
          <w:r>
            <w:instrText xml:space="preserve"> HYPERLINK \l _Toc26330 </w:instrText>
          </w:r>
          <w:r>
            <w:fldChar w:fldCharType="separate"/>
          </w:r>
          <w:r>
            <w:t xml:space="preserve">Figura </w:t>
          </w:r>
          <w:r>
            <w:rPr>
              <w:rFonts w:hint="default"/>
              <w:lang w:val="es-EC"/>
            </w:rPr>
            <w:t>21</w:t>
          </w:r>
          <w:r>
            <w:t xml:space="preserve">. </w:t>
          </w:r>
          <w:r>
            <w:rPr>
              <w:rFonts w:hint="default"/>
              <w:lang w:val="es-EC"/>
            </w:rPr>
            <w:t>Estructura de Paquetes  - Modelos</w:t>
          </w:r>
          <w:r>
            <w:tab/>
          </w:r>
          <w:r>
            <w:fldChar w:fldCharType="begin"/>
          </w:r>
          <w:r>
            <w:instrText xml:space="preserve"> PAGEREF _Toc26330 \h </w:instrText>
          </w:r>
          <w:r>
            <w:fldChar w:fldCharType="separate"/>
          </w:r>
          <w:r>
            <w:t>40</w:t>
          </w:r>
          <w:r>
            <w:fldChar w:fldCharType="end"/>
          </w:r>
          <w:r>
            <w:fldChar w:fldCharType="end"/>
          </w:r>
        </w:p>
        <w:p w14:paraId="310B63A6">
          <w:pPr>
            <w:pStyle w:val="21"/>
            <w:tabs>
              <w:tab w:val="right" w:leader="dot" w:pos="8504"/>
            </w:tabs>
          </w:pPr>
          <w:r>
            <w:fldChar w:fldCharType="begin"/>
          </w:r>
          <w:r>
            <w:instrText xml:space="preserve"> HYPERLINK \l _Toc20620 </w:instrText>
          </w:r>
          <w:r>
            <w:fldChar w:fldCharType="separate"/>
          </w:r>
          <w:r>
            <w:t xml:space="preserve">Tabla </w:t>
          </w:r>
          <w:r>
            <w:rPr>
              <w:rFonts w:hint="default"/>
              <w:lang w:val="es-EC"/>
            </w:rPr>
            <w:t>10</w:t>
          </w:r>
          <w:r>
            <w:t xml:space="preserve">. Clase </w:t>
          </w:r>
          <w:r>
            <w:rPr>
              <w:rFonts w:hint="default"/>
              <w:bCs w:val="0"/>
              <w:lang w:val="es-EC"/>
            </w:rPr>
            <w:t>ConversorLongitud</w:t>
          </w:r>
          <w:r>
            <w:tab/>
          </w:r>
          <w:r>
            <w:fldChar w:fldCharType="begin"/>
          </w:r>
          <w:r>
            <w:instrText xml:space="preserve"> PAGEREF _Toc20620 \h </w:instrText>
          </w:r>
          <w:r>
            <w:fldChar w:fldCharType="separate"/>
          </w:r>
          <w:r>
            <w:t>40</w:t>
          </w:r>
          <w:r>
            <w:fldChar w:fldCharType="end"/>
          </w:r>
          <w:r>
            <w:fldChar w:fldCharType="end"/>
          </w:r>
        </w:p>
        <w:p w14:paraId="27716363">
          <w:pPr>
            <w:pStyle w:val="21"/>
            <w:tabs>
              <w:tab w:val="right" w:leader="dot" w:pos="8504"/>
            </w:tabs>
          </w:pPr>
          <w:r>
            <w:fldChar w:fldCharType="begin"/>
          </w:r>
          <w:r>
            <w:instrText xml:space="preserve"> HYPERLINK \l _Toc24199 </w:instrText>
          </w:r>
          <w:r>
            <w:fldChar w:fldCharType="separate"/>
          </w:r>
          <w:r>
            <w:t xml:space="preserve">Tabla </w:t>
          </w:r>
          <w:r>
            <w:rPr>
              <w:rFonts w:hint="default"/>
              <w:lang w:val="es-EC"/>
            </w:rPr>
            <w:t>11</w:t>
          </w:r>
          <w:r>
            <w:t xml:space="preserve">. Clase </w:t>
          </w:r>
          <w:r>
            <w:rPr>
              <w:rFonts w:hint="default"/>
              <w:bCs w:val="0"/>
              <w:lang w:val="es-EC"/>
            </w:rPr>
            <w:t>ConversorMasa</w:t>
          </w:r>
          <w:r>
            <w:tab/>
          </w:r>
          <w:r>
            <w:fldChar w:fldCharType="begin"/>
          </w:r>
          <w:r>
            <w:instrText xml:space="preserve"> PAGEREF _Toc24199 \h </w:instrText>
          </w:r>
          <w:r>
            <w:fldChar w:fldCharType="separate"/>
          </w:r>
          <w:r>
            <w:t>41</w:t>
          </w:r>
          <w:r>
            <w:fldChar w:fldCharType="end"/>
          </w:r>
          <w:r>
            <w:fldChar w:fldCharType="end"/>
          </w:r>
        </w:p>
        <w:p w14:paraId="6816D772">
          <w:pPr>
            <w:pStyle w:val="21"/>
            <w:tabs>
              <w:tab w:val="right" w:leader="dot" w:pos="8504"/>
            </w:tabs>
          </w:pPr>
          <w:r>
            <w:fldChar w:fldCharType="begin"/>
          </w:r>
          <w:r>
            <w:instrText xml:space="preserve"> HYPERLINK \l _Toc31703 </w:instrText>
          </w:r>
          <w:r>
            <w:fldChar w:fldCharType="separate"/>
          </w:r>
          <w:r>
            <w:t xml:space="preserve">Tabla </w:t>
          </w:r>
          <w:r>
            <w:rPr>
              <w:rFonts w:hint="default"/>
              <w:lang w:val="es-EC"/>
            </w:rPr>
            <w:t>12</w:t>
          </w:r>
          <w:r>
            <w:t xml:space="preserve">. Clase </w:t>
          </w:r>
          <w:r>
            <w:rPr>
              <w:rFonts w:hint="default"/>
              <w:bCs w:val="0"/>
              <w:lang w:val="es-EC"/>
            </w:rPr>
            <w:t>ConversorTemperatura</w:t>
          </w:r>
          <w:r>
            <w:tab/>
          </w:r>
          <w:r>
            <w:fldChar w:fldCharType="begin"/>
          </w:r>
          <w:r>
            <w:instrText xml:space="preserve"> PAGEREF _Toc31703 \h </w:instrText>
          </w:r>
          <w:r>
            <w:fldChar w:fldCharType="separate"/>
          </w:r>
          <w:r>
            <w:t>41</w:t>
          </w:r>
          <w:r>
            <w:fldChar w:fldCharType="end"/>
          </w:r>
          <w:r>
            <w:fldChar w:fldCharType="end"/>
          </w:r>
        </w:p>
        <w:p w14:paraId="31306A49">
          <w:pPr>
            <w:pStyle w:val="21"/>
            <w:tabs>
              <w:tab w:val="right" w:leader="dot" w:pos="8504"/>
            </w:tabs>
          </w:pPr>
          <w:r>
            <w:fldChar w:fldCharType="begin"/>
          </w:r>
          <w:r>
            <w:instrText xml:space="preserve"> HYPERLINK \l _Toc5328 </w:instrText>
          </w:r>
          <w:r>
            <w:fldChar w:fldCharType="separate"/>
          </w:r>
          <w:r>
            <w:t xml:space="preserve">Tabla </w:t>
          </w:r>
          <w:r>
            <w:rPr>
              <w:rFonts w:hint="default"/>
              <w:lang w:val="es-EC"/>
            </w:rPr>
            <w:t>13</w:t>
          </w:r>
          <w:r>
            <w:t xml:space="preserve">. </w:t>
          </w:r>
          <w:r>
            <w:rPr>
              <w:rFonts w:hint="default"/>
              <w:lang w:val="es-EC"/>
            </w:rPr>
            <w:t xml:space="preserve">Interfaz </w:t>
          </w:r>
          <w:r>
            <w:rPr>
              <w:rFonts w:hint="default"/>
              <w:bCs w:val="0"/>
              <w:lang w:val="es-EC"/>
            </w:rPr>
            <w:t>IConversor</w:t>
          </w:r>
          <w:r>
            <w:tab/>
          </w:r>
          <w:r>
            <w:fldChar w:fldCharType="begin"/>
          </w:r>
          <w:r>
            <w:instrText xml:space="preserve"> PAGEREF _Toc5328 \h </w:instrText>
          </w:r>
          <w:r>
            <w:fldChar w:fldCharType="separate"/>
          </w:r>
          <w:r>
            <w:t>42</w:t>
          </w:r>
          <w:r>
            <w:fldChar w:fldCharType="end"/>
          </w:r>
          <w:r>
            <w:fldChar w:fldCharType="end"/>
          </w:r>
        </w:p>
        <w:p w14:paraId="137D6701">
          <w:pPr>
            <w:pStyle w:val="21"/>
            <w:tabs>
              <w:tab w:val="right" w:leader="dot" w:pos="8504"/>
            </w:tabs>
          </w:pPr>
          <w:r>
            <w:fldChar w:fldCharType="begin"/>
          </w:r>
          <w:r>
            <w:instrText xml:space="preserve"> HYPERLINK \l _Toc25366 </w:instrText>
          </w:r>
          <w:r>
            <w:fldChar w:fldCharType="separate"/>
          </w:r>
          <w:r>
            <w:t xml:space="preserve">Tabla </w:t>
          </w:r>
          <w:r>
            <w:rPr>
              <w:rFonts w:hint="default"/>
              <w:lang w:val="es-EC"/>
            </w:rPr>
            <w:t>14</w:t>
          </w:r>
          <w:r>
            <w:t xml:space="preserve">. </w:t>
          </w:r>
          <w:r>
            <w:rPr>
              <w:rFonts w:hint="default"/>
              <w:lang w:val="es-EC"/>
            </w:rPr>
            <w:t xml:space="preserve">Enum </w:t>
          </w:r>
          <w:r>
            <w:rPr>
              <w:rFonts w:hint="default"/>
              <w:bCs w:val="0"/>
              <w:lang w:val="es-EC"/>
            </w:rPr>
            <w:t>UnidadLongitud</w:t>
          </w:r>
          <w:r>
            <w:tab/>
          </w:r>
          <w:r>
            <w:fldChar w:fldCharType="begin"/>
          </w:r>
          <w:r>
            <w:instrText xml:space="preserve"> PAGEREF _Toc25366 \h </w:instrText>
          </w:r>
          <w:r>
            <w:fldChar w:fldCharType="separate"/>
          </w:r>
          <w:r>
            <w:t>43</w:t>
          </w:r>
          <w:r>
            <w:fldChar w:fldCharType="end"/>
          </w:r>
          <w:r>
            <w:fldChar w:fldCharType="end"/>
          </w:r>
        </w:p>
        <w:p w14:paraId="555337FD">
          <w:pPr>
            <w:pStyle w:val="21"/>
            <w:tabs>
              <w:tab w:val="right" w:leader="dot" w:pos="8504"/>
            </w:tabs>
          </w:pPr>
          <w:r>
            <w:fldChar w:fldCharType="begin"/>
          </w:r>
          <w:r>
            <w:instrText xml:space="preserve"> HYPERLINK \l _Toc10465 </w:instrText>
          </w:r>
          <w:r>
            <w:fldChar w:fldCharType="separate"/>
          </w:r>
          <w:r>
            <w:t xml:space="preserve">Tabla </w:t>
          </w:r>
          <w:r>
            <w:rPr>
              <w:rFonts w:hint="default"/>
              <w:lang w:val="es-EC"/>
            </w:rPr>
            <w:t>1</w:t>
          </w:r>
          <w:r>
            <w:t xml:space="preserve">5. </w:t>
          </w:r>
          <w:r>
            <w:rPr>
              <w:rFonts w:hint="default"/>
              <w:lang w:val="es-EC"/>
            </w:rPr>
            <w:t xml:space="preserve">Enum </w:t>
          </w:r>
          <w:r>
            <w:rPr>
              <w:rFonts w:hint="default"/>
              <w:bCs w:val="0"/>
              <w:lang w:val="es-EC"/>
            </w:rPr>
            <w:t>UnidadMasa</w:t>
          </w:r>
          <w:r>
            <w:tab/>
          </w:r>
          <w:r>
            <w:fldChar w:fldCharType="begin"/>
          </w:r>
          <w:r>
            <w:instrText xml:space="preserve"> PAGEREF _Toc10465 \h </w:instrText>
          </w:r>
          <w:r>
            <w:fldChar w:fldCharType="separate"/>
          </w:r>
          <w:r>
            <w:t>43</w:t>
          </w:r>
          <w:r>
            <w:fldChar w:fldCharType="end"/>
          </w:r>
          <w:r>
            <w:fldChar w:fldCharType="end"/>
          </w:r>
        </w:p>
        <w:p w14:paraId="7977BD3E">
          <w:pPr>
            <w:pStyle w:val="21"/>
            <w:tabs>
              <w:tab w:val="right" w:leader="dot" w:pos="8504"/>
            </w:tabs>
          </w:pPr>
          <w:r>
            <w:fldChar w:fldCharType="begin"/>
          </w:r>
          <w:r>
            <w:instrText xml:space="preserve"> HYPERLINK \l _Toc4381 </w:instrText>
          </w:r>
          <w:r>
            <w:fldChar w:fldCharType="separate"/>
          </w:r>
          <w:r>
            <w:t xml:space="preserve">Tabla </w:t>
          </w:r>
          <w:r>
            <w:rPr>
              <w:rFonts w:hint="default"/>
              <w:lang w:val="es-EC"/>
            </w:rPr>
            <w:t>16</w:t>
          </w:r>
          <w:r>
            <w:t xml:space="preserve">. </w:t>
          </w:r>
          <w:r>
            <w:rPr>
              <w:rFonts w:hint="default"/>
              <w:lang w:val="es-EC"/>
            </w:rPr>
            <w:t xml:space="preserve">Enum </w:t>
          </w:r>
          <w:r>
            <w:rPr>
              <w:rFonts w:hint="default"/>
              <w:bCs w:val="0"/>
              <w:lang w:val="es-EC"/>
            </w:rPr>
            <w:t>UnidadTemperatura</w:t>
          </w:r>
          <w:r>
            <w:tab/>
          </w:r>
          <w:r>
            <w:fldChar w:fldCharType="begin"/>
          </w:r>
          <w:r>
            <w:instrText xml:space="preserve"> PAGEREF _Toc4381 \h </w:instrText>
          </w:r>
          <w:r>
            <w:fldChar w:fldCharType="separate"/>
          </w:r>
          <w:r>
            <w:t>43</w:t>
          </w:r>
          <w:r>
            <w:fldChar w:fldCharType="end"/>
          </w:r>
          <w:r>
            <w:fldChar w:fldCharType="end"/>
          </w:r>
        </w:p>
        <w:p w14:paraId="44A61D44">
          <w:pPr>
            <w:pStyle w:val="21"/>
            <w:tabs>
              <w:tab w:val="right" w:leader="dot" w:pos="8504"/>
            </w:tabs>
          </w:pPr>
          <w:r>
            <w:fldChar w:fldCharType="begin"/>
          </w:r>
          <w:r>
            <w:instrText xml:space="preserve"> HYPERLINK \l _Toc2373 </w:instrText>
          </w:r>
          <w:r>
            <w:fldChar w:fldCharType="separate"/>
          </w:r>
          <w:r>
            <w:t xml:space="preserve">Tabla </w:t>
          </w:r>
          <w:r>
            <w:rPr>
              <w:rFonts w:hint="default"/>
              <w:lang w:val="es-EC"/>
            </w:rPr>
            <w:t>17</w:t>
          </w:r>
          <w:r>
            <w:t xml:space="preserve">. Clase </w:t>
          </w:r>
          <w:r>
            <w:rPr>
              <w:rFonts w:hint="default"/>
              <w:bCs w:val="0"/>
              <w:lang w:val="es-EC"/>
            </w:rPr>
            <w:t>UnidadMapper</w:t>
          </w:r>
          <w:r>
            <w:tab/>
          </w:r>
          <w:r>
            <w:fldChar w:fldCharType="begin"/>
          </w:r>
          <w:r>
            <w:instrText xml:space="preserve"> PAGEREF _Toc2373 \h </w:instrText>
          </w:r>
          <w:r>
            <w:fldChar w:fldCharType="separate"/>
          </w:r>
          <w:r>
            <w:t>43</w:t>
          </w:r>
          <w:r>
            <w:fldChar w:fldCharType="end"/>
          </w:r>
          <w:r>
            <w:fldChar w:fldCharType="end"/>
          </w:r>
        </w:p>
        <w:p w14:paraId="0D0524CE">
          <w:pPr>
            <w:pStyle w:val="18"/>
            <w:tabs>
              <w:tab w:val="right" w:leader="dot" w:pos="8504"/>
            </w:tabs>
          </w:pPr>
          <w:r>
            <w:fldChar w:fldCharType="begin"/>
          </w:r>
          <w:r>
            <w:instrText xml:space="preserve"> HYPERLINK \l _Toc13605 </w:instrText>
          </w:r>
          <w:r>
            <w:fldChar w:fldCharType="separate"/>
          </w:r>
          <w:r>
            <w:t>PRUEBAS DE LOS SERVICIOS</w:t>
          </w:r>
          <w:r>
            <w:tab/>
          </w:r>
          <w:r>
            <w:fldChar w:fldCharType="begin"/>
          </w:r>
          <w:r>
            <w:instrText xml:space="preserve"> PAGEREF _Toc13605 \h </w:instrText>
          </w:r>
          <w:r>
            <w:fldChar w:fldCharType="separate"/>
          </w:r>
          <w:r>
            <w:t>44</w:t>
          </w:r>
          <w:r>
            <w:fldChar w:fldCharType="end"/>
          </w:r>
          <w:r>
            <w:fldChar w:fldCharType="end"/>
          </w:r>
        </w:p>
        <w:p w14:paraId="6B0F675F">
          <w:pPr>
            <w:pStyle w:val="17"/>
            <w:tabs>
              <w:tab w:val="right" w:leader="dot" w:pos="8504"/>
            </w:tabs>
          </w:pPr>
          <w:r>
            <w:fldChar w:fldCharType="begin"/>
          </w:r>
          <w:r>
            <w:instrText xml:space="preserve"> HYPERLINK \l _Toc16298 </w:instrText>
          </w:r>
          <w:r>
            <w:fldChar w:fldCharType="separate"/>
          </w:r>
          <w:r>
            <w:t xml:space="preserve">Figura </w:t>
          </w:r>
          <w:r>
            <w:rPr>
              <w:rFonts w:hint="default"/>
              <w:lang w:val="es-EC"/>
            </w:rPr>
            <w:t>22</w:t>
          </w:r>
          <w:r>
            <w:t xml:space="preserve">. Archivo </w:t>
          </w:r>
          <w:r>
            <w:rPr>
              <w:rFonts w:hint="default"/>
              <w:lang w:val="es-EC"/>
            </w:rPr>
            <w:t>en el navegador, generado tras desplegar el servicio web en NetBeans</w:t>
          </w:r>
          <w:r>
            <w:tab/>
          </w:r>
          <w:r>
            <w:fldChar w:fldCharType="begin"/>
          </w:r>
          <w:r>
            <w:instrText xml:space="preserve"> PAGEREF _Toc16298 \h </w:instrText>
          </w:r>
          <w:r>
            <w:fldChar w:fldCharType="separate"/>
          </w:r>
          <w:r>
            <w:t>45</w:t>
          </w:r>
          <w:r>
            <w:fldChar w:fldCharType="end"/>
          </w:r>
          <w:r>
            <w:fldChar w:fldCharType="end"/>
          </w:r>
        </w:p>
        <w:p w14:paraId="700D9990">
          <w:pPr>
            <w:pStyle w:val="17"/>
            <w:tabs>
              <w:tab w:val="right" w:leader="dot" w:pos="8504"/>
            </w:tabs>
          </w:pPr>
          <w:r>
            <w:fldChar w:fldCharType="begin"/>
          </w:r>
          <w:r>
            <w:instrText xml:space="preserve"> HYPERLINK \l _Toc21534 </w:instrText>
          </w:r>
          <w:r>
            <w:fldChar w:fldCharType="separate"/>
          </w:r>
          <w:r>
            <w:t xml:space="preserve">Figura </w:t>
          </w:r>
          <w:r>
            <w:rPr>
              <w:rFonts w:hint="default"/>
              <w:lang w:val="es-EC"/>
            </w:rPr>
            <w:t>23</w:t>
          </w:r>
          <w:r>
            <w:t xml:space="preserve">. </w:t>
          </w:r>
          <w:r>
            <w:rPr>
              <w:rFonts w:hint="default"/>
              <w:lang w:val="es-EC"/>
            </w:rPr>
            <w:t>Archivo WSDL del servicio web</w:t>
          </w:r>
          <w:r>
            <w:tab/>
          </w:r>
          <w:r>
            <w:fldChar w:fldCharType="begin"/>
          </w:r>
          <w:r>
            <w:instrText xml:space="preserve"> PAGEREF _Toc21534 \h </w:instrText>
          </w:r>
          <w:r>
            <w:fldChar w:fldCharType="separate"/>
          </w:r>
          <w:r>
            <w:t>45</w:t>
          </w:r>
          <w:r>
            <w:fldChar w:fldCharType="end"/>
          </w:r>
          <w:r>
            <w:fldChar w:fldCharType="end"/>
          </w:r>
        </w:p>
        <w:p w14:paraId="65E477EB">
          <w:pPr>
            <w:pStyle w:val="17"/>
            <w:tabs>
              <w:tab w:val="right" w:leader="dot" w:pos="8504"/>
            </w:tabs>
          </w:pPr>
          <w:r>
            <w:fldChar w:fldCharType="begin"/>
          </w:r>
          <w:r>
            <w:instrText xml:space="preserve"> HYPERLINK \l _Toc8045 </w:instrText>
          </w:r>
          <w:r>
            <w:fldChar w:fldCharType="separate"/>
          </w:r>
          <w:r>
            <w:t>Figura 2</w:t>
          </w:r>
          <w:r>
            <w:rPr>
              <w:rFonts w:hint="default"/>
              <w:lang w:val="es-EC"/>
            </w:rPr>
            <w:t>4</w:t>
          </w:r>
          <w:r>
            <w:t xml:space="preserve">. </w:t>
          </w:r>
          <w:r>
            <w:rPr>
              <w:rFonts w:hint="default"/>
              <w:lang w:val="es-EC"/>
            </w:rPr>
            <w:t>Carga del WSDL en SoapUI</w:t>
          </w:r>
          <w:r>
            <w:t>.</w:t>
          </w:r>
          <w:r>
            <w:tab/>
          </w:r>
          <w:r>
            <w:fldChar w:fldCharType="begin"/>
          </w:r>
          <w:r>
            <w:instrText xml:space="preserve"> PAGEREF _Toc8045 \h </w:instrText>
          </w:r>
          <w:r>
            <w:fldChar w:fldCharType="separate"/>
          </w:r>
          <w:r>
            <w:t>45</w:t>
          </w:r>
          <w:r>
            <w:fldChar w:fldCharType="end"/>
          </w:r>
          <w:r>
            <w:fldChar w:fldCharType="end"/>
          </w:r>
        </w:p>
        <w:p w14:paraId="786186E2">
          <w:pPr>
            <w:pStyle w:val="17"/>
            <w:tabs>
              <w:tab w:val="right" w:leader="dot" w:pos="8504"/>
            </w:tabs>
          </w:pPr>
          <w:r>
            <w:fldChar w:fldCharType="begin"/>
          </w:r>
          <w:r>
            <w:instrText xml:space="preserve"> HYPERLINK \l _Toc30062 </w:instrText>
          </w:r>
          <w:r>
            <w:fldChar w:fldCharType="separate"/>
          </w:r>
          <w:r>
            <w:t>Figura 2</w:t>
          </w:r>
          <w:r>
            <w:rPr>
              <w:rFonts w:hint="default"/>
              <w:lang w:val="es-EC"/>
            </w:rPr>
            <w:t>5</w:t>
          </w:r>
          <w:r>
            <w:t xml:space="preserve">. Prueba </w:t>
          </w:r>
          <w:r>
            <w:rPr>
              <w:rFonts w:hint="default"/>
              <w:lang w:val="es-EC"/>
            </w:rPr>
            <w:t>1</w:t>
          </w:r>
          <w:r>
            <w:t xml:space="preserve">: </w:t>
          </w:r>
          <w:r>
            <w:rPr>
              <w:rFonts w:hint="default"/>
              <w:lang w:val="es-EC"/>
            </w:rPr>
            <w:t>Login</w:t>
          </w:r>
          <w:r>
            <w:tab/>
          </w:r>
          <w:r>
            <w:fldChar w:fldCharType="begin"/>
          </w:r>
          <w:r>
            <w:instrText xml:space="preserve"> PAGEREF _Toc30062 \h </w:instrText>
          </w:r>
          <w:r>
            <w:fldChar w:fldCharType="separate"/>
          </w:r>
          <w:r>
            <w:t>45</w:t>
          </w:r>
          <w:r>
            <w:fldChar w:fldCharType="end"/>
          </w:r>
          <w:r>
            <w:fldChar w:fldCharType="end"/>
          </w:r>
        </w:p>
        <w:p w14:paraId="65B9E362">
          <w:pPr>
            <w:pStyle w:val="17"/>
            <w:tabs>
              <w:tab w:val="right" w:leader="dot" w:pos="8504"/>
            </w:tabs>
          </w:pPr>
          <w:r>
            <w:fldChar w:fldCharType="begin"/>
          </w:r>
          <w:r>
            <w:instrText xml:space="preserve"> HYPERLINK \l _Toc5588 </w:instrText>
          </w:r>
          <w:r>
            <w:fldChar w:fldCharType="separate"/>
          </w:r>
          <w:r>
            <w:t>Figura 2</w:t>
          </w:r>
          <w:r>
            <w:rPr>
              <w:rFonts w:hint="default"/>
              <w:lang w:val="es-EC"/>
            </w:rPr>
            <w:t>6</w:t>
          </w:r>
          <w:r>
            <w:t xml:space="preserve">. Prueba </w:t>
          </w:r>
          <w:r>
            <w:rPr>
              <w:rFonts w:hint="default"/>
              <w:lang w:val="es-EC"/>
            </w:rPr>
            <w:t>2</w:t>
          </w:r>
          <w:r>
            <w:t xml:space="preserve">: </w:t>
          </w:r>
          <w:r>
            <w:rPr>
              <w:rFonts w:hint="default"/>
              <w:lang w:val="es-EC"/>
            </w:rPr>
            <w:t>Convertir Longitud</w:t>
          </w:r>
          <w:r>
            <w:tab/>
          </w:r>
          <w:r>
            <w:fldChar w:fldCharType="begin"/>
          </w:r>
          <w:r>
            <w:instrText xml:space="preserve"> PAGEREF _Toc5588 \h </w:instrText>
          </w:r>
          <w:r>
            <w:fldChar w:fldCharType="separate"/>
          </w:r>
          <w:r>
            <w:t>46</w:t>
          </w:r>
          <w:r>
            <w:fldChar w:fldCharType="end"/>
          </w:r>
          <w:r>
            <w:fldChar w:fldCharType="end"/>
          </w:r>
        </w:p>
        <w:p w14:paraId="4337EE82">
          <w:pPr>
            <w:pStyle w:val="17"/>
            <w:tabs>
              <w:tab w:val="right" w:leader="dot" w:pos="8504"/>
            </w:tabs>
          </w:pPr>
          <w:r>
            <w:fldChar w:fldCharType="begin"/>
          </w:r>
          <w:r>
            <w:instrText xml:space="preserve"> HYPERLINK \l _Toc11987 </w:instrText>
          </w:r>
          <w:r>
            <w:fldChar w:fldCharType="separate"/>
          </w:r>
          <w:r>
            <w:t>Figura 2</w:t>
          </w:r>
          <w:r>
            <w:rPr>
              <w:rFonts w:hint="default"/>
              <w:lang w:val="es-EC"/>
            </w:rPr>
            <w:t>7</w:t>
          </w:r>
          <w:r>
            <w:t xml:space="preserve">. Prueba </w:t>
          </w:r>
          <w:r>
            <w:rPr>
              <w:rFonts w:hint="default"/>
              <w:lang w:val="es-EC"/>
            </w:rPr>
            <w:t>3</w:t>
          </w:r>
          <w:r>
            <w:t xml:space="preserve">: </w:t>
          </w:r>
          <w:r>
            <w:rPr>
              <w:rFonts w:hint="default"/>
              <w:lang w:val="es-EC"/>
            </w:rPr>
            <w:t>Convertir Masa</w:t>
          </w:r>
          <w:r>
            <w:tab/>
          </w:r>
          <w:r>
            <w:fldChar w:fldCharType="begin"/>
          </w:r>
          <w:r>
            <w:instrText xml:space="preserve"> PAGEREF _Toc11987 \h </w:instrText>
          </w:r>
          <w:r>
            <w:fldChar w:fldCharType="separate"/>
          </w:r>
          <w:r>
            <w:t>46</w:t>
          </w:r>
          <w:r>
            <w:fldChar w:fldCharType="end"/>
          </w:r>
          <w:r>
            <w:fldChar w:fldCharType="end"/>
          </w:r>
        </w:p>
        <w:p w14:paraId="4A1CFFE7">
          <w:pPr>
            <w:pStyle w:val="17"/>
            <w:tabs>
              <w:tab w:val="right" w:leader="dot" w:pos="8504"/>
            </w:tabs>
          </w:pPr>
          <w:r>
            <w:fldChar w:fldCharType="begin"/>
          </w:r>
          <w:r>
            <w:instrText xml:space="preserve"> HYPERLINK \l _Toc4333 </w:instrText>
          </w:r>
          <w:r>
            <w:fldChar w:fldCharType="separate"/>
          </w:r>
          <w:r>
            <w:t>Figura 2</w:t>
          </w:r>
          <w:r>
            <w:rPr>
              <w:rFonts w:hint="default"/>
              <w:lang w:val="es-EC"/>
            </w:rPr>
            <w:t>8</w:t>
          </w:r>
          <w:r>
            <w:t xml:space="preserve">. Prueba </w:t>
          </w:r>
          <w:r>
            <w:rPr>
              <w:rFonts w:hint="default"/>
              <w:lang w:val="es-EC"/>
            </w:rPr>
            <w:t>4</w:t>
          </w:r>
          <w:r>
            <w:t xml:space="preserve">: </w:t>
          </w:r>
          <w:r>
            <w:rPr>
              <w:rFonts w:hint="default"/>
              <w:lang w:val="es-EC"/>
            </w:rPr>
            <w:t>Convertir Temperatura</w:t>
          </w:r>
          <w:r>
            <w:tab/>
          </w:r>
          <w:r>
            <w:fldChar w:fldCharType="begin"/>
          </w:r>
          <w:r>
            <w:instrText xml:space="preserve"> PAGEREF _Toc4333 \h </w:instrText>
          </w:r>
          <w:r>
            <w:fldChar w:fldCharType="separate"/>
          </w:r>
          <w:r>
            <w:t>46</w:t>
          </w:r>
          <w:r>
            <w:fldChar w:fldCharType="end"/>
          </w:r>
          <w:r>
            <w:fldChar w:fldCharType="end"/>
          </w:r>
        </w:p>
        <w:p w14:paraId="0EE51AE8">
          <w:pPr>
            <w:pStyle w:val="17"/>
            <w:tabs>
              <w:tab w:val="right" w:leader="dot" w:pos="8504"/>
            </w:tabs>
          </w:pPr>
          <w:r>
            <w:fldChar w:fldCharType="begin"/>
          </w:r>
          <w:r>
            <w:instrText xml:space="preserve"> HYPERLINK \l _Toc20557 </w:instrText>
          </w:r>
          <w:r>
            <w:fldChar w:fldCharType="separate"/>
          </w:r>
          <w:r>
            <w:t>CODIFICACIÓN DE LOS CLIENTES</w:t>
          </w:r>
          <w:r>
            <w:tab/>
          </w:r>
          <w:r>
            <w:fldChar w:fldCharType="begin"/>
          </w:r>
          <w:r>
            <w:instrText xml:space="preserve"> PAGEREF _Toc20557 \h </w:instrText>
          </w:r>
          <w:r>
            <w:fldChar w:fldCharType="separate"/>
          </w:r>
          <w:r>
            <w:t>46</w:t>
          </w:r>
          <w:r>
            <w:fldChar w:fldCharType="end"/>
          </w:r>
          <w:r>
            <w:fldChar w:fldCharType="end"/>
          </w:r>
        </w:p>
        <w:p w14:paraId="588B5975">
          <w:pPr>
            <w:pStyle w:val="18"/>
            <w:tabs>
              <w:tab w:val="right" w:leader="dot" w:pos="8504"/>
            </w:tabs>
          </w:pPr>
          <w:r>
            <w:fldChar w:fldCharType="begin"/>
          </w:r>
          <w:r>
            <w:instrText xml:space="preserve"> HYPERLINK \l _Toc23127 </w:instrText>
          </w:r>
          <w:r>
            <w:fldChar w:fldCharType="separate"/>
          </w:r>
          <w:r>
            <w:t>CLIENTE CONSOLA</w:t>
          </w:r>
          <w:r>
            <w:tab/>
          </w:r>
          <w:r>
            <w:fldChar w:fldCharType="begin"/>
          </w:r>
          <w:r>
            <w:instrText xml:space="preserve"> PAGEREF _Toc23127 \h </w:instrText>
          </w:r>
          <w:r>
            <w:fldChar w:fldCharType="separate"/>
          </w:r>
          <w:r>
            <w:t>46</w:t>
          </w:r>
          <w:r>
            <w:fldChar w:fldCharType="end"/>
          </w:r>
          <w:r>
            <w:fldChar w:fldCharType="end"/>
          </w:r>
        </w:p>
        <w:p w14:paraId="13CC062C">
          <w:pPr>
            <w:pStyle w:val="19"/>
            <w:tabs>
              <w:tab w:val="right" w:leader="dot" w:pos="8504"/>
            </w:tabs>
          </w:pPr>
          <w:r>
            <w:fldChar w:fldCharType="begin"/>
          </w:r>
          <w:r>
            <w:instrText xml:space="preserve"> HYPERLINK \l _Toc14377 </w:instrText>
          </w:r>
          <w:r>
            <w:fldChar w:fldCharType="separate"/>
          </w:r>
          <w:r>
            <w:t>CREACIÓN DEL PROYECTO</w:t>
          </w:r>
          <w:r>
            <w:tab/>
          </w:r>
          <w:r>
            <w:fldChar w:fldCharType="begin"/>
          </w:r>
          <w:r>
            <w:instrText xml:space="preserve"> PAGEREF _Toc14377 \h </w:instrText>
          </w:r>
          <w:r>
            <w:fldChar w:fldCharType="separate"/>
          </w:r>
          <w:r>
            <w:t>46</w:t>
          </w:r>
          <w:r>
            <w:fldChar w:fldCharType="end"/>
          </w:r>
          <w:r>
            <w:fldChar w:fldCharType="end"/>
          </w:r>
        </w:p>
        <w:p w14:paraId="09AC15EC">
          <w:pPr>
            <w:pStyle w:val="17"/>
            <w:tabs>
              <w:tab w:val="right" w:leader="dot" w:pos="8504"/>
            </w:tabs>
          </w:pPr>
          <w:r>
            <w:fldChar w:fldCharType="begin"/>
          </w:r>
          <w:r>
            <w:instrText xml:space="preserve"> HYPERLINK \l _Toc28050 </w:instrText>
          </w:r>
          <w:r>
            <w:fldChar w:fldCharType="separate"/>
          </w:r>
          <w:r>
            <w:t>Figura 2</w:t>
          </w:r>
          <w:r>
            <w:rPr>
              <w:rFonts w:hint="default"/>
              <w:lang w:val="es-EC"/>
            </w:rPr>
            <w:t>9</w:t>
          </w:r>
          <w:r>
            <w:t>. Creación del proyecto - Cliente consola</w:t>
          </w:r>
          <w:r>
            <w:tab/>
          </w:r>
          <w:r>
            <w:fldChar w:fldCharType="begin"/>
          </w:r>
          <w:r>
            <w:instrText xml:space="preserve"> PAGEREF _Toc28050 \h </w:instrText>
          </w:r>
          <w:r>
            <w:fldChar w:fldCharType="separate"/>
          </w:r>
          <w:r>
            <w:t>47</w:t>
          </w:r>
          <w:r>
            <w:fldChar w:fldCharType="end"/>
          </w:r>
          <w:r>
            <w:fldChar w:fldCharType="end"/>
          </w:r>
        </w:p>
        <w:p w14:paraId="0A1614F0">
          <w:pPr>
            <w:pStyle w:val="17"/>
            <w:tabs>
              <w:tab w:val="right" w:leader="dot" w:pos="8504"/>
            </w:tabs>
          </w:pPr>
          <w:r>
            <w:fldChar w:fldCharType="begin"/>
          </w:r>
          <w:r>
            <w:instrText xml:space="preserve"> HYPERLINK \l _Toc22702 </w:instrText>
          </w:r>
          <w:r>
            <w:fldChar w:fldCharType="separate"/>
          </w:r>
          <w:r>
            <w:t xml:space="preserve">Figura </w:t>
          </w:r>
          <w:r>
            <w:rPr>
              <w:rFonts w:hint="default"/>
              <w:lang w:val="es-EC"/>
            </w:rPr>
            <w:t>30</w:t>
          </w:r>
          <w:r>
            <w:t>. Configuración del proyecto - Cliente consola</w:t>
          </w:r>
          <w:r>
            <w:tab/>
          </w:r>
          <w:r>
            <w:fldChar w:fldCharType="begin"/>
          </w:r>
          <w:r>
            <w:instrText xml:space="preserve"> PAGEREF _Toc22702 \h </w:instrText>
          </w:r>
          <w:r>
            <w:fldChar w:fldCharType="separate"/>
          </w:r>
          <w:r>
            <w:t>47</w:t>
          </w:r>
          <w:r>
            <w:fldChar w:fldCharType="end"/>
          </w:r>
          <w:r>
            <w:fldChar w:fldCharType="end"/>
          </w:r>
        </w:p>
        <w:p w14:paraId="78124B30">
          <w:pPr>
            <w:pStyle w:val="19"/>
            <w:tabs>
              <w:tab w:val="right" w:leader="dot" w:pos="8504"/>
            </w:tabs>
          </w:pPr>
          <w:r>
            <w:fldChar w:fldCharType="begin"/>
          </w:r>
          <w:r>
            <w:instrText xml:space="preserve"> HYPERLINK \l _Toc19842 </w:instrText>
          </w:r>
          <w:r>
            <w:fldChar w:fldCharType="separate"/>
          </w:r>
          <w:r>
            <w:t>ESTRUCTURA DEL PROYECTO</w:t>
          </w:r>
          <w:r>
            <w:tab/>
          </w:r>
          <w:r>
            <w:fldChar w:fldCharType="begin"/>
          </w:r>
          <w:r>
            <w:instrText xml:space="preserve"> PAGEREF _Toc19842 \h </w:instrText>
          </w:r>
          <w:r>
            <w:fldChar w:fldCharType="separate"/>
          </w:r>
          <w:r>
            <w:t>47</w:t>
          </w:r>
          <w:r>
            <w:fldChar w:fldCharType="end"/>
          </w:r>
          <w:r>
            <w:fldChar w:fldCharType="end"/>
          </w:r>
        </w:p>
        <w:p w14:paraId="62B759AC">
          <w:pPr>
            <w:pStyle w:val="17"/>
            <w:tabs>
              <w:tab w:val="right" w:leader="dot" w:pos="8504"/>
            </w:tabs>
          </w:pPr>
          <w:r>
            <w:fldChar w:fldCharType="begin"/>
          </w:r>
          <w:r>
            <w:instrText xml:space="preserve"> HYPERLINK \l _Toc1025 </w:instrText>
          </w:r>
          <w:r>
            <w:fldChar w:fldCharType="separate"/>
          </w:r>
          <w:r>
            <w:t xml:space="preserve">Figura </w:t>
          </w:r>
          <w:r>
            <w:rPr>
              <w:rFonts w:hint="default"/>
              <w:lang w:val="es-EC"/>
            </w:rPr>
            <w:t>31</w:t>
          </w:r>
          <w:r>
            <w:t>. Estructura del proyecto - Cliente consola</w:t>
          </w:r>
          <w:r>
            <w:tab/>
          </w:r>
          <w:r>
            <w:fldChar w:fldCharType="begin"/>
          </w:r>
          <w:r>
            <w:instrText xml:space="preserve"> PAGEREF _Toc1025 \h </w:instrText>
          </w:r>
          <w:r>
            <w:fldChar w:fldCharType="separate"/>
          </w:r>
          <w:r>
            <w:t>48</w:t>
          </w:r>
          <w:r>
            <w:fldChar w:fldCharType="end"/>
          </w:r>
          <w:r>
            <w:fldChar w:fldCharType="end"/>
          </w:r>
        </w:p>
        <w:p w14:paraId="4F2AC76F">
          <w:pPr>
            <w:pStyle w:val="18"/>
            <w:tabs>
              <w:tab w:val="right" w:leader="dot" w:pos="8504"/>
            </w:tabs>
          </w:pPr>
          <w:r>
            <w:fldChar w:fldCharType="begin"/>
          </w:r>
          <w:r>
            <w:instrText xml:space="preserve"> HYPERLINK \l _Toc15171 </w:instrText>
          </w:r>
          <w:r>
            <w:fldChar w:fldCharType="separate"/>
          </w:r>
          <w:r>
            <w:t>CODIFICACIÓN DEL PROYECTO CLIENTE CONSOLA</w:t>
          </w:r>
          <w:r>
            <w:tab/>
          </w:r>
          <w:r>
            <w:fldChar w:fldCharType="begin"/>
          </w:r>
          <w:r>
            <w:instrText xml:space="preserve"> PAGEREF _Toc15171 \h </w:instrText>
          </w:r>
          <w:r>
            <w:fldChar w:fldCharType="separate"/>
          </w:r>
          <w:r>
            <w:t>48</w:t>
          </w:r>
          <w:r>
            <w:fldChar w:fldCharType="end"/>
          </w:r>
          <w:r>
            <w:fldChar w:fldCharType="end"/>
          </w:r>
        </w:p>
        <w:p w14:paraId="61CA8F5C">
          <w:pPr>
            <w:pStyle w:val="19"/>
            <w:tabs>
              <w:tab w:val="right" w:leader="dot" w:pos="8504"/>
            </w:tabs>
          </w:pPr>
          <w:r>
            <w:fldChar w:fldCharType="begin"/>
          </w:r>
          <w:r>
            <w:instrText xml:space="preserve"> HYPERLINK \l _Toc30765 </w:instrText>
          </w:r>
          <w:r>
            <w:fldChar w:fldCharType="separate"/>
          </w:r>
          <w:r>
            <w:t>CREACIÓN DE MODELOS Y VISTAS</w:t>
          </w:r>
          <w:r>
            <w:tab/>
          </w:r>
          <w:r>
            <w:fldChar w:fldCharType="begin"/>
          </w:r>
          <w:r>
            <w:instrText xml:space="preserve"> PAGEREF _Toc30765 \h </w:instrText>
          </w:r>
          <w:r>
            <w:fldChar w:fldCharType="separate"/>
          </w:r>
          <w:r>
            <w:t>48</w:t>
          </w:r>
          <w:r>
            <w:fldChar w:fldCharType="end"/>
          </w:r>
          <w:r>
            <w:fldChar w:fldCharType="end"/>
          </w:r>
        </w:p>
        <w:p w14:paraId="198D6094">
          <w:pPr>
            <w:pStyle w:val="17"/>
            <w:tabs>
              <w:tab w:val="right" w:leader="dot" w:pos="8504"/>
            </w:tabs>
          </w:pPr>
          <w:r>
            <w:fldChar w:fldCharType="begin"/>
          </w:r>
          <w:r>
            <w:instrText xml:space="preserve"> HYPERLINK \l _Toc142 </w:instrText>
          </w:r>
          <w:r>
            <w:fldChar w:fldCharType="separate"/>
          </w:r>
          <w:r>
            <w:t xml:space="preserve">Figura </w:t>
          </w:r>
          <w:r>
            <w:rPr>
              <w:rFonts w:hint="default"/>
              <w:lang w:val="es-EC"/>
            </w:rPr>
            <w:t>32</w:t>
          </w:r>
          <w:r>
            <w:t>. Creación de modelos- Cliente consola</w:t>
          </w:r>
          <w:r>
            <w:tab/>
          </w:r>
          <w:r>
            <w:fldChar w:fldCharType="begin"/>
          </w:r>
          <w:r>
            <w:instrText xml:space="preserve"> PAGEREF _Toc142 \h </w:instrText>
          </w:r>
          <w:r>
            <w:fldChar w:fldCharType="separate"/>
          </w:r>
          <w:r>
            <w:t>48</w:t>
          </w:r>
          <w:r>
            <w:fldChar w:fldCharType="end"/>
          </w:r>
          <w:r>
            <w:fldChar w:fldCharType="end"/>
          </w:r>
        </w:p>
        <w:p w14:paraId="1C93717B">
          <w:pPr>
            <w:pStyle w:val="17"/>
            <w:tabs>
              <w:tab w:val="right" w:leader="dot" w:pos="8504"/>
            </w:tabs>
          </w:pPr>
          <w:r>
            <w:fldChar w:fldCharType="begin"/>
          </w:r>
          <w:r>
            <w:instrText xml:space="preserve"> HYPERLINK \l _Toc13435 </w:instrText>
          </w:r>
          <w:r>
            <w:fldChar w:fldCharType="separate"/>
          </w:r>
          <w:r>
            <w:t xml:space="preserve">Figura </w:t>
          </w:r>
          <w:r>
            <w:rPr>
              <w:rFonts w:hint="default"/>
              <w:lang w:val="es-EC"/>
            </w:rPr>
            <w:t>33</w:t>
          </w:r>
          <w:r>
            <w:t xml:space="preserve">. Creación de </w:t>
          </w:r>
          <w:r>
            <w:rPr>
              <w:rFonts w:hint="default"/>
              <w:lang w:val="es-EC"/>
            </w:rPr>
            <w:t>vistas</w:t>
          </w:r>
          <w:r>
            <w:t>- Cliente consola</w:t>
          </w:r>
          <w:r>
            <w:tab/>
          </w:r>
          <w:r>
            <w:fldChar w:fldCharType="begin"/>
          </w:r>
          <w:r>
            <w:instrText xml:space="preserve"> PAGEREF _Toc13435 \h </w:instrText>
          </w:r>
          <w:r>
            <w:fldChar w:fldCharType="separate"/>
          </w:r>
          <w:r>
            <w:t>48</w:t>
          </w:r>
          <w:r>
            <w:fldChar w:fldCharType="end"/>
          </w:r>
          <w:r>
            <w:fldChar w:fldCharType="end"/>
          </w:r>
        </w:p>
        <w:p w14:paraId="20E115D1">
          <w:pPr>
            <w:pStyle w:val="21"/>
            <w:tabs>
              <w:tab w:val="right" w:leader="dot" w:pos="8504"/>
            </w:tabs>
          </w:pPr>
          <w:r>
            <w:fldChar w:fldCharType="begin"/>
          </w:r>
          <w:r>
            <w:instrText xml:space="preserve"> HYPERLINK \l _Toc21044 </w:instrText>
          </w:r>
          <w:r>
            <w:fldChar w:fldCharType="separate"/>
          </w:r>
          <w:r>
            <w:t xml:space="preserve">Tabla </w:t>
          </w:r>
          <w:r>
            <w:rPr>
              <w:rFonts w:hint="default"/>
              <w:lang w:val="es-EC"/>
            </w:rPr>
            <w:t>1</w:t>
          </w:r>
          <w:r>
            <w:t xml:space="preserve">8. Clase </w:t>
          </w:r>
          <w:r>
            <w:rPr>
              <w:rFonts w:hint="default"/>
            </w:rPr>
            <w:t>TipoConversion</w:t>
          </w:r>
          <w:r>
            <w:t>- Cliente consola</w:t>
          </w:r>
          <w:r>
            <w:tab/>
          </w:r>
          <w:r>
            <w:fldChar w:fldCharType="begin"/>
          </w:r>
          <w:r>
            <w:instrText xml:space="preserve"> PAGEREF _Toc21044 \h </w:instrText>
          </w:r>
          <w:r>
            <w:fldChar w:fldCharType="separate"/>
          </w:r>
          <w:r>
            <w:t>49</w:t>
          </w:r>
          <w:r>
            <w:fldChar w:fldCharType="end"/>
          </w:r>
          <w:r>
            <w:fldChar w:fldCharType="end"/>
          </w:r>
        </w:p>
        <w:p w14:paraId="573EE8FF">
          <w:pPr>
            <w:pStyle w:val="21"/>
            <w:tabs>
              <w:tab w:val="right" w:leader="dot" w:pos="8504"/>
            </w:tabs>
          </w:pPr>
          <w:r>
            <w:fldChar w:fldCharType="begin"/>
          </w:r>
          <w:r>
            <w:instrText xml:space="preserve"> HYPERLINK \l _Toc10876 </w:instrText>
          </w:r>
          <w:r>
            <w:fldChar w:fldCharType="separate"/>
          </w:r>
          <w:r>
            <w:t xml:space="preserve">Tabla </w:t>
          </w:r>
          <w:r>
            <w:rPr>
              <w:rFonts w:hint="default"/>
              <w:lang w:val="es-EC"/>
            </w:rPr>
            <w:t>19</w:t>
          </w:r>
          <w:r>
            <w:t xml:space="preserve">. Clase </w:t>
          </w:r>
          <w:r>
            <w:rPr>
              <w:rFonts w:hint="default"/>
            </w:rPr>
            <w:t>ResultadoConversion</w:t>
          </w:r>
          <w:r>
            <w:t>- Cliente consola</w:t>
          </w:r>
          <w:r>
            <w:tab/>
          </w:r>
          <w:r>
            <w:fldChar w:fldCharType="begin"/>
          </w:r>
          <w:r>
            <w:instrText xml:space="preserve"> PAGEREF _Toc10876 \h </w:instrText>
          </w:r>
          <w:r>
            <w:fldChar w:fldCharType="separate"/>
          </w:r>
          <w:r>
            <w:t>50</w:t>
          </w:r>
          <w:r>
            <w:fldChar w:fldCharType="end"/>
          </w:r>
          <w:r>
            <w:fldChar w:fldCharType="end"/>
          </w:r>
        </w:p>
        <w:p w14:paraId="0FD05F5C">
          <w:pPr>
            <w:pStyle w:val="21"/>
            <w:tabs>
              <w:tab w:val="right" w:leader="dot" w:pos="8504"/>
            </w:tabs>
          </w:pPr>
          <w:r>
            <w:fldChar w:fldCharType="begin"/>
          </w:r>
          <w:r>
            <w:instrText xml:space="preserve"> HYPERLINK \l _Toc13177 </w:instrText>
          </w:r>
          <w:r>
            <w:fldChar w:fldCharType="separate"/>
          </w:r>
          <w:r>
            <w:t xml:space="preserve">Tabla </w:t>
          </w:r>
          <w:r>
            <w:rPr>
              <w:rFonts w:hint="default"/>
              <w:lang w:val="es-EC"/>
            </w:rPr>
            <w:t>2</w:t>
          </w:r>
          <w:r>
            <w:t xml:space="preserve">0. Clase </w:t>
          </w:r>
          <w:r>
            <w:rPr>
              <w:rFonts w:hint="default"/>
            </w:rPr>
            <w:t>ConsolaVista</w:t>
          </w:r>
          <w:r>
            <w:rPr>
              <w:rFonts w:hint="default"/>
              <w:lang w:val="es-EC"/>
            </w:rPr>
            <w:t xml:space="preserve"> </w:t>
          </w:r>
          <w:r>
            <w:t>- Cliente consola</w:t>
          </w:r>
          <w:r>
            <w:tab/>
          </w:r>
          <w:r>
            <w:fldChar w:fldCharType="begin"/>
          </w:r>
          <w:r>
            <w:instrText xml:space="preserve"> PAGEREF _Toc13177 \h </w:instrText>
          </w:r>
          <w:r>
            <w:fldChar w:fldCharType="separate"/>
          </w:r>
          <w:r>
            <w:t>51</w:t>
          </w:r>
          <w:r>
            <w:fldChar w:fldCharType="end"/>
          </w:r>
          <w:r>
            <w:fldChar w:fldCharType="end"/>
          </w:r>
        </w:p>
        <w:p w14:paraId="2663ED85">
          <w:pPr>
            <w:pStyle w:val="17"/>
            <w:tabs>
              <w:tab w:val="right" w:leader="dot" w:pos="8504"/>
            </w:tabs>
          </w:pPr>
          <w:r>
            <w:fldChar w:fldCharType="begin"/>
          </w:r>
          <w:r>
            <w:instrText xml:space="preserve"> HYPERLINK \l _Toc12404 </w:instrText>
          </w:r>
          <w:r>
            <w:fldChar w:fldCharType="separate"/>
          </w:r>
          <w:r>
            <w:t xml:space="preserve">Figura </w:t>
          </w:r>
          <w:r>
            <w:rPr>
              <w:rFonts w:hint="default"/>
              <w:lang w:val="es-EC"/>
            </w:rPr>
            <w:t>34</w:t>
          </w:r>
          <w:r>
            <w:t xml:space="preserve">. Creación de </w:t>
          </w:r>
          <w:r>
            <w:rPr>
              <w:rFonts w:hint="default"/>
              <w:lang w:val="es-EC"/>
            </w:rPr>
            <w:t>servicios</w:t>
          </w:r>
          <w:r>
            <w:t>- Cliente consola</w:t>
          </w:r>
          <w:r>
            <w:tab/>
          </w:r>
          <w:r>
            <w:fldChar w:fldCharType="begin"/>
          </w:r>
          <w:r>
            <w:instrText xml:space="preserve"> PAGEREF _Toc12404 \h </w:instrText>
          </w:r>
          <w:r>
            <w:fldChar w:fldCharType="separate"/>
          </w:r>
          <w:r>
            <w:t>54</w:t>
          </w:r>
          <w:r>
            <w:fldChar w:fldCharType="end"/>
          </w:r>
          <w:r>
            <w:fldChar w:fldCharType="end"/>
          </w:r>
        </w:p>
        <w:p w14:paraId="32891A2B">
          <w:pPr>
            <w:pStyle w:val="17"/>
            <w:tabs>
              <w:tab w:val="right" w:leader="dot" w:pos="8504"/>
            </w:tabs>
          </w:pPr>
          <w:r>
            <w:fldChar w:fldCharType="begin"/>
          </w:r>
          <w:r>
            <w:instrText xml:space="preserve"> HYPERLINK \l _Toc18781 </w:instrText>
          </w:r>
          <w:r>
            <w:fldChar w:fldCharType="separate"/>
          </w:r>
          <w:r>
            <w:t xml:space="preserve">Figura </w:t>
          </w:r>
          <w:r>
            <w:rPr>
              <w:rFonts w:hint="default"/>
              <w:lang w:val="es-EC"/>
            </w:rPr>
            <w:t>35</w:t>
          </w:r>
          <w:r>
            <w:t xml:space="preserve">. Creación de </w:t>
          </w:r>
          <w:r>
            <w:rPr>
              <w:rFonts w:hint="default"/>
              <w:lang w:val="es-EC"/>
            </w:rPr>
            <w:t>configuracion</w:t>
          </w:r>
          <w:r>
            <w:t>- Cliente consola</w:t>
          </w:r>
          <w:r>
            <w:tab/>
          </w:r>
          <w:r>
            <w:fldChar w:fldCharType="begin"/>
          </w:r>
          <w:r>
            <w:instrText xml:space="preserve"> PAGEREF _Toc18781 \h </w:instrText>
          </w:r>
          <w:r>
            <w:fldChar w:fldCharType="separate"/>
          </w:r>
          <w:r>
            <w:t>54</w:t>
          </w:r>
          <w:r>
            <w:fldChar w:fldCharType="end"/>
          </w:r>
          <w:r>
            <w:fldChar w:fldCharType="end"/>
          </w:r>
        </w:p>
        <w:p w14:paraId="6AE6DC40">
          <w:pPr>
            <w:pStyle w:val="17"/>
            <w:tabs>
              <w:tab w:val="right" w:leader="dot" w:pos="8504"/>
            </w:tabs>
          </w:pPr>
          <w:r>
            <w:fldChar w:fldCharType="begin"/>
          </w:r>
          <w:r>
            <w:instrText xml:space="preserve"> HYPERLINK \l _Toc2053 </w:instrText>
          </w:r>
          <w:r>
            <w:fldChar w:fldCharType="separate"/>
          </w:r>
          <w:r>
            <w:t xml:space="preserve">Figura </w:t>
          </w:r>
          <w:r>
            <w:rPr>
              <w:rFonts w:hint="default"/>
              <w:lang w:val="es-EC"/>
            </w:rPr>
            <w:t>36</w:t>
          </w:r>
          <w:r>
            <w:t xml:space="preserve">. Creación de </w:t>
          </w:r>
          <w:r>
            <w:rPr>
              <w:rFonts w:hint="default"/>
              <w:lang w:val="es-EC"/>
            </w:rPr>
            <w:t>componentes de seguridad</w:t>
          </w:r>
          <w:r>
            <w:t>- Cliente consola</w:t>
          </w:r>
          <w:r>
            <w:tab/>
          </w:r>
          <w:r>
            <w:fldChar w:fldCharType="begin"/>
          </w:r>
          <w:r>
            <w:instrText xml:space="preserve"> PAGEREF _Toc2053 \h </w:instrText>
          </w:r>
          <w:r>
            <w:fldChar w:fldCharType="separate"/>
          </w:r>
          <w:r>
            <w:t>54</w:t>
          </w:r>
          <w:r>
            <w:fldChar w:fldCharType="end"/>
          </w:r>
          <w:r>
            <w:fldChar w:fldCharType="end"/>
          </w:r>
        </w:p>
        <w:p w14:paraId="03D88BDB">
          <w:pPr>
            <w:pStyle w:val="21"/>
            <w:tabs>
              <w:tab w:val="right" w:leader="dot" w:pos="8504"/>
            </w:tabs>
          </w:pPr>
          <w:r>
            <w:fldChar w:fldCharType="begin"/>
          </w:r>
          <w:r>
            <w:instrText xml:space="preserve"> HYPERLINK \l _Toc17682 </w:instrText>
          </w:r>
          <w:r>
            <w:fldChar w:fldCharType="separate"/>
          </w:r>
          <w:r>
            <w:t xml:space="preserve">Tabla </w:t>
          </w:r>
          <w:r>
            <w:rPr>
              <w:rFonts w:hint="default"/>
              <w:lang w:val="es-EC"/>
            </w:rPr>
            <w:t>2</w:t>
          </w:r>
          <w:r>
            <w:t xml:space="preserve">1. Clase </w:t>
          </w:r>
          <w:r>
            <w:rPr>
              <w:rFonts w:hint="default"/>
            </w:rPr>
            <w:t>WSConversorCliente</w:t>
          </w:r>
          <w:r>
            <w:t>- Cliente consola</w:t>
          </w:r>
          <w:r>
            <w:tab/>
          </w:r>
          <w:r>
            <w:fldChar w:fldCharType="begin"/>
          </w:r>
          <w:r>
            <w:instrText xml:space="preserve"> PAGEREF _Toc17682 \h </w:instrText>
          </w:r>
          <w:r>
            <w:fldChar w:fldCharType="separate"/>
          </w:r>
          <w:r>
            <w:t>55</w:t>
          </w:r>
          <w:r>
            <w:fldChar w:fldCharType="end"/>
          </w:r>
          <w:r>
            <w:fldChar w:fldCharType="end"/>
          </w:r>
        </w:p>
        <w:p w14:paraId="477FB2D7">
          <w:pPr>
            <w:pStyle w:val="21"/>
            <w:tabs>
              <w:tab w:val="right" w:leader="dot" w:pos="8504"/>
            </w:tabs>
          </w:pPr>
          <w:r>
            <w:fldChar w:fldCharType="begin"/>
          </w:r>
          <w:r>
            <w:instrText xml:space="preserve"> HYPERLINK \l _Toc9037 </w:instrText>
          </w:r>
          <w:r>
            <w:fldChar w:fldCharType="separate"/>
          </w:r>
          <w:r>
            <w:t xml:space="preserve">Tabla </w:t>
          </w:r>
          <w:r>
            <w:rPr>
              <w:rFonts w:hint="default"/>
              <w:lang w:val="es-EC"/>
            </w:rPr>
            <w:t>22</w:t>
          </w:r>
          <w:r>
            <w:t xml:space="preserve">. Clase </w:t>
          </w:r>
          <w:r>
            <w:rPr>
              <w:rFonts w:hint="default"/>
            </w:rPr>
            <w:t>SoapConfig</w:t>
          </w:r>
          <w:r>
            <w:t>- Cliente consola</w:t>
          </w:r>
          <w:r>
            <w:tab/>
          </w:r>
          <w:r>
            <w:fldChar w:fldCharType="begin"/>
          </w:r>
          <w:r>
            <w:instrText xml:space="preserve"> PAGEREF _Toc9037 \h </w:instrText>
          </w:r>
          <w:r>
            <w:fldChar w:fldCharType="separate"/>
          </w:r>
          <w:r>
            <w:t>56</w:t>
          </w:r>
          <w:r>
            <w:fldChar w:fldCharType="end"/>
          </w:r>
          <w:r>
            <w:fldChar w:fldCharType="end"/>
          </w:r>
        </w:p>
        <w:p w14:paraId="7E5FA877">
          <w:pPr>
            <w:pStyle w:val="21"/>
            <w:tabs>
              <w:tab w:val="right" w:leader="dot" w:pos="8504"/>
            </w:tabs>
          </w:pPr>
          <w:r>
            <w:fldChar w:fldCharType="begin"/>
          </w:r>
          <w:r>
            <w:instrText xml:space="preserve"> HYPERLINK \l _Toc1835 </w:instrText>
          </w:r>
          <w:r>
            <w:fldChar w:fldCharType="separate"/>
          </w:r>
          <w:r>
            <w:t xml:space="preserve">Tabla </w:t>
          </w:r>
          <w:r>
            <w:rPr>
              <w:rFonts w:hint="default"/>
              <w:lang w:val="es-EC"/>
            </w:rPr>
            <w:t>23</w:t>
          </w:r>
          <w:r>
            <w:t xml:space="preserve">. Clase </w:t>
          </w:r>
          <w:r>
            <w:rPr>
              <w:rFonts w:hint="default"/>
            </w:rPr>
            <w:t>AdministradorTokensCliente</w:t>
          </w:r>
          <w:r>
            <w:t>- Cliente consola</w:t>
          </w:r>
          <w:r>
            <w:tab/>
          </w:r>
          <w:r>
            <w:fldChar w:fldCharType="begin"/>
          </w:r>
          <w:r>
            <w:instrText xml:space="preserve"> PAGEREF _Toc1835 \h </w:instrText>
          </w:r>
          <w:r>
            <w:fldChar w:fldCharType="separate"/>
          </w:r>
          <w:r>
            <w:t>56</w:t>
          </w:r>
          <w:r>
            <w:fldChar w:fldCharType="end"/>
          </w:r>
          <w:r>
            <w:fldChar w:fldCharType="end"/>
          </w:r>
        </w:p>
        <w:p w14:paraId="11EBA609">
          <w:pPr>
            <w:pStyle w:val="21"/>
            <w:tabs>
              <w:tab w:val="right" w:leader="dot" w:pos="8504"/>
            </w:tabs>
          </w:pPr>
          <w:r>
            <w:fldChar w:fldCharType="begin"/>
          </w:r>
          <w:r>
            <w:instrText xml:space="preserve"> HYPERLINK \l _Toc25553 </w:instrText>
          </w:r>
          <w:r>
            <w:fldChar w:fldCharType="separate"/>
          </w:r>
          <w:r>
            <w:t xml:space="preserve">Tabla </w:t>
          </w:r>
          <w:r>
            <w:rPr>
              <w:rFonts w:hint="default"/>
              <w:lang w:val="es-EC"/>
            </w:rPr>
            <w:t>24</w:t>
          </w:r>
          <w:r>
            <w:t xml:space="preserve">. Clase </w:t>
          </w:r>
          <w:r>
            <w:rPr>
              <w:rFonts w:hint="default"/>
            </w:rPr>
            <w:t>ManejadorClienteAutenticacion</w:t>
          </w:r>
          <w:r>
            <w:t>- Cliente consola</w:t>
          </w:r>
          <w:r>
            <w:tab/>
          </w:r>
          <w:r>
            <w:fldChar w:fldCharType="begin"/>
          </w:r>
          <w:r>
            <w:instrText xml:space="preserve"> PAGEREF _Toc25553 \h </w:instrText>
          </w:r>
          <w:r>
            <w:fldChar w:fldCharType="separate"/>
          </w:r>
          <w:r>
            <w:t>57</w:t>
          </w:r>
          <w:r>
            <w:fldChar w:fldCharType="end"/>
          </w:r>
          <w:r>
            <w:fldChar w:fldCharType="end"/>
          </w:r>
        </w:p>
        <w:p w14:paraId="70930019">
          <w:pPr>
            <w:pStyle w:val="21"/>
            <w:tabs>
              <w:tab w:val="right" w:leader="dot" w:pos="8504"/>
            </w:tabs>
          </w:pPr>
          <w:r>
            <w:fldChar w:fldCharType="begin"/>
          </w:r>
          <w:r>
            <w:instrText xml:space="preserve"> HYPERLINK \l _Toc26960 </w:instrText>
          </w:r>
          <w:r>
            <w:fldChar w:fldCharType="separate"/>
          </w:r>
          <w:r>
            <w:t xml:space="preserve">Tabla </w:t>
          </w:r>
          <w:r>
            <w:rPr>
              <w:rFonts w:hint="default"/>
              <w:lang w:val="es-EC"/>
            </w:rPr>
            <w:t>25</w:t>
          </w:r>
          <w:r>
            <w:t xml:space="preserve">. Clase </w:t>
          </w:r>
          <w:r>
            <w:rPr>
              <w:rFonts w:hint="default"/>
            </w:rPr>
            <w:t>TlsInseguro</w:t>
          </w:r>
          <w:r>
            <w:rPr>
              <w:rFonts w:hint="default"/>
              <w:lang w:val="es-EC"/>
            </w:rPr>
            <w:t xml:space="preserve"> </w:t>
          </w:r>
          <w:r>
            <w:t>- Cliente consola</w:t>
          </w:r>
          <w:r>
            <w:tab/>
          </w:r>
          <w:r>
            <w:fldChar w:fldCharType="begin"/>
          </w:r>
          <w:r>
            <w:instrText xml:space="preserve"> PAGEREF _Toc26960 \h </w:instrText>
          </w:r>
          <w:r>
            <w:fldChar w:fldCharType="separate"/>
          </w:r>
          <w:r>
            <w:t>57</w:t>
          </w:r>
          <w:r>
            <w:fldChar w:fldCharType="end"/>
          </w:r>
          <w:r>
            <w:fldChar w:fldCharType="end"/>
          </w:r>
        </w:p>
        <w:p w14:paraId="36BBDFB9">
          <w:pPr>
            <w:pStyle w:val="17"/>
            <w:tabs>
              <w:tab w:val="right" w:leader="dot" w:pos="8504"/>
            </w:tabs>
          </w:pPr>
          <w:r>
            <w:fldChar w:fldCharType="begin"/>
          </w:r>
          <w:r>
            <w:instrText xml:space="preserve"> HYPERLINK \l _Toc10734 </w:instrText>
          </w:r>
          <w:r>
            <w:fldChar w:fldCharType="separate"/>
          </w:r>
          <w:r>
            <w:t xml:space="preserve">Figura </w:t>
          </w:r>
          <w:r>
            <w:rPr>
              <w:rFonts w:hint="default"/>
              <w:lang w:val="es-EC"/>
            </w:rPr>
            <w:t>37</w:t>
          </w:r>
          <w:r>
            <w:t>. Creación de c</w:t>
          </w:r>
          <w:r>
            <w:rPr>
              <w:rFonts w:hint="default"/>
              <w:lang w:val="es-EC"/>
            </w:rPr>
            <w:t>ontroladores</w:t>
          </w:r>
          <w:r>
            <w:t>- Cliente consola</w:t>
          </w:r>
          <w:r>
            <w:tab/>
          </w:r>
          <w:r>
            <w:fldChar w:fldCharType="begin"/>
          </w:r>
          <w:r>
            <w:instrText xml:space="preserve"> PAGEREF _Toc10734 \h </w:instrText>
          </w:r>
          <w:r>
            <w:fldChar w:fldCharType="separate"/>
          </w:r>
          <w:r>
            <w:t>58</w:t>
          </w:r>
          <w:r>
            <w:fldChar w:fldCharType="end"/>
          </w:r>
          <w:r>
            <w:fldChar w:fldCharType="end"/>
          </w:r>
        </w:p>
        <w:p w14:paraId="7572EB67">
          <w:pPr>
            <w:pStyle w:val="21"/>
            <w:tabs>
              <w:tab w:val="right" w:leader="dot" w:pos="8504"/>
            </w:tabs>
          </w:pPr>
          <w:r>
            <w:fldChar w:fldCharType="begin"/>
          </w:r>
          <w:r>
            <w:instrText xml:space="preserve"> HYPERLINK \l _Toc19061 </w:instrText>
          </w:r>
          <w:r>
            <w:fldChar w:fldCharType="separate"/>
          </w:r>
          <w:r>
            <w:t xml:space="preserve">Tabla </w:t>
          </w:r>
          <w:r>
            <w:rPr>
              <w:rFonts w:hint="default"/>
              <w:lang w:val="es-EC"/>
            </w:rPr>
            <w:t>26</w:t>
          </w:r>
          <w:r>
            <w:t xml:space="preserve">. Clase </w:t>
          </w:r>
          <w:r>
            <w:rPr>
              <w:rFonts w:hint="default"/>
            </w:rPr>
            <w:t>AplicacionController</w:t>
          </w:r>
          <w:r>
            <w:t>- Cliente consola</w:t>
          </w:r>
          <w:r>
            <w:tab/>
          </w:r>
          <w:r>
            <w:fldChar w:fldCharType="begin"/>
          </w:r>
          <w:r>
            <w:instrText xml:space="preserve"> PAGEREF _Toc19061 \h </w:instrText>
          </w:r>
          <w:r>
            <w:fldChar w:fldCharType="separate"/>
          </w:r>
          <w:r>
            <w:t>58</w:t>
          </w:r>
          <w:r>
            <w:fldChar w:fldCharType="end"/>
          </w:r>
          <w:r>
            <w:fldChar w:fldCharType="end"/>
          </w:r>
        </w:p>
        <w:p w14:paraId="5526F6B3">
          <w:pPr>
            <w:pStyle w:val="21"/>
            <w:tabs>
              <w:tab w:val="right" w:leader="dot" w:pos="8504"/>
            </w:tabs>
          </w:pPr>
          <w:r>
            <w:fldChar w:fldCharType="begin"/>
          </w:r>
          <w:r>
            <w:instrText xml:space="preserve"> HYPERLINK \l _Toc169 </w:instrText>
          </w:r>
          <w:r>
            <w:fldChar w:fldCharType="separate"/>
          </w:r>
          <w:r>
            <w:t xml:space="preserve">Tabla </w:t>
          </w:r>
          <w:r>
            <w:rPr>
              <w:rFonts w:hint="default"/>
              <w:lang w:val="es-EC"/>
            </w:rPr>
            <w:t>27</w:t>
          </w:r>
          <w:r>
            <w:t xml:space="preserve">. Clase </w:t>
          </w:r>
          <w:r>
            <w:rPr>
              <w:rFonts w:hint="default"/>
            </w:rPr>
            <w:t>LoginController</w:t>
          </w:r>
          <w:r>
            <w:t>- Cliente consola</w:t>
          </w:r>
          <w:r>
            <w:tab/>
          </w:r>
          <w:r>
            <w:fldChar w:fldCharType="begin"/>
          </w:r>
          <w:r>
            <w:instrText xml:space="preserve"> PAGEREF _Toc169 \h </w:instrText>
          </w:r>
          <w:r>
            <w:fldChar w:fldCharType="separate"/>
          </w:r>
          <w:r>
            <w:t>59</w:t>
          </w:r>
          <w:r>
            <w:fldChar w:fldCharType="end"/>
          </w:r>
          <w:r>
            <w:fldChar w:fldCharType="end"/>
          </w:r>
        </w:p>
        <w:p w14:paraId="255A6F63">
          <w:pPr>
            <w:pStyle w:val="21"/>
            <w:tabs>
              <w:tab w:val="right" w:leader="dot" w:pos="8504"/>
            </w:tabs>
          </w:pPr>
          <w:r>
            <w:fldChar w:fldCharType="begin"/>
          </w:r>
          <w:r>
            <w:instrText xml:space="preserve"> HYPERLINK \l _Toc6631 </w:instrText>
          </w:r>
          <w:r>
            <w:fldChar w:fldCharType="separate"/>
          </w:r>
          <w:r>
            <w:t xml:space="preserve">Tabla </w:t>
          </w:r>
          <w:r>
            <w:rPr>
              <w:rFonts w:hint="default"/>
              <w:lang w:val="es-EC"/>
            </w:rPr>
            <w:t>28</w:t>
          </w:r>
          <w:r>
            <w:t xml:space="preserve">. Clase </w:t>
          </w:r>
          <w:r>
            <w:rPr>
              <w:rFonts w:hint="default"/>
            </w:rPr>
            <w:t>ConversionController</w:t>
          </w:r>
          <w:r>
            <w:t>- Cliente consola</w:t>
          </w:r>
          <w:r>
            <w:tab/>
          </w:r>
          <w:r>
            <w:fldChar w:fldCharType="begin"/>
          </w:r>
          <w:r>
            <w:instrText xml:space="preserve"> PAGEREF _Toc6631 \h </w:instrText>
          </w:r>
          <w:r>
            <w:fldChar w:fldCharType="separate"/>
          </w:r>
          <w:r>
            <w:t>60</w:t>
          </w:r>
          <w:r>
            <w:fldChar w:fldCharType="end"/>
          </w:r>
          <w:r>
            <w:fldChar w:fldCharType="end"/>
          </w:r>
        </w:p>
        <w:p w14:paraId="0D459896">
          <w:pPr>
            <w:pStyle w:val="17"/>
            <w:tabs>
              <w:tab w:val="right" w:leader="dot" w:pos="8504"/>
            </w:tabs>
          </w:pPr>
          <w:r>
            <w:fldChar w:fldCharType="begin"/>
          </w:r>
          <w:r>
            <w:instrText xml:space="preserve"> HYPERLINK \l _Toc20747 </w:instrText>
          </w:r>
          <w:r>
            <w:fldChar w:fldCharType="separate"/>
          </w:r>
          <w:r>
            <w:t xml:space="preserve">Figura </w:t>
          </w:r>
          <w:r>
            <w:rPr>
              <w:rFonts w:hint="default"/>
              <w:lang w:val="es-EC"/>
            </w:rPr>
            <w:t>38</w:t>
          </w:r>
          <w:r>
            <w:t>. Creación de clase principal - Cliente consola</w:t>
          </w:r>
          <w:r>
            <w:tab/>
          </w:r>
          <w:r>
            <w:fldChar w:fldCharType="begin"/>
          </w:r>
          <w:r>
            <w:instrText xml:space="preserve"> PAGEREF _Toc20747 \h </w:instrText>
          </w:r>
          <w:r>
            <w:fldChar w:fldCharType="separate"/>
          </w:r>
          <w:r>
            <w:t>61</w:t>
          </w:r>
          <w:r>
            <w:fldChar w:fldCharType="end"/>
          </w:r>
          <w:r>
            <w:fldChar w:fldCharType="end"/>
          </w:r>
        </w:p>
        <w:p w14:paraId="08630A3F">
          <w:pPr>
            <w:pStyle w:val="21"/>
            <w:tabs>
              <w:tab w:val="right" w:leader="dot" w:pos="8504"/>
            </w:tabs>
          </w:pPr>
          <w:r>
            <w:fldChar w:fldCharType="begin"/>
          </w:r>
          <w:r>
            <w:instrText xml:space="preserve"> HYPERLINK \l _Toc16305 </w:instrText>
          </w:r>
          <w:r>
            <w:fldChar w:fldCharType="separate"/>
          </w:r>
          <w:r>
            <w:t xml:space="preserve">Tabla </w:t>
          </w:r>
          <w:r>
            <w:rPr>
              <w:rFonts w:hint="default"/>
              <w:lang w:val="es-EC"/>
            </w:rPr>
            <w:t>29</w:t>
          </w:r>
          <w:r>
            <w:t xml:space="preserve">. Clase </w:t>
          </w:r>
          <w:r>
            <w:rPr>
              <w:rFonts w:hint="default"/>
            </w:rPr>
            <w:t>CLICON_CON_UNI_JAVA_SOAP</w:t>
          </w:r>
          <w:r>
            <w:t>- Cliente consola</w:t>
          </w:r>
          <w:r>
            <w:tab/>
          </w:r>
          <w:r>
            <w:fldChar w:fldCharType="begin"/>
          </w:r>
          <w:r>
            <w:instrText xml:space="preserve"> PAGEREF _Toc16305 \h </w:instrText>
          </w:r>
          <w:r>
            <w:fldChar w:fldCharType="separate"/>
          </w:r>
          <w:r>
            <w:t>62</w:t>
          </w:r>
          <w:r>
            <w:fldChar w:fldCharType="end"/>
          </w:r>
          <w:r>
            <w:fldChar w:fldCharType="end"/>
          </w:r>
        </w:p>
        <w:p w14:paraId="2CAB6FBF">
          <w:pPr>
            <w:pStyle w:val="19"/>
            <w:tabs>
              <w:tab w:val="right" w:leader="dot" w:pos="8504"/>
            </w:tabs>
          </w:pPr>
          <w:r>
            <w:fldChar w:fldCharType="begin"/>
          </w:r>
          <w:r>
            <w:instrText xml:space="preserve"> HYPERLINK \l _Toc8571 </w:instrText>
          </w:r>
          <w:r>
            <w:fldChar w:fldCharType="separate"/>
          </w:r>
          <w:r>
            <w:t>EJECUCIÓN DEL CLIENTE DE CONSOLA</w:t>
          </w:r>
          <w:r>
            <w:tab/>
          </w:r>
          <w:r>
            <w:fldChar w:fldCharType="begin"/>
          </w:r>
          <w:r>
            <w:instrText xml:space="preserve"> PAGEREF _Toc8571 \h </w:instrText>
          </w:r>
          <w:r>
            <w:fldChar w:fldCharType="separate"/>
          </w:r>
          <w:r>
            <w:t>62</w:t>
          </w:r>
          <w:r>
            <w:fldChar w:fldCharType="end"/>
          </w:r>
          <w:r>
            <w:fldChar w:fldCharType="end"/>
          </w:r>
        </w:p>
        <w:p w14:paraId="41923AF5">
          <w:pPr>
            <w:pStyle w:val="18"/>
            <w:tabs>
              <w:tab w:val="right" w:leader="dot" w:pos="8504"/>
            </w:tabs>
          </w:pPr>
          <w:r>
            <w:fldChar w:fldCharType="begin"/>
          </w:r>
          <w:r>
            <w:instrText xml:space="preserve"> HYPERLINK \l _Toc29981 </w:instrText>
          </w:r>
          <w:r>
            <w:fldChar w:fldCharType="separate"/>
          </w:r>
          <w:r>
            <w:tab/>
          </w:r>
          <w:r>
            <w:fldChar w:fldCharType="begin"/>
          </w:r>
          <w:r>
            <w:instrText xml:space="preserve"> PAGEREF _Toc29981 \h </w:instrText>
          </w:r>
          <w:r>
            <w:fldChar w:fldCharType="separate"/>
          </w:r>
          <w:r>
            <w:t>62</w:t>
          </w:r>
          <w:r>
            <w:fldChar w:fldCharType="end"/>
          </w:r>
          <w:r>
            <w:fldChar w:fldCharType="end"/>
          </w:r>
        </w:p>
        <w:p w14:paraId="10F49F35">
          <w:pPr>
            <w:pStyle w:val="17"/>
            <w:tabs>
              <w:tab w:val="right" w:leader="dot" w:pos="8504"/>
            </w:tabs>
          </w:pPr>
          <w:r>
            <w:fldChar w:fldCharType="begin"/>
          </w:r>
          <w:r>
            <w:instrText xml:space="preserve"> HYPERLINK \l _Toc18598 </w:instrText>
          </w:r>
          <w:r>
            <w:fldChar w:fldCharType="separate"/>
          </w:r>
          <w:r>
            <w:t xml:space="preserve">Figura </w:t>
          </w:r>
          <w:r>
            <w:rPr>
              <w:rFonts w:hint="default"/>
              <w:lang w:val="es-EC"/>
            </w:rPr>
            <w:t>3</w:t>
          </w:r>
          <w:r>
            <w:t>9. Login - Cliente consola</w:t>
          </w:r>
          <w:r>
            <w:tab/>
          </w:r>
          <w:r>
            <w:fldChar w:fldCharType="begin"/>
          </w:r>
          <w:r>
            <w:instrText xml:space="preserve"> PAGEREF _Toc18598 \h </w:instrText>
          </w:r>
          <w:r>
            <w:fldChar w:fldCharType="separate"/>
          </w:r>
          <w:r>
            <w:t>62</w:t>
          </w:r>
          <w:r>
            <w:fldChar w:fldCharType="end"/>
          </w:r>
          <w:r>
            <w:fldChar w:fldCharType="end"/>
          </w:r>
        </w:p>
        <w:p w14:paraId="6F684FE5">
          <w:pPr>
            <w:pStyle w:val="17"/>
            <w:tabs>
              <w:tab w:val="right" w:leader="dot" w:pos="8504"/>
            </w:tabs>
          </w:pPr>
          <w:r>
            <w:fldChar w:fldCharType="begin"/>
          </w:r>
          <w:r>
            <w:instrText xml:space="preserve"> HYPERLINK \l _Toc30312 </w:instrText>
          </w:r>
          <w:r>
            <w:fldChar w:fldCharType="separate"/>
          </w:r>
          <w:r>
            <w:t xml:space="preserve">Figura </w:t>
          </w:r>
          <w:r>
            <w:rPr>
              <w:rFonts w:hint="default"/>
              <w:lang w:val="es-EC"/>
            </w:rPr>
            <w:t>4</w:t>
          </w:r>
          <w:r>
            <w:t>0. Conversión de Longitud - Cliente consola</w:t>
          </w:r>
          <w:r>
            <w:tab/>
          </w:r>
          <w:r>
            <w:fldChar w:fldCharType="begin"/>
          </w:r>
          <w:r>
            <w:instrText xml:space="preserve"> PAGEREF _Toc30312 \h </w:instrText>
          </w:r>
          <w:r>
            <w:fldChar w:fldCharType="separate"/>
          </w:r>
          <w:r>
            <w:t>63</w:t>
          </w:r>
          <w:r>
            <w:fldChar w:fldCharType="end"/>
          </w:r>
          <w:r>
            <w:fldChar w:fldCharType="end"/>
          </w:r>
        </w:p>
        <w:p w14:paraId="0EC991BB">
          <w:pPr>
            <w:pStyle w:val="17"/>
            <w:tabs>
              <w:tab w:val="right" w:leader="dot" w:pos="8504"/>
            </w:tabs>
          </w:pPr>
          <w:r>
            <w:fldChar w:fldCharType="begin"/>
          </w:r>
          <w:r>
            <w:instrText xml:space="preserve"> HYPERLINK \l _Toc30975 </w:instrText>
          </w:r>
          <w:r>
            <w:fldChar w:fldCharType="separate"/>
          </w:r>
          <w:r>
            <w:t xml:space="preserve">Figura </w:t>
          </w:r>
          <w:r>
            <w:rPr>
              <w:rFonts w:hint="default"/>
              <w:lang w:val="es-EC"/>
            </w:rPr>
            <w:t>4</w:t>
          </w:r>
          <w:r>
            <w:t>1. Conversión de Masa - Cliente consola</w:t>
          </w:r>
          <w:r>
            <w:tab/>
          </w:r>
          <w:r>
            <w:fldChar w:fldCharType="begin"/>
          </w:r>
          <w:r>
            <w:instrText xml:space="preserve"> PAGEREF _Toc30975 \h </w:instrText>
          </w:r>
          <w:r>
            <w:fldChar w:fldCharType="separate"/>
          </w:r>
          <w:r>
            <w:t>63</w:t>
          </w:r>
          <w:r>
            <w:fldChar w:fldCharType="end"/>
          </w:r>
          <w:r>
            <w:fldChar w:fldCharType="end"/>
          </w:r>
        </w:p>
        <w:p w14:paraId="3F8AF463">
          <w:pPr>
            <w:pStyle w:val="17"/>
            <w:tabs>
              <w:tab w:val="right" w:leader="dot" w:pos="8504"/>
            </w:tabs>
          </w:pPr>
          <w:r>
            <w:fldChar w:fldCharType="begin"/>
          </w:r>
          <w:r>
            <w:instrText xml:space="preserve"> HYPERLINK \l _Toc32474 </w:instrText>
          </w:r>
          <w:r>
            <w:fldChar w:fldCharType="separate"/>
          </w:r>
          <w:r>
            <w:t xml:space="preserve">Figura </w:t>
          </w:r>
          <w:r>
            <w:rPr>
              <w:rFonts w:hint="default"/>
              <w:lang w:val="es-EC"/>
            </w:rPr>
            <w:t>4</w:t>
          </w:r>
          <w:r>
            <w:t>2. Conversión de Temperatura - Cliente consola</w:t>
          </w:r>
          <w:r>
            <w:tab/>
          </w:r>
          <w:r>
            <w:fldChar w:fldCharType="begin"/>
          </w:r>
          <w:r>
            <w:instrText xml:space="preserve"> PAGEREF _Toc32474 \h </w:instrText>
          </w:r>
          <w:r>
            <w:fldChar w:fldCharType="separate"/>
          </w:r>
          <w:r>
            <w:t>64</w:t>
          </w:r>
          <w:r>
            <w:fldChar w:fldCharType="end"/>
          </w:r>
          <w:r>
            <w:fldChar w:fldCharType="end"/>
          </w:r>
        </w:p>
        <w:p w14:paraId="4DC0B951">
          <w:pPr>
            <w:pStyle w:val="18"/>
            <w:tabs>
              <w:tab w:val="right" w:leader="dot" w:pos="8504"/>
            </w:tabs>
          </w:pPr>
          <w:r>
            <w:fldChar w:fldCharType="begin"/>
          </w:r>
          <w:r>
            <w:instrText xml:space="preserve"> HYPERLINK \l _Toc28886 </w:instrText>
          </w:r>
          <w:r>
            <w:fldChar w:fldCharType="separate"/>
          </w:r>
          <w:r>
            <w:t>CLIENTE ESCRITORIO</w:t>
          </w:r>
          <w:r>
            <w:tab/>
          </w:r>
          <w:r>
            <w:fldChar w:fldCharType="begin"/>
          </w:r>
          <w:r>
            <w:instrText xml:space="preserve"> PAGEREF _Toc28886 \h </w:instrText>
          </w:r>
          <w:r>
            <w:fldChar w:fldCharType="separate"/>
          </w:r>
          <w:r>
            <w:t>64</w:t>
          </w:r>
          <w:r>
            <w:fldChar w:fldCharType="end"/>
          </w:r>
          <w:r>
            <w:fldChar w:fldCharType="end"/>
          </w:r>
        </w:p>
        <w:p w14:paraId="60388E2C">
          <w:pPr>
            <w:pStyle w:val="19"/>
            <w:tabs>
              <w:tab w:val="right" w:leader="dot" w:pos="8504"/>
            </w:tabs>
          </w:pPr>
          <w:r>
            <w:fldChar w:fldCharType="begin"/>
          </w:r>
          <w:r>
            <w:instrText xml:space="preserve"> HYPERLINK \l _Toc19175 </w:instrText>
          </w:r>
          <w:r>
            <w:fldChar w:fldCharType="separate"/>
          </w:r>
          <w:r>
            <w:t>CREACIÓN DEL PROYECTO</w:t>
          </w:r>
          <w:r>
            <w:tab/>
          </w:r>
          <w:r>
            <w:fldChar w:fldCharType="begin"/>
          </w:r>
          <w:r>
            <w:instrText xml:space="preserve"> PAGEREF _Toc19175 \h </w:instrText>
          </w:r>
          <w:r>
            <w:fldChar w:fldCharType="separate"/>
          </w:r>
          <w:r>
            <w:t>64</w:t>
          </w:r>
          <w:r>
            <w:fldChar w:fldCharType="end"/>
          </w:r>
          <w:r>
            <w:fldChar w:fldCharType="end"/>
          </w:r>
        </w:p>
        <w:p w14:paraId="14DA7E57">
          <w:pPr>
            <w:pStyle w:val="19"/>
            <w:tabs>
              <w:tab w:val="right" w:leader="dot" w:pos="8504"/>
            </w:tabs>
          </w:pPr>
          <w:r>
            <w:fldChar w:fldCharType="begin"/>
          </w:r>
          <w:r>
            <w:instrText xml:space="preserve"> HYPERLINK \l _Toc15513 </w:instrText>
          </w:r>
          <w:r>
            <w:fldChar w:fldCharType="separate"/>
          </w:r>
          <w:r>
            <w:t>ESTRUCTURA DEL PROYECTO</w:t>
          </w:r>
          <w:r>
            <w:tab/>
          </w:r>
          <w:r>
            <w:fldChar w:fldCharType="begin"/>
          </w:r>
          <w:r>
            <w:instrText xml:space="preserve"> PAGEREF _Toc15513 \h </w:instrText>
          </w:r>
          <w:r>
            <w:fldChar w:fldCharType="separate"/>
          </w:r>
          <w:r>
            <w:t>64</w:t>
          </w:r>
          <w:r>
            <w:fldChar w:fldCharType="end"/>
          </w:r>
          <w:r>
            <w:fldChar w:fldCharType="end"/>
          </w:r>
        </w:p>
        <w:p w14:paraId="4F84B3E3">
          <w:pPr>
            <w:pStyle w:val="17"/>
            <w:tabs>
              <w:tab w:val="right" w:leader="dot" w:pos="8504"/>
            </w:tabs>
          </w:pPr>
          <w:r>
            <w:fldChar w:fldCharType="begin"/>
          </w:r>
          <w:r>
            <w:instrText xml:space="preserve"> HYPERLINK \l _Toc30719 </w:instrText>
          </w:r>
          <w:r>
            <w:fldChar w:fldCharType="separate"/>
          </w:r>
          <w:r>
            <w:t xml:space="preserve">Figura </w:t>
          </w:r>
          <w:r>
            <w:rPr>
              <w:rFonts w:hint="default"/>
              <w:lang w:val="es-EC"/>
            </w:rPr>
            <w:t>4</w:t>
          </w:r>
          <w:r>
            <w:t>3. Estructura del proyecto - Cliente escritorio</w:t>
          </w:r>
          <w:r>
            <w:tab/>
          </w:r>
          <w:r>
            <w:fldChar w:fldCharType="begin"/>
          </w:r>
          <w:r>
            <w:instrText xml:space="preserve"> PAGEREF _Toc30719 \h </w:instrText>
          </w:r>
          <w:r>
            <w:fldChar w:fldCharType="separate"/>
          </w:r>
          <w:r>
            <w:t>64</w:t>
          </w:r>
          <w:r>
            <w:fldChar w:fldCharType="end"/>
          </w:r>
          <w:r>
            <w:fldChar w:fldCharType="end"/>
          </w:r>
        </w:p>
        <w:p w14:paraId="3531ABD1">
          <w:pPr>
            <w:pStyle w:val="18"/>
            <w:tabs>
              <w:tab w:val="right" w:leader="dot" w:pos="8504"/>
            </w:tabs>
          </w:pPr>
          <w:r>
            <w:fldChar w:fldCharType="begin"/>
          </w:r>
          <w:r>
            <w:instrText xml:space="preserve"> HYPERLINK \l _Toc9158 </w:instrText>
          </w:r>
          <w:r>
            <w:fldChar w:fldCharType="separate"/>
          </w:r>
          <w:r>
            <w:t>CODIFICACIÓN DEL PROYECTO CLIENTE ESCRITORIO</w:t>
          </w:r>
          <w:r>
            <w:tab/>
          </w:r>
          <w:r>
            <w:fldChar w:fldCharType="begin"/>
          </w:r>
          <w:r>
            <w:instrText xml:space="preserve"> PAGEREF _Toc9158 \h </w:instrText>
          </w:r>
          <w:r>
            <w:fldChar w:fldCharType="separate"/>
          </w:r>
          <w:r>
            <w:t>64</w:t>
          </w:r>
          <w:r>
            <w:fldChar w:fldCharType="end"/>
          </w:r>
          <w:r>
            <w:fldChar w:fldCharType="end"/>
          </w:r>
        </w:p>
        <w:p w14:paraId="3445A728">
          <w:pPr>
            <w:pStyle w:val="19"/>
            <w:tabs>
              <w:tab w:val="right" w:leader="dot" w:pos="8504"/>
            </w:tabs>
          </w:pPr>
          <w:r>
            <w:fldChar w:fldCharType="begin"/>
          </w:r>
          <w:r>
            <w:instrText xml:space="preserve"> HYPERLINK \l _Toc6200 </w:instrText>
          </w:r>
          <w:r>
            <w:fldChar w:fldCharType="separate"/>
          </w:r>
          <w:r>
            <w:t>CREACIÓN DE MODELOS Y VISTAS</w:t>
          </w:r>
          <w:r>
            <w:tab/>
          </w:r>
          <w:r>
            <w:fldChar w:fldCharType="begin"/>
          </w:r>
          <w:r>
            <w:instrText xml:space="preserve"> PAGEREF _Toc6200 \h </w:instrText>
          </w:r>
          <w:r>
            <w:fldChar w:fldCharType="separate"/>
          </w:r>
          <w:r>
            <w:t>65</w:t>
          </w:r>
          <w:r>
            <w:fldChar w:fldCharType="end"/>
          </w:r>
          <w:r>
            <w:fldChar w:fldCharType="end"/>
          </w:r>
        </w:p>
        <w:p w14:paraId="4161309B">
          <w:pPr>
            <w:pStyle w:val="17"/>
            <w:tabs>
              <w:tab w:val="right" w:leader="dot" w:pos="8504"/>
            </w:tabs>
          </w:pPr>
          <w:r>
            <w:fldChar w:fldCharType="begin"/>
          </w:r>
          <w:r>
            <w:instrText xml:space="preserve"> HYPERLINK \l _Toc24194 </w:instrText>
          </w:r>
          <w:r>
            <w:fldChar w:fldCharType="separate"/>
          </w:r>
          <w:r>
            <w:t xml:space="preserve">Figura </w:t>
          </w:r>
          <w:r>
            <w:rPr>
              <w:rFonts w:hint="default"/>
              <w:lang w:val="es-EC"/>
            </w:rPr>
            <w:t>44</w:t>
          </w:r>
          <w:r>
            <w:t xml:space="preserve">. Creación de modelos- Cliente </w:t>
          </w:r>
          <w:r>
            <w:rPr>
              <w:rFonts w:hint="default"/>
              <w:lang w:val="es-EC"/>
            </w:rPr>
            <w:t>escritorio</w:t>
          </w:r>
          <w:r>
            <w:tab/>
          </w:r>
          <w:r>
            <w:fldChar w:fldCharType="begin"/>
          </w:r>
          <w:r>
            <w:instrText xml:space="preserve"> PAGEREF _Toc24194 \h </w:instrText>
          </w:r>
          <w:r>
            <w:fldChar w:fldCharType="separate"/>
          </w:r>
          <w:r>
            <w:t>65</w:t>
          </w:r>
          <w:r>
            <w:fldChar w:fldCharType="end"/>
          </w:r>
          <w:r>
            <w:fldChar w:fldCharType="end"/>
          </w:r>
        </w:p>
        <w:p w14:paraId="36459E2E">
          <w:pPr>
            <w:pStyle w:val="17"/>
            <w:tabs>
              <w:tab w:val="right" w:leader="dot" w:pos="8504"/>
            </w:tabs>
          </w:pPr>
          <w:r>
            <w:fldChar w:fldCharType="begin"/>
          </w:r>
          <w:r>
            <w:instrText xml:space="preserve"> HYPERLINK \l _Toc16377 </w:instrText>
          </w:r>
          <w:r>
            <w:fldChar w:fldCharType="separate"/>
          </w:r>
          <w:r>
            <w:t xml:space="preserve">Figura </w:t>
          </w:r>
          <w:r>
            <w:rPr>
              <w:rFonts w:hint="default"/>
              <w:lang w:val="es-EC"/>
            </w:rPr>
            <w:t>45</w:t>
          </w:r>
          <w:r>
            <w:t xml:space="preserve">. Creación de </w:t>
          </w:r>
          <w:r>
            <w:rPr>
              <w:rFonts w:hint="default"/>
              <w:lang w:val="es-EC"/>
            </w:rPr>
            <w:t>vistas</w:t>
          </w:r>
          <w:r>
            <w:t xml:space="preserve">- Cliente </w:t>
          </w:r>
          <w:r>
            <w:rPr>
              <w:rFonts w:hint="default"/>
              <w:lang w:val="es-EC"/>
            </w:rPr>
            <w:t>escritorio</w:t>
          </w:r>
          <w:r>
            <w:tab/>
          </w:r>
          <w:r>
            <w:fldChar w:fldCharType="begin"/>
          </w:r>
          <w:r>
            <w:instrText xml:space="preserve"> PAGEREF _Toc16377 \h </w:instrText>
          </w:r>
          <w:r>
            <w:fldChar w:fldCharType="separate"/>
          </w:r>
          <w:r>
            <w:t>65</w:t>
          </w:r>
          <w:r>
            <w:fldChar w:fldCharType="end"/>
          </w:r>
          <w:r>
            <w:fldChar w:fldCharType="end"/>
          </w:r>
        </w:p>
        <w:p w14:paraId="60D2C874">
          <w:pPr>
            <w:pStyle w:val="21"/>
            <w:tabs>
              <w:tab w:val="right" w:leader="dot" w:pos="8504"/>
            </w:tabs>
          </w:pPr>
          <w:r>
            <w:fldChar w:fldCharType="begin"/>
          </w:r>
          <w:r>
            <w:instrText xml:space="preserve"> HYPERLINK \l _Toc24832 </w:instrText>
          </w:r>
          <w:r>
            <w:fldChar w:fldCharType="separate"/>
          </w:r>
          <w:r>
            <w:t xml:space="preserve">Tabla </w:t>
          </w:r>
          <w:r>
            <w:rPr>
              <w:rFonts w:hint="default"/>
              <w:lang w:val="es-EC"/>
            </w:rPr>
            <w:t>30.</w:t>
          </w:r>
          <w:r>
            <w:t xml:space="preserve"> Clase </w:t>
          </w:r>
          <w:r>
            <w:rPr>
              <w:rFonts w:hint="default"/>
              <w:lang w:val="es-EC"/>
            </w:rPr>
            <w:t>AppTheme</w:t>
          </w:r>
          <w:r>
            <w:t xml:space="preserve">- Cliente </w:t>
          </w:r>
          <w:r>
            <w:rPr>
              <w:rFonts w:hint="default"/>
              <w:lang w:val="es-EC"/>
            </w:rPr>
            <w:t>escritorio</w:t>
          </w:r>
          <w:r>
            <w:tab/>
          </w:r>
          <w:r>
            <w:fldChar w:fldCharType="begin"/>
          </w:r>
          <w:r>
            <w:instrText xml:space="preserve"> PAGEREF _Toc24832 \h </w:instrText>
          </w:r>
          <w:r>
            <w:fldChar w:fldCharType="separate"/>
          </w:r>
          <w:r>
            <w:t>66</w:t>
          </w:r>
          <w:r>
            <w:fldChar w:fldCharType="end"/>
          </w:r>
          <w:r>
            <w:fldChar w:fldCharType="end"/>
          </w:r>
        </w:p>
        <w:p w14:paraId="5D66E4C4">
          <w:pPr>
            <w:pStyle w:val="21"/>
            <w:tabs>
              <w:tab w:val="right" w:leader="dot" w:pos="8504"/>
            </w:tabs>
          </w:pPr>
          <w:r>
            <w:fldChar w:fldCharType="begin"/>
          </w:r>
          <w:r>
            <w:instrText xml:space="preserve"> HYPERLINK \l _Toc18000 </w:instrText>
          </w:r>
          <w:r>
            <w:fldChar w:fldCharType="separate"/>
          </w:r>
          <w:r>
            <w:t xml:space="preserve">Tabla </w:t>
          </w:r>
          <w:r>
            <w:rPr>
              <w:rFonts w:hint="default"/>
              <w:lang w:val="es-EC"/>
            </w:rPr>
            <w:t>31</w:t>
          </w:r>
          <w:r>
            <w:t xml:space="preserve">. Clase </w:t>
          </w:r>
          <w:r>
            <w:rPr>
              <w:rFonts w:hint="default"/>
              <w:lang w:val="es-EC"/>
            </w:rPr>
            <w:t>PanelConversionVista</w:t>
          </w:r>
          <w:r>
            <w:t xml:space="preserve">- Cliente </w:t>
          </w:r>
          <w:r>
            <w:rPr>
              <w:rFonts w:hint="default"/>
              <w:lang w:val="es-EC"/>
            </w:rPr>
            <w:t>escritorio</w:t>
          </w:r>
          <w:r>
            <w:tab/>
          </w:r>
          <w:r>
            <w:fldChar w:fldCharType="begin"/>
          </w:r>
          <w:r>
            <w:instrText xml:space="preserve"> PAGEREF _Toc18000 \h </w:instrText>
          </w:r>
          <w:r>
            <w:fldChar w:fldCharType="separate"/>
          </w:r>
          <w:r>
            <w:t>71</w:t>
          </w:r>
          <w:r>
            <w:fldChar w:fldCharType="end"/>
          </w:r>
          <w:r>
            <w:fldChar w:fldCharType="end"/>
          </w:r>
        </w:p>
        <w:p w14:paraId="0DD33074">
          <w:pPr>
            <w:pStyle w:val="21"/>
            <w:tabs>
              <w:tab w:val="right" w:leader="dot" w:pos="8504"/>
            </w:tabs>
          </w:pPr>
          <w:r>
            <w:fldChar w:fldCharType="begin"/>
          </w:r>
          <w:r>
            <w:instrText xml:space="preserve"> HYPERLINK \l _Toc13091 </w:instrText>
          </w:r>
          <w:r>
            <w:fldChar w:fldCharType="separate"/>
          </w:r>
          <w:r>
            <w:t xml:space="preserve">Tabla </w:t>
          </w:r>
          <w:r>
            <w:rPr>
              <w:rFonts w:hint="default"/>
              <w:lang w:val="es-EC"/>
            </w:rPr>
            <w:t>33</w:t>
          </w:r>
          <w:r>
            <w:t xml:space="preserve">. Clase </w:t>
          </w:r>
          <w:r>
            <w:rPr>
              <w:rFonts w:hint="default"/>
            </w:rPr>
            <w:t>TipoConversion</w:t>
          </w:r>
          <w:r>
            <w:t xml:space="preserve">- Cliente </w:t>
          </w:r>
          <w:r>
            <w:rPr>
              <w:rFonts w:hint="default"/>
              <w:lang w:val="es-EC"/>
            </w:rPr>
            <w:t>escritorio</w:t>
          </w:r>
          <w:r>
            <w:tab/>
          </w:r>
          <w:r>
            <w:fldChar w:fldCharType="begin"/>
          </w:r>
          <w:r>
            <w:instrText xml:space="preserve"> PAGEREF _Toc13091 \h </w:instrText>
          </w:r>
          <w:r>
            <w:fldChar w:fldCharType="separate"/>
          </w:r>
          <w:r>
            <w:t>76</w:t>
          </w:r>
          <w:r>
            <w:fldChar w:fldCharType="end"/>
          </w:r>
          <w:r>
            <w:fldChar w:fldCharType="end"/>
          </w:r>
        </w:p>
        <w:p w14:paraId="66C8796B">
          <w:pPr>
            <w:pStyle w:val="21"/>
            <w:tabs>
              <w:tab w:val="right" w:leader="dot" w:pos="8504"/>
            </w:tabs>
          </w:pPr>
          <w:r>
            <w:fldChar w:fldCharType="begin"/>
          </w:r>
          <w:r>
            <w:instrText xml:space="preserve"> HYPERLINK \l _Toc29846 </w:instrText>
          </w:r>
          <w:r>
            <w:fldChar w:fldCharType="separate"/>
          </w:r>
          <w:r>
            <w:t xml:space="preserve">Tabla </w:t>
          </w:r>
          <w:r>
            <w:rPr>
              <w:rFonts w:hint="default"/>
              <w:lang w:val="es-EC"/>
            </w:rPr>
            <w:t>34</w:t>
          </w:r>
          <w:r>
            <w:t xml:space="preserve">. Clase </w:t>
          </w:r>
          <w:r>
            <w:rPr>
              <w:rFonts w:hint="default"/>
            </w:rPr>
            <w:t>ResultadoConversion</w:t>
          </w:r>
          <w:r>
            <w:t xml:space="preserve">- Cliente </w:t>
          </w:r>
          <w:r>
            <w:rPr>
              <w:rFonts w:hint="default"/>
              <w:lang w:val="es-EC"/>
            </w:rPr>
            <w:t>escritorio</w:t>
          </w:r>
          <w:r>
            <w:tab/>
          </w:r>
          <w:r>
            <w:fldChar w:fldCharType="begin"/>
          </w:r>
          <w:r>
            <w:instrText xml:space="preserve"> PAGEREF _Toc29846 \h </w:instrText>
          </w:r>
          <w:r>
            <w:fldChar w:fldCharType="separate"/>
          </w:r>
          <w:r>
            <w:t>77</w:t>
          </w:r>
          <w:r>
            <w:fldChar w:fldCharType="end"/>
          </w:r>
          <w:r>
            <w:fldChar w:fldCharType="end"/>
          </w:r>
        </w:p>
        <w:p w14:paraId="286D1575">
          <w:pPr>
            <w:pStyle w:val="17"/>
            <w:tabs>
              <w:tab w:val="right" w:leader="dot" w:pos="8504"/>
            </w:tabs>
          </w:pPr>
          <w:r>
            <w:fldChar w:fldCharType="begin"/>
          </w:r>
          <w:r>
            <w:instrText xml:space="preserve"> HYPERLINK \l _Toc15852 </w:instrText>
          </w:r>
          <w:r>
            <w:fldChar w:fldCharType="separate"/>
          </w:r>
          <w:r>
            <w:t xml:space="preserve">Figura </w:t>
          </w:r>
          <w:r>
            <w:rPr>
              <w:rFonts w:hint="default"/>
              <w:lang w:val="es-EC"/>
            </w:rPr>
            <w:t>46</w:t>
          </w:r>
          <w:r>
            <w:t xml:space="preserve">. Creación de </w:t>
          </w:r>
          <w:r>
            <w:rPr>
              <w:rFonts w:hint="default"/>
              <w:lang w:val="es-EC"/>
            </w:rPr>
            <w:t>servicios</w:t>
          </w:r>
          <w:r>
            <w:t>- Cliente consola</w:t>
          </w:r>
          <w:r>
            <w:tab/>
          </w:r>
          <w:r>
            <w:fldChar w:fldCharType="begin"/>
          </w:r>
          <w:r>
            <w:instrText xml:space="preserve"> PAGEREF _Toc15852 \h </w:instrText>
          </w:r>
          <w:r>
            <w:fldChar w:fldCharType="separate"/>
          </w:r>
          <w:r>
            <w:t>78</w:t>
          </w:r>
          <w:r>
            <w:fldChar w:fldCharType="end"/>
          </w:r>
          <w:r>
            <w:fldChar w:fldCharType="end"/>
          </w:r>
        </w:p>
        <w:p w14:paraId="6DB8DB40">
          <w:pPr>
            <w:pStyle w:val="17"/>
            <w:tabs>
              <w:tab w:val="right" w:leader="dot" w:pos="8504"/>
            </w:tabs>
          </w:pPr>
          <w:r>
            <w:fldChar w:fldCharType="begin"/>
          </w:r>
          <w:r>
            <w:instrText xml:space="preserve"> HYPERLINK \l _Toc2186 </w:instrText>
          </w:r>
          <w:r>
            <w:fldChar w:fldCharType="separate"/>
          </w:r>
          <w:r>
            <w:t xml:space="preserve">Figura </w:t>
          </w:r>
          <w:r>
            <w:rPr>
              <w:rFonts w:hint="default"/>
              <w:lang w:val="es-EC"/>
            </w:rPr>
            <w:t>47</w:t>
          </w:r>
          <w:r>
            <w:t xml:space="preserve">. Creación de </w:t>
          </w:r>
          <w:r>
            <w:rPr>
              <w:rFonts w:hint="default"/>
              <w:lang w:val="es-EC"/>
            </w:rPr>
            <w:t>configuracion</w:t>
          </w:r>
          <w:r>
            <w:t>- Cliente consola</w:t>
          </w:r>
          <w:r>
            <w:tab/>
          </w:r>
          <w:r>
            <w:fldChar w:fldCharType="begin"/>
          </w:r>
          <w:r>
            <w:instrText xml:space="preserve"> PAGEREF _Toc2186 \h </w:instrText>
          </w:r>
          <w:r>
            <w:fldChar w:fldCharType="separate"/>
          </w:r>
          <w:r>
            <w:t>78</w:t>
          </w:r>
          <w:r>
            <w:fldChar w:fldCharType="end"/>
          </w:r>
          <w:r>
            <w:fldChar w:fldCharType="end"/>
          </w:r>
        </w:p>
        <w:p w14:paraId="700836A2">
          <w:pPr>
            <w:pStyle w:val="17"/>
            <w:tabs>
              <w:tab w:val="right" w:leader="dot" w:pos="8504"/>
            </w:tabs>
          </w:pPr>
          <w:r>
            <w:fldChar w:fldCharType="begin"/>
          </w:r>
          <w:r>
            <w:instrText xml:space="preserve"> HYPERLINK \l _Toc1473 </w:instrText>
          </w:r>
          <w:r>
            <w:fldChar w:fldCharType="separate"/>
          </w:r>
          <w:r>
            <w:t xml:space="preserve">Figura </w:t>
          </w:r>
          <w:r>
            <w:rPr>
              <w:rFonts w:hint="default"/>
              <w:lang w:val="es-EC"/>
            </w:rPr>
            <w:t>48</w:t>
          </w:r>
          <w:r>
            <w:t xml:space="preserve">. Creación de </w:t>
          </w:r>
          <w:r>
            <w:rPr>
              <w:rFonts w:hint="default"/>
              <w:lang w:val="es-EC"/>
            </w:rPr>
            <w:t>componentes de seguridad</w:t>
          </w:r>
          <w:r>
            <w:t>- Cliente consola</w:t>
          </w:r>
          <w:r>
            <w:tab/>
          </w:r>
          <w:r>
            <w:fldChar w:fldCharType="begin"/>
          </w:r>
          <w:r>
            <w:instrText xml:space="preserve"> PAGEREF _Toc1473 \h </w:instrText>
          </w:r>
          <w:r>
            <w:fldChar w:fldCharType="separate"/>
          </w:r>
          <w:r>
            <w:t>78</w:t>
          </w:r>
          <w:r>
            <w:fldChar w:fldCharType="end"/>
          </w:r>
          <w:r>
            <w:fldChar w:fldCharType="end"/>
          </w:r>
        </w:p>
        <w:p w14:paraId="50108F1F">
          <w:pPr>
            <w:pStyle w:val="21"/>
            <w:tabs>
              <w:tab w:val="right" w:leader="dot" w:pos="8504"/>
            </w:tabs>
          </w:pPr>
          <w:r>
            <w:fldChar w:fldCharType="begin"/>
          </w:r>
          <w:r>
            <w:instrText xml:space="preserve"> HYPERLINK \l _Toc17431 </w:instrText>
          </w:r>
          <w:r>
            <w:fldChar w:fldCharType="separate"/>
          </w:r>
          <w:r>
            <w:t xml:space="preserve">Tabla </w:t>
          </w:r>
          <w:r>
            <w:rPr>
              <w:rFonts w:hint="default"/>
              <w:lang w:val="es-EC"/>
            </w:rPr>
            <w:t>35</w:t>
          </w:r>
          <w:r>
            <w:t xml:space="preserve">. Clase </w:t>
          </w:r>
          <w:r>
            <w:rPr>
              <w:rFonts w:hint="default"/>
            </w:rPr>
            <w:t>WSConversorCliente</w:t>
          </w:r>
          <w:r>
            <w:t xml:space="preserve">- Cliente </w:t>
          </w:r>
          <w:r>
            <w:rPr>
              <w:rFonts w:hint="default"/>
              <w:lang w:val="es-EC"/>
            </w:rPr>
            <w:t>escritorio</w:t>
          </w:r>
          <w:r>
            <w:tab/>
          </w:r>
          <w:r>
            <w:fldChar w:fldCharType="begin"/>
          </w:r>
          <w:r>
            <w:instrText xml:space="preserve"> PAGEREF _Toc17431 \h </w:instrText>
          </w:r>
          <w:r>
            <w:fldChar w:fldCharType="separate"/>
          </w:r>
          <w:r>
            <w:t>79</w:t>
          </w:r>
          <w:r>
            <w:fldChar w:fldCharType="end"/>
          </w:r>
          <w:r>
            <w:fldChar w:fldCharType="end"/>
          </w:r>
        </w:p>
        <w:p w14:paraId="4BB2DD52">
          <w:pPr>
            <w:pStyle w:val="21"/>
            <w:tabs>
              <w:tab w:val="right" w:leader="dot" w:pos="8504"/>
            </w:tabs>
          </w:pPr>
          <w:r>
            <w:fldChar w:fldCharType="begin"/>
          </w:r>
          <w:r>
            <w:instrText xml:space="preserve"> HYPERLINK \l _Toc16275 </w:instrText>
          </w:r>
          <w:r>
            <w:fldChar w:fldCharType="separate"/>
          </w:r>
          <w:r>
            <w:t xml:space="preserve">Tabla </w:t>
          </w:r>
          <w:r>
            <w:rPr>
              <w:rFonts w:hint="default"/>
              <w:lang w:val="es-EC"/>
            </w:rPr>
            <w:t>36</w:t>
          </w:r>
          <w:r>
            <w:t xml:space="preserve">. Clase </w:t>
          </w:r>
          <w:r>
            <w:rPr>
              <w:rFonts w:hint="default"/>
            </w:rPr>
            <w:t>SoapConfig</w:t>
          </w:r>
          <w:r>
            <w:t xml:space="preserve">- Cliente </w:t>
          </w:r>
          <w:r>
            <w:rPr>
              <w:rFonts w:hint="default"/>
              <w:lang w:val="es-EC"/>
            </w:rPr>
            <w:t>escritorio</w:t>
          </w:r>
          <w:r>
            <w:tab/>
          </w:r>
          <w:r>
            <w:fldChar w:fldCharType="begin"/>
          </w:r>
          <w:r>
            <w:instrText xml:space="preserve"> PAGEREF _Toc16275 \h </w:instrText>
          </w:r>
          <w:r>
            <w:fldChar w:fldCharType="separate"/>
          </w:r>
          <w:r>
            <w:t>80</w:t>
          </w:r>
          <w:r>
            <w:fldChar w:fldCharType="end"/>
          </w:r>
          <w:r>
            <w:fldChar w:fldCharType="end"/>
          </w:r>
        </w:p>
        <w:p w14:paraId="32874B5D">
          <w:pPr>
            <w:pStyle w:val="21"/>
            <w:tabs>
              <w:tab w:val="right" w:leader="dot" w:pos="8504"/>
            </w:tabs>
          </w:pPr>
          <w:r>
            <w:fldChar w:fldCharType="begin"/>
          </w:r>
          <w:r>
            <w:instrText xml:space="preserve"> HYPERLINK \l _Toc24660 </w:instrText>
          </w:r>
          <w:r>
            <w:fldChar w:fldCharType="separate"/>
          </w:r>
          <w:r>
            <w:t xml:space="preserve">Tabla </w:t>
          </w:r>
          <w:r>
            <w:rPr>
              <w:rFonts w:hint="default"/>
              <w:lang w:val="es-EC"/>
            </w:rPr>
            <w:t>37</w:t>
          </w:r>
          <w:r>
            <w:t xml:space="preserve">. Clase </w:t>
          </w:r>
          <w:r>
            <w:rPr>
              <w:rFonts w:hint="default"/>
            </w:rPr>
            <w:t>AdministradorTokensCliente</w:t>
          </w:r>
          <w:r>
            <w:t xml:space="preserve">- Cliente </w:t>
          </w:r>
          <w:r>
            <w:rPr>
              <w:rFonts w:hint="default"/>
              <w:lang w:val="es-EC"/>
            </w:rPr>
            <w:t>escritorio</w:t>
          </w:r>
          <w:r>
            <w:tab/>
          </w:r>
          <w:r>
            <w:fldChar w:fldCharType="begin"/>
          </w:r>
          <w:r>
            <w:instrText xml:space="preserve"> PAGEREF _Toc24660 \h </w:instrText>
          </w:r>
          <w:r>
            <w:fldChar w:fldCharType="separate"/>
          </w:r>
          <w:r>
            <w:t>81</w:t>
          </w:r>
          <w:r>
            <w:fldChar w:fldCharType="end"/>
          </w:r>
          <w:r>
            <w:fldChar w:fldCharType="end"/>
          </w:r>
        </w:p>
        <w:p w14:paraId="3990B6AE">
          <w:pPr>
            <w:pStyle w:val="21"/>
            <w:tabs>
              <w:tab w:val="right" w:leader="dot" w:pos="8504"/>
            </w:tabs>
          </w:pPr>
          <w:r>
            <w:fldChar w:fldCharType="begin"/>
          </w:r>
          <w:r>
            <w:instrText xml:space="preserve"> HYPERLINK \l _Toc24671 </w:instrText>
          </w:r>
          <w:r>
            <w:fldChar w:fldCharType="separate"/>
          </w:r>
          <w:r>
            <w:t xml:space="preserve">Tabla </w:t>
          </w:r>
          <w:r>
            <w:rPr>
              <w:rFonts w:hint="default"/>
              <w:lang w:val="es-EC"/>
            </w:rPr>
            <w:t>38</w:t>
          </w:r>
          <w:r>
            <w:t xml:space="preserve">. Clase </w:t>
          </w:r>
          <w:r>
            <w:rPr>
              <w:rFonts w:hint="default"/>
            </w:rPr>
            <w:t>ManejadorClienteAutenticacion</w:t>
          </w:r>
          <w:r>
            <w:t xml:space="preserve">- Cliente </w:t>
          </w:r>
          <w:r>
            <w:rPr>
              <w:rFonts w:hint="default"/>
              <w:lang w:val="es-EC"/>
            </w:rPr>
            <w:t>escritorio</w:t>
          </w:r>
          <w:r>
            <w:tab/>
          </w:r>
          <w:r>
            <w:fldChar w:fldCharType="begin"/>
          </w:r>
          <w:r>
            <w:instrText xml:space="preserve"> PAGEREF _Toc24671 \h </w:instrText>
          </w:r>
          <w:r>
            <w:fldChar w:fldCharType="separate"/>
          </w:r>
          <w:r>
            <w:t>81</w:t>
          </w:r>
          <w:r>
            <w:fldChar w:fldCharType="end"/>
          </w:r>
          <w:r>
            <w:fldChar w:fldCharType="end"/>
          </w:r>
        </w:p>
        <w:p w14:paraId="61AD0D44">
          <w:pPr>
            <w:pStyle w:val="21"/>
            <w:tabs>
              <w:tab w:val="right" w:leader="dot" w:pos="8504"/>
            </w:tabs>
          </w:pPr>
          <w:r>
            <w:fldChar w:fldCharType="begin"/>
          </w:r>
          <w:r>
            <w:instrText xml:space="preserve"> HYPERLINK \l _Toc9606 </w:instrText>
          </w:r>
          <w:r>
            <w:fldChar w:fldCharType="separate"/>
          </w:r>
          <w:r>
            <w:t xml:space="preserve">Tabla </w:t>
          </w:r>
          <w:r>
            <w:rPr>
              <w:rFonts w:hint="default"/>
              <w:lang w:val="es-EC"/>
            </w:rPr>
            <w:t>39</w:t>
          </w:r>
          <w:r>
            <w:t xml:space="preserve">. Clase </w:t>
          </w:r>
          <w:r>
            <w:rPr>
              <w:rFonts w:hint="default"/>
            </w:rPr>
            <w:t>TlsInseguro</w:t>
          </w:r>
          <w:r>
            <w:rPr>
              <w:rFonts w:hint="default"/>
              <w:lang w:val="es-EC"/>
            </w:rPr>
            <w:t xml:space="preserve"> </w:t>
          </w:r>
          <w:r>
            <w:t xml:space="preserve">- Cliente </w:t>
          </w:r>
          <w:r>
            <w:rPr>
              <w:rFonts w:hint="default"/>
              <w:lang w:val="es-EC"/>
            </w:rPr>
            <w:t>escritorio</w:t>
          </w:r>
          <w:r>
            <w:tab/>
          </w:r>
          <w:r>
            <w:fldChar w:fldCharType="begin"/>
          </w:r>
          <w:r>
            <w:instrText xml:space="preserve"> PAGEREF _Toc9606 \h </w:instrText>
          </w:r>
          <w:r>
            <w:fldChar w:fldCharType="separate"/>
          </w:r>
          <w:r>
            <w:t>82</w:t>
          </w:r>
          <w:r>
            <w:fldChar w:fldCharType="end"/>
          </w:r>
          <w:r>
            <w:fldChar w:fldCharType="end"/>
          </w:r>
        </w:p>
        <w:p w14:paraId="474A2FEB">
          <w:pPr>
            <w:pStyle w:val="17"/>
            <w:tabs>
              <w:tab w:val="right" w:leader="dot" w:pos="8504"/>
            </w:tabs>
          </w:pPr>
          <w:r>
            <w:fldChar w:fldCharType="begin"/>
          </w:r>
          <w:r>
            <w:instrText xml:space="preserve"> HYPERLINK \l _Toc425 </w:instrText>
          </w:r>
          <w:r>
            <w:fldChar w:fldCharType="separate"/>
          </w:r>
          <w:r>
            <w:t xml:space="preserve">Figura </w:t>
          </w:r>
          <w:r>
            <w:rPr>
              <w:rFonts w:hint="default"/>
              <w:lang w:val="es-EC"/>
            </w:rPr>
            <w:t>49</w:t>
          </w:r>
          <w:r>
            <w:t>. Creación de c</w:t>
          </w:r>
          <w:r>
            <w:rPr>
              <w:rFonts w:hint="default"/>
              <w:lang w:val="es-EC"/>
            </w:rPr>
            <w:t>ontroladores</w:t>
          </w:r>
          <w:r>
            <w:t>- Cliente consola</w:t>
          </w:r>
          <w:r>
            <w:tab/>
          </w:r>
          <w:r>
            <w:fldChar w:fldCharType="begin"/>
          </w:r>
          <w:r>
            <w:instrText xml:space="preserve"> PAGEREF _Toc425 \h </w:instrText>
          </w:r>
          <w:r>
            <w:fldChar w:fldCharType="separate"/>
          </w:r>
          <w:r>
            <w:t>83</w:t>
          </w:r>
          <w:r>
            <w:fldChar w:fldCharType="end"/>
          </w:r>
          <w:r>
            <w:fldChar w:fldCharType="end"/>
          </w:r>
        </w:p>
        <w:p w14:paraId="16F98251">
          <w:pPr>
            <w:pStyle w:val="21"/>
            <w:tabs>
              <w:tab w:val="right" w:leader="dot" w:pos="8504"/>
            </w:tabs>
          </w:pPr>
          <w:r>
            <w:fldChar w:fldCharType="begin"/>
          </w:r>
          <w:r>
            <w:instrText xml:space="preserve"> HYPERLINK \l _Toc14376 </w:instrText>
          </w:r>
          <w:r>
            <w:fldChar w:fldCharType="separate"/>
          </w:r>
          <w:r>
            <w:t xml:space="preserve">Tabla </w:t>
          </w:r>
          <w:r>
            <w:rPr>
              <w:rFonts w:hint="default"/>
              <w:lang w:val="es-EC"/>
            </w:rPr>
            <w:t>40</w:t>
          </w:r>
          <w:r>
            <w:t xml:space="preserve">. Clase </w:t>
          </w:r>
          <w:r>
            <w:rPr>
              <w:rFonts w:hint="default"/>
              <w:lang w:val="es-EC"/>
            </w:rPr>
            <w:t xml:space="preserve">MainController </w:t>
          </w:r>
          <w:r>
            <w:t xml:space="preserve">- Cliente </w:t>
          </w:r>
          <w:r>
            <w:rPr>
              <w:rFonts w:hint="default"/>
              <w:lang w:val="es-EC"/>
            </w:rPr>
            <w:t>escritorio</w:t>
          </w:r>
          <w:r>
            <w:tab/>
          </w:r>
          <w:r>
            <w:fldChar w:fldCharType="begin"/>
          </w:r>
          <w:r>
            <w:instrText xml:space="preserve"> PAGEREF _Toc14376 \h </w:instrText>
          </w:r>
          <w:r>
            <w:fldChar w:fldCharType="separate"/>
          </w:r>
          <w:r>
            <w:t>83</w:t>
          </w:r>
          <w:r>
            <w:fldChar w:fldCharType="end"/>
          </w:r>
          <w:r>
            <w:fldChar w:fldCharType="end"/>
          </w:r>
        </w:p>
        <w:p w14:paraId="4CA22E3D">
          <w:pPr>
            <w:pStyle w:val="21"/>
            <w:tabs>
              <w:tab w:val="right" w:leader="dot" w:pos="8504"/>
            </w:tabs>
          </w:pPr>
          <w:r>
            <w:fldChar w:fldCharType="begin"/>
          </w:r>
          <w:r>
            <w:instrText xml:space="preserve"> HYPERLINK \l _Toc2784 </w:instrText>
          </w:r>
          <w:r>
            <w:fldChar w:fldCharType="separate"/>
          </w:r>
          <w:r>
            <w:t xml:space="preserve">Tabla </w:t>
          </w:r>
          <w:r>
            <w:rPr>
              <w:rFonts w:hint="default"/>
              <w:lang w:val="es-EC"/>
            </w:rPr>
            <w:t>41</w:t>
          </w:r>
          <w:r>
            <w:t xml:space="preserve">. Clase </w:t>
          </w:r>
          <w:r>
            <w:rPr>
              <w:rFonts w:hint="default"/>
            </w:rPr>
            <w:t>LoginController</w:t>
          </w:r>
          <w:r>
            <w:t>- Cliente consola</w:t>
          </w:r>
          <w:r>
            <w:tab/>
          </w:r>
          <w:r>
            <w:fldChar w:fldCharType="begin"/>
          </w:r>
          <w:r>
            <w:instrText xml:space="preserve"> PAGEREF _Toc2784 \h </w:instrText>
          </w:r>
          <w:r>
            <w:fldChar w:fldCharType="separate"/>
          </w:r>
          <w:r>
            <w:t>83</w:t>
          </w:r>
          <w:r>
            <w:fldChar w:fldCharType="end"/>
          </w:r>
          <w:r>
            <w:fldChar w:fldCharType="end"/>
          </w:r>
        </w:p>
        <w:p w14:paraId="46953111">
          <w:pPr>
            <w:pStyle w:val="21"/>
            <w:tabs>
              <w:tab w:val="right" w:leader="dot" w:pos="8504"/>
            </w:tabs>
          </w:pPr>
          <w:r>
            <w:fldChar w:fldCharType="begin"/>
          </w:r>
          <w:r>
            <w:instrText xml:space="preserve"> HYPERLINK \l _Toc27466 </w:instrText>
          </w:r>
          <w:r>
            <w:fldChar w:fldCharType="separate"/>
          </w:r>
          <w:r>
            <w:t xml:space="preserve">Tabla </w:t>
          </w:r>
          <w:r>
            <w:rPr>
              <w:rFonts w:hint="default"/>
              <w:lang w:val="es-EC"/>
            </w:rPr>
            <w:t>43</w:t>
          </w:r>
          <w:r>
            <w:t xml:space="preserve">. Clase </w:t>
          </w:r>
          <w:r>
            <w:rPr>
              <w:rFonts w:hint="default"/>
            </w:rPr>
            <w:t>ConversionController</w:t>
          </w:r>
          <w:r>
            <w:t>- Cliente consola</w:t>
          </w:r>
          <w:r>
            <w:tab/>
          </w:r>
          <w:r>
            <w:fldChar w:fldCharType="begin"/>
          </w:r>
          <w:r>
            <w:instrText xml:space="preserve"> PAGEREF _Toc27466 \h </w:instrText>
          </w:r>
          <w:r>
            <w:fldChar w:fldCharType="separate"/>
          </w:r>
          <w:r>
            <w:t>84</w:t>
          </w:r>
          <w:r>
            <w:fldChar w:fldCharType="end"/>
          </w:r>
          <w:r>
            <w:fldChar w:fldCharType="end"/>
          </w:r>
        </w:p>
        <w:p w14:paraId="733D8DFF">
          <w:pPr>
            <w:pStyle w:val="17"/>
            <w:tabs>
              <w:tab w:val="right" w:leader="dot" w:pos="8504"/>
            </w:tabs>
          </w:pPr>
          <w:r>
            <w:fldChar w:fldCharType="begin"/>
          </w:r>
          <w:r>
            <w:instrText xml:space="preserve"> HYPERLINK \l _Toc20171 </w:instrText>
          </w:r>
          <w:r>
            <w:fldChar w:fldCharType="separate"/>
          </w:r>
          <w:r>
            <w:t xml:space="preserve">Figura </w:t>
          </w:r>
          <w:r>
            <w:rPr>
              <w:rFonts w:hint="default"/>
              <w:lang w:val="es-EC"/>
            </w:rPr>
            <w:t>50</w:t>
          </w:r>
          <w:r>
            <w:t>. Creación de clase principal - Cliente consola</w:t>
          </w:r>
          <w:r>
            <w:tab/>
          </w:r>
          <w:r>
            <w:fldChar w:fldCharType="begin"/>
          </w:r>
          <w:r>
            <w:instrText xml:space="preserve"> PAGEREF _Toc20171 \h </w:instrText>
          </w:r>
          <w:r>
            <w:fldChar w:fldCharType="separate"/>
          </w:r>
          <w:r>
            <w:t>87</w:t>
          </w:r>
          <w:r>
            <w:fldChar w:fldCharType="end"/>
          </w:r>
          <w:r>
            <w:fldChar w:fldCharType="end"/>
          </w:r>
        </w:p>
        <w:p w14:paraId="7CE8ECF2">
          <w:pPr>
            <w:pStyle w:val="21"/>
            <w:tabs>
              <w:tab w:val="right" w:leader="dot" w:pos="8504"/>
            </w:tabs>
          </w:pPr>
          <w:r>
            <w:fldChar w:fldCharType="begin"/>
          </w:r>
          <w:r>
            <w:instrText xml:space="preserve"> HYPERLINK \l _Toc10943 </w:instrText>
          </w:r>
          <w:r>
            <w:fldChar w:fldCharType="separate"/>
          </w:r>
          <w:r>
            <w:t xml:space="preserve">Tabla </w:t>
          </w:r>
          <w:r>
            <w:rPr>
              <w:rFonts w:hint="default"/>
              <w:lang w:val="es-EC"/>
            </w:rPr>
            <w:t>44</w:t>
          </w:r>
          <w:r>
            <w:t xml:space="preserve">. Clase </w:t>
          </w:r>
          <w:r>
            <w:rPr>
              <w:rFonts w:ascii="Courier New" w:hAnsi="Courier New"/>
            </w:rPr>
            <w:t>CLIESC_JAVA_SOAP</w:t>
          </w:r>
          <w:r>
            <w:t xml:space="preserve">- Cliente </w:t>
          </w:r>
          <w:r>
            <w:rPr>
              <w:rFonts w:hint="default"/>
              <w:lang w:val="es-EC"/>
            </w:rPr>
            <w:t>escritorio</w:t>
          </w:r>
          <w:r>
            <w:tab/>
          </w:r>
          <w:r>
            <w:fldChar w:fldCharType="begin"/>
          </w:r>
          <w:r>
            <w:instrText xml:space="preserve"> PAGEREF _Toc10943 \h </w:instrText>
          </w:r>
          <w:r>
            <w:fldChar w:fldCharType="separate"/>
          </w:r>
          <w:r>
            <w:t>88</w:t>
          </w:r>
          <w:r>
            <w:fldChar w:fldCharType="end"/>
          </w:r>
          <w:r>
            <w:fldChar w:fldCharType="end"/>
          </w:r>
        </w:p>
        <w:p w14:paraId="54F9533C">
          <w:pPr>
            <w:pStyle w:val="19"/>
            <w:tabs>
              <w:tab w:val="right" w:leader="dot" w:pos="8504"/>
            </w:tabs>
          </w:pPr>
          <w:r>
            <w:fldChar w:fldCharType="begin"/>
          </w:r>
          <w:r>
            <w:instrText xml:space="preserve"> HYPERLINK \l _Toc1389 </w:instrText>
          </w:r>
          <w:r>
            <w:fldChar w:fldCharType="separate"/>
          </w:r>
          <w:r>
            <w:t>EJECUCIÓN DEL CLIENTE DE CONSOLA</w:t>
          </w:r>
          <w:r>
            <w:tab/>
          </w:r>
          <w:r>
            <w:fldChar w:fldCharType="begin"/>
          </w:r>
          <w:r>
            <w:instrText xml:space="preserve"> PAGEREF _Toc1389 \h </w:instrText>
          </w:r>
          <w:r>
            <w:fldChar w:fldCharType="separate"/>
          </w:r>
          <w:r>
            <w:t>88</w:t>
          </w:r>
          <w:r>
            <w:fldChar w:fldCharType="end"/>
          </w:r>
          <w:r>
            <w:fldChar w:fldCharType="end"/>
          </w:r>
        </w:p>
        <w:p w14:paraId="686CC760">
          <w:pPr>
            <w:pStyle w:val="18"/>
            <w:tabs>
              <w:tab w:val="right" w:leader="dot" w:pos="8504"/>
            </w:tabs>
          </w:pPr>
          <w:r>
            <w:fldChar w:fldCharType="begin"/>
          </w:r>
          <w:r>
            <w:instrText xml:space="preserve"> HYPERLINK \l _Toc25592 </w:instrText>
          </w:r>
          <w:r>
            <w:fldChar w:fldCharType="separate"/>
          </w:r>
          <w:r>
            <w:tab/>
          </w:r>
          <w:r>
            <w:fldChar w:fldCharType="begin"/>
          </w:r>
          <w:r>
            <w:instrText xml:space="preserve"> PAGEREF _Toc25592 \h </w:instrText>
          </w:r>
          <w:r>
            <w:fldChar w:fldCharType="separate"/>
          </w:r>
          <w:r>
            <w:t>88</w:t>
          </w:r>
          <w:r>
            <w:fldChar w:fldCharType="end"/>
          </w:r>
          <w:r>
            <w:fldChar w:fldCharType="end"/>
          </w:r>
        </w:p>
        <w:p w14:paraId="53A7E140">
          <w:pPr>
            <w:pStyle w:val="17"/>
            <w:tabs>
              <w:tab w:val="right" w:leader="dot" w:pos="8504"/>
            </w:tabs>
          </w:pPr>
          <w:r>
            <w:fldChar w:fldCharType="begin"/>
          </w:r>
          <w:r>
            <w:instrText xml:space="preserve"> HYPERLINK \l _Toc3589 </w:instrText>
          </w:r>
          <w:r>
            <w:fldChar w:fldCharType="separate"/>
          </w:r>
          <w:r>
            <w:t xml:space="preserve">Figura </w:t>
          </w:r>
          <w:r>
            <w:rPr>
              <w:rFonts w:hint="default"/>
              <w:lang w:val="es-EC"/>
            </w:rPr>
            <w:t>51</w:t>
          </w:r>
          <w:r>
            <w:t>. Login - Cliente consola</w:t>
          </w:r>
          <w:r>
            <w:tab/>
          </w:r>
          <w:r>
            <w:fldChar w:fldCharType="begin"/>
          </w:r>
          <w:r>
            <w:instrText xml:space="preserve"> PAGEREF _Toc3589 \h </w:instrText>
          </w:r>
          <w:r>
            <w:fldChar w:fldCharType="separate"/>
          </w:r>
          <w:r>
            <w:t>88</w:t>
          </w:r>
          <w:r>
            <w:fldChar w:fldCharType="end"/>
          </w:r>
          <w:r>
            <w:fldChar w:fldCharType="end"/>
          </w:r>
        </w:p>
        <w:p w14:paraId="17003B58">
          <w:pPr>
            <w:pStyle w:val="17"/>
            <w:tabs>
              <w:tab w:val="right" w:leader="dot" w:pos="8504"/>
            </w:tabs>
          </w:pPr>
          <w:r>
            <w:fldChar w:fldCharType="begin"/>
          </w:r>
          <w:r>
            <w:instrText xml:space="preserve"> HYPERLINK \l _Toc19073 </w:instrText>
          </w:r>
          <w:r>
            <w:fldChar w:fldCharType="separate"/>
          </w:r>
          <w:r>
            <w:t xml:space="preserve">Figura </w:t>
          </w:r>
          <w:r>
            <w:rPr>
              <w:rFonts w:hint="default"/>
              <w:lang w:val="es-EC"/>
            </w:rPr>
            <w:t>52</w:t>
          </w:r>
          <w:r>
            <w:t>. Conversión de Temperatura - Cliente consola</w:t>
          </w:r>
          <w:r>
            <w:tab/>
          </w:r>
          <w:r>
            <w:fldChar w:fldCharType="begin"/>
          </w:r>
          <w:r>
            <w:instrText xml:space="preserve"> PAGEREF _Toc19073 \h </w:instrText>
          </w:r>
          <w:r>
            <w:fldChar w:fldCharType="separate"/>
          </w:r>
          <w:r>
            <w:t>89</w:t>
          </w:r>
          <w:r>
            <w:fldChar w:fldCharType="end"/>
          </w:r>
          <w:r>
            <w:fldChar w:fldCharType="end"/>
          </w:r>
        </w:p>
        <w:p w14:paraId="2D21A4A5">
          <w:pPr>
            <w:pStyle w:val="18"/>
            <w:tabs>
              <w:tab w:val="right" w:leader="dot" w:pos="8504"/>
            </w:tabs>
          </w:pPr>
          <w:r>
            <w:fldChar w:fldCharType="begin"/>
          </w:r>
          <w:r>
            <w:instrText xml:space="preserve"> HYPERLINK \l _Toc534 </w:instrText>
          </w:r>
          <w:r>
            <w:fldChar w:fldCharType="separate"/>
          </w:r>
          <w:r>
            <w:t>CLIENTE WEB</w:t>
          </w:r>
          <w:r>
            <w:tab/>
          </w:r>
          <w:r>
            <w:fldChar w:fldCharType="begin"/>
          </w:r>
          <w:r>
            <w:instrText xml:space="preserve"> PAGEREF _Toc534 \h </w:instrText>
          </w:r>
          <w:r>
            <w:fldChar w:fldCharType="separate"/>
          </w:r>
          <w:r>
            <w:t>89</w:t>
          </w:r>
          <w:r>
            <w:fldChar w:fldCharType="end"/>
          </w:r>
          <w:r>
            <w:fldChar w:fldCharType="end"/>
          </w:r>
        </w:p>
        <w:p w14:paraId="5AC4C20E">
          <w:pPr>
            <w:pStyle w:val="19"/>
            <w:tabs>
              <w:tab w:val="right" w:leader="dot" w:pos="8504"/>
            </w:tabs>
          </w:pPr>
          <w:r>
            <w:fldChar w:fldCharType="begin"/>
          </w:r>
          <w:r>
            <w:instrText xml:space="preserve"> HYPERLINK \l _Toc32108 </w:instrText>
          </w:r>
          <w:r>
            <w:fldChar w:fldCharType="separate"/>
          </w:r>
          <w:r>
            <w:t>CREACIÓN DEL PROYECTO</w:t>
          </w:r>
          <w:r>
            <w:tab/>
          </w:r>
          <w:r>
            <w:fldChar w:fldCharType="begin"/>
          </w:r>
          <w:r>
            <w:instrText xml:space="preserve"> PAGEREF _Toc32108 \h </w:instrText>
          </w:r>
          <w:r>
            <w:fldChar w:fldCharType="separate"/>
          </w:r>
          <w:r>
            <w:t>89</w:t>
          </w:r>
          <w:r>
            <w:fldChar w:fldCharType="end"/>
          </w:r>
          <w:r>
            <w:fldChar w:fldCharType="end"/>
          </w:r>
        </w:p>
        <w:p w14:paraId="4DE13AB2">
          <w:pPr>
            <w:pStyle w:val="19"/>
            <w:tabs>
              <w:tab w:val="right" w:leader="dot" w:pos="8504"/>
            </w:tabs>
          </w:pPr>
          <w:r>
            <w:fldChar w:fldCharType="begin"/>
          </w:r>
          <w:r>
            <w:instrText xml:space="preserve"> HYPERLINK \l _Toc10647 </w:instrText>
          </w:r>
          <w:r>
            <w:fldChar w:fldCharType="separate"/>
          </w:r>
          <w:r>
            <w:t>ESTRUCTURA DEL PROYECTO</w:t>
          </w:r>
          <w:r>
            <w:tab/>
          </w:r>
          <w:r>
            <w:fldChar w:fldCharType="begin"/>
          </w:r>
          <w:r>
            <w:instrText xml:space="preserve"> PAGEREF _Toc10647 \h </w:instrText>
          </w:r>
          <w:r>
            <w:fldChar w:fldCharType="separate"/>
          </w:r>
          <w:r>
            <w:t>89</w:t>
          </w:r>
          <w:r>
            <w:fldChar w:fldCharType="end"/>
          </w:r>
          <w:r>
            <w:fldChar w:fldCharType="end"/>
          </w:r>
        </w:p>
        <w:p w14:paraId="07381B0B">
          <w:pPr>
            <w:pStyle w:val="17"/>
            <w:tabs>
              <w:tab w:val="right" w:leader="dot" w:pos="8504"/>
            </w:tabs>
          </w:pPr>
          <w:r>
            <w:fldChar w:fldCharType="begin"/>
          </w:r>
          <w:r>
            <w:instrText xml:space="preserve"> HYPERLINK \l _Toc32063 </w:instrText>
          </w:r>
          <w:r>
            <w:fldChar w:fldCharType="separate"/>
          </w:r>
          <w:r>
            <w:t xml:space="preserve">Figura </w:t>
          </w:r>
          <w:r>
            <w:rPr>
              <w:rFonts w:hint="default"/>
              <w:lang w:val="es-EC"/>
            </w:rPr>
            <w:t>53</w:t>
          </w:r>
          <w:r>
            <w:t>. Estructura del proyecto - Cliente web</w:t>
          </w:r>
          <w:r>
            <w:tab/>
          </w:r>
          <w:r>
            <w:fldChar w:fldCharType="begin"/>
          </w:r>
          <w:r>
            <w:instrText xml:space="preserve"> PAGEREF _Toc32063 \h </w:instrText>
          </w:r>
          <w:r>
            <w:fldChar w:fldCharType="separate"/>
          </w:r>
          <w:r>
            <w:t>89</w:t>
          </w:r>
          <w:r>
            <w:fldChar w:fldCharType="end"/>
          </w:r>
          <w:r>
            <w:fldChar w:fldCharType="end"/>
          </w:r>
        </w:p>
        <w:p w14:paraId="3F0BC2D8">
          <w:pPr>
            <w:pStyle w:val="18"/>
            <w:tabs>
              <w:tab w:val="right" w:leader="dot" w:pos="8504"/>
            </w:tabs>
          </w:pPr>
          <w:r>
            <w:fldChar w:fldCharType="begin"/>
          </w:r>
          <w:r>
            <w:instrText xml:space="preserve"> HYPERLINK \l _Toc8636 </w:instrText>
          </w:r>
          <w:r>
            <w:fldChar w:fldCharType="separate"/>
          </w:r>
          <w:r>
            <w:t>CODIFICACIÓN DEL PROYECTO CLIENTE WEB</w:t>
          </w:r>
          <w:r>
            <w:tab/>
          </w:r>
          <w:r>
            <w:fldChar w:fldCharType="begin"/>
          </w:r>
          <w:r>
            <w:instrText xml:space="preserve"> PAGEREF _Toc8636 \h </w:instrText>
          </w:r>
          <w:r>
            <w:fldChar w:fldCharType="separate"/>
          </w:r>
          <w:r>
            <w:t>89</w:t>
          </w:r>
          <w:r>
            <w:fldChar w:fldCharType="end"/>
          </w:r>
          <w:r>
            <w:fldChar w:fldCharType="end"/>
          </w:r>
        </w:p>
        <w:p w14:paraId="66D7FFC3">
          <w:pPr>
            <w:pStyle w:val="17"/>
            <w:tabs>
              <w:tab w:val="right" w:leader="dot" w:pos="8504"/>
            </w:tabs>
          </w:pPr>
          <w:r>
            <w:fldChar w:fldCharType="begin"/>
          </w:r>
          <w:r>
            <w:instrText xml:space="preserve"> HYPERLINK \l _Toc7705 </w:instrText>
          </w:r>
          <w:r>
            <w:fldChar w:fldCharType="separate"/>
          </w:r>
          <w:r>
            <w:t xml:space="preserve">Figura </w:t>
          </w:r>
          <w:r>
            <w:rPr>
              <w:rFonts w:hint="default"/>
              <w:lang w:val="es-EC"/>
            </w:rPr>
            <w:t>54</w:t>
          </w:r>
          <w:r>
            <w:t xml:space="preserve">. Creación de </w:t>
          </w:r>
          <w:r>
            <w:rPr>
              <w:rFonts w:hint="default"/>
              <w:lang w:val="es-EC"/>
            </w:rPr>
            <w:t>servicios</w:t>
          </w:r>
          <w:r>
            <w:t>- Cliente web</w:t>
          </w:r>
          <w:r>
            <w:tab/>
          </w:r>
          <w:r>
            <w:fldChar w:fldCharType="begin"/>
          </w:r>
          <w:r>
            <w:instrText xml:space="preserve"> PAGEREF _Toc7705 \h </w:instrText>
          </w:r>
          <w:r>
            <w:fldChar w:fldCharType="separate"/>
          </w:r>
          <w:r>
            <w:t>90</w:t>
          </w:r>
          <w:r>
            <w:fldChar w:fldCharType="end"/>
          </w:r>
          <w:r>
            <w:fldChar w:fldCharType="end"/>
          </w:r>
        </w:p>
        <w:p w14:paraId="7A164694">
          <w:pPr>
            <w:pStyle w:val="21"/>
            <w:tabs>
              <w:tab w:val="right" w:leader="dot" w:pos="8504"/>
            </w:tabs>
          </w:pPr>
          <w:r>
            <w:fldChar w:fldCharType="begin"/>
          </w:r>
          <w:r>
            <w:instrText xml:space="preserve"> HYPERLINK \l _Toc21241 </w:instrText>
          </w:r>
          <w:r>
            <w:fldChar w:fldCharType="separate"/>
          </w:r>
          <w:r>
            <w:t xml:space="preserve">Tabla </w:t>
          </w:r>
          <w:r>
            <w:rPr>
              <w:rFonts w:hint="default"/>
              <w:lang w:val="es-EC"/>
            </w:rPr>
            <w:t>45</w:t>
          </w:r>
          <w:r>
            <w:t xml:space="preserve">. Clase </w:t>
          </w:r>
          <w:r>
            <w:rPr>
              <w:rFonts w:hint="default"/>
            </w:rPr>
            <w:t xml:space="preserve">ClienteSOAPFactory </w:t>
          </w:r>
          <w:r>
            <w:t xml:space="preserve">- Cliente </w:t>
          </w:r>
          <w:r>
            <w:rPr>
              <w:rFonts w:hint="default"/>
              <w:lang w:val="es-EC"/>
            </w:rPr>
            <w:t>web</w:t>
          </w:r>
          <w:r>
            <w:tab/>
          </w:r>
          <w:r>
            <w:fldChar w:fldCharType="begin"/>
          </w:r>
          <w:r>
            <w:instrText xml:space="preserve"> PAGEREF _Toc21241 \h </w:instrText>
          </w:r>
          <w:r>
            <w:fldChar w:fldCharType="separate"/>
          </w:r>
          <w:r>
            <w:t>90</w:t>
          </w:r>
          <w:r>
            <w:fldChar w:fldCharType="end"/>
          </w:r>
          <w:r>
            <w:fldChar w:fldCharType="end"/>
          </w:r>
        </w:p>
        <w:p w14:paraId="3A51F778">
          <w:pPr>
            <w:pStyle w:val="21"/>
            <w:tabs>
              <w:tab w:val="right" w:leader="dot" w:pos="8504"/>
            </w:tabs>
          </w:pPr>
          <w:r>
            <w:fldChar w:fldCharType="begin"/>
          </w:r>
          <w:r>
            <w:instrText xml:space="preserve"> HYPERLINK \l _Toc16420 </w:instrText>
          </w:r>
          <w:r>
            <w:fldChar w:fldCharType="separate"/>
          </w:r>
          <w:r>
            <w:t xml:space="preserve">Tabla </w:t>
          </w:r>
          <w:r>
            <w:rPr>
              <w:rFonts w:hint="default"/>
              <w:lang w:val="es-EC"/>
            </w:rPr>
            <w:t>46</w:t>
          </w:r>
          <w:r>
            <w:t xml:space="preserve">. Clase </w:t>
          </w:r>
          <w:r>
            <w:rPr>
              <w:rFonts w:hint="default"/>
            </w:rPr>
            <w:t>ConversorServicio</w:t>
          </w:r>
          <w:r>
            <w:t xml:space="preserve">- Cliente </w:t>
          </w:r>
          <w:r>
            <w:rPr>
              <w:rFonts w:hint="default"/>
              <w:lang w:val="es-EC"/>
            </w:rPr>
            <w:t>web</w:t>
          </w:r>
          <w:r>
            <w:tab/>
          </w:r>
          <w:r>
            <w:fldChar w:fldCharType="begin"/>
          </w:r>
          <w:r>
            <w:instrText xml:space="preserve"> PAGEREF _Toc16420 \h </w:instrText>
          </w:r>
          <w:r>
            <w:fldChar w:fldCharType="separate"/>
          </w:r>
          <w:r>
            <w:t>91</w:t>
          </w:r>
          <w:r>
            <w:fldChar w:fldCharType="end"/>
          </w:r>
          <w:r>
            <w:fldChar w:fldCharType="end"/>
          </w:r>
        </w:p>
        <w:p w14:paraId="0DB1C3D7">
          <w:pPr>
            <w:pStyle w:val="21"/>
            <w:tabs>
              <w:tab w:val="right" w:leader="dot" w:pos="8504"/>
            </w:tabs>
          </w:pPr>
          <w:r>
            <w:fldChar w:fldCharType="begin"/>
          </w:r>
          <w:r>
            <w:instrText xml:space="preserve"> HYPERLINK \l _Toc30766 </w:instrText>
          </w:r>
          <w:r>
            <w:fldChar w:fldCharType="separate"/>
          </w:r>
          <w:r>
            <w:t xml:space="preserve">Tabla </w:t>
          </w:r>
          <w:r>
            <w:rPr>
              <w:rFonts w:hint="default"/>
              <w:lang w:val="es-EC"/>
            </w:rPr>
            <w:t>47</w:t>
          </w:r>
          <w:r>
            <w:t xml:space="preserve">. Clase </w:t>
          </w:r>
          <w:r>
            <w:rPr>
              <w:rFonts w:hint="default"/>
            </w:rPr>
            <w:t>AutenticacionServicio</w:t>
          </w:r>
          <w:r>
            <w:t>- Cliente escritorio</w:t>
          </w:r>
          <w:r>
            <w:tab/>
          </w:r>
          <w:r>
            <w:fldChar w:fldCharType="begin"/>
          </w:r>
          <w:r>
            <w:instrText xml:space="preserve"> PAGEREF _Toc30766 \h </w:instrText>
          </w:r>
          <w:r>
            <w:fldChar w:fldCharType="separate"/>
          </w:r>
          <w:r>
            <w:t>92</w:t>
          </w:r>
          <w:r>
            <w:fldChar w:fldCharType="end"/>
          </w:r>
          <w:r>
            <w:fldChar w:fldCharType="end"/>
          </w:r>
        </w:p>
        <w:p w14:paraId="1DADC939">
          <w:pPr>
            <w:pStyle w:val="21"/>
            <w:tabs>
              <w:tab w:val="right" w:leader="dot" w:pos="8504"/>
            </w:tabs>
          </w:pPr>
          <w:r>
            <w:fldChar w:fldCharType="begin"/>
          </w:r>
          <w:r>
            <w:instrText xml:space="preserve"> HYPERLINK \l _Toc10397 </w:instrText>
          </w:r>
          <w:r>
            <w:fldChar w:fldCharType="separate"/>
          </w:r>
          <w:r>
            <w:t xml:space="preserve">Tabla </w:t>
          </w:r>
          <w:r>
            <w:rPr>
              <w:rFonts w:hint="default"/>
              <w:lang w:val="es-EC"/>
            </w:rPr>
            <w:t>48</w:t>
          </w:r>
          <w:r>
            <w:t xml:space="preserve">. Clase </w:t>
          </w:r>
          <w:r>
            <w:rPr>
              <w:rFonts w:hint="default"/>
            </w:rPr>
            <w:t>TokenSOAPHandler</w:t>
          </w:r>
          <w:r>
            <w:t>- Cliente escritorio</w:t>
          </w:r>
          <w:r>
            <w:tab/>
          </w:r>
          <w:r>
            <w:fldChar w:fldCharType="begin"/>
          </w:r>
          <w:r>
            <w:instrText xml:space="preserve"> PAGEREF _Toc10397 \h </w:instrText>
          </w:r>
          <w:r>
            <w:fldChar w:fldCharType="separate"/>
          </w:r>
          <w:r>
            <w:t>92</w:t>
          </w:r>
          <w:r>
            <w:fldChar w:fldCharType="end"/>
          </w:r>
          <w:r>
            <w:fldChar w:fldCharType="end"/>
          </w:r>
        </w:p>
        <w:p w14:paraId="23A61243">
          <w:pPr>
            <w:pStyle w:val="17"/>
            <w:tabs>
              <w:tab w:val="right" w:leader="dot" w:pos="8504"/>
            </w:tabs>
          </w:pPr>
          <w:r>
            <w:fldChar w:fldCharType="begin"/>
          </w:r>
          <w:r>
            <w:instrText xml:space="preserve"> HYPERLINK \l _Toc18460 </w:instrText>
          </w:r>
          <w:r>
            <w:fldChar w:fldCharType="separate"/>
          </w:r>
          <w:r>
            <w:t xml:space="preserve">Figura </w:t>
          </w:r>
          <w:r>
            <w:rPr>
              <w:rFonts w:hint="default"/>
              <w:lang w:val="es-EC"/>
            </w:rPr>
            <w:t>55</w:t>
          </w:r>
          <w:r>
            <w:t xml:space="preserve">. Creación de </w:t>
          </w:r>
          <w:r>
            <w:rPr>
              <w:rFonts w:hint="default"/>
              <w:lang w:val="es-EC"/>
            </w:rPr>
            <w:t>modelos</w:t>
          </w:r>
          <w:r>
            <w:t>- Cliente web</w:t>
          </w:r>
          <w:r>
            <w:tab/>
          </w:r>
          <w:r>
            <w:fldChar w:fldCharType="begin"/>
          </w:r>
          <w:r>
            <w:instrText xml:space="preserve"> PAGEREF _Toc18460 \h </w:instrText>
          </w:r>
          <w:r>
            <w:fldChar w:fldCharType="separate"/>
          </w:r>
          <w:r>
            <w:t>93</w:t>
          </w:r>
          <w:r>
            <w:fldChar w:fldCharType="end"/>
          </w:r>
          <w:r>
            <w:fldChar w:fldCharType="end"/>
          </w:r>
        </w:p>
        <w:p w14:paraId="3FE6B4B4">
          <w:pPr>
            <w:pStyle w:val="17"/>
            <w:tabs>
              <w:tab w:val="right" w:leader="dot" w:pos="8504"/>
            </w:tabs>
          </w:pPr>
          <w:r>
            <w:fldChar w:fldCharType="begin"/>
          </w:r>
          <w:r>
            <w:instrText xml:space="preserve"> HYPERLINK \l _Toc26601 </w:instrText>
          </w:r>
          <w:r>
            <w:fldChar w:fldCharType="separate"/>
          </w:r>
          <w:r>
            <w:t xml:space="preserve">Figura </w:t>
          </w:r>
          <w:r>
            <w:rPr>
              <w:rFonts w:hint="default"/>
              <w:lang w:val="es-EC"/>
            </w:rPr>
            <w:t>56</w:t>
          </w:r>
          <w:r>
            <w:t xml:space="preserve">. Creación de </w:t>
          </w:r>
          <w:r>
            <w:rPr>
              <w:rFonts w:hint="default"/>
              <w:lang w:val="es-EC"/>
            </w:rPr>
            <w:t>utilidades</w:t>
          </w:r>
          <w:r>
            <w:t>- Cliente web</w:t>
          </w:r>
          <w:r>
            <w:tab/>
          </w:r>
          <w:r>
            <w:fldChar w:fldCharType="begin"/>
          </w:r>
          <w:r>
            <w:instrText xml:space="preserve"> PAGEREF _Toc26601 \h </w:instrText>
          </w:r>
          <w:r>
            <w:fldChar w:fldCharType="separate"/>
          </w:r>
          <w:r>
            <w:t>93</w:t>
          </w:r>
          <w:r>
            <w:fldChar w:fldCharType="end"/>
          </w:r>
          <w:r>
            <w:fldChar w:fldCharType="end"/>
          </w:r>
        </w:p>
        <w:p w14:paraId="382C79B3">
          <w:pPr>
            <w:pStyle w:val="21"/>
            <w:tabs>
              <w:tab w:val="right" w:leader="dot" w:pos="8504"/>
            </w:tabs>
          </w:pPr>
          <w:r>
            <w:fldChar w:fldCharType="begin"/>
          </w:r>
          <w:r>
            <w:instrText xml:space="preserve"> HYPERLINK \l _Toc7058 </w:instrText>
          </w:r>
          <w:r>
            <w:fldChar w:fldCharType="separate"/>
          </w:r>
          <w:r>
            <w:t xml:space="preserve">Tabla </w:t>
          </w:r>
          <w:r>
            <w:rPr>
              <w:rFonts w:hint="default"/>
              <w:lang w:val="es-EC"/>
            </w:rPr>
            <w:t>49</w:t>
          </w:r>
          <w:r>
            <w:t xml:space="preserve">. Archivo </w:t>
          </w:r>
          <w:r>
            <w:rPr>
              <w:rFonts w:hint="default"/>
              <w:lang w:val="es-EC"/>
            </w:rPr>
            <w:t>Credenciales</w:t>
          </w:r>
          <w:r>
            <w:t>- Cliente web</w:t>
          </w:r>
          <w:r>
            <w:tab/>
          </w:r>
          <w:r>
            <w:fldChar w:fldCharType="begin"/>
          </w:r>
          <w:r>
            <w:instrText xml:space="preserve"> PAGEREF _Toc7058 \h </w:instrText>
          </w:r>
          <w:r>
            <w:fldChar w:fldCharType="separate"/>
          </w:r>
          <w:r>
            <w:t>94</w:t>
          </w:r>
          <w:r>
            <w:fldChar w:fldCharType="end"/>
          </w:r>
          <w:r>
            <w:fldChar w:fldCharType="end"/>
          </w:r>
        </w:p>
        <w:p w14:paraId="5C89BBBE">
          <w:pPr>
            <w:pStyle w:val="21"/>
            <w:tabs>
              <w:tab w:val="right" w:leader="dot" w:pos="8504"/>
            </w:tabs>
          </w:pPr>
          <w:r>
            <w:fldChar w:fldCharType="begin"/>
          </w:r>
          <w:r>
            <w:instrText xml:space="preserve"> HYPERLINK \l _Toc23960 </w:instrText>
          </w:r>
          <w:r>
            <w:fldChar w:fldCharType="separate"/>
          </w:r>
          <w:r>
            <w:t xml:space="preserve">Tabla </w:t>
          </w:r>
          <w:r>
            <w:rPr>
              <w:rFonts w:hint="default"/>
              <w:lang w:val="es-EC"/>
            </w:rPr>
            <w:t>50</w:t>
          </w:r>
          <w:r>
            <w:t xml:space="preserve">. Archivo </w:t>
          </w:r>
          <w:r>
            <w:rPr>
              <w:rFonts w:hint="default"/>
              <w:lang w:val="es-EC"/>
            </w:rPr>
            <w:t>SesionBean</w:t>
          </w:r>
          <w:r>
            <w:t>- Cliente web</w:t>
          </w:r>
          <w:r>
            <w:tab/>
          </w:r>
          <w:r>
            <w:fldChar w:fldCharType="begin"/>
          </w:r>
          <w:r>
            <w:instrText xml:space="preserve"> PAGEREF _Toc23960 \h </w:instrText>
          </w:r>
          <w:r>
            <w:fldChar w:fldCharType="separate"/>
          </w:r>
          <w:r>
            <w:t>94</w:t>
          </w:r>
          <w:r>
            <w:fldChar w:fldCharType="end"/>
          </w:r>
          <w:r>
            <w:fldChar w:fldCharType="end"/>
          </w:r>
        </w:p>
        <w:p w14:paraId="6C8E892F">
          <w:pPr>
            <w:pStyle w:val="21"/>
            <w:tabs>
              <w:tab w:val="right" w:leader="dot" w:pos="8504"/>
            </w:tabs>
          </w:pPr>
          <w:r>
            <w:fldChar w:fldCharType="begin"/>
          </w:r>
          <w:r>
            <w:instrText xml:space="preserve"> HYPERLINK \l _Toc32243 </w:instrText>
          </w:r>
          <w:r>
            <w:fldChar w:fldCharType="separate"/>
          </w:r>
          <w:r>
            <w:t xml:space="preserve">Tabla </w:t>
          </w:r>
          <w:r>
            <w:rPr>
              <w:rFonts w:hint="default"/>
              <w:lang w:val="es-EC"/>
            </w:rPr>
            <w:t>52</w:t>
          </w:r>
          <w:r>
            <w:t xml:space="preserve">. Archivo </w:t>
          </w:r>
          <w:r>
            <w:rPr>
              <w:rFonts w:hint="default"/>
              <w:lang w:val="es-EC"/>
            </w:rPr>
            <w:t>UnidadLongitud</w:t>
          </w:r>
          <w:r>
            <w:t>- Cliente web</w:t>
          </w:r>
          <w:r>
            <w:tab/>
          </w:r>
          <w:r>
            <w:fldChar w:fldCharType="begin"/>
          </w:r>
          <w:r>
            <w:instrText xml:space="preserve"> PAGEREF _Toc32243 \h </w:instrText>
          </w:r>
          <w:r>
            <w:fldChar w:fldCharType="separate"/>
          </w:r>
          <w:r>
            <w:t>95</w:t>
          </w:r>
          <w:r>
            <w:fldChar w:fldCharType="end"/>
          </w:r>
          <w:r>
            <w:fldChar w:fldCharType="end"/>
          </w:r>
        </w:p>
        <w:p w14:paraId="30D9A995">
          <w:pPr>
            <w:pStyle w:val="21"/>
            <w:tabs>
              <w:tab w:val="right" w:leader="dot" w:pos="8504"/>
            </w:tabs>
          </w:pPr>
          <w:r>
            <w:fldChar w:fldCharType="begin"/>
          </w:r>
          <w:r>
            <w:instrText xml:space="preserve"> HYPERLINK \l _Toc12617 </w:instrText>
          </w:r>
          <w:r>
            <w:fldChar w:fldCharType="separate"/>
          </w:r>
          <w:r>
            <w:t xml:space="preserve">Tabla </w:t>
          </w:r>
          <w:r>
            <w:rPr>
              <w:rFonts w:hint="default"/>
              <w:lang w:val="es-EC"/>
            </w:rPr>
            <w:t>53</w:t>
          </w:r>
          <w:r>
            <w:t xml:space="preserve">. Archivo </w:t>
          </w:r>
          <w:r>
            <w:rPr>
              <w:rFonts w:hint="default"/>
              <w:lang w:val="es-EC"/>
            </w:rPr>
            <w:t>UnidadMasa</w:t>
          </w:r>
          <w:r>
            <w:t>- Cliente web</w:t>
          </w:r>
          <w:r>
            <w:tab/>
          </w:r>
          <w:r>
            <w:fldChar w:fldCharType="begin"/>
          </w:r>
          <w:r>
            <w:instrText xml:space="preserve"> PAGEREF _Toc12617 \h </w:instrText>
          </w:r>
          <w:r>
            <w:fldChar w:fldCharType="separate"/>
          </w:r>
          <w:r>
            <w:t>95</w:t>
          </w:r>
          <w:r>
            <w:fldChar w:fldCharType="end"/>
          </w:r>
          <w:r>
            <w:fldChar w:fldCharType="end"/>
          </w:r>
        </w:p>
        <w:p w14:paraId="247ABBA3">
          <w:pPr>
            <w:pStyle w:val="21"/>
            <w:tabs>
              <w:tab w:val="right" w:leader="dot" w:pos="8504"/>
            </w:tabs>
          </w:pPr>
          <w:r>
            <w:fldChar w:fldCharType="begin"/>
          </w:r>
          <w:r>
            <w:instrText xml:space="preserve"> HYPERLINK \l _Toc17159 </w:instrText>
          </w:r>
          <w:r>
            <w:fldChar w:fldCharType="separate"/>
          </w:r>
          <w:r>
            <w:t xml:space="preserve">Tabla </w:t>
          </w:r>
          <w:r>
            <w:rPr>
              <w:rFonts w:hint="default"/>
              <w:lang w:val="es-EC"/>
            </w:rPr>
            <w:t>54</w:t>
          </w:r>
          <w:r>
            <w:t xml:space="preserve">. Archivo </w:t>
          </w:r>
          <w:r>
            <w:rPr>
              <w:rFonts w:hint="default"/>
              <w:lang w:val="es-EC"/>
            </w:rPr>
            <w:t>UnidadTemperatura</w:t>
          </w:r>
          <w:r>
            <w:t>- Cliente web</w:t>
          </w:r>
          <w:r>
            <w:tab/>
          </w:r>
          <w:r>
            <w:fldChar w:fldCharType="begin"/>
          </w:r>
          <w:r>
            <w:instrText xml:space="preserve"> PAGEREF _Toc17159 \h </w:instrText>
          </w:r>
          <w:r>
            <w:fldChar w:fldCharType="separate"/>
          </w:r>
          <w:r>
            <w:t>95</w:t>
          </w:r>
          <w:r>
            <w:fldChar w:fldCharType="end"/>
          </w:r>
          <w:r>
            <w:fldChar w:fldCharType="end"/>
          </w:r>
        </w:p>
        <w:p w14:paraId="4A6F0748">
          <w:pPr>
            <w:pStyle w:val="21"/>
            <w:tabs>
              <w:tab w:val="right" w:leader="dot" w:pos="8504"/>
            </w:tabs>
          </w:pPr>
          <w:r>
            <w:fldChar w:fldCharType="begin"/>
          </w:r>
          <w:r>
            <w:instrText xml:space="preserve"> HYPERLINK \l _Toc4031 </w:instrText>
          </w:r>
          <w:r>
            <w:fldChar w:fldCharType="separate"/>
          </w:r>
          <w:r>
            <w:t xml:space="preserve">Tabla </w:t>
          </w:r>
          <w:r>
            <w:rPr>
              <w:rFonts w:hint="default"/>
              <w:lang w:val="es-EC"/>
            </w:rPr>
            <w:t>55</w:t>
          </w:r>
          <w:r>
            <w:t xml:space="preserve">. Archivo </w:t>
          </w:r>
          <w:r>
            <w:rPr>
              <w:rFonts w:hint="default"/>
              <w:lang w:val="es-EC"/>
            </w:rPr>
            <w:t>SSLConfigListener</w:t>
          </w:r>
          <w:r>
            <w:t>- Cliente web</w:t>
          </w:r>
          <w:r>
            <w:tab/>
          </w:r>
          <w:r>
            <w:fldChar w:fldCharType="begin"/>
          </w:r>
          <w:r>
            <w:instrText xml:space="preserve"> PAGEREF _Toc4031 \h </w:instrText>
          </w:r>
          <w:r>
            <w:fldChar w:fldCharType="separate"/>
          </w:r>
          <w:r>
            <w:t>96</w:t>
          </w:r>
          <w:r>
            <w:fldChar w:fldCharType="end"/>
          </w:r>
          <w:r>
            <w:fldChar w:fldCharType="end"/>
          </w:r>
        </w:p>
        <w:p w14:paraId="7BD1DB0B">
          <w:pPr>
            <w:pStyle w:val="21"/>
            <w:tabs>
              <w:tab w:val="right" w:leader="dot" w:pos="8504"/>
            </w:tabs>
          </w:pPr>
          <w:r>
            <w:fldChar w:fldCharType="begin"/>
          </w:r>
          <w:r>
            <w:instrText xml:space="preserve"> HYPERLINK \l _Toc21554 </w:instrText>
          </w:r>
          <w:r>
            <w:fldChar w:fldCharType="separate"/>
          </w:r>
          <w:r>
            <w:t xml:space="preserve">Tabla </w:t>
          </w:r>
          <w:r>
            <w:rPr>
              <w:rFonts w:hint="default"/>
              <w:lang w:val="es-EC"/>
            </w:rPr>
            <w:t>56</w:t>
          </w:r>
          <w:r>
            <w:t xml:space="preserve">. Archivo </w:t>
          </w:r>
          <w:r>
            <w:rPr>
              <w:rFonts w:hint="default"/>
              <w:lang w:val="es-EC"/>
            </w:rPr>
            <w:t>SSLUtil</w:t>
          </w:r>
          <w:r>
            <w:t>- Cliente web</w:t>
          </w:r>
          <w:r>
            <w:tab/>
          </w:r>
          <w:r>
            <w:fldChar w:fldCharType="begin"/>
          </w:r>
          <w:r>
            <w:instrText xml:space="preserve"> PAGEREF _Toc21554 \h </w:instrText>
          </w:r>
          <w:r>
            <w:fldChar w:fldCharType="separate"/>
          </w:r>
          <w:r>
            <w:t>96</w:t>
          </w:r>
          <w:r>
            <w:fldChar w:fldCharType="end"/>
          </w:r>
          <w:r>
            <w:fldChar w:fldCharType="end"/>
          </w:r>
        </w:p>
        <w:p w14:paraId="265C1F83">
          <w:pPr>
            <w:pStyle w:val="17"/>
            <w:tabs>
              <w:tab w:val="right" w:leader="dot" w:pos="8504"/>
            </w:tabs>
          </w:pPr>
          <w:r>
            <w:fldChar w:fldCharType="begin"/>
          </w:r>
          <w:r>
            <w:instrText xml:space="preserve"> HYPERLINK \l _Toc13749 </w:instrText>
          </w:r>
          <w:r>
            <w:fldChar w:fldCharType="separate"/>
          </w:r>
          <w:r>
            <w:t xml:space="preserve">Figura </w:t>
          </w:r>
          <w:r>
            <w:rPr>
              <w:rFonts w:hint="default"/>
              <w:lang w:val="es-EC"/>
            </w:rPr>
            <w:t>57</w:t>
          </w:r>
          <w:r>
            <w:t>. Creación de vistas - Cliente web</w:t>
          </w:r>
          <w:r>
            <w:tab/>
          </w:r>
          <w:r>
            <w:fldChar w:fldCharType="begin"/>
          </w:r>
          <w:r>
            <w:instrText xml:space="preserve"> PAGEREF _Toc13749 \h </w:instrText>
          </w:r>
          <w:r>
            <w:fldChar w:fldCharType="separate"/>
          </w:r>
          <w:r>
            <w:t>100</w:t>
          </w:r>
          <w:r>
            <w:fldChar w:fldCharType="end"/>
          </w:r>
          <w:r>
            <w:fldChar w:fldCharType="end"/>
          </w:r>
        </w:p>
        <w:p w14:paraId="1EF25E1B">
          <w:pPr>
            <w:pStyle w:val="21"/>
            <w:tabs>
              <w:tab w:val="right" w:leader="dot" w:pos="8504"/>
            </w:tabs>
          </w:pPr>
          <w:r>
            <w:fldChar w:fldCharType="begin"/>
          </w:r>
          <w:r>
            <w:instrText xml:space="preserve"> HYPERLINK \l _Toc14472 </w:instrText>
          </w:r>
          <w:r>
            <w:fldChar w:fldCharType="separate"/>
          </w:r>
          <w:r>
            <w:t xml:space="preserve">Tabla </w:t>
          </w:r>
          <w:r>
            <w:rPr>
              <w:rFonts w:hint="default"/>
              <w:lang w:val="es-EC"/>
            </w:rPr>
            <w:t>57</w:t>
          </w:r>
          <w:r>
            <w:t xml:space="preserve">. Archivo </w:t>
          </w:r>
          <w:r>
            <w:rPr>
              <w:rFonts w:hint="default"/>
              <w:lang w:val="es-EC"/>
            </w:rPr>
            <w:t>login.xhtml</w:t>
          </w:r>
          <w:r>
            <w:t>- Cliente web</w:t>
          </w:r>
          <w:r>
            <w:tab/>
          </w:r>
          <w:r>
            <w:fldChar w:fldCharType="begin"/>
          </w:r>
          <w:r>
            <w:instrText xml:space="preserve"> PAGEREF _Toc14472 \h </w:instrText>
          </w:r>
          <w:r>
            <w:fldChar w:fldCharType="separate"/>
          </w:r>
          <w:r>
            <w:t>100</w:t>
          </w:r>
          <w:r>
            <w:fldChar w:fldCharType="end"/>
          </w:r>
          <w:r>
            <w:fldChar w:fldCharType="end"/>
          </w:r>
        </w:p>
        <w:p w14:paraId="7EF5D8CC">
          <w:pPr>
            <w:pStyle w:val="21"/>
            <w:tabs>
              <w:tab w:val="right" w:leader="dot" w:pos="8504"/>
            </w:tabs>
          </w:pPr>
          <w:r>
            <w:fldChar w:fldCharType="begin"/>
          </w:r>
          <w:r>
            <w:instrText xml:space="preserve"> HYPERLINK \l _Toc24108 </w:instrText>
          </w:r>
          <w:r>
            <w:fldChar w:fldCharType="separate"/>
          </w:r>
          <w:r>
            <w:t xml:space="preserve">Tabla </w:t>
          </w:r>
          <w:r>
            <w:rPr>
              <w:rFonts w:hint="default"/>
              <w:lang w:val="es-EC"/>
            </w:rPr>
            <w:t>58</w:t>
          </w:r>
          <w:r>
            <w:t xml:space="preserve">.  Archivo </w:t>
          </w:r>
          <w:r>
            <w:rPr>
              <w:rFonts w:hint="default"/>
              <w:lang w:val="es-EC"/>
            </w:rPr>
            <w:t>conversor.xhtml</w:t>
          </w:r>
          <w:r>
            <w:t>- Cliente web</w:t>
          </w:r>
          <w:r>
            <w:tab/>
          </w:r>
          <w:r>
            <w:fldChar w:fldCharType="begin"/>
          </w:r>
          <w:r>
            <w:instrText xml:space="preserve"> PAGEREF _Toc24108 \h </w:instrText>
          </w:r>
          <w:r>
            <w:fldChar w:fldCharType="separate"/>
          </w:r>
          <w:r>
            <w:t>101</w:t>
          </w:r>
          <w:r>
            <w:fldChar w:fldCharType="end"/>
          </w:r>
          <w:r>
            <w:fldChar w:fldCharType="end"/>
          </w:r>
        </w:p>
        <w:p w14:paraId="03294256">
          <w:pPr>
            <w:pStyle w:val="18"/>
            <w:tabs>
              <w:tab w:val="right" w:leader="dot" w:pos="8504"/>
            </w:tabs>
          </w:pPr>
          <w:r>
            <w:fldChar w:fldCharType="begin"/>
          </w:r>
          <w:r>
            <w:instrText xml:space="preserve"> HYPERLINK \l _Toc13910 </w:instrText>
          </w:r>
          <w:r>
            <w:fldChar w:fldCharType="separate"/>
          </w:r>
          <w:r>
            <w:tab/>
          </w:r>
          <w:r>
            <w:fldChar w:fldCharType="begin"/>
          </w:r>
          <w:r>
            <w:instrText xml:space="preserve"> PAGEREF _Toc13910 \h </w:instrText>
          </w:r>
          <w:r>
            <w:fldChar w:fldCharType="separate"/>
          </w:r>
          <w:r>
            <w:t>102</w:t>
          </w:r>
          <w:r>
            <w:fldChar w:fldCharType="end"/>
          </w:r>
          <w:r>
            <w:fldChar w:fldCharType="end"/>
          </w:r>
        </w:p>
        <w:p w14:paraId="3146423E">
          <w:pPr>
            <w:pStyle w:val="17"/>
            <w:tabs>
              <w:tab w:val="right" w:leader="dot" w:pos="8504"/>
            </w:tabs>
          </w:pPr>
          <w:r>
            <w:fldChar w:fldCharType="begin"/>
          </w:r>
          <w:r>
            <w:instrText xml:space="preserve"> HYPERLINK \l _Toc6216 </w:instrText>
          </w:r>
          <w:r>
            <w:fldChar w:fldCharType="separate"/>
          </w:r>
          <w:r>
            <w:t xml:space="preserve">Figura </w:t>
          </w:r>
          <w:r>
            <w:rPr>
              <w:rFonts w:hint="default"/>
              <w:lang w:val="es-EC"/>
            </w:rPr>
            <w:t>58</w:t>
          </w:r>
          <w:r>
            <w:t>. Login - Cliente web</w:t>
          </w:r>
          <w:r>
            <w:tab/>
          </w:r>
          <w:r>
            <w:fldChar w:fldCharType="begin"/>
          </w:r>
          <w:r>
            <w:instrText xml:space="preserve"> PAGEREF _Toc6216 \h </w:instrText>
          </w:r>
          <w:r>
            <w:fldChar w:fldCharType="separate"/>
          </w:r>
          <w:r>
            <w:t>102</w:t>
          </w:r>
          <w:r>
            <w:fldChar w:fldCharType="end"/>
          </w:r>
          <w:r>
            <w:fldChar w:fldCharType="end"/>
          </w:r>
        </w:p>
        <w:p w14:paraId="22321DB9">
          <w:pPr>
            <w:pStyle w:val="17"/>
            <w:tabs>
              <w:tab w:val="right" w:leader="dot" w:pos="8504"/>
            </w:tabs>
          </w:pPr>
          <w:r>
            <w:fldChar w:fldCharType="begin"/>
          </w:r>
          <w:r>
            <w:instrText xml:space="preserve"> HYPERLINK \l _Toc8723 </w:instrText>
          </w:r>
          <w:r>
            <w:fldChar w:fldCharType="separate"/>
          </w:r>
          <w:r>
            <w:t xml:space="preserve">Figura </w:t>
          </w:r>
          <w:r>
            <w:rPr>
              <w:rFonts w:hint="default"/>
              <w:lang w:val="es-EC"/>
            </w:rPr>
            <w:t>59</w:t>
          </w:r>
          <w:r>
            <w:t>. Pantalla de Conversiones - Cliente web</w:t>
          </w:r>
          <w:r>
            <w:tab/>
          </w:r>
          <w:r>
            <w:fldChar w:fldCharType="begin"/>
          </w:r>
          <w:r>
            <w:instrText xml:space="preserve"> PAGEREF _Toc8723 \h </w:instrText>
          </w:r>
          <w:r>
            <w:fldChar w:fldCharType="separate"/>
          </w:r>
          <w:r>
            <w:t>103</w:t>
          </w:r>
          <w:r>
            <w:fldChar w:fldCharType="end"/>
          </w:r>
          <w:r>
            <w:fldChar w:fldCharType="end"/>
          </w:r>
        </w:p>
        <w:p w14:paraId="120E1A44">
          <w:pPr>
            <w:pStyle w:val="18"/>
            <w:tabs>
              <w:tab w:val="right" w:leader="dot" w:pos="8504"/>
            </w:tabs>
          </w:pPr>
          <w:r>
            <w:fldChar w:fldCharType="begin"/>
          </w:r>
          <w:r>
            <w:instrText xml:space="preserve"> HYPERLINK \l _Toc26872 </w:instrText>
          </w:r>
          <w:r>
            <w:fldChar w:fldCharType="separate"/>
          </w:r>
          <w:r>
            <w:t>CLIENTE MÓVIL</w:t>
          </w:r>
          <w:r>
            <w:tab/>
          </w:r>
          <w:r>
            <w:fldChar w:fldCharType="begin"/>
          </w:r>
          <w:r>
            <w:instrText xml:space="preserve"> PAGEREF _Toc26872 \h </w:instrText>
          </w:r>
          <w:r>
            <w:fldChar w:fldCharType="separate"/>
          </w:r>
          <w:r>
            <w:t>103</w:t>
          </w:r>
          <w:r>
            <w:fldChar w:fldCharType="end"/>
          </w:r>
          <w:r>
            <w:fldChar w:fldCharType="end"/>
          </w:r>
        </w:p>
        <w:p w14:paraId="1F0FCEC3">
          <w:pPr>
            <w:pStyle w:val="19"/>
            <w:tabs>
              <w:tab w:val="right" w:leader="dot" w:pos="8504"/>
            </w:tabs>
          </w:pPr>
          <w:r>
            <w:fldChar w:fldCharType="begin"/>
          </w:r>
          <w:r>
            <w:instrText xml:space="preserve"> HYPERLINK \l _Toc19941 </w:instrText>
          </w:r>
          <w:r>
            <w:fldChar w:fldCharType="separate"/>
          </w:r>
          <w:r>
            <w:t>CREACIÓN DEL PROYECTO</w:t>
          </w:r>
          <w:r>
            <w:tab/>
          </w:r>
          <w:r>
            <w:fldChar w:fldCharType="begin"/>
          </w:r>
          <w:r>
            <w:instrText xml:space="preserve"> PAGEREF _Toc19941 \h </w:instrText>
          </w:r>
          <w:r>
            <w:fldChar w:fldCharType="separate"/>
          </w:r>
          <w:r>
            <w:t>103</w:t>
          </w:r>
          <w:r>
            <w:fldChar w:fldCharType="end"/>
          </w:r>
          <w:r>
            <w:fldChar w:fldCharType="end"/>
          </w:r>
        </w:p>
        <w:p w14:paraId="43154299">
          <w:pPr>
            <w:pStyle w:val="17"/>
            <w:tabs>
              <w:tab w:val="right" w:leader="dot" w:pos="8504"/>
            </w:tabs>
          </w:pPr>
          <w:r>
            <w:fldChar w:fldCharType="begin"/>
          </w:r>
          <w:r>
            <w:instrText xml:space="preserve"> HYPERLINK \l _Toc32509 </w:instrText>
          </w:r>
          <w:r>
            <w:fldChar w:fldCharType="separate"/>
          </w:r>
          <w:r>
            <w:t xml:space="preserve">Figura </w:t>
          </w:r>
          <w:r>
            <w:rPr>
              <w:rFonts w:hint="default"/>
              <w:lang w:val="es-EC"/>
            </w:rPr>
            <w:t>60</w:t>
          </w:r>
          <w:r>
            <w:t xml:space="preserve">. </w:t>
          </w:r>
          <w:r>
            <w:rPr>
              <w:rFonts w:hint="default"/>
              <w:lang w:val="es-EC"/>
            </w:rPr>
            <w:t xml:space="preserve">Eleccion </w:t>
          </w:r>
          <w:r>
            <w:t>del</w:t>
          </w:r>
          <w:r>
            <w:rPr>
              <w:rFonts w:hint="default"/>
              <w:lang w:val="es-EC"/>
            </w:rPr>
            <w:t xml:space="preserve"> tipo de</w:t>
          </w:r>
          <w:r>
            <w:t xml:space="preserve"> proyecto - Cliente móvil</w:t>
          </w:r>
          <w:r>
            <w:tab/>
          </w:r>
          <w:r>
            <w:fldChar w:fldCharType="begin"/>
          </w:r>
          <w:r>
            <w:instrText xml:space="preserve"> PAGEREF _Toc32509 \h </w:instrText>
          </w:r>
          <w:r>
            <w:fldChar w:fldCharType="separate"/>
          </w:r>
          <w:r>
            <w:t>103</w:t>
          </w:r>
          <w:r>
            <w:fldChar w:fldCharType="end"/>
          </w:r>
          <w:r>
            <w:fldChar w:fldCharType="end"/>
          </w:r>
        </w:p>
        <w:p w14:paraId="1F8C5C7D">
          <w:pPr>
            <w:pStyle w:val="17"/>
            <w:tabs>
              <w:tab w:val="right" w:leader="dot" w:pos="8504"/>
            </w:tabs>
          </w:pPr>
          <w:r>
            <w:fldChar w:fldCharType="begin"/>
          </w:r>
          <w:r>
            <w:instrText xml:space="preserve"> HYPERLINK \l _Toc26123 </w:instrText>
          </w:r>
          <w:r>
            <w:fldChar w:fldCharType="separate"/>
          </w:r>
          <w:r>
            <w:t xml:space="preserve">Figura </w:t>
          </w:r>
          <w:r>
            <w:rPr>
              <w:rFonts w:hint="default"/>
              <w:lang w:val="es-EC"/>
            </w:rPr>
            <w:t>61</w:t>
          </w:r>
          <w:r>
            <w:t>. Configuración del proyecto - Cliente móvil</w:t>
          </w:r>
          <w:r>
            <w:tab/>
          </w:r>
          <w:r>
            <w:fldChar w:fldCharType="begin"/>
          </w:r>
          <w:r>
            <w:instrText xml:space="preserve"> PAGEREF _Toc26123 \h </w:instrText>
          </w:r>
          <w:r>
            <w:fldChar w:fldCharType="separate"/>
          </w:r>
          <w:r>
            <w:t>104</w:t>
          </w:r>
          <w:r>
            <w:fldChar w:fldCharType="end"/>
          </w:r>
          <w:r>
            <w:fldChar w:fldCharType="end"/>
          </w:r>
        </w:p>
        <w:p w14:paraId="5860E211">
          <w:pPr>
            <w:pStyle w:val="19"/>
            <w:tabs>
              <w:tab w:val="right" w:leader="dot" w:pos="8504"/>
            </w:tabs>
          </w:pPr>
          <w:r>
            <w:fldChar w:fldCharType="begin"/>
          </w:r>
          <w:r>
            <w:instrText xml:space="preserve"> HYPERLINK \l _Toc13324 </w:instrText>
          </w:r>
          <w:r>
            <w:fldChar w:fldCharType="separate"/>
          </w:r>
          <w:r>
            <w:t>ESTRUCTURA DEL PROYECTO</w:t>
          </w:r>
          <w:r>
            <w:tab/>
          </w:r>
          <w:r>
            <w:fldChar w:fldCharType="begin"/>
          </w:r>
          <w:r>
            <w:instrText xml:space="preserve"> PAGEREF _Toc13324 \h </w:instrText>
          </w:r>
          <w:r>
            <w:fldChar w:fldCharType="separate"/>
          </w:r>
          <w:r>
            <w:t>104</w:t>
          </w:r>
          <w:r>
            <w:fldChar w:fldCharType="end"/>
          </w:r>
          <w:r>
            <w:fldChar w:fldCharType="end"/>
          </w:r>
        </w:p>
        <w:p w14:paraId="1616B906">
          <w:pPr>
            <w:pStyle w:val="17"/>
            <w:tabs>
              <w:tab w:val="right" w:leader="dot" w:pos="8504"/>
            </w:tabs>
          </w:pPr>
          <w:r>
            <w:fldChar w:fldCharType="begin"/>
          </w:r>
          <w:r>
            <w:instrText xml:space="preserve"> HYPERLINK \l _Toc10743 </w:instrText>
          </w:r>
          <w:r>
            <w:fldChar w:fldCharType="separate"/>
          </w:r>
          <w:r>
            <w:t xml:space="preserve">Figura </w:t>
          </w:r>
          <w:r>
            <w:rPr>
              <w:rFonts w:hint="default"/>
              <w:lang w:val="es-EC"/>
            </w:rPr>
            <w:t>63</w:t>
          </w:r>
          <w:r>
            <w:t>. Estructura del proyecto - Cliente móvil</w:t>
          </w:r>
          <w:r>
            <w:tab/>
          </w:r>
          <w:r>
            <w:fldChar w:fldCharType="begin"/>
          </w:r>
          <w:r>
            <w:instrText xml:space="preserve"> PAGEREF _Toc10743 \h </w:instrText>
          </w:r>
          <w:r>
            <w:fldChar w:fldCharType="separate"/>
          </w:r>
          <w:r>
            <w:t>104</w:t>
          </w:r>
          <w:r>
            <w:fldChar w:fldCharType="end"/>
          </w:r>
          <w:r>
            <w:fldChar w:fldCharType="end"/>
          </w:r>
        </w:p>
        <w:p w14:paraId="56BCCD1A">
          <w:pPr>
            <w:pStyle w:val="18"/>
            <w:tabs>
              <w:tab w:val="right" w:leader="dot" w:pos="8504"/>
            </w:tabs>
          </w:pPr>
          <w:r>
            <w:fldChar w:fldCharType="begin"/>
          </w:r>
          <w:r>
            <w:instrText xml:space="preserve"> HYPERLINK \l _Toc11296 </w:instrText>
          </w:r>
          <w:r>
            <w:fldChar w:fldCharType="separate"/>
          </w:r>
          <w:r>
            <w:t>CODIFICACIÓN DEL PROYECTO CLIENTE MÓVIL</w:t>
          </w:r>
          <w:r>
            <w:tab/>
          </w:r>
          <w:r>
            <w:fldChar w:fldCharType="begin"/>
          </w:r>
          <w:r>
            <w:instrText xml:space="preserve"> PAGEREF _Toc11296 \h </w:instrText>
          </w:r>
          <w:r>
            <w:fldChar w:fldCharType="separate"/>
          </w:r>
          <w:r>
            <w:t>104</w:t>
          </w:r>
          <w:r>
            <w:fldChar w:fldCharType="end"/>
          </w:r>
          <w:r>
            <w:fldChar w:fldCharType="end"/>
          </w:r>
        </w:p>
        <w:p w14:paraId="707AF28C">
          <w:pPr>
            <w:pStyle w:val="19"/>
            <w:tabs>
              <w:tab w:val="right" w:leader="dot" w:pos="8504"/>
            </w:tabs>
          </w:pPr>
          <w:r>
            <w:fldChar w:fldCharType="begin"/>
          </w:r>
          <w:r>
            <w:instrText xml:space="preserve"> HYPERLINK \l _Toc11996 </w:instrText>
          </w:r>
          <w:r>
            <w:fldChar w:fldCharType="separate"/>
          </w:r>
          <w:r>
            <w:t>CREACIÓN DE MODELOS</w:t>
          </w:r>
          <w:r>
            <w:tab/>
          </w:r>
          <w:r>
            <w:fldChar w:fldCharType="begin"/>
          </w:r>
          <w:r>
            <w:instrText xml:space="preserve"> PAGEREF _Toc11996 \h </w:instrText>
          </w:r>
          <w:r>
            <w:fldChar w:fldCharType="separate"/>
          </w:r>
          <w:r>
            <w:t>105</w:t>
          </w:r>
          <w:r>
            <w:fldChar w:fldCharType="end"/>
          </w:r>
          <w:r>
            <w:fldChar w:fldCharType="end"/>
          </w:r>
        </w:p>
        <w:p w14:paraId="7C50A150">
          <w:pPr>
            <w:pStyle w:val="17"/>
            <w:tabs>
              <w:tab w:val="right" w:leader="dot" w:pos="8504"/>
            </w:tabs>
          </w:pPr>
          <w:r>
            <w:fldChar w:fldCharType="begin"/>
          </w:r>
          <w:r>
            <w:instrText xml:space="preserve"> HYPERLINK \l _Toc11316 </w:instrText>
          </w:r>
          <w:r>
            <w:fldChar w:fldCharType="separate"/>
          </w:r>
          <w:r>
            <w:t xml:space="preserve">Figura </w:t>
          </w:r>
          <w:r>
            <w:rPr>
              <w:rFonts w:hint="default"/>
              <w:lang w:val="es-EC"/>
            </w:rPr>
            <w:t>62</w:t>
          </w:r>
          <w:r>
            <w:t>. Creación de modelos - Cliente móvil</w:t>
          </w:r>
          <w:r>
            <w:tab/>
          </w:r>
          <w:r>
            <w:fldChar w:fldCharType="begin"/>
          </w:r>
          <w:r>
            <w:instrText xml:space="preserve"> PAGEREF _Toc11316 \h </w:instrText>
          </w:r>
          <w:r>
            <w:fldChar w:fldCharType="separate"/>
          </w:r>
          <w:r>
            <w:t>105</w:t>
          </w:r>
          <w:r>
            <w:fldChar w:fldCharType="end"/>
          </w:r>
          <w:r>
            <w:fldChar w:fldCharType="end"/>
          </w:r>
        </w:p>
        <w:p w14:paraId="7FB0EFF7">
          <w:pPr>
            <w:pStyle w:val="21"/>
            <w:tabs>
              <w:tab w:val="right" w:leader="dot" w:pos="8504"/>
            </w:tabs>
          </w:pPr>
          <w:r>
            <w:fldChar w:fldCharType="begin"/>
          </w:r>
          <w:r>
            <w:instrText xml:space="preserve"> HYPERLINK \l _Toc32757 </w:instrText>
          </w:r>
          <w:r>
            <w:fldChar w:fldCharType="separate"/>
          </w:r>
          <w:r>
            <w:t xml:space="preserve">Tabla </w:t>
          </w:r>
          <w:r>
            <w:rPr>
              <w:rFonts w:hint="default"/>
              <w:lang w:val="es-EC"/>
            </w:rPr>
            <w:t>59</w:t>
          </w:r>
          <w:r>
            <w:t xml:space="preserve">. </w:t>
          </w:r>
          <w:r>
            <w:rPr>
              <w:rFonts w:hint="default"/>
              <w:lang w:val="es-EC"/>
            </w:rPr>
            <w:t>Clase</w:t>
          </w:r>
          <w:r>
            <w:t xml:space="preserve"> </w:t>
          </w:r>
          <w:r>
            <w:rPr>
              <w:rFonts w:hint="default"/>
              <w:lang w:val="es-EC"/>
            </w:rPr>
            <w:t xml:space="preserve">SoapClient </w:t>
          </w:r>
          <w:r>
            <w:t xml:space="preserve">- Cliente </w:t>
          </w:r>
          <w:r>
            <w:rPr>
              <w:rFonts w:hint="default"/>
              <w:lang w:val="es-EC"/>
            </w:rPr>
            <w:t>móvil</w:t>
          </w:r>
          <w:r>
            <w:tab/>
          </w:r>
          <w:r>
            <w:fldChar w:fldCharType="begin"/>
          </w:r>
          <w:r>
            <w:instrText xml:space="preserve"> PAGEREF _Toc32757 \h </w:instrText>
          </w:r>
          <w:r>
            <w:fldChar w:fldCharType="separate"/>
          </w:r>
          <w:r>
            <w:t>105</w:t>
          </w:r>
          <w:r>
            <w:fldChar w:fldCharType="end"/>
          </w:r>
          <w:r>
            <w:fldChar w:fldCharType="end"/>
          </w:r>
        </w:p>
        <w:p w14:paraId="78FC8AC8">
          <w:pPr>
            <w:pStyle w:val="21"/>
            <w:tabs>
              <w:tab w:val="right" w:leader="dot" w:pos="8504"/>
            </w:tabs>
          </w:pPr>
          <w:r>
            <w:fldChar w:fldCharType="begin"/>
          </w:r>
          <w:r>
            <w:instrText xml:space="preserve"> HYPERLINK \l _Toc19458 </w:instrText>
          </w:r>
          <w:r>
            <w:fldChar w:fldCharType="separate"/>
          </w:r>
          <w:r>
            <w:t xml:space="preserve">Tabla </w:t>
          </w:r>
          <w:r>
            <w:rPr>
              <w:rFonts w:hint="default"/>
              <w:lang w:val="es-EC"/>
            </w:rPr>
            <w:t>60</w:t>
          </w:r>
          <w:r>
            <w:t xml:space="preserve">. </w:t>
          </w:r>
          <w:r>
            <w:rPr>
              <w:rFonts w:hint="default"/>
              <w:lang w:val="es-EC"/>
            </w:rPr>
            <w:t>Clase</w:t>
          </w:r>
          <w:r>
            <w:t xml:space="preserve"> </w:t>
          </w:r>
          <w:r>
            <w:rPr>
              <w:rFonts w:hint="default"/>
              <w:lang w:val="es-EC"/>
            </w:rPr>
            <w:t>TlsInseguro</w:t>
          </w:r>
          <w:r>
            <w:t xml:space="preserve">- Cliente </w:t>
          </w:r>
          <w:r>
            <w:rPr>
              <w:rFonts w:hint="default"/>
              <w:lang w:val="es-EC"/>
            </w:rPr>
            <w:t>móvil</w:t>
          </w:r>
          <w:r>
            <w:tab/>
          </w:r>
          <w:r>
            <w:fldChar w:fldCharType="begin"/>
          </w:r>
          <w:r>
            <w:instrText xml:space="preserve"> PAGEREF _Toc19458 \h </w:instrText>
          </w:r>
          <w:r>
            <w:fldChar w:fldCharType="separate"/>
          </w:r>
          <w:r>
            <w:t>107</w:t>
          </w:r>
          <w:r>
            <w:fldChar w:fldCharType="end"/>
          </w:r>
          <w:r>
            <w:fldChar w:fldCharType="end"/>
          </w:r>
        </w:p>
        <w:p w14:paraId="2BEC2BE3">
          <w:pPr>
            <w:pStyle w:val="21"/>
            <w:tabs>
              <w:tab w:val="right" w:leader="dot" w:pos="8504"/>
            </w:tabs>
          </w:pPr>
          <w:r>
            <w:fldChar w:fldCharType="begin"/>
          </w:r>
          <w:r>
            <w:instrText xml:space="preserve"> HYPERLINK \l _Toc20957 </w:instrText>
          </w:r>
          <w:r>
            <w:fldChar w:fldCharType="separate"/>
          </w:r>
          <w:r>
            <w:t xml:space="preserve">Tabla </w:t>
          </w:r>
          <w:r>
            <w:rPr>
              <w:rFonts w:hint="default"/>
              <w:lang w:val="es-EC"/>
            </w:rPr>
            <w:t>61</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r>
            <w:tab/>
          </w:r>
          <w:r>
            <w:fldChar w:fldCharType="begin"/>
          </w:r>
          <w:r>
            <w:instrText xml:space="preserve"> PAGEREF _Toc20957 \h </w:instrText>
          </w:r>
          <w:r>
            <w:fldChar w:fldCharType="separate"/>
          </w:r>
          <w:r>
            <w:t>108</w:t>
          </w:r>
          <w:r>
            <w:fldChar w:fldCharType="end"/>
          </w:r>
          <w:r>
            <w:fldChar w:fldCharType="end"/>
          </w:r>
        </w:p>
        <w:p w14:paraId="216C14D2">
          <w:pPr>
            <w:pStyle w:val="21"/>
            <w:tabs>
              <w:tab w:val="right" w:leader="dot" w:pos="8504"/>
            </w:tabs>
          </w:pPr>
          <w:r>
            <w:fldChar w:fldCharType="begin"/>
          </w:r>
          <w:r>
            <w:instrText xml:space="preserve"> HYPERLINK \l _Toc630 </w:instrText>
          </w:r>
          <w:r>
            <w:fldChar w:fldCharType="separate"/>
          </w:r>
          <w:r>
            <w:t xml:space="preserve">Tabla </w:t>
          </w:r>
          <w:r>
            <w:rPr>
              <w:rFonts w:hint="default"/>
              <w:lang w:val="es-EC"/>
            </w:rPr>
            <w:t>62</w:t>
          </w:r>
          <w:r>
            <w:t xml:space="preserve">. </w:t>
          </w:r>
          <w:r>
            <w:rPr>
              <w:rFonts w:hint="default"/>
              <w:lang w:val="es-EC"/>
            </w:rPr>
            <w:t>Clase</w:t>
          </w:r>
          <w:r>
            <w:t xml:space="preserve"> </w:t>
          </w:r>
          <w:r>
            <w:rPr>
              <w:rFonts w:hint="default"/>
              <w:lang w:val="es-EC"/>
            </w:rPr>
            <w:t>SoapConfig</w:t>
          </w:r>
          <w:r>
            <w:t xml:space="preserve">- Cliente </w:t>
          </w:r>
          <w:r>
            <w:rPr>
              <w:rFonts w:hint="default"/>
              <w:lang w:val="es-EC"/>
            </w:rPr>
            <w:t>móvil</w:t>
          </w:r>
          <w:r>
            <w:tab/>
          </w:r>
          <w:r>
            <w:fldChar w:fldCharType="begin"/>
          </w:r>
          <w:r>
            <w:instrText xml:space="preserve"> PAGEREF _Toc630 \h </w:instrText>
          </w:r>
          <w:r>
            <w:fldChar w:fldCharType="separate"/>
          </w:r>
          <w:r>
            <w:t>108</w:t>
          </w:r>
          <w:r>
            <w:fldChar w:fldCharType="end"/>
          </w:r>
          <w:r>
            <w:fldChar w:fldCharType="end"/>
          </w:r>
        </w:p>
        <w:p w14:paraId="4A0E2AFF">
          <w:pPr>
            <w:pStyle w:val="21"/>
            <w:tabs>
              <w:tab w:val="right" w:leader="dot" w:pos="8504"/>
            </w:tabs>
          </w:pPr>
          <w:r>
            <w:fldChar w:fldCharType="begin"/>
          </w:r>
          <w:r>
            <w:instrText xml:space="preserve"> HYPERLINK \l _Toc27041 </w:instrText>
          </w:r>
          <w:r>
            <w:fldChar w:fldCharType="separate"/>
          </w:r>
          <w:r>
            <w:t xml:space="preserve">Tabla </w:t>
          </w:r>
          <w:r>
            <w:rPr>
              <w:rFonts w:hint="default"/>
              <w:lang w:val="es-EC"/>
            </w:rPr>
            <w:t>63</w:t>
          </w:r>
          <w:r>
            <w:t xml:space="preserve">. </w:t>
          </w:r>
          <w:r>
            <w:rPr>
              <w:rFonts w:hint="default"/>
              <w:lang w:val="es-EC"/>
            </w:rPr>
            <w:t>Clase</w:t>
          </w:r>
          <w:r>
            <w:t xml:space="preserve"> </w:t>
          </w:r>
          <w:r>
            <w:rPr>
              <w:rFonts w:hint="default"/>
              <w:lang w:val="es-EC"/>
            </w:rPr>
            <w:t>AuthModel</w:t>
          </w:r>
          <w:r>
            <w:t xml:space="preserve">- Cliente </w:t>
          </w:r>
          <w:r>
            <w:rPr>
              <w:rFonts w:hint="default"/>
              <w:lang w:val="es-EC"/>
            </w:rPr>
            <w:t>móvil</w:t>
          </w:r>
          <w:r>
            <w:tab/>
          </w:r>
          <w:r>
            <w:fldChar w:fldCharType="begin"/>
          </w:r>
          <w:r>
            <w:instrText xml:space="preserve"> PAGEREF _Toc27041 \h </w:instrText>
          </w:r>
          <w:r>
            <w:fldChar w:fldCharType="separate"/>
          </w:r>
          <w:r>
            <w:t>108</w:t>
          </w:r>
          <w:r>
            <w:fldChar w:fldCharType="end"/>
          </w:r>
          <w:r>
            <w:fldChar w:fldCharType="end"/>
          </w:r>
        </w:p>
        <w:p w14:paraId="1D178165">
          <w:pPr>
            <w:pStyle w:val="21"/>
            <w:tabs>
              <w:tab w:val="right" w:leader="dot" w:pos="8504"/>
            </w:tabs>
          </w:pPr>
          <w:r>
            <w:fldChar w:fldCharType="begin"/>
          </w:r>
          <w:r>
            <w:instrText xml:space="preserve"> HYPERLINK \l _Toc19185 </w:instrText>
          </w:r>
          <w:r>
            <w:fldChar w:fldCharType="separate"/>
          </w:r>
          <w:r>
            <w:t xml:space="preserve">Tabla </w:t>
          </w:r>
          <w:r>
            <w:rPr>
              <w:rFonts w:hint="default"/>
              <w:lang w:val="es-EC"/>
            </w:rPr>
            <w:t>64</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r>
            <w:tab/>
          </w:r>
          <w:r>
            <w:fldChar w:fldCharType="begin"/>
          </w:r>
          <w:r>
            <w:instrText xml:space="preserve"> PAGEREF _Toc19185 \h </w:instrText>
          </w:r>
          <w:r>
            <w:fldChar w:fldCharType="separate"/>
          </w:r>
          <w:r>
            <w:t>108</w:t>
          </w:r>
          <w:r>
            <w:fldChar w:fldCharType="end"/>
          </w:r>
          <w:r>
            <w:fldChar w:fldCharType="end"/>
          </w:r>
        </w:p>
        <w:p w14:paraId="75D43047">
          <w:pPr>
            <w:pStyle w:val="21"/>
            <w:tabs>
              <w:tab w:val="right" w:leader="dot" w:pos="8504"/>
            </w:tabs>
          </w:pPr>
          <w:r>
            <w:fldChar w:fldCharType="begin"/>
          </w:r>
          <w:r>
            <w:instrText xml:space="preserve"> HYPERLINK \l _Toc7546 </w:instrText>
          </w:r>
          <w:r>
            <w:fldChar w:fldCharType="separate"/>
          </w:r>
          <w:r>
            <w:t xml:space="preserve">Tabla </w:t>
          </w:r>
          <w:r>
            <w:rPr>
              <w:rFonts w:hint="default"/>
              <w:lang w:val="es-EC"/>
            </w:rPr>
            <w:t>65</w:t>
          </w:r>
          <w:r>
            <w:t>.</w:t>
          </w:r>
          <w:r>
            <w:rPr>
              <w:rFonts w:hint="default"/>
              <w:lang w:val="es-EC"/>
            </w:rPr>
            <w:t>Clase</w:t>
          </w:r>
          <w:r>
            <w:t xml:space="preserve"> </w:t>
          </w:r>
          <w:r>
            <w:rPr>
              <w:rFonts w:hint="default"/>
              <w:lang w:val="es-EC"/>
            </w:rPr>
            <w:t>UnitCatalog</w:t>
          </w:r>
          <w:r>
            <w:t>- Cliente web</w:t>
          </w:r>
          <w:r>
            <w:tab/>
          </w:r>
          <w:r>
            <w:fldChar w:fldCharType="begin"/>
          </w:r>
          <w:r>
            <w:instrText xml:space="preserve"> PAGEREF _Toc7546 \h </w:instrText>
          </w:r>
          <w:r>
            <w:fldChar w:fldCharType="separate"/>
          </w:r>
          <w:r>
            <w:t>109</w:t>
          </w:r>
          <w:r>
            <w:fldChar w:fldCharType="end"/>
          </w:r>
          <w:r>
            <w:fldChar w:fldCharType="end"/>
          </w:r>
        </w:p>
        <w:p w14:paraId="534B8D01">
          <w:pPr>
            <w:pStyle w:val="21"/>
            <w:tabs>
              <w:tab w:val="right" w:leader="dot" w:pos="8504"/>
            </w:tabs>
          </w:pPr>
          <w:r>
            <w:fldChar w:fldCharType="begin"/>
          </w:r>
          <w:r>
            <w:instrText xml:space="preserve"> HYPERLINK \l _Toc20897 </w:instrText>
          </w:r>
          <w:r>
            <w:fldChar w:fldCharType="separate"/>
          </w:r>
          <w:r>
            <w:t xml:space="preserve">Tabla </w:t>
          </w:r>
          <w:r>
            <w:rPr>
              <w:rFonts w:hint="default"/>
              <w:lang w:val="es-EC"/>
            </w:rPr>
            <w:t>66</w:t>
          </w:r>
          <w:r>
            <w:t xml:space="preserve">. </w:t>
          </w:r>
          <w:r>
            <w:rPr>
              <w:rFonts w:hint="default"/>
              <w:lang w:val="es-EC"/>
            </w:rPr>
            <w:t>Clase UnitConverterModel</w:t>
          </w:r>
          <w:r>
            <w:t>- Cliente web</w:t>
          </w:r>
          <w:r>
            <w:tab/>
          </w:r>
          <w:r>
            <w:fldChar w:fldCharType="begin"/>
          </w:r>
          <w:r>
            <w:instrText xml:space="preserve"> PAGEREF _Toc20897 \h </w:instrText>
          </w:r>
          <w:r>
            <w:fldChar w:fldCharType="separate"/>
          </w:r>
          <w:r>
            <w:t>109</w:t>
          </w:r>
          <w:r>
            <w:fldChar w:fldCharType="end"/>
          </w:r>
          <w:r>
            <w:fldChar w:fldCharType="end"/>
          </w:r>
        </w:p>
        <w:p w14:paraId="4A4AFA21">
          <w:pPr>
            <w:pStyle w:val="21"/>
            <w:tabs>
              <w:tab w:val="right" w:leader="dot" w:pos="8504"/>
            </w:tabs>
          </w:pPr>
          <w:r>
            <w:fldChar w:fldCharType="begin"/>
          </w:r>
          <w:r>
            <w:instrText xml:space="preserve"> HYPERLINK \l _Toc17494 </w:instrText>
          </w:r>
          <w:r>
            <w:fldChar w:fldCharType="separate"/>
          </w:r>
          <w:r>
            <w:t xml:space="preserve">Tabla </w:t>
          </w:r>
          <w:r>
            <w:rPr>
              <w:rFonts w:hint="default"/>
              <w:lang w:val="es-EC"/>
            </w:rPr>
            <w:t>67</w:t>
          </w:r>
          <w:r>
            <w:t xml:space="preserve">. </w:t>
          </w:r>
          <w:r>
            <w:rPr>
              <w:rFonts w:hint="default"/>
              <w:lang w:val="es-EC"/>
            </w:rPr>
            <w:t>Clase LoginResult</w:t>
          </w:r>
          <w:r>
            <w:t>- Cliente web</w:t>
          </w:r>
          <w:r>
            <w:tab/>
          </w:r>
          <w:r>
            <w:fldChar w:fldCharType="begin"/>
          </w:r>
          <w:r>
            <w:instrText xml:space="preserve"> PAGEREF _Toc17494 \h </w:instrText>
          </w:r>
          <w:r>
            <w:fldChar w:fldCharType="separate"/>
          </w:r>
          <w:r>
            <w:t>110</w:t>
          </w:r>
          <w:r>
            <w:fldChar w:fldCharType="end"/>
          </w:r>
          <w:r>
            <w:fldChar w:fldCharType="end"/>
          </w:r>
        </w:p>
        <w:p w14:paraId="0113F0E9">
          <w:pPr>
            <w:pStyle w:val="21"/>
            <w:tabs>
              <w:tab w:val="right" w:leader="dot" w:pos="8504"/>
            </w:tabs>
          </w:pPr>
          <w:r>
            <w:fldChar w:fldCharType="begin"/>
          </w:r>
          <w:r>
            <w:instrText xml:space="preserve"> HYPERLINK \l _Toc18279 </w:instrText>
          </w:r>
          <w:r>
            <w:fldChar w:fldCharType="separate"/>
          </w:r>
          <w:r>
            <w:t xml:space="preserve">Tabla </w:t>
          </w:r>
          <w:r>
            <w:rPr>
              <w:rFonts w:hint="default"/>
              <w:lang w:val="es-EC"/>
            </w:rPr>
            <w:t>68</w:t>
          </w:r>
          <w:r>
            <w:t xml:space="preserve">. </w:t>
          </w:r>
          <w:r>
            <w:rPr>
              <w:rFonts w:hint="default"/>
              <w:lang w:val="es-EC"/>
            </w:rPr>
            <w:t>Clase Unit</w:t>
          </w:r>
          <w:r>
            <w:t>- Cliente web</w:t>
          </w:r>
          <w:r>
            <w:tab/>
          </w:r>
          <w:r>
            <w:fldChar w:fldCharType="begin"/>
          </w:r>
          <w:r>
            <w:instrText xml:space="preserve"> PAGEREF _Toc18279 \h </w:instrText>
          </w:r>
          <w:r>
            <w:fldChar w:fldCharType="separate"/>
          </w:r>
          <w:r>
            <w:t>110</w:t>
          </w:r>
          <w:r>
            <w:fldChar w:fldCharType="end"/>
          </w:r>
          <w:r>
            <w:fldChar w:fldCharType="end"/>
          </w:r>
        </w:p>
        <w:p w14:paraId="7EE52F93">
          <w:pPr>
            <w:pStyle w:val="21"/>
            <w:tabs>
              <w:tab w:val="right" w:leader="dot" w:pos="8504"/>
            </w:tabs>
          </w:pPr>
          <w:r>
            <w:fldChar w:fldCharType="begin"/>
          </w:r>
          <w:r>
            <w:instrText xml:space="preserve"> HYPERLINK \l _Toc21138 </w:instrText>
          </w:r>
          <w:r>
            <w:fldChar w:fldCharType="separate"/>
          </w:r>
          <w:r>
            <w:t xml:space="preserve">Tabla </w:t>
          </w:r>
          <w:r>
            <w:rPr>
              <w:rFonts w:hint="default"/>
              <w:lang w:val="es-EC"/>
            </w:rPr>
            <w:t>69</w:t>
          </w:r>
          <w:r>
            <w:t xml:space="preserve">. </w:t>
          </w:r>
          <w:r>
            <w:rPr>
              <w:rFonts w:hint="default"/>
              <w:lang w:val="es-EC"/>
            </w:rPr>
            <w:t>Clase UnitCategory</w:t>
          </w:r>
          <w:r>
            <w:t>- Cliente web</w:t>
          </w:r>
          <w:r>
            <w:tab/>
          </w:r>
          <w:r>
            <w:fldChar w:fldCharType="begin"/>
          </w:r>
          <w:r>
            <w:instrText xml:space="preserve"> PAGEREF _Toc21138 \h </w:instrText>
          </w:r>
          <w:r>
            <w:fldChar w:fldCharType="separate"/>
          </w:r>
          <w:r>
            <w:t>110</w:t>
          </w:r>
          <w:r>
            <w:fldChar w:fldCharType="end"/>
          </w:r>
          <w:r>
            <w:fldChar w:fldCharType="end"/>
          </w:r>
        </w:p>
        <w:p w14:paraId="433B4CA7">
          <w:pPr>
            <w:pStyle w:val="17"/>
            <w:tabs>
              <w:tab w:val="right" w:leader="dot" w:pos="8504"/>
            </w:tabs>
          </w:pPr>
          <w:r>
            <w:fldChar w:fldCharType="begin"/>
          </w:r>
          <w:r>
            <w:instrText xml:space="preserve"> HYPERLINK \l _Toc16936 </w:instrText>
          </w:r>
          <w:r>
            <w:fldChar w:fldCharType="separate"/>
          </w:r>
          <w:r>
            <w:t xml:space="preserve">Figura </w:t>
          </w:r>
          <w:r>
            <w:rPr>
              <w:rFonts w:hint="default"/>
              <w:lang w:val="es-EC"/>
            </w:rPr>
            <w:t>64</w:t>
          </w:r>
          <w:r>
            <w:t>. Creación de controladores - Cliente móvil</w:t>
          </w:r>
          <w:r>
            <w:tab/>
          </w:r>
          <w:r>
            <w:fldChar w:fldCharType="begin"/>
          </w:r>
          <w:r>
            <w:instrText xml:space="preserve"> PAGEREF _Toc16936 \h </w:instrText>
          </w:r>
          <w:r>
            <w:fldChar w:fldCharType="separate"/>
          </w:r>
          <w:r>
            <w:t>110</w:t>
          </w:r>
          <w:r>
            <w:fldChar w:fldCharType="end"/>
          </w:r>
          <w:r>
            <w:fldChar w:fldCharType="end"/>
          </w:r>
        </w:p>
        <w:p w14:paraId="6470DDDA">
          <w:pPr>
            <w:pStyle w:val="17"/>
            <w:tabs>
              <w:tab w:val="right" w:leader="dot" w:pos="8504"/>
            </w:tabs>
          </w:pPr>
          <w:r>
            <w:fldChar w:fldCharType="begin"/>
          </w:r>
          <w:r>
            <w:instrText xml:space="preserve"> HYPERLINK \l _Toc5521 </w:instrText>
          </w:r>
          <w:r>
            <w:fldChar w:fldCharType="separate"/>
          </w:r>
          <w:r>
            <w:t xml:space="preserve">Figura </w:t>
          </w:r>
          <w:r>
            <w:rPr>
              <w:rFonts w:hint="default"/>
              <w:lang w:val="es-EC"/>
            </w:rPr>
            <w:t>65</w:t>
          </w:r>
          <w:r>
            <w:t>. Creación de vistas - Cliente móvil</w:t>
          </w:r>
          <w:r>
            <w:tab/>
          </w:r>
          <w:r>
            <w:fldChar w:fldCharType="begin"/>
          </w:r>
          <w:r>
            <w:instrText xml:space="preserve"> PAGEREF _Toc5521 \h </w:instrText>
          </w:r>
          <w:r>
            <w:fldChar w:fldCharType="separate"/>
          </w:r>
          <w:r>
            <w:t>111</w:t>
          </w:r>
          <w:r>
            <w:fldChar w:fldCharType="end"/>
          </w:r>
          <w:r>
            <w:fldChar w:fldCharType="end"/>
          </w:r>
        </w:p>
        <w:p w14:paraId="3565098A">
          <w:pPr>
            <w:pStyle w:val="21"/>
            <w:tabs>
              <w:tab w:val="right" w:leader="dot" w:pos="8504"/>
            </w:tabs>
          </w:pPr>
          <w:r>
            <w:fldChar w:fldCharType="begin"/>
          </w:r>
          <w:r>
            <w:instrText xml:space="preserve"> HYPERLINK \l _Toc29826 </w:instrText>
          </w:r>
          <w:r>
            <w:fldChar w:fldCharType="separate"/>
          </w:r>
          <w:r>
            <w:t xml:space="preserve">Tabla </w:t>
          </w:r>
          <w:r>
            <w:rPr>
              <w:rFonts w:hint="default"/>
              <w:lang w:val="es-EC"/>
            </w:rPr>
            <w:t>70</w:t>
          </w:r>
          <w:r>
            <w:t xml:space="preserve">. </w:t>
          </w:r>
          <w:r>
            <w:rPr>
              <w:rFonts w:hint="default"/>
              <w:lang w:val="es-EC"/>
            </w:rPr>
            <w:t>Clase LoginView</w:t>
          </w:r>
          <w:r>
            <w:t xml:space="preserve">- Cliente </w:t>
          </w:r>
          <w:r>
            <w:rPr>
              <w:rFonts w:hint="default"/>
              <w:lang w:val="es-EC"/>
            </w:rPr>
            <w:t>móvil</w:t>
          </w:r>
          <w:r>
            <w:tab/>
          </w:r>
          <w:r>
            <w:fldChar w:fldCharType="begin"/>
          </w:r>
          <w:r>
            <w:instrText xml:space="preserve"> PAGEREF _Toc29826 \h </w:instrText>
          </w:r>
          <w:r>
            <w:fldChar w:fldCharType="separate"/>
          </w:r>
          <w:r>
            <w:t>111</w:t>
          </w:r>
          <w:r>
            <w:fldChar w:fldCharType="end"/>
          </w:r>
          <w:r>
            <w:fldChar w:fldCharType="end"/>
          </w:r>
        </w:p>
        <w:p w14:paraId="751E3AFE">
          <w:pPr>
            <w:pStyle w:val="21"/>
            <w:tabs>
              <w:tab w:val="right" w:leader="dot" w:pos="8504"/>
            </w:tabs>
          </w:pPr>
          <w:r>
            <w:fldChar w:fldCharType="begin"/>
          </w:r>
          <w:r>
            <w:instrText xml:space="preserve"> HYPERLINK \l _Toc19742 </w:instrText>
          </w:r>
          <w:r>
            <w:fldChar w:fldCharType="separate"/>
          </w:r>
          <w:r>
            <w:t xml:space="preserve">Tabla </w:t>
          </w:r>
          <w:r>
            <w:rPr>
              <w:rFonts w:hint="default"/>
              <w:lang w:val="es-EC"/>
            </w:rPr>
            <w:t>71</w:t>
          </w:r>
          <w:r>
            <w:t xml:space="preserve">. </w:t>
          </w:r>
          <w:r>
            <w:rPr>
              <w:rFonts w:hint="default"/>
              <w:lang w:val="es-EC"/>
            </w:rPr>
            <w:t>Clase LoginActivity</w:t>
          </w:r>
          <w:r>
            <w:t>- Cliente web</w:t>
          </w:r>
          <w:r>
            <w:tab/>
          </w:r>
          <w:r>
            <w:fldChar w:fldCharType="begin"/>
          </w:r>
          <w:r>
            <w:instrText xml:space="preserve"> PAGEREF _Toc19742 \h </w:instrText>
          </w:r>
          <w:r>
            <w:fldChar w:fldCharType="separate"/>
          </w:r>
          <w:r>
            <w:t>111</w:t>
          </w:r>
          <w:r>
            <w:fldChar w:fldCharType="end"/>
          </w:r>
          <w:r>
            <w:fldChar w:fldCharType="end"/>
          </w:r>
        </w:p>
        <w:p w14:paraId="58683845">
          <w:pPr>
            <w:pStyle w:val="21"/>
            <w:tabs>
              <w:tab w:val="right" w:leader="dot" w:pos="8504"/>
            </w:tabs>
          </w:pPr>
          <w:r>
            <w:fldChar w:fldCharType="begin"/>
          </w:r>
          <w:r>
            <w:instrText xml:space="preserve"> HYPERLINK \l _Toc8241 </w:instrText>
          </w:r>
          <w:r>
            <w:fldChar w:fldCharType="separate"/>
          </w:r>
          <w:r>
            <w:t xml:space="preserve">Tabla </w:t>
          </w:r>
          <w:r>
            <w:rPr>
              <w:rFonts w:hint="default"/>
              <w:lang w:val="es-EC"/>
            </w:rPr>
            <w:t>72</w:t>
          </w:r>
          <w:r>
            <w:t xml:space="preserve">. </w:t>
          </w:r>
          <w:r>
            <w:rPr>
              <w:rFonts w:hint="default"/>
              <w:lang w:val="es-EC"/>
            </w:rPr>
            <w:t xml:space="preserve">Clase ConverterView </w:t>
          </w:r>
          <w:r>
            <w:t>- Cliente web</w:t>
          </w:r>
          <w:r>
            <w:tab/>
          </w:r>
          <w:r>
            <w:fldChar w:fldCharType="begin"/>
          </w:r>
          <w:r>
            <w:instrText xml:space="preserve"> PAGEREF _Toc8241 \h </w:instrText>
          </w:r>
          <w:r>
            <w:fldChar w:fldCharType="separate"/>
          </w:r>
          <w:r>
            <w:t>112</w:t>
          </w:r>
          <w:r>
            <w:fldChar w:fldCharType="end"/>
          </w:r>
          <w:r>
            <w:fldChar w:fldCharType="end"/>
          </w:r>
        </w:p>
        <w:p w14:paraId="4912D803">
          <w:pPr>
            <w:pStyle w:val="21"/>
            <w:tabs>
              <w:tab w:val="right" w:leader="dot" w:pos="8504"/>
            </w:tabs>
          </w:pPr>
          <w:r>
            <w:fldChar w:fldCharType="begin"/>
          </w:r>
          <w:r>
            <w:instrText xml:space="preserve"> HYPERLINK \l _Toc6321 </w:instrText>
          </w:r>
          <w:r>
            <w:fldChar w:fldCharType="separate"/>
          </w:r>
          <w:r>
            <w:t xml:space="preserve">Tabla </w:t>
          </w:r>
          <w:r>
            <w:rPr>
              <w:rFonts w:hint="default"/>
              <w:lang w:val="es-EC"/>
            </w:rPr>
            <w:t>73</w:t>
          </w:r>
          <w:r>
            <w:t xml:space="preserve">. </w:t>
          </w:r>
          <w:r>
            <w:rPr>
              <w:rFonts w:hint="default"/>
              <w:lang w:val="es-EC"/>
            </w:rPr>
            <w:t>Clase ConverterActivity</w:t>
          </w:r>
          <w:r>
            <w:t xml:space="preserve">- Cliente </w:t>
          </w:r>
          <w:r>
            <w:rPr>
              <w:rFonts w:hint="default"/>
              <w:lang w:val="es-EC"/>
            </w:rPr>
            <w:t>móvil</w:t>
          </w:r>
          <w:r>
            <w:tab/>
          </w:r>
          <w:r>
            <w:fldChar w:fldCharType="begin"/>
          </w:r>
          <w:r>
            <w:instrText xml:space="preserve"> PAGEREF _Toc6321 \h </w:instrText>
          </w:r>
          <w:r>
            <w:fldChar w:fldCharType="separate"/>
          </w:r>
          <w:r>
            <w:t>112</w:t>
          </w:r>
          <w:r>
            <w:fldChar w:fldCharType="end"/>
          </w:r>
          <w:r>
            <w:fldChar w:fldCharType="end"/>
          </w:r>
        </w:p>
        <w:p w14:paraId="4491B2D1">
          <w:pPr>
            <w:pStyle w:val="21"/>
            <w:tabs>
              <w:tab w:val="right" w:leader="dot" w:pos="8504"/>
            </w:tabs>
          </w:pPr>
          <w:r>
            <w:fldChar w:fldCharType="begin"/>
          </w:r>
          <w:r>
            <w:instrText xml:space="preserve"> HYPERLINK \l _Toc180 </w:instrText>
          </w:r>
          <w:r>
            <w:fldChar w:fldCharType="separate"/>
          </w:r>
          <w:r>
            <w:t xml:space="preserve">Tabla </w:t>
          </w:r>
          <w:r>
            <w:rPr>
              <w:rFonts w:hint="default"/>
              <w:lang w:val="es-EC"/>
            </w:rPr>
            <w:t>74</w:t>
          </w:r>
          <w:r>
            <w:t xml:space="preserve">. </w:t>
          </w:r>
          <w:r>
            <w:rPr>
              <w:rFonts w:hint="default"/>
              <w:lang w:val="es-EC"/>
            </w:rPr>
            <w:t>Clase CategoryPageAdapter</w:t>
          </w:r>
          <w:r>
            <w:t xml:space="preserve">- Cliente </w:t>
          </w:r>
          <w:r>
            <w:rPr>
              <w:rFonts w:hint="default"/>
              <w:lang w:val="es-EC"/>
            </w:rPr>
            <w:t>móvil</w:t>
          </w:r>
          <w:r>
            <w:tab/>
          </w:r>
          <w:r>
            <w:fldChar w:fldCharType="begin"/>
          </w:r>
          <w:r>
            <w:instrText xml:space="preserve"> PAGEREF _Toc180 \h </w:instrText>
          </w:r>
          <w:r>
            <w:fldChar w:fldCharType="separate"/>
          </w:r>
          <w:r>
            <w:t>112</w:t>
          </w:r>
          <w:r>
            <w:fldChar w:fldCharType="end"/>
          </w:r>
          <w:r>
            <w:fldChar w:fldCharType="end"/>
          </w:r>
        </w:p>
        <w:p w14:paraId="086801FC">
          <w:pPr>
            <w:pStyle w:val="21"/>
            <w:tabs>
              <w:tab w:val="right" w:leader="dot" w:pos="8504"/>
            </w:tabs>
          </w:pPr>
          <w:r>
            <w:fldChar w:fldCharType="begin"/>
          </w:r>
          <w:r>
            <w:instrText xml:space="preserve"> HYPERLINK \l _Toc8212 </w:instrText>
          </w:r>
          <w:r>
            <w:fldChar w:fldCharType="separate"/>
          </w:r>
          <w:r>
            <w:t xml:space="preserve">Tabla </w:t>
          </w:r>
          <w:r>
            <w:rPr>
              <w:rFonts w:hint="default"/>
              <w:lang w:val="es-EC"/>
            </w:rPr>
            <w:t>75</w:t>
          </w:r>
          <w:r>
            <w:t xml:space="preserve">. </w:t>
          </w:r>
          <w:r>
            <w:rPr>
              <w:rFonts w:hint="default"/>
              <w:lang w:val="es-EC"/>
            </w:rPr>
            <w:t>Clase ConverterFragment</w:t>
          </w:r>
          <w:r>
            <w:t xml:space="preserve">- Cliente </w:t>
          </w:r>
          <w:r>
            <w:rPr>
              <w:rFonts w:hint="default"/>
              <w:lang w:val="es-EC"/>
            </w:rPr>
            <w:t>móvil</w:t>
          </w:r>
          <w:r>
            <w:tab/>
          </w:r>
          <w:r>
            <w:fldChar w:fldCharType="begin"/>
          </w:r>
          <w:r>
            <w:instrText xml:space="preserve"> PAGEREF _Toc8212 \h </w:instrText>
          </w:r>
          <w:r>
            <w:fldChar w:fldCharType="separate"/>
          </w:r>
          <w:r>
            <w:t>113</w:t>
          </w:r>
          <w:r>
            <w:fldChar w:fldCharType="end"/>
          </w:r>
          <w:r>
            <w:fldChar w:fldCharType="end"/>
          </w:r>
        </w:p>
        <w:p w14:paraId="104823AE">
          <w:pPr>
            <w:pStyle w:val="19"/>
            <w:tabs>
              <w:tab w:val="right" w:leader="dot" w:pos="8504"/>
            </w:tabs>
          </w:pPr>
          <w:r>
            <w:fldChar w:fldCharType="begin"/>
          </w:r>
          <w:r>
            <w:instrText xml:space="preserve"> HYPERLINK \l _Toc6122 </w:instrText>
          </w:r>
          <w:r>
            <w:fldChar w:fldCharType="separate"/>
          </w:r>
          <w:r>
            <w:t>EJECUCIÓN DEL CLIENTE DE MÓVIL</w:t>
          </w:r>
          <w:r>
            <w:tab/>
          </w:r>
          <w:r>
            <w:fldChar w:fldCharType="begin"/>
          </w:r>
          <w:r>
            <w:instrText xml:space="preserve"> PAGEREF _Toc6122 \h </w:instrText>
          </w:r>
          <w:r>
            <w:fldChar w:fldCharType="separate"/>
          </w:r>
          <w:r>
            <w:t>116</w:t>
          </w:r>
          <w:r>
            <w:fldChar w:fldCharType="end"/>
          </w:r>
          <w:r>
            <w:fldChar w:fldCharType="end"/>
          </w:r>
        </w:p>
        <w:p w14:paraId="25EBB711">
          <w:pPr>
            <w:pStyle w:val="19"/>
            <w:tabs>
              <w:tab w:val="right" w:leader="dot" w:pos="8504"/>
            </w:tabs>
          </w:pPr>
          <w:r>
            <w:fldChar w:fldCharType="begin"/>
          </w:r>
          <w:r>
            <w:instrText xml:space="preserve"> HYPERLINK \l _Toc23035 </w:instrText>
          </w:r>
          <w:r>
            <w:fldChar w:fldCharType="separate"/>
          </w:r>
          <w:r>
            <w:tab/>
          </w:r>
          <w:r>
            <w:fldChar w:fldCharType="begin"/>
          </w:r>
          <w:r>
            <w:instrText xml:space="preserve"> PAGEREF _Toc23035 \h </w:instrText>
          </w:r>
          <w:r>
            <w:fldChar w:fldCharType="separate"/>
          </w:r>
          <w:r>
            <w:t>116</w:t>
          </w:r>
          <w:r>
            <w:fldChar w:fldCharType="end"/>
          </w:r>
          <w:r>
            <w:fldChar w:fldCharType="end"/>
          </w:r>
        </w:p>
        <w:p w14:paraId="62437970">
          <w:pPr>
            <w:pStyle w:val="17"/>
            <w:tabs>
              <w:tab w:val="right" w:leader="dot" w:pos="8504"/>
            </w:tabs>
          </w:pPr>
          <w:r>
            <w:fldChar w:fldCharType="begin"/>
          </w:r>
          <w:r>
            <w:instrText xml:space="preserve"> HYPERLINK \l _Toc21692 </w:instrText>
          </w:r>
          <w:r>
            <w:fldChar w:fldCharType="separate"/>
          </w:r>
          <w:r>
            <w:t xml:space="preserve">Figura </w:t>
          </w:r>
          <w:r>
            <w:rPr>
              <w:rFonts w:hint="default"/>
              <w:lang w:val="es-EC"/>
            </w:rPr>
            <w:t>66</w:t>
          </w:r>
          <w:r>
            <w:t>. Login - Cliente móvil</w:t>
          </w:r>
          <w:r>
            <w:tab/>
          </w:r>
          <w:r>
            <w:fldChar w:fldCharType="begin"/>
          </w:r>
          <w:r>
            <w:instrText xml:space="preserve"> PAGEREF _Toc21692 \h </w:instrText>
          </w:r>
          <w:r>
            <w:fldChar w:fldCharType="separate"/>
          </w:r>
          <w:r>
            <w:t>116</w:t>
          </w:r>
          <w:r>
            <w:fldChar w:fldCharType="end"/>
          </w:r>
          <w:r>
            <w:fldChar w:fldCharType="end"/>
          </w:r>
        </w:p>
        <w:p w14:paraId="7ABDC923">
          <w:pPr>
            <w:pStyle w:val="19"/>
            <w:tabs>
              <w:tab w:val="right" w:leader="dot" w:pos="8504"/>
            </w:tabs>
          </w:pPr>
          <w:r>
            <w:fldChar w:fldCharType="begin"/>
          </w:r>
          <w:r>
            <w:instrText xml:space="preserve"> HYPERLINK \l _Toc10379 </w:instrText>
          </w:r>
          <w:r>
            <w:fldChar w:fldCharType="separate"/>
          </w:r>
          <w:r>
            <w:t>CONCLUSIONES</w:t>
          </w:r>
          <w:r>
            <w:tab/>
          </w:r>
          <w:r>
            <w:fldChar w:fldCharType="begin"/>
          </w:r>
          <w:r>
            <w:instrText xml:space="preserve"> PAGEREF _Toc10379 \h </w:instrText>
          </w:r>
          <w:r>
            <w:fldChar w:fldCharType="separate"/>
          </w:r>
          <w:r>
            <w:t>116</w:t>
          </w:r>
          <w:r>
            <w:fldChar w:fldCharType="end"/>
          </w:r>
          <w:r>
            <w:fldChar w:fldCharType="end"/>
          </w:r>
        </w:p>
        <w:p w14:paraId="359E3F8A">
          <w:pPr>
            <w:pStyle w:val="19"/>
            <w:tabs>
              <w:tab w:val="right" w:leader="dot" w:pos="8504"/>
            </w:tabs>
          </w:pPr>
          <w:r>
            <w:fldChar w:fldCharType="begin"/>
          </w:r>
          <w:r>
            <w:instrText xml:space="preserve"> HYPERLINK \l _Toc3100 </w:instrText>
          </w:r>
          <w:r>
            <w:fldChar w:fldCharType="separate"/>
          </w:r>
          <w:r>
            <w:t>RECOMENDACIONES</w:t>
          </w:r>
          <w:r>
            <w:tab/>
          </w:r>
          <w:r>
            <w:fldChar w:fldCharType="begin"/>
          </w:r>
          <w:r>
            <w:instrText xml:space="preserve"> PAGEREF _Toc3100 \h </w:instrText>
          </w:r>
          <w:r>
            <w:fldChar w:fldCharType="separate"/>
          </w:r>
          <w:r>
            <w:t>117</w:t>
          </w:r>
          <w:r>
            <w:fldChar w:fldCharType="end"/>
          </w:r>
          <w:r>
            <w:fldChar w:fldCharType="end"/>
          </w:r>
        </w:p>
        <w:p w14:paraId="70E9401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end"/>
          </w:r>
        </w:p>
      </w:sdtContent>
    </w:sdt>
    <w:p w14:paraId="3F4C03C0">
      <w:pPr>
        <w:rPr>
          <w:b/>
          <w:bCs/>
          <w:sz w:val="32"/>
          <w:szCs w:val="32"/>
        </w:rPr>
      </w:pPr>
      <w:r>
        <w:br w:type="page"/>
      </w:r>
    </w:p>
    <w:p w14:paraId="6238B77D">
      <w:pPr>
        <w:pStyle w:val="2"/>
      </w:pPr>
      <w:bookmarkStart w:id="1" w:name="_Toc1324"/>
      <w:bookmarkStart w:id="2" w:name="_Toc2129"/>
      <w:r>
        <w:t>ÍNDICE DE TABLAS</w:t>
      </w:r>
      <w:bookmarkEnd w:id="1"/>
      <w:bookmarkEnd w:id="2"/>
    </w:p>
    <w:sdt>
      <w:sdtPr>
        <w:id w:val="-1561225899"/>
        <w:docPartObj>
          <w:docPartGallery w:val="Table of Contents"/>
          <w:docPartUnique/>
        </w:docPartObj>
      </w:sdtPr>
      <w:sdtContent>
        <w:p w14:paraId="34E40EFA">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TOC \h \u \z \t "Heading 5,1,Heading 6,6,"</w:instrText>
          </w:r>
          <w:r>
            <w:fldChar w:fldCharType="separate"/>
          </w:r>
          <w:r>
            <w:fldChar w:fldCharType="begin"/>
          </w:r>
          <w:r>
            <w:instrText xml:space="preserve"> HYPERLINK \l "_gvse3wqyjbs9" \h </w:instrText>
          </w:r>
          <w:r>
            <w:fldChar w:fldCharType="separate"/>
          </w:r>
          <w:r>
            <w:t>Tabla 1. Clase WSLogin</w:t>
          </w:r>
          <w:r>
            <w:tab/>
          </w:r>
          <w:r>
            <w:t>13</w:t>
          </w:r>
          <w:r>
            <w:fldChar w:fldCharType="end"/>
          </w:r>
        </w:p>
        <w:p w14:paraId="2C1F5B1F">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"_s2np4cwofduw" \h </w:instrText>
          </w:r>
          <w:r>
            <w:fldChar w:fldCharType="separate"/>
          </w:r>
          <w:r>
            <w:t>Tabla 2. Clase WSLongitud</w:t>
          </w:r>
          <w:r>
            <w:tab/>
          </w:r>
          <w:r>
            <w:t>13</w:t>
          </w:r>
          <w:r>
            <w:fldChar w:fldCharType="end"/>
          </w:r>
        </w:p>
        <w:p w14:paraId="49F786FB">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"_smmjydlnb46y" \h </w:instrText>
          </w:r>
          <w:r>
            <w:fldChar w:fldCharType="separate"/>
          </w:r>
          <w:r>
            <w:t>Tabla 3. Clase WSMasa</w:t>
          </w:r>
          <w:r>
            <w:tab/>
          </w:r>
          <w:r>
            <w:t>14</w:t>
          </w:r>
          <w:r>
            <w:fldChar w:fldCharType="end"/>
          </w:r>
        </w:p>
        <w:p w14:paraId="38023967">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"_9nojaws72i58" \h </w:instrText>
          </w:r>
          <w:r>
            <w:fldChar w:fldCharType="separate"/>
          </w:r>
          <w:r>
            <w:t>Tabla 4. Clase WSTemperatura</w:t>
          </w:r>
          <w:r>
            <w:tab/>
          </w:r>
          <w:r>
            <w:t>14</w:t>
          </w:r>
          <w:r>
            <w:fldChar w:fldCharType="end"/>
          </w:r>
        </w:p>
        <w:p w14:paraId="486105A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"_b6a9aa80midt" \h </w:instrText>
          </w:r>
          <w:r>
            <w:fldChar w:fldCharType="separate"/>
          </w:r>
          <w:r>
            <w:t>Tabla 5. Clase ConversorLongitud</w:t>
          </w:r>
          <w:r>
            <w:tab/>
          </w:r>
          <w:r>
            <w:t>15</w:t>
          </w:r>
          <w:r>
            <w:fldChar w:fldCharType="end"/>
          </w:r>
        </w:p>
        <w:p w14:paraId="4D238ED8">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"_b6a9aa80midt" \h </w:instrText>
          </w:r>
          <w:r>
            <w:fldChar w:fldCharType="separate"/>
          </w:r>
          <w:r>
            <w:t>Tabla 6. Clase ConversorMasa</w:t>
          </w:r>
          <w:r>
            <w:tab/>
          </w:r>
          <w:r>
            <w:t>16</w:t>
          </w:r>
          <w:r>
            <w:fldChar w:fldCharType="end"/>
          </w:r>
        </w:p>
        <w:p w14:paraId="682BDBDE">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"_b6a9aa80midt" \h </w:instrText>
          </w:r>
          <w:r>
            <w:fldChar w:fldCharType="separate"/>
          </w:r>
          <w:r>
            <w:t>Tabla 7. Clase ConversorTemperatura</w:t>
          </w:r>
          <w:r>
            <w:tab/>
          </w:r>
          <w:r>
            <w:t>16</w:t>
          </w:r>
          <w:r>
            <w:fldChar w:fldCharType="end"/>
          </w:r>
        </w:p>
        <w:p w14:paraId="759EC6F6">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"_lex6c03p4xqh" \h </w:instrText>
          </w:r>
          <w:r>
            <w:fldChar w:fldCharType="separate"/>
          </w:r>
          <w:r>
            <w:t>Tabla 8. Clase CatalogoUnidades - Cliente consola</w:t>
          </w:r>
          <w:r>
            <w:tab/>
          </w:r>
          <w:r>
            <w:t>21</w:t>
          </w:r>
          <w:r>
            <w:fldChar w:fldCharType="end"/>
          </w:r>
        </w:p>
        <w:p w14:paraId="6743BA1C">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"_f2f8q4ayaa4o" \h </w:instrText>
          </w:r>
          <w:r>
            <w:fldChar w:fldCharType="separate"/>
          </w:r>
          <w:r>
            <w:t>Tabla 9. Clase InterfazConsola - Cliente consola</w:t>
          </w:r>
          <w:r>
            <w:tab/>
          </w:r>
          <w:r>
            <w:t>22</w:t>
          </w:r>
          <w:r>
            <w:fldChar w:fldCharType="end"/>
          </w:r>
        </w:p>
        <w:p w14:paraId="2C47AFFF">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"_ougelb6npnd5" \h </w:instrText>
          </w:r>
          <w:r>
            <w:fldChar w:fldCharType="separate"/>
          </w:r>
          <w:r>
            <w:t>Tabla 10. Clase OpcionMenu - Cliente consola</w:t>
          </w:r>
          <w:r>
            <w:tab/>
          </w:r>
          <w:r>
            <w:t>23</w:t>
          </w:r>
          <w:r>
            <w:fldChar w:fldCharType="end"/>
          </w:r>
        </w:p>
        <w:p w14:paraId="55378BB9">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"_i8swqk2w2kf6" \h </w:instrText>
          </w:r>
          <w:r>
            <w:fldChar w:fldCharType="separate"/>
          </w:r>
          <w:r>
            <w:t>Tabla 11. Clase ControladorConversiones - Cliente consola</w:t>
          </w:r>
          <w:r>
            <w:tab/>
          </w:r>
          <w:r>
            <w:t>23</w:t>
          </w:r>
          <w:r>
            <w:fldChar w:fldCharType="end"/>
          </w:r>
        </w:p>
        <w:p w14:paraId="4EF819F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"_xa5u4i4on4ew" \h </w:instrText>
          </w:r>
          <w:r>
            <w:fldChar w:fldCharType="separate"/>
          </w:r>
          <w:r>
            <w:t>Tabla 12. Clase ControladorConversiones - Cliente consola</w:t>
          </w:r>
          <w:r>
            <w:tab/>
          </w:r>
          <w:r>
            <w:t>24</w:t>
          </w:r>
          <w:r>
            <w:fldChar w:fldCharType="end"/>
          </w:r>
        </w:p>
        <w:p w14:paraId="1F09DA5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"_k11a6l4yte45" \h </w:instrText>
          </w:r>
          <w:r>
            <w:fldChar w:fldCharType="separate"/>
          </w:r>
          <w:r>
            <w:t>Tabla 13. Clase ControladorConversiones - Cliente escritorio</w:t>
          </w:r>
          <w:r>
            <w:tab/>
          </w:r>
          <w:r>
            <w:t>28</w:t>
          </w:r>
          <w:r>
            <w:fldChar w:fldCharType="end"/>
          </w:r>
        </w:p>
        <w:p w14:paraId="58096CB4">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"_xt5cfjgd913q" \h </w:instrText>
          </w:r>
          <w:r>
            <w:fldChar w:fldCharType="separate"/>
          </w:r>
          <w:r>
            <w:t>Tabla 14. Clase ConversorServlet - Cliente escritorio</w:t>
          </w:r>
          <w:r>
            <w:tab/>
          </w:r>
          <w:r>
            <w:t>31</w:t>
          </w:r>
          <w:r>
            <w:fldChar w:fldCharType="end"/>
          </w:r>
        </w:p>
        <w:p w14:paraId="7C9C2B53">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"_6l3wmb2229nm" \h </w:instrText>
          </w:r>
          <w:r>
            <w:fldChar w:fldCharType="separate"/>
          </w:r>
          <w:r>
            <w:t>Tabla 15. Clase LoginServlet - Cliente escritorio</w:t>
          </w:r>
          <w:r>
            <w:tab/>
          </w:r>
          <w:r>
            <w:t>32</w:t>
          </w:r>
          <w:r>
            <w:fldChar w:fldCharType="end"/>
          </w:r>
        </w:p>
        <w:p w14:paraId="0E370B9D">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"_chvfcvdp7x8l" \h </w:instrText>
          </w:r>
          <w:r>
            <w:fldChar w:fldCharType="separate"/>
          </w:r>
          <w:r>
            <w:t>Tabla 16. Archivo conversor - Cliente web</w:t>
          </w:r>
          <w:r>
            <w:tab/>
          </w:r>
          <w:r>
            <w:t>33</w:t>
          </w:r>
          <w:r>
            <w:fldChar w:fldCharType="end"/>
          </w:r>
        </w:p>
        <w:p w14:paraId="70C52E45">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"_oqmwoq9fw0u5" \h </w:instrText>
          </w:r>
          <w:r>
            <w:fldChar w:fldCharType="separate"/>
          </w:r>
          <w:r>
            <w:t>Tabla 17.  Archivo index - Cliente web</w:t>
          </w:r>
          <w:r>
            <w:tab/>
          </w:r>
          <w:r>
            <w:t>36</w:t>
          </w:r>
          <w:r>
            <w:fldChar w:fldCharType="end"/>
          </w:r>
        </w:p>
        <w:p w14:paraId="578CFBA9">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pPr>
          <w:r>
            <w:fldChar w:fldCharType="begin"/>
          </w:r>
          <w:r>
            <w:instrText xml:space="preserve"> HYPERLINK \l "_w7nueka88r45" \h </w:instrText>
          </w:r>
          <w:r>
            <w:fldChar w:fldCharType="separate"/>
          </w:r>
          <w:r>
            <w:t>Tabla 18.  LoginController - Cliente web</w:t>
          </w:r>
          <w:r>
            <w:tab/>
          </w:r>
          <w:r>
            <w:t>41</w:t>
          </w:r>
          <w:r>
            <w:fldChar w:fldCharType="end"/>
          </w:r>
        </w:p>
        <w:p w14:paraId="569F6021">
          <w:pPr>
            <w:widowControl w:val="0"/>
            <w:pBdr>
              <w:top w:val="none" w:color="auto" w:sz="0" w:space="0"/>
              <w:left w:val="none" w:color="auto" w:sz="0" w:space="0"/>
              <w:bottom w:val="none" w:color="auto" w:sz="0" w:space="0"/>
              <w:right w:val="none" w:color="auto" w:sz="0" w:space="0"/>
              <w:between w:val="none" w:color="auto" w:sz="0" w:space="0"/>
            </w:pBdr>
            <w:tabs>
              <w:tab w:val="right" w:leader="dot" w:pos="12000"/>
            </w:tabs>
            <w:spacing w:before="60" w:after="0" w:line="240" w:lineRule="auto"/>
            <w:jc w:val="left"/>
            <w:rPr>
              <w:rFonts w:ascii="Arial" w:hAnsi="Arial" w:eastAsia="Arial" w:cs="Arial"/>
              <w:color w:val="000000"/>
            </w:rPr>
          </w:pPr>
          <w:r>
            <w:fldChar w:fldCharType="begin"/>
          </w:r>
          <w:r>
            <w:instrText xml:space="preserve"> HYPERLINK \l "_fzgqzlnp7la3" \h </w:instrText>
          </w:r>
          <w:r>
            <w:fldChar w:fldCharType="separate"/>
          </w:r>
          <w:r>
            <w:t>Tabla 19.  ConversionController - Cliente web</w:t>
          </w:r>
          <w:r>
            <w:tab/>
          </w:r>
          <w:r>
            <w:t>42</w:t>
          </w:r>
          <w:r>
            <w:fldChar w:fldCharType="end"/>
          </w:r>
          <w:r>
            <w:fldChar w:fldCharType="end"/>
          </w:r>
        </w:p>
      </w:sdtContent>
    </w:sdt>
    <w:p w14:paraId="3B37B4BF">
      <w:pPr>
        <w:rPr>
          <w:b/>
          <w:bCs/>
          <w:sz w:val="32"/>
          <w:szCs w:val="32"/>
        </w:rPr>
      </w:pPr>
    </w:p>
    <w:p w14:paraId="631DC64C">
      <w:pPr>
        <w:rPr>
          <w:b/>
          <w:bCs/>
          <w:sz w:val="32"/>
          <w:szCs w:val="32"/>
        </w:rPr>
      </w:pPr>
    </w:p>
    <w:p w14:paraId="084D3352">
      <w:pPr>
        <w:rPr>
          <w:b/>
          <w:bCs/>
          <w:sz w:val="32"/>
          <w:szCs w:val="32"/>
        </w:rPr>
      </w:pPr>
    </w:p>
    <w:p w14:paraId="14B67EDF">
      <w:pPr>
        <w:rPr>
          <w:b/>
          <w:bCs/>
          <w:sz w:val="32"/>
          <w:szCs w:val="32"/>
        </w:rPr>
      </w:pPr>
    </w:p>
    <w:p w14:paraId="382DFFB0">
      <w:pPr>
        <w:rPr>
          <w:b/>
          <w:bCs/>
          <w:sz w:val="32"/>
          <w:szCs w:val="32"/>
        </w:rPr>
      </w:pPr>
    </w:p>
    <w:p w14:paraId="57B6D223">
      <w:pPr>
        <w:rPr>
          <w:b/>
          <w:bCs/>
          <w:sz w:val="32"/>
          <w:szCs w:val="32"/>
        </w:rPr>
      </w:pPr>
    </w:p>
    <w:p w14:paraId="1BA86255">
      <w:pPr>
        <w:rPr>
          <w:b/>
          <w:bCs/>
          <w:sz w:val="32"/>
          <w:szCs w:val="32"/>
        </w:rPr>
      </w:pPr>
    </w:p>
    <w:p w14:paraId="25D113A6">
      <w:pPr>
        <w:rPr>
          <w:b/>
          <w:bCs/>
          <w:sz w:val="32"/>
          <w:szCs w:val="32"/>
        </w:rPr>
      </w:pPr>
    </w:p>
    <w:p w14:paraId="19C732AB">
      <w:pPr>
        <w:rPr>
          <w:b/>
          <w:bCs/>
          <w:color w:val="10253F" w:themeColor="text2" w:themeShade="80"/>
          <w:sz w:val="40"/>
          <w:szCs w:val="40"/>
        </w:rPr>
      </w:pPr>
      <w:r>
        <w:br w:type="page"/>
      </w:r>
    </w:p>
    <w:p w14:paraId="60EB86B1">
      <w:pPr>
        <w:pStyle w:val="2"/>
      </w:pPr>
      <w:bookmarkStart w:id="3" w:name="_Toc14342"/>
      <w:bookmarkStart w:id="4" w:name="_Toc4443"/>
      <w:r>
        <w:t>PARTE PRÁCTICA</w:t>
      </w:r>
      <w:bookmarkEnd w:id="3"/>
      <w:bookmarkEnd w:id="4"/>
    </w:p>
    <w:p w14:paraId="09EF9833">
      <w:pPr>
        <w:pStyle w:val="3"/>
      </w:pPr>
      <w:bookmarkStart w:id="5" w:name="_Toc15752"/>
      <w:bookmarkStart w:id="6" w:name="_Toc29881"/>
      <w:r>
        <w:t>INTRODUCCIÓN</w:t>
      </w:r>
      <w:bookmarkEnd w:id="5"/>
      <w:bookmarkEnd w:id="6"/>
    </w:p>
    <w:p w14:paraId="1063F631">
      <w:pPr>
        <w:spacing w:after="160" w:line="259" w:lineRule="auto"/>
        <w:rPr>
          <w:b/>
          <w:bCs/>
        </w:rPr>
      </w:pPr>
      <w:r>
        <w:t>Un Web Service SOAP es una interfaz de comunicación basada en protocolos estandarizados que permite el intercambio de información estructurada entre sistemas computacionales. A diferencia de otros enfoques, SOAP se fundamenta estrictamente en el uso de XML como lenguaje para el envío de mensajes y depende de un contrato formal conocido como WSDL (Web Services Description Language), que define las operaciones, parámetros y tipos de datos disponibles. Esta arquitectura es esencial en entornos empresariales donde la seguridad, la transaccionalidad y el cumplimiento estricto de protocolos son prioritarios.</w:t>
      </w:r>
    </w:p>
    <w:p w14:paraId="65E86F92">
      <w:pPr>
        <w:spacing w:after="160" w:line="259" w:lineRule="auto"/>
        <w:rPr>
          <w:b/>
          <w:bCs/>
        </w:rPr>
      </w:pPr>
      <w:r>
        <w:t>En el desarrollo de servicios SOAP con Java, la lógica suele organizarse mediante la exposición de Endpoints (puntos de acceso). A diferencia del patrón MVC tradicional de aplicaciones web, SOAP se centra en la Orientación a Servicios (SOA), donde el servidor actúa como un proveedor de funciones específicas que el cliente consume tras conocer la definición del servicio. El intercambio de datos en la red se realiza a través del protocolo HTTP.</w:t>
      </w:r>
    </w:p>
    <w:p w14:paraId="210D0F9B">
      <w:pPr>
        <w:spacing w:after="160" w:line="259" w:lineRule="auto"/>
      </w:pPr>
      <w:r>
        <w:t>Para el despliegue de estos servicios, se utiliza Payara Server, un servidor de aplicaciones de alto rendimiento derivado de GlassFish. Payara es un contenedor compatible con Jakarta EE que incluye soporte nativo para la especificación JAX-WS (Java API for XML Web Services). Esto permite gestionar servicios web complejos con herramientas avanzadas de administración, monitoreo y escalabilidad, asegurando una integración fluida en ecosistemas empresariales heterogéneos.</w:t>
      </w:r>
    </w:p>
    <w:p w14:paraId="46D53631">
      <w:pPr>
        <w:spacing w:after="160" w:line="259" w:lineRule="auto"/>
        <w:rPr>
          <w:b/>
          <w:bCs/>
        </w:rPr>
      </w:pPr>
    </w:p>
    <w:p w14:paraId="0D1C5F70">
      <w:pPr>
        <w:pStyle w:val="3"/>
        <w:rPr>
          <w:sz w:val="40"/>
          <w:szCs w:val="40"/>
        </w:rPr>
      </w:pPr>
      <w:bookmarkStart w:id="7" w:name="_n4wiyupmss05" w:colFirst="0" w:colLast="0"/>
      <w:bookmarkEnd w:id="7"/>
      <w:bookmarkStart w:id="8" w:name="_Toc2118"/>
      <w:bookmarkStart w:id="9" w:name="_Toc22174"/>
      <w:r>
        <w:t>OBJETIVOS</w:t>
      </w:r>
      <w:r>
        <w:rPr>
          <w:sz w:val="40"/>
          <w:szCs w:val="40"/>
        </w:rPr>
        <w:br w:type="textWrapping"/>
      </w:r>
      <w:bookmarkEnd w:id="8"/>
      <w:bookmarkEnd w:id="9"/>
    </w:p>
    <w:p w14:paraId="14861306">
      <w:pPr>
        <w:pStyle w:val="4"/>
      </w:pPr>
      <w:bookmarkStart w:id="10" w:name="_ye4u95lrlp3o" w:colFirst="0" w:colLast="0"/>
      <w:bookmarkEnd w:id="10"/>
      <w:bookmarkStart w:id="11" w:name="_Toc13805"/>
      <w:bookmarkStart w:id="12" w:name="_Toc13986"/>
      <w:r>
        <w:t>OBJETIVO GENERAL</w:t>
      </w:r>
      <w:bookmarkEnd w:id="11"/>
      <w:bookmarkEnd w:id="12"/>
    </w:p>
    <w:p w14:paraId="76947DA8">
      <w:pPr>
        <w:spacing w:after="200"/>
        <w:rPr>
          <w:rFonts w:hint="default"/>
          <w:lang w:val="es-EC"/>
        </w:rPr>
      </w:pPr>
      <w:r>
        <w:t xml:space="preserve">Desarrollar un manual de </w:t>
      </w:r>
      <w:r>
        <w:rPr>
          <w:rFonts w:hint="default"/>
          <w:lang w:val="es-EC"/>
        </w:rPr>
        <w:t xml:space="preserve">desarrollo </w:t>
      </w:r>
      <w:r>
        <w:t>que explique</w:t>
      </w:r>
      <w:r>
        <w:rPr>
          <w:rFonts w:hint="default"/>
          <w:lang w:val="es-EC"/>
        </w:rPr>
        <w:t xml:space="preserve"> paso a paso la creación de un sistema de conversión de unidades (longitud, masa y temperatura), conformado por un conjunto de clientes, de consola, de escritorio, de aplicación web y de aplicación móvil, que se comunican mediante SOAP a un servidor alojado en Payara Server.</w:t>
      </w:r>
    </w:p>
    <w:p w14:paraId="39A583E0">
      <w:pPr>
        <w:pStyle w:val="4"/>
      </w:pPr>
      <w:bookmarkStart w:id="13" w:name="_zwebupxksi1" w:colFirst="0" w:colLast="0"/>
      <w:bookmarkEnd w:id="13"/>
      <w:bookmarkStart w:id="14" w:name="_Toc25662"/>
      <w:bookmarkStart w:id="15" w:name="_Toc18540"/>
      <w:r>
        <w:t>OBJETIVOS ESPECÍFICOS</w:t>
      </w:r>
      <w:bookmarkEnd w:id="14"/>
      <w:bookmarkEnd w:id="15"/>
      <w:r>
        <w:t xml:space="preserve"> </w:t>
      </w:r>
    </w:p>
    <w:p w14:paraId="1DC10D4E">
      <w:pPr>
        <w:numPr>
          <w:ilvl w:val="0"/>
          <w:numId w:val="1"/>
        </w:numPr>
        <w:spacing w:before="0" w:after="0" w:line="240" w:lineRule="auto"/>
        <w:rPr>
          <w:b/>
          <w:bCs/>
        </w:rPr>
      </w:pPr>
      <w:r>
        <w:t>Describir detalladamente el diseño e implementación del servicio SOAP utilizando la especificación JAX-WS integrada en un servidor Payara, incluyendo la generación automática del contrato WSDL.</w:t>
      </w:r>
    </w:p>
    <w:p w14:paraId="12283684">
      <w:pPr>
        <w:numPr>
          <w:ilvl w:val="0"/>
          <w:numId w:val="1"/>
        </w:numPr>
        <w:spacing w:before="0" w:after="0" w:line="240" w:lineRule="auto"/>
        <w:rPr>
          <w:b/>
          <w:bCs/>
        </w:rPr>
      </w:pPr>
      <w:r>
        <w:t>Proporcionar guías para el desarrollo de aplicaciones cliente en múltiples plataformas (escritorio, consola, web y móvil), detallando el proceso de consumo del servicio y comunicación con el servidor.</w:t>
      </w:r>
    </w:p>
    <w:p w14:paraId="2BC01CE1">
      <w:pPr>
        <w:numPr>
          <w:ilvl w:val="0"/>
          <w:numId w:val="1"/>
        </w:numPr>
        <w:spacing w:before="0" w:after="0" w:line="240" w:lineRule="auto"/>
        <w:rPr>
          <w:b/>
          <w:bCs/>
        </w:rPr>
      </w:pPr>
      <w:r>
        <w:t>Explicar los fundamentos de la arquitectura SOA y las ventajas de utilizar un servidor Payara, destacando su capacidad para gestionar la interoperabilidad, la seguridad y el intercambio de datos estructurados entre sistemas heterogéneos.</w:t>
      </w:r>
    </w:p>
    <w:p w14:paraId="04209CB0">
      <w:pPr>
        <w:spacing w:line="240" w:lineRule="auto"/>
        <w:ind w:left="720"/>
        <w:rPr>
          <w:b/>
          <w:bCs/>
        </w:rPr>
      </w:pPr>
    </w:p>
    <w:p w14:paraId="49516085">
      <w:pPr>
        <w:pStyle w:val="3"/>
        <w:rPr>
          <w:rFonts w:hint="default"/>
          <w:lang w:val="es-EC"/>
        </w:rPr>
      </w:pPr>
      <w:bookmarkStart w:id="16" w:name="_Toc20652"/>
      <w:bookmarkStart w:id="17" w:name="_Toc29890"/>
      <w:r>
        <w:rPr>
          <w:rFonts w:hint="default"/>
          <w:lang w:val="es-EC"/>
        </w:rPr>
        <w:t>HERRAMIENTAS DE DESARROLLO</w:t>
      </w:r>
      <w:bookmarkEnd w:id="16"/>
      <w:bookmarkEnd w:id="17"/>
    </w:p>
    <w:p w14:paraId="008A495E">
      <w:pPr>
        <w:rPr>
          <w:rFonts w:hint="default"/>
          <w:lang w:val="es-EC"/>
        </w:rPr>
      </w:pPr>
      <w:r>
        <w:t xml:space="preserve">Para dar inicio al desarrollo de la práctica, primero se deben instalar y configurar las herramientas esenciales. </w:t>
      </w:r>
      <w:r>
        <w:rPr>
          <w:rFonts w:hint="default"/>
          <w:lang w:val="es-EC"/>
        </w:rPr>
        <w:t>Este proyecto fue desarrollado en el sistema operativo Windows 11, y se usaron las siguientes herramientas de software.</w:t>
      </w:r>
    </w:p>
    <w:p w14:paraId="542D542B">
      <w:pPr>
        <w:pStyle w:val="4"/>
        <w:rPr>
          <w:rFonts w:hint="default"/>
          <w:lang w:val="es-EC"/>
        </w:rPr>
      </w:pPr>
      <w:bookmarkStart w:id="18" w:name="_Toc3506"/>
      <w:bookmarkStart w:id="19" w:name="_Toc9491"/>
      <w:r>
        <w:rPr>
          <w:rFonts w:hint="default"/>
          <w:lang w:val="es-EC"/>
        </w:rPr>
        <w:t>KIT DE DESARROLLO DE JAVA (JDK) 25</w:t>
      </w:r>
      <w:bookmarkEnd w:id="18"/>
      <w:bookmarkEnd w:id="19"/>
    </w:p>
    <w:p w14:paraId="2C1E687C">
      <w:pPr>
        <w:jc w:val="left"/>
        <w:outlineLvl w:val="9"/>
        <w:rPr>
          <w:rFonts w:hint="default"/>
          <w:lang w:val="es-EC"/>
        </w:rPr>
      </w:pPr>
      <w:r>
        <w:rPr>
          <w:rFonts w:hint="default"/>
          <w:lang w:val="es-EC"/>
        </w:rPr>
        <w:t>Antes de instalar cualquier otra herramienta, al desarrollar proyectos en Java, es necesario contar con el Kit de desarrollo o JDK, que es un paquete de software que contiene todas las utilidades y programas necesarios para compilar y ejecutar código de Java.</w:t>
      </w:r>
    </w:p>
    <w:p w14:paraId="2199801B">
      <w:pPr>
        <w:jc w:val="left"/>
        <w:outlineLvl w:val="9"/>
        <w:rPr>
          <w:rFonts w:hint="default"/>
          <w:lang w:val="es-EC"/>
        </w:rPr>
      </w:pPr>
      <w:r>
        <w:rPr>
          <w:rFonts w:hint="default"/>
          <w:lang w:val="es-EC"/>
        </w:rPr>
        <w:t xml:space="preserve">La versión más reciente al momento, es la versión 25 que se puede descargar desde el enlace: </w:t>
      </w:r>
      <w:r>
        <w:rPr>
          <w:rFonts w:hint="default"/>
          <w:lang w:val="es-EC"/>
        </w:rPr>
        <w:fldChar w:fldCharType="begin"/>
      </w:r>
      <w:r>
        <w:rPr>
          <w:rFonts w:hint="default"/>
          <w:lang w:val="es-EC"/>
        </w:rPr>
        <w:instrText xml:space="preserve"> HYPERLINK "https://www.oracle.com/java/technologies/javase/jdk25-archive-downloads.html" </w:instrText>
      </w:r>
      <w:r>
        <w:rPr>
          <w:rFonts w:hint="default"/>
          <w:lang w:val="es-EC"/>
        </w:rPr>
        <w:fldChar w:fldCharType="separate"/>
      </w:r>
      <w:r>
        <w:rPr>
          <w:rStyle w:val="12"/>
          <w:rFonts w:hint="default"/>
          <w:lang w:val="es-EC"/>
        </w:rPr>
        <w:t>https://www.oracle.com/java/technologies/javase/jdk25-archive-downloads.html</w:t>
      </w:r>
      <w:r>
        <w:rPr>
          <w:rFonts w:hint="default"/>
          <w:lang w:val="es-EC"/>
        </w:rPr>
        <w:fldChar w:fldCharType="end"/>
      </w:r>
      <w:r>
        <w:rPr>
          <w:rFonts w:hint="default"/>
          <w:lang w:val="es-EC"/>
        </w:rPr>
        <w:t>. Se recomienda usar la versión más reciente para tener acceso a las últimas versiones de herramientas y librerías.</w:t>
      </w:r>
    </w:p>
    <w:p w14:paraId="6EB0F88E">
      <w:pPr>
        <w:jc w:val="left"/>
        <w:outlineLvl w:val="9"/>
        <w:rPr>
          <w:rFonts w:hint="default"/>
          <w:lang w:val="es-EC"/>
        </w:rPr>
      </w:pPr>
      <w:r>
        <w:rPr>
          <w:rFonts w:hint="default"/>
          <w:lang w:val="es-EC"/>
        </w:rPr>
        <w:t xml:space="preserve">Para Windows, la instalación se realiza mediante un instalador (.exe), y tras terminar la instalación, se verifica que el JDK se instaló correctamente, abriendo una terminal y ejecutando el siguiente comando: </w:t>
      </w:r>
    </w:p>
    <w:tbl>
      <w:tblPr>
        <w:tblStyle w:val="2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423B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A2E0FE0">
            <w:pPr>
              <w:spacing w:after="0" w:line="240" w:lineRule="auto"/>
              <w:jc w:val="center"/>
              <w:rPr>
                <w:rFonts w:ascii="Courier New" w:hAnsi="Courier New" w:eastAsia="Courier New" w:cs="Courier New"/>
              </w:rPr>
            </w:pPr>
            <w:r>
              <w:rPr>
                <w:rFonts w:ascii="Courier New" w:hAnsi="Courier New" w:eastAsia="Courier New" w:cs="Courier New"/>
                <w:color w:val="000000"/>
              </w:rPr>
              <w:t>Java --version</w:t>
            </w:r>
          </w:p>
        </w:tc>
      </w:tr>
    </w:tbl>
    <w:p w14:paraId="0A8769E7">
      <w:pPr>
        <w:keepNext/>
        <w:spacing w:after="0"/>
        <w:jc w:val="center"/>
      </w:pPr>
      <w:r>
        <w:drawing>
          <wp:inline distT="0" distB="0" distL="114300" distR="114300">
            <wp:extent cx="4914900" cy="615950"/>
            <wp:effectExtent l="0" t="0" r="0" b="635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
                    <pic:cNvPicPr>
                      <a:picLocks noChangeAspect="1"/>
                    </pic:cNvPicPr>
                  </pic:nvPicPr>
                  <pic:blipFill>
                    <a:blip r:embed="rId10"/>
                    <a:stretch>
                      <a:fillRect/>
                    </a:stretch>
                  </pic:blipFill>
                  <pic:spPr>
                    <a:xfrm>
                      <a:off x="0" y="0"/>
                      <a:ext cx="4914900" cy="615950"/>
                    </a:xfrm>
                    <a:prstGeom prst="rect">
                      <a:avLst/>
                    </a:prstGeom>
                    <a:noFill/>
                    <a:ln>
                      <a:noFill/>
                    </a:ln>
                  </pic:spPr>
                </pic:pic>
              </a:graphicData>
            </a:graphic>
          </wp:inline>
        </w:drawing>
      </w:r>
    </w:p>
    <w:p w14:paraId="07F6853C">
      <w:pPr>
        <w:pStyle w:val="5"/>
      </w:pPr>
      <w:bookmarkStart w:id="20" w:name="_Toc22107"/>
      <w:bookmarkStart w:id="21" w:name="_Toc9427"/>
      <w:r>
        <w:t xml:space="preserve">Figura 3. Versión de Java JDK </w:t>
      </w:r>
      <w:r>
        <w:rPr>
          <w:rFonts w:hint="default"/>
          <w:lang w:val="es-EC"/>
        </w:rPr>
        <w:t>25</w:t>
      </w:r>
      <w:r>
        <w:t xml:space="preserve"> en el símbolo del sistema</w:t>
      </w:r>
      <w:bookmarkEnd w:id="20"/>
      <w:bookmarkEnd w:id="21"/>
    </w:p>
    <w:p w14:paraId="661BDEB9">
      <w:pPr>
        <w:pStyle w:val="4"/>
        <w:rPr>
          <w:rFonts w:hint="default"/>
          <w:lang w:val="es-EC"/>
        </w:rPr>
      </w:pPr>
      <w:bookmarkStart w:id="22" w:name="_Toc10530"/>
      <w:bookmarkStart w:id="23" w:name="_Toc8553"/>
      <w:r>
        <w:rPr>
          <w:rFonts w:hint="default"/>
          <w:lang w:val="es-EC"/>
        </w:rPr>
        <w:t>ENTORNO DE DESARROLLO INTEGRADO(IDE) - NETBEANS 31</w:t>
      </w:r>
      <w:bookmarkEnd w:id="22"/>
      <w:bookmarkEnd w:id="23"/>
    </w:p>
    <w:p w14:paraId="0ADFD900">
      <w:pPr>
        <w:rPr>
          <w:rFonts w:hint="default"/>
          <w:lang w:val="es-EC"/>
        </w:rPr>
      </w:pPr>
      <w:r>
        <w:rPr>
          <w:rFonts w:hint="default"/>
          <w:lang w:val="es-EC"/>
        </w:rPr>
        <w:t xml:space="preserve">Un entorno de desarrollo integrado (IDE), es una herramienta de software que permite desarrollar programas y aplicaciones de software. Cuenta con funciones para programar, depurar y desplegar aplicaciones, junto con funciones adicionales que varían dependiendo del IDE. </w:t>
      </w:r>
    </w:p>
    <w:p w14:paraId="4FFC7A4D">
      <w:pPr>
        <w:rPr>
          <w:rFonts w:hint="default"/>
          <w:lang w:val="es-EC"/>
        </w:rPr>
      </w:pPr>
      <w:r>
        <w:rPr>
          <w:rFonts w:hint="default"/>
          <w:lang w:val="es-EC"/>
        </w:rPr>
        <w:t>Apache NetBeans es un IDE comúnmente usado para desarrollar aplicaciones en Java, debido a las herramientas que tiene para trabajar con este entorno en particular, como la opción de usar extensiones y plugins que permiten cargar librerías y dependencias en el IDE en lugar de tener que instalarlas manualmente en el ordenador.</w:t>
      </w:r>
    </w:p>
    <w:p w14:paraId="1761F8C2">
      <w:pPr>
        <w:rPr>
          <w:rFonts w:hint="default"/>
          <w:lang w:val="es-EC"/>
        </w:rPr>
      </w:pPr>
      <w:r>
        <w:t xml:space="preserve">Para la instalación de la herramienta se accede a la página oficial de descarga de Apache </w:t>
      </w:r>
      <w:r>
        <w:fldChar w:fldCharType="begin"/>
      </w:r>
      <w:r>
        <w:instrText xml:space="preserve"> HYPERLINK "https://netbeans.apache.org/front/main/download/" \h </w:instrText>
      </w:r>
      <w:r>
        <w:fldChar w:fldCharType="separate"/>
      </w:r>
      <w:r>
        <w:rPr>
          <w:color w:val="0000FF"/>
          <w:u w:val="single"/>
        </w:rPr>
        <w:t>https://netbeans.apache.org/front/main/download/</w:t>
      </w:r>
      <w:r>
        <w:rPr>
          <w:color w:val="0000FF"/>
          <w:u w:val="single"/>
        </w:rPr>
        <w:fldChar w:fldCharType="end"/>
      </w:r>
      <w:r>
        <w:t xml:space="preserve"> </w:t>
      </w:r>
      <w:r>
        <w:rPr>
          <w:rFonts w:hint="default"/>
          <w:lang w:val="es-EC"/>
        </w:rPr>
        <w:t>,la versión más reciente al momento es “Apache NetBeans 31”.</w:t>
      </w:r>
    </w:p>
    <w:p w14:paraId="2CC8D475">
      <w:pPr>
        <w:jc w:val="center"/>
      </w:pPr>
      <w:r>
        <w:drawing>
          <wp:inline distT="0" distB="0" distL="114300" distR="114300">
            <wp:extent cx="4096385" cy="1926590"/>
            <wp:effectExtent l="0" t="0" r="5715" b="3810"/>
            <wp:docPr id="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
                    <pic:cNvPicPr>
                      <a:picLocks noChangeAspect="1"/>
                    </pic:cNvPicPr>
                  </pic:nvPicPr>
                  <pic:blipFill>
                    <a:blip r:embed="rId11"/>
                    <a:stretch>
                      <a:fillRect/>
                    </a:stretch>
                  </pic:blipFill>
                  <pic:spPr>
                    <a:xfrm>
                      <a:off x="0" y="0"/>
                      <a:ext cx="4096385" cy="1926590"/>
                    </a:xfrm>
                    <a:prstGeom prst="rect">
                      <a:avLst/>
                    </a:prstGeom>
                    <a:noFill/>
                    <a:ln>
                      <a:noFill/>
                    </a:ln>
                  </pic:spPr>
                </pic:pic>
              </a:graphicData>
            </a:graphic>
          </wp:inline>
        </w:drawing>
      </w:r>
    </w:p>
    <w:p w14:paraId="68C17BB8">
      <w:pPr>
        <w:jc w:val="center"/>
      </w:pPr>
      <w:r>
        <w:t>Figura 4. Página oficial de descarga de Apache NetBeans</w:t>
      </w:r>
    </w:p>
    <w:p w14:paraId="63CD7059">
      <w:pPr>
        <w:keepNext/>
        <w:jc w:val="left"/>
        <w:rPr>
          <w:rFonts w:hint="default"/>
          <w:lang w:val="es-EC"/>
        </w:rPr>
      </w:pPr>
      <w:r>
        <w:rPr>
          <w:rFonts w:hint="default"/>
          <w:lang w:val="es-EC"/>
        </w:rPr>
        <w:t>Al igual que con el JDK se emplea un instalador (.exe). Al terminar la instalación, se puede buscar el programa en la barra de windows y abrirlo para verificar que la instalación se realizó correctamente.</w:t>
      </w:r>
    </w:p>
    <w:p w14:paraId="5B5BEDA9">
      <w:pPr>
        <w:keepNext/>
        <w:spacing w:after="0"/>
        <w:jc w:val="center"/>
      </w:pPr>
      <w:r>
        <w:drawing>
          <wp:inline distT="0" distB="0" distL="114300" distR="114300">
            <wp:extent cx="4010025" cy="2506345"/>
            <wp:effectExtent l="0" t="0" r="3175" b="8255"/>
            <wp:docPr id="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3"/>
                    <pic:cNvPicPr>
                      <a:picLocks noChangeAspect="1"/>
                    </pic:cNvPicPr>
                  </pic:nvPicPr>
                  <pic:blipFill>
                    <a:blip r:embed="rId12"/>
                    <a:stretch>
                      <a:fillRect/>
                    </a:stretch>
                  </pic:blipFill>
                  <pic:spPr>
                    <a:xfrm>
                      <a:off x="0" y="0"/>
                      <a:ext cx="4010025" cy="2506345"/>
                    </a:xfrm>
                    <a:prstGeom prst="rect">
                      <a:avLst/>
                    </a:prstGeom>
                    <a:noFill/>
                    <a:ln>
                      <a:noFill/>
                    </a:ln>
                  </pic:spPr>
                </pic:pic>
              </a:graphicData>
            </a:graphic>
          </wp:inline>
        </w:drawing>
      </w:r>
    </w:p>
    <w:p w14:paraId="70B94961">
      <w:pPr>
        <w:pStyle w:val="5"/>
        <w:rPr>
          <w:rFonts w:hint="default"/>
          <w:lang w:val="es-EC"/>
        </w:rPr>
      </w:pPr>
      <w:bookmarkStart w:id="24" w:name="_Toc26297"/>
      <w:bookmarkStart w:id="25" w:name="_Toc28240"/>
      <w:r>
        <w:t xml:space="preserve">Figura 7. Aplicación Apache NetBeans </w:t>
      </w:r>
      <w:r>
        <w:rPr>
          <w:rFonts w:hint="default"/>
          <w:lang w:val="es-EC"/>
        </w:rPr>
        <w:t>31</w:t>
      </w:r>
      <w:bookmarkEnd w:id="24"/>
      <w:bookmarkEnd w:id="25"/>
    </w:p>
    <w:p w14:paraId="0F40F80A">
      <w:pPr>
        <w:pStyle w:val="4"/>
      </w:pPr>
      <w:bookmarkStart w:id="26" w:name="_Toc6047"/>
      <w:bookmarkStart w:id="27" w:name="_Toc23826"/>
      <w:r>
        <w:t>I</w:t>
      </w:r>
      <w:r>
        <w:rPr>
          <w:rFonts w:hint="default"/>
          <w:lang w:val="es-EC"/>
        </w:rPr>
        <w:t>DE PARA APLICACIONES MÓVILES - ANDROID STUDIO</w:t>
      </w:r>
      <w:bookmarkEnd w:id="26"/>
      <w:bookmarkEnd w:id="27"/>
      <w:r>
        <w:tab/>
      </w:r>
    </w:p>
    <w:p w14:paraId="3A68F486">
      <w:pPr>
        <w:rPr>
          <w:rFonts w:hint="default"/>
          <w:lang w:val="es-EC"/>
        </w:rPr>
      </w:pPr>
      <w:r>
        <w:rPr>
          <w:rFonts w:hint="default"/>
          <w:lang w:val="es-EC"/>
        </w:rPr>
        <w:t>Además de NetBeans, se necesita del IDE Android Studio para desarrollar el cliente móvil. Este IDE es la opción oficial para desarrollar todo tipo de aplicaciones móviles para Android, ya que cuenta con herramientas de simulación y conexión a dispositivos móviles para probar las aplicaciones.</w:t>
      </w:r>
    </w:p>
    <w:p w14:paraId="4A785D64">
      <w:r>
        <w:rPr>
          <w:rFonts w:hint="default"/>
          <w:lang w:val="es-EC"/>
        </w:rPr>
        <w:t>P</w:t>
      </w:r>
      <w:r>
        <w:t xml:space="preserve">ara la instalación de la herramienta se accede a la página oficial de descarga de Android Studio </w:t>
      </w:r>
      <w:r>
        <w:fldChar w:fldCharType="begin"/>
      </w:r>
      <w:r>
        <w:instrText xml:space="preserve"> HYPERLINK "https://developer.android.com/studio" \h </w:instrText>
      </w:r>
      <w:r>
        <w:fldChar w:fldCharType="separate"/>
      </w:r>
      <w:r>
        <w:rPr>
          <w:color w:val="0000FF"/>
          <w:u w:val="single"/>
        </w:rPr>
        <w:t>https://developer.android.com/studio</w:t>
      </w:r>
      <w:r>
        <w:rPr>
          <w:color w:val="0000FF"/>
          <w:u w:val="single"/>
        </w:rPr>
        <w:fldChar w:fldCharType="end"/>
      </w:r>
      <w:r>
        <w:t xml:space="preserve"> se selecciona la opción de descarga, se aceptan términos y condiciones e iniciará la descarga.</w:t>
      </w:r>
    </w:p>
    <w:p w14:paraId="06A3A34B">
      <w:pPr>
        <w:keepNext/>
        <w:jc w:val="center"/>
      </w:pPr>
      <w:r>
        <w:drawing>
          <wp:inline distT="0" distB="0" distL="114300" distR="114300">
            <wp:extent cx="5062855" cy="2078355"/>
            <wp:effectExtent l="0" t="0" r="4445" b="4445"/>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
                    <pic:cNvPicPr>
                      <a:picLocks noChangeAspect="1"/>
                    </pic:cNvPicPr>
                  </pic:nvPicPr>
                  <pic:blipFill>
                    <a:blip r:embed="rId13"/>
                    <a:stretch>
                      <a:fillRect/>
                    </a:stretch>
                  </pic:blipFill>
                  <pic:spPr>
                    <a:xfrm>
                      <a:off x="0" y="0"/>
                      <a:ext cx="5062855" cy="2078355"/>
                    </a:xfrm>
                    <a:prstGeom prst="rect">
                      <a:avLst/>
                    </a:prstGeom>
                    <a:noFill/>
                    <a:ln>
                      <a:noFill/>
                    </a:ln>
                  </pic:spPr>
                </pic:pic>
              </a:graphicData>
            </a:graphic>
          </wp:inline>
        </w:drawing>
      </w:r>
    </w:p>
    <w:p w14:paraId="4EBC1F2E">
      <w:pPr>
        <w:pStyle w:val="5"/>
      </w:pPr>
      <w:bookmarkStart w:id="28" w:name="_Toc26010"/>
      <w:bookmarkStart w:id="29" w:name="_Toc30745"/>
      <w:r>
        <w:t>Figura 8. Página oficial de descarga de Android Studio</w:t>
      </w:r>
      <w:bookmarkEnd w:id="28"/>
      <w:bookmarkEnd w:id="29"/>
    </w:p>
    <w:p w14:paraId="220504A0">
      <w:r>
        <w:t>Al finalizar la descarga se obtendrá el instalador ejecutable.</w:t>
      </w:r>
    </w:p>
    <w:p w14:paraId="358F2A98">
      <w:pPr>
        <w:keepNext/>
        <w:spacing w:after="0"/>
        <w:jc w:val="center"/>
      </w:pPr>
      <w:r>
        <w:drawing>
          <wp:inline distT="0" distB="0" distL="114300" distR="114300">
            <wp:extent cx="896620" cy="1209040"/>
            <wp:effectExtent l="0" t="0" r="5080" b="10160"/>
            <wp:docPr id="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
                    <pic:cNvPicPr>
                      <a:picLocks noChangeAspect="1"/>
                    </pic:cNvPicPr>
                  </pic:nvPicPr>
                  <pic:blipFill>
                    <a:blip r:embed="rId14"/>
                    <a:stretch>
                      <a:fillRect/>
                    </a:stretch>
                  </pic:blipFill>
                  <pic:spPr>
                    <a:xfrm>
                      <a:off x="0" y="0"/>
                      <a:ext cx="896620" cy="1209040"/>
                    </a:xfrm>
                    <a:prstGeom prst="rect">
                      <a:avLst/>
                    </a:prstGeom>
                    <a:noFill/>
                    <a:ln>
                      <a:noFill/>
                    </a:ln>
                  </pic:spPr>
                </pic:pic>
              </a:graphicData>
            </a:graphic>
          </wp:inline>
        </w:drawing>
      </w:r>
    </w:p>
    <w:p w14:paraId="5061D319">
      <w:pPr>
        <w:pStyle w:val="5"/>
      </w:pPr>
      <w:bookmarkStart w:id="30" w:name="_Toc16530"/>
      <w:bookmarkStart w:id="31" w:name="_Toc31243"/>
      <w:r>
        <w:t>Figura 9. Ejecutable Android Studio</w:t>
      </w:r>
      <w:bookmarkEnd w:id="30"/>
      <w:bookmarkEnd w:id="31"/>
    </w:p>
    <w:p w14:paraId="53EC43AB">
      <w:r>
        <w:t>Al ejecutar el instalador se mostrará la siguiente pantalla:</w:t>
      </w:r>
    </w:p>
    <w:p w14:paraId="29ECCBF1">
      <w:pPr>
        <w:keepNext/>
        <w:spacing w:after="0"/>
        <w:jc w:val="center"/>
      </w:pPr>
      <w:r>
        <w:drawing>
          <wp:inline distT="0" distB="0" distL="0" distR="0">
            <wp:extent cx="2599055" cy="2135505"/>
            <wp:effectExtent l="38100" t="38100" r="38100" b="38100"/>
            <wp:docPr id="49" name="image43.png"/>
            <wp:cNvGraphicFramePr/>
            <a:graphic xmlns:a="http://schemas.openxmlformats.org/drawingml/2006/main">
              <a:graphicData uri="http://schemas.openxmlformats.org/drawingml/2006/picture">
                <pic:pic xmlns:pic="http://schemas.openxmlformats.org/drawingml/2006/picture">
                  <pic:nvPicPr>
                    <pic:cNvPr id="49" name="image43.png"/>
                    <pic:cNvPicPr preferRelativeResize="0"/>
                  </pic:nvPicPr>
                  <pic:blipFill>
                    <a:blip r:embed="rId15"/>
                    <a:srcRect/>
                    <a:stretch>
                      <a:fillRect/>
                    </a:stretch>
                  </pic:blipFill>
                  <pic:spPr>
                    <a:xfrm>
                      <a:off x="0" y="0"/>
                      <a:ext cx="2599180" cy="2135522"/>
                    </a:xfrm>
                    <a:prstGeom prst="rect">
                      <a:avLst/>
                    </a:prstGeom>
                    <a:ln w="38100">
                      <a:solidFill>
                        <a:srgbClr val="000000"/>
                      </a:solidFill>
                      <a:prstDash val="solid"/>
                    </a:ln>
                  </pic:spPr>
                </pic:pic>
              </a:graphicData>
            </a:graphic>
          </wp:inline>
        </w:drawing>
      </w:r>
    </w:p>
    <w:p w14:paraId="7C58A7B3">
      <w:pPr>
        <w:pStyle w:val="5"/>
      </w:pPr>
      <w:bookmarkStart w:id="32" w:name="_Toc27680"/>
      <w:bookmarkStart w:id="33" w:name="_Toc8270"/>
      <w:r>
        <w:t>Figura 10. Pantalla inicial de instalación de Android Studio</w:t>
      </w:r>
      <w:bookmarkEnd w:id="32"/>
      <w:bookmarkEnd w:id="33"/>
    </w:p>
    <w:p w14:paraId="70268558">
      <w:r>
        <w:t>Durante la instalación se selecciona los componentes a instalar, ubicación y carpeta de inicio. Al finalizar la instalación se iniciará la configuración en donde se selecciona el Setup Standard se aceptan términos y condiciones y se inicia la descarga de componentes.</w:t>
      </w:r>
    </w:p>
    <w:p w14:paraId="10D682F9">
      <w:pPr>
        <w:keepNext/>
        <w:spacing w:after="0"/>
        <w:jc w:val="center"/>
      </w:pPr>
      <w:r>
        <w:drawing>
          <wp:inline distT="0" distB="0" distL="0" distR="0">
            <wp:extent cx="2801620" cy="2287905"/>
            <wp:effectExtent l="38100" t="38100" r="38100" b="38100"/>
            <wp:docPr id="50" name="image45.png" descr="Captura de pantalla de un celul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0" name="image45.png" descr="Captura de pantalla de un celular&#10;&#10;El contenido generado por IA puede ser incorrecto."/>
                    <pic:cNvPicPr preferRelativeResize="0"/>
                  </pic:nvPicPr>
                  <pic:blipFill>
                    <a:blip r:embed="rId16"/>
                    <a:srcRect/>
                    <a:stretch>
                      <a:fillRect/>
                    </a:stretch>
                  </pic:blipFill>
                  <pic:spPr>
                    <a:xfrm>
                      <a:off x="0" y="0"/>
                      <a:ext cx="2802145" cy="2288441"/>
                    </a:xfrm>
                    <a:prstGeom prst="rect">
                      <a:avLst/>
                    </a:prstGeom>
                    <a:ln w="38100">
                      <a:solidFill>
                        <a:srgbClr val="000000"/>
                      </a:solidFill>
                      <a:prstDash val="solid"/>
                    </a:ln>
                  </pic:spPr>
                </pic:pic>
              </a:graphicData>
            </a:graphic>
          </wp:inline>
        </w:drawing>
      </w:r>
    </w:p>
    <w:p w14:paraId="106B43A1">
      <w:pPr>
        <w:pStyle w:val="5"/>
      </w:pPr>
      <w:bookmarkStart w:id="34" w:name="_Toc21126"/>
      <w:bookmarkStart w:id="35" w:name="_Toc31145"/>
      <w:r>
        <w:t>Figura 11. Aplicación Android Studio</w:t>
      </w:r>
      <w:bookmarkEnd w:id="34"/>
      <w:bookmarkEnd w:id="35"/>
    </w:p>
    <w:p w14:paraId="4431D58D"/>
    <w:p w14:paraId="2AA091CC">
      <w:pPr>
        <w:pStyle w:val="2"/>
      </w:pPr>
    </w:p>
    <w:p w14:paraId="30A68E36">
      <w:pPr>
        <w:pStyle w:val="3"/>
      </w:pPr>
      <w:bookmarkStart w:id="36" w:name="_Toc18639"/>
      <w:bookmarkStart w:id="37" w:name="_Toc22493"/>
      <w:r>
        <w:t>ESTRUCTURA DE PROYECTO</w:t>
      </w:r>
      <w:bookmarkEnd w:id="36"/>
      <w:bookmarkEnd w:id="37"/>
    </w:p>
    <w:p w14:paraId="00AA728E">
      <w:r>
        <w:t xml:space="preserve">Para la elaboración del proyecto, en primer lugar, es necesario crear una carpeta en la cual se alojarán los archivos necesarios para su funcionamiento. </w:t>
      </w:r>
    </w:p>
    <w:p w14:paraId="25F96942">
      <w:pPr>
        <w:keepNext/>
        <w:spacing w:before="0" w:after="0"/>
        <w:jc w:val="center"/>
      </w:pPr>
      <w:r>
        <w:drawing>
          <wp:inline distT="0" distB="0" distL="114300" distR="114300">
            <wp:extent cx="4926965" cy="1009015"/>
            <wp:effectExtent l="0" t="0" r="635" b="6985"/>
            <wp:docPr id="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6"/>
                    <pic:cNvPicPr>
                      <a:picLocks noChangeAspect="1"/>
                    </pic:cNvPicPr>
                  </pic:nvPicPr>
                  <pic:blipFill>
                    <a:blip r:embed="rId17"/>
                    <a:stretch>
                      <a:fillRect/>
                    </a:stretch>
                  </pic:blipFill>
                  <pic:spPr>
                    <a:xfrm>
                      <a:off x="0" y="0"/>
                      <a:ext cx="4926965" cy="1009015"/>
                    </a:xfrm>
                    <a:prstGeom prst="rect">
                      <a:avLst/>
                    </a:prstGeom>
                    <a:noFill/>
                    <a:ln>
                      <a:noFill/>
                    </a:ln>
                  </pic:spPr>
                </pic:pic>
              </a:graphicData>
            </a:graphic>
          </wp:inline>
        </w:drawing>
      </w:r>
    </w:p>
    <w:p w14:paraId="6C47E13E">
      <w:pPr>
        <w:pStyle w:val="5"/>
        <w:spacing w:before="0"/>
        <w:ind w:left="2124" w:firstLine="707"/>
        <w:jc w:val="left"/>
      </w:pPr>
      <w:bookmarkStart w:id="38" w:name="_Toc31602"/>
      <w:bookmarkStart w:id="39" w:name="_Toc21094"/>
      <w:r>
        <w:t>Figura 1. Creación de la carpeta raíz</w:t>
      </w:r>
      <w:bookmarkEnd w:id="38"/>
      <w:bookmarkEnd w:id="39"/>
    </w:p>
    <w:p w14:paraId="1C98EBD1">
      <w:r>
        <w:t>Dentro de la carpeta principal del proyecto, se debe ubicar la siguiente subestructura.</w:t>
      </w:r>
    </w:p>
    <w:p w14:paraId="319B7C88">
      <w:pPr>
        <w:keepNext/>
        <w:spacing w:before="0" w:after="0"/>
        <w:jc w:val="center"/>
      </w:pPr>
      <w:r>
        <w:drawing>
          <wp:inline distT="0" distB="0" distL="114300" distR="114300">
            <wp:extent cx="4789170" cy="2038985"/>
            <wp:effectExtent l="0" t="0" r="11430" b="5715"/>
            <wp:docPr id="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7"/>
                    <pic:cNvPicPr>
                      <a:picLocks noChangeAspect="1"/>
                    </pic:cNvPicPr>
                  </pic:nvPicPr>
                  <pic:blipFill>
                    <a:blip r:embed="rId18"/>
                    <a:stretch>
                      <a:fillRect/>
                    </a:stretch>
                  </pic:blipFill>
                  <pic:spPr>
                    <a:xfrm>
                      <a:off x="0" y="0"/>
                      <a:ext cx="4789170" cy="2038985"/>
                    </a:xfrm>
                    <a:prstGeom prst="rect">
                      <a:avLst/>
                    </a:prstGeom>
                    <a:noFill/>
                    <a:ln>
                      <a:noFill/>
                    </a:ln>
                  </pic:spPr>
                </pic:pic>
              </a:graphicData>
            </a:graphic>
          </wp:inline>
        </w:drawing>
      </w:r>
    </w:p>
    <w:p w14:paraId="35052B73">
      <w:pPr>
        <w:pStyle w:val="5"/>
        <w:spacing w:before="0"/>
      </w:pPr>
      <w:bookmarkStart w:id="40" w:name="_Toc11588"/>
      <w:bookmarkStart w:id="41" w:name="_Toc26513"/>
      <w:r>
        <w:t>Figura 2. Estructura inicial del proyecto</w:t>
      </w:r>
      <w:bookmarkEnd w:id="40"/>
      <w:bookmarkEnd w:id="41"/>
    </w:p>
    <w:p w14:paraId="22609D8A">
      <w:r>
        <w:t>Todo esto con la finalidad de llevar buenas prácticas y mantener organizado el proyecto.</w:t>
      </w:r>
    </w:p>
    <w:p w14:paraId="1C5CE672">
      <w:pPr>
        <w:pStyle w:val="2"/>
      </w:pPr>
    </w:p>
    <w:p w14:paraId="5774A338">
      <w:pPr>
        <w:pStyle w:val="2"/>
      </w:pPr>
    </w:p>
    <w:p w14:paraId="7E0E41AA">
      <w:pPr>
        <w:pStyle w:val="2"/>
      </w:pPr>
      <w:bookmarkStart w:id="42" w:name="_Toc23569"/>
      <w:bookmarkStart w:id="43" w:name="_Toc3373"/>
      <w:r>
        <w:t>APLICACIONES SERVIDOR</w:t>
      </w:r>
      <w:bookmarkEnd w:id="42"/>
      <w:bookmarkEnd w:id="43"/>
    </w:p>
    <w:p w14:paraId="49069E3C">
      <w:pPr>
        <w:pStyle w:val="3"/>
        <w:rPr>
          <w:rFonts w:hint="default"/>
          <w:lang w:val="es-EC"/>
        </w:rPr>
      </w:pPr>
      <w:bookmarkStart w:id="44" w:name="_Toc24208"/>
      <w:bookmarkStart w:id="45" w:name="_Toc21170"/>
      <w:r>
        <w:t xml:space="preserve">CREACIÓN DEL </w:t>
      </w:r>
      <w:r>
        <w:rPr>
          <w:rFonts w:hint="default"/>
          <w:lang w:val="es-EC"/>
        </w:rPr>
        <w:t>SERVIDOR PAYARA</w:t>
      </w:r>
      <w:bookmarkEnd w:id="44"/>
      <w:bookmarkEnd w:id="45"/>
    </w:p>
    <w:p w14:paraId="0CC7512E">
      <w:pPr>
        <w:rPr>
          <w:rFonts w:hint="default"/>
          <w:lang w:val="es-EC"/>
        </w:rPr>
      </w:pPr>
      <w:r>
        <w:rPr>
          <w:rFonts w:hint="default"/>
          <w:lang w:val="es-EC"/>
        </w:rPr>
        <w:t>Antes de escribir el código del servidor, se necesita de un espacio que pueda alojar ese servidor. En el caso de este proyecto se usa Payara Server.</w:t>
      </w:r>
    </w:p>
    <w:p w14:paraId="6F06D02B">
      <w:pPr>
        <w:rPr>
          <w:rFonts w:hint="default"/>
          <w:lang w:val="es-EC"/>
        </w:rPr>
      </w:pPr>
      <w:r>
        <w:rPr>
          <w:rFonts w:hint="default"/>
          <w:lang w:val="es-EC"/>
        </w:rPr>
        <w:t>Para crear o conectarse a un servidor Payara existente, se abre NetBeans, se da click en la pestaña “Tools” o “Herramientas”, y se escoge la opción “Servers” o “Servidores”. A continuación se abre una pantalla con las posibles opciones de servidores a los cuales conectarse.</w:t>
      </w:r>
    </w:p>
    <w:p w14:paraId="015EDF8D">
      <w:pPr>
        <w:jc w:val="center"/>
        <w:rPr>
          <w:ins w:id="1" w:author="marpa" w:date="2026-10-25T13:16:49Z"/>
        </w:rPr>
        <w:pPrChange w:id="0" w:author="marpa" w:date="2026-10-25T13:15:50Z">
          <w:pPr/>
        </w:pPrChange>
      </w:pPr>
      <w:ins w:id="2" w:author="marpa" w:date="2026-10-25T13:17:14Z">
        <w:r>
          <w:rPr/>
          <w:drawing>
            <wp:inline distT="0" distB="0" distL="114300" distR="114300">
              <wp:extent cx="2921635" cy="1967865"/>
              <wp:effectExtent l="0" t="0" r="12065" b="635"/>
              <wp:docPr id="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
                      <pic:cNvPicPr>
                        <a:picLocks noChangeAspect="1"/>
                      </pic:cNvPicPr>
                    </pic:nvPicPr>
                    <pic:blipFill>
                      <a:blip r:embed="rId19"/>
                      <a:stretch>
                        <a:fillRect/>
                      </a:stretch>
                    </pic:blipFill>
                    <pic:spPr>
                      <a:xfrm>
                        <a:off x="0" y="0"/>
                        <a:ext cx="2921635" cy="1967865"/>
                      </a:xfrm>
                      <a:prstGeom prst="rect">
                        <a:avLst/>
                      </a:prstGeom>
                    </pic:spPr>
                  </pic:pic>
                </a:graphicData>
              </a:graphic>
            </wp:inline>
          </w:drawing>
        </w:r>
      </w:ins>
    </w:p>
    <w:p w14:paraId="446B6EAA">
      <w:pPr>
        <w:pStyle w:val="5"/>
        <w:rPr>
          <w:ins w:id="5" w:author="marpa" w:date="2026-10-25T13:17:13Z"/>
          <w:rFonts w:hint="default"/>
          <w:lang w:val="es-EC"/>
        </w:rPr>
        <w:pPrChange w:id="4" w:author="marpa" w:date="2026-10-25T13:16:59Z">
          <w:pPr/>
        </w:pPrChange>
      </w:pPr>
      <w:ins w:id="6" w:author="marpa" w:date="2026-10-25T13:16:55Z">
        <w:bookmarkStart w:id="46" w:name="_Toc22352"/>
        <w:bookmarkStart w:id="47" w:name="_Toc28173"/>
        <w:r>
          <w:rPr/>
          <w:t xml:space="preserve">Figura 12. </w:t>
        </w:r>
      </w:ins>
      <w:ins w:id="7" w:author="marpa" w:date="2026-10-25T13:17:07Z">
        <w:r>
          <w:rPr>
            <w:rFonts w:hint="default"/>
            <w:lang w:val="es-EC"/>
          </w:rPr>
          <w:t>Venta</w:t>
        </w:r>
      </w:ins>
      <w:ins w:id="8" w:author="marpa" w:date="2026-10-25T13:17:08Z">
        <w:r>
          <w:rPr>
            <w:rFonts w:hint="default"/>
            <w:lang w:val="es-EC"/>
          </w:rPr>
          <w:t xml:space="preserve">na de </w:t>
        </w:r>
      </w:ins>
      <w:ins w:id="9" w:author="marpa" w:date="2026-10-25T13:17:09Z">
        <w:r>
          <w:rPr>
            <w:rFonts w:hint="default"/>
            <w:lang w:val="es-EC"/>
          </w:rPr>
          <w:t>se</w:t>
        </w:r>
      </w:ins>
      <w:ins w:id="10" w:author="marpa" w:date="2026-10-25T13:17:10Z">
        <w:r>
          <w:rPr>
            <w:rFonts w:hint="default"/>
            <w:lang w:val="es-EC"/>
          </w:rPr>
          <w:t>lecci</w:t>
        </w:r>
      </w:ins>
      <w:ins w:id="11" w:author="marpa" w:date="2026-10-25T13:17:11Z">
        <w:r>
          <w:rPr>
            <w:rFonts w:hint="default"/>
            <w:lang w:val="es-EC"/>
          </w:rPr>
          <w:t>ón del s</w:t>
        </w:r>
      </w:ins>
      <w:ins w:id="12" w:author="marpa" w:date="2026-10-25T13:17:12Z">
        <w:r>
          <w:rPr>
            <w:rFonts w:hint="default"/>
            <w:lang w:val="es-EC"/>
          </w:rPr>
          <w:t>ervidor</w:t>
        </w:r>
        <w:bookmarkEnd w:id="46"/>
        <w:bookmarkEnd w:id="47"/>
      </w:ins>
    </w:p>
    <w:p w14:paraId="7EA6AC72">
      <w:pPr>
        <w:rPr>
          <w:ins w:id="13" w:author="marpa" w:date="2026-10-25T13:20:31Z"/>
          <w:rFonts w:hint="default"/>
          <w:lang w:val="es-EC"/>
        </w:rPr>
      </w:pPr>
      <w:ins w:id="14" w:author="marpa" w:date="2026-10-25T13:17:19Z">
        <w:r>
          <w:rPr>
            <w:rFonts w:hint="default"/>
            <w:lang w:val="es-EC"/>
          </w:rPr>
          <w:t>Se es</w:t>
        </w:r>
      </w:ins>
      <w:ins w:id="15" w:author="marpa" w:date="2026-10-25T13:17:20Z">
        <w:r>
          <w:rPr>
            <w:rFonts w:hint="default"/>
            <w:lang w:val="es-EC"/>
          </w:rPr>
          <w:t xml:space="preserve">coge </w:t>
        </w:r>
      </w:ins>
      <w:ins w:id="16" w:author="marpa" w:date="2026-10-25T13:17:21Z">
        <w:r>
          <w:rPr>
            <w:rFonts w:hint="default"/>
            <w:lang w:val="es-EC"/>
          </w:rPr>
          <w:t>la opció</w:t>
        </w:r>
      </w:ins>
      <w:ins w:id="17" w:author="marpa" w:date="2026-10-25T13:17:22Z">
        <w:r>
          <w:rPr>
            <w:rFonts w:hint="default"/>
            <w:lang w:val="es-EC"/>
          </w:rPr>
          <w:t xml:space="preserve">n </w:t>
        </w:r>
      </w:ins>
      <w:ins w:id="18" w:author="marpa" w:date="2026-10-25T13:17:26Z">
        <w:r>
          <w:rPr>
            <w:rFonts w:hint="default"/>
            <w:lang w:val="es-EC"/>
          </w:rPr>
          <w:t>“</w:t>
        </w:r>
      </w:ins>
      <w:ins w:id="19" w:author="marpa" w:date="2026-10-25T13:17:27Z">
        <w:r>
          <w:rPr>
            <w:rFonts w:hint="default"/>
            <w:lang w:val="es-EC"/>
          </w:rPr>
          <w:t>Payar</w:t>
        </w:r>
      </w:ins>
      <w:ins w:id="20" w:author="marpa" w:date="2026-10-25T13:17:28Z">
        <w:r>
          <w:rPr>
            <w:rFonts w:hint="default"/>
            <w:lang w:val="es-EC"/>
          </w:rPr>
          <w:t>a Ser</w:t>
        </w:r>
      </w:ins>
      <w:ins w:id="21" w:author="marpa" w:date="2026-10-25T13:17:29Z">
        <w:r>
          <w:rPr>
            <w:rFonts w:hint="default"/>
            <w:lang w:val="es-EC"/>
          </w:rPr>
          <w:t>ver”</w:t>
        </w:r>
      </w:ins>
      <w:ins w:id="22" w:author="marpa" w:date="2026-10-25T13:17:30Z">
        <w:r>
          <w:rPr>
            <w:rFonts w:hint="default"/>
            <w:lang w:val="es-EC"/>
          </w:rPr>
          <w:t xml:space="preserve">, y </w:t>
        </w:r>
      </w:ins>
      <w:ins w:id="23" w:author="marpa" w:date="2026-10-25T13:18:13Z">
        <w:r>
          <w:rPr>
            <w:rFonts w:hint="default"/>
            <w:lang w:val="es-EC"/>
          </w:rPr>
          <w:t>se pa</w:t>
        </w:r>
      </w:ins>
      <w:ins w:id="24" w:author="marpa" w:date="2026-10-25T13:18:14Z">
        <w:r>
          <w:rPr>
            <w:rFonts w:hint="default"/>
            <w:lang w:val="es-EC"/>
          </w:rPr>
          <w:t>sa a la</w:t>
        </w:r>
      </w:ins>
      <w:ins w:id="25" w:author="marpa" w:date="2026-10-25T13:18:15Z">
        <w:r>
          <w:rPr>
            <w:rFonts w:hint="default"/>
            <w:lang w:val="es-EC"/>
          </w:rPr>
          <w:t xml:space="preserve"> siguiente</w:t>
        </w:r>
      </w:ins>
      <w:ins w:id="26" w:author="marpa" w:date="2026-10-25T13:18:16Z">
        <w:r>
          <w:rPr>
            <w:rFonts w:hint="default"/>
            <w:lang w:val="es-EC"/>
          </w:rPr>
          <w:t xml:space="preserve"> pantal</w:t>
        </w:r>
      </w:ins>
      <w:ins w:id="27" w:author="marpa" w:date="2026-10-25T13:18:17Z">
        <w:r>
          <w:rPr>
            <w:rFonts w:hint="default"/>
            <w:lang w:val="es-EC"/>
          </w:rPr>
          <w:t>la p</w:t>
        </w:r>
      </w:ins>
      <w:ins w:id="28" w:author="marpa" w:date="2026-10-25T13:18:18Z">
        <w:r>
          <w:rPr>
            <w:rFonts w:hint="default"/>
            <w:lang w:val="es-EC"/>
          </w:rPr>
          <w:t>ar</w:t>
        </w:r>
      </w:ins>
      <w:ins w:id="29" w:author="marpa" w:date="2026-10-25T13:18:19Z">
        <w:r>
          <w:rPr>
            <w:rFonts w:hint="default"/>
            <w:lang w:val="es-EC"/>
          </w:rPr>
          <w:t xml:space="preserve">a </w:t>
        </w:r>
      </w:ins>
      <w:ins w:id="30" w:author="marpa" w:date="2026-10-25T13:18:27Z">
        <w:r>
          <w:rPr>
            <w:rFonts w:hint="default"/>
            <w:lang w:val="es-EC"/>
          </w:rPr>
          <w:t>c</w:t>
        </w:r>
      </w:ins>
      <w:ins w:id="31" w:author="marpa" w:date="2026-10-25T13:18:31Z">
        <w:r>
          <w:rPr>
            <w:rFonts w:hint="default"/>
            <w:lang w:val="es-EC"/>
          </w:rPr>
          <w:t>onfigur</w:t>
        </w:r>
      </w:ins>
      <w:ins w:id="32" w:author="marpa" w:date="2026-10-25T13:18:32Z">
        <w:r>
          <w:rPr>
            <w:rFonts w:hint="default"/>
            <w:lang w:val="es-EC"/>
          </w:rPr>
          <w:t>ar la</w:t>
        </w:r>
      </w:ins>
      <w:ins w:id="33" w:author="marpa" w:date="2026-10-25T13:18:33Z">
        <w:r>
          <w:rPr>
            <w:rFonts w:hint="default"/>
            <w:lang w:val="es-EC"/>
          </w:rPr>
          <w:t xml:space="preserve"> </w:t>
        </w:r>
      </w:ins>
      <w:ins w:id="34" w:author="marpa" w:date="2026-10-25T13:18:39Z">
        <w:r>
          <w:rPr>
            <w:rFonts w:hint="default"/>
            <w:lang w:val="es-EC"/>
          </w:rPr>
          <w:t>u</w:t>
        </w:r>
      </w:ins>
      <w:ins w:id="35" w:author="marpa" w:date="2026-10-25T13:18:40Z">
        <w:r>
          <w:rPr>
            <w:rFonts w:hint="default"/>
            <w:lang w:val="es-EC"/>
          </w:rPr>
          <w:t>bicació</w:t>
        </w:r>
      </w:ins>
      <w:ins w:id="36" w:author="marpa" w:date="2026-10-25T13:18:41Z">
        <w:r>
          <w:rPr>
            <w:rFonts w:hint="default"/>
            <w:lang w:val="es-EC"/>
          </w:rPr>
          <w:t xml:space="preserve">n </w:t>
        </w:r>
      </w:ins>
      <w:ins w:id="37" w:author="marpa" w:date="2026-10-25T13:18:35Z">
        <w:r>
          <w:rPr>
            <w:rFonts w:hint="default"/>
            <w:lang w:val="es-EC"/>
          </w:rPr>
          <w:t>del ser</w:t>
        </w:r>
      </w:ins>
      <w:ins w:id="38" w:author="marpa" w:date="2026-10-25T13:18:36Z">
        <w:r>
          <w:rPr>
            <w:rFonts w:hint="default"/>
            <w:lang w:val="es-EC"/>
          </w:rPr>
          <w:t xml:space="preserve">vidor. </w:t>
        </w:r>
      </w:ins>
    </w:p>
    <w:p w14:paraId="77FA6C9D">
      <w:pPr>
        <w:jc w:val="center"/>
        <w:rPr>
          <w:ins w:id="40" w:author="marpa" w:date="2026-10-25T13:20:55Z"/>
        </w:rPr>
        <w:pPrChange w:id="39" w:author="marpa" w:date="2026-10-25T13:20:35Z">
          <w:pPr/>
        </w:pPrChange>
      </w:pPr>
      <w:ins w:id="41" w:author="marpa" w:date="2026-10-25T13:20:41Z">
        <w:r>
          <w:rPr/>
          <w:drawing>
            <wp:inline distT="0" distB="0" distL="114300" distR="114300">
              <wp:extent cx="3042920" cy="2068195"/>
              <wp:effectExtent l="0" t="0" r="5080" b="1905"/>
              <wp:docPr id="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
                      <pic:cNvPicPr>
                        <a:picLocks noChangeAspect="1"/>
                      </pic:cNvPicPr>
                    </pic:nvPicPr>
                    <pic:blipFill>
                      <a:blip r:embed="rId20"/>
                      <a:stretch>
                        <a:fillRect/>
                      </a:stretch>
                    </pic:blipFill>
                    <pic:spPr>
                      <a:xfrm>
                        <a:off x="0" y="0"/>
                        <a:ext cx="3042920" cy="2068195"/>
                      </a:xfrm>
                      <a:prstGeom prst="rect">
                        <a:avLst/>
                      </a:prstGeom>
                    </pic:spPr>
                  </pic:pic>
                </a:graphicData>
              </a:graphic>
            </wp:inline>
          </w:drawing>
        </w:r>
      </w:ins>
    </w:p>
    <w:p w14:paraId="3D9D173B">
      <w:pPr>
        <w:pStyle w:val="5"/>
        <w:rPr>
          <w:ins w:id="43" w:author="marpa" w:date="2026-10-25T13:20:56Z"/>
          <w:rFonts w:hint="default"/>
          <w:lang w:val="es-EC"/>
        </w:rPr>
      </w:pPr>
      <w:ins w:id="44" w:author="marpa" w:date="2026-10-25T13:20:56Z">
        <w:bookmarkStart w:id="48" w:name="_Toc9611"/>
        <w:bookmarkStart w:id="49" w:name="_Toc27496"/>
        <w:r>
          <w:rPr/>
          <w:t>Figura 1</w:t>
        </w:r>
      </w:ins>
      <w:ins w:id="45" w:author="marpa" w:date="2026-10-25T13:21:10Z">
        <w:r>
          <w:rPr>
            <w:rFonts w:hint="default"/>
            <w:lang w:val="es-EC"/>
          </w:rPr>
          <w:t>3</w:t>
        </w:r>
      </w:ins>
      <w:ins w:id="46" w:author="marpa" w:date="2026-10-25T13:20:56Z">
        <w:r>
          <w:rPr/>
          <w:t xml:space="preserve">. </w:t>
        </w:r>
      </w:ins>
      <w:ins w:id="47" w:author="marpa" w:date="2026-10-25T13:20:56Z">
        <w:r>
          <w:rPr>
            <w:rFonts w:hint="default"/>
            <w:lang w:val="es-EC"/>
          </w:rPr>
          <w:t xml:space="preserve">Ventana </w:t>
        </w:r>
      </w:ins>
      <w:ins w:id="48" w:author="marpa" w:date="2026-10-25T13:20:59Z">
        <w:r>
          <w:rPr>
            <w:rFonts w:hint="default"/>
            <w:lang w:val="es-EC"/>
          </w:rPr>
          <w:t>para con</w:t>
        </w:r>
      </w:ins>
      <w:ins w:id="49" w:author="marpa" w:date="2026-10-25T13:21:00Z">
        <w:r>
          <w:rPr>
            <w:rFonts w:hint="default"/>
            <w:lang w:val="es-EC"/>
          </w:rPr>
          <w:t>figura</w:t>
        </w:r>
      </w:ins>
      <w:ins w:id="50" w:author="marpa" w:date="2026-10-25T13:21:01Z">
        <w:r>
          <w:rPr>
            <w:rFonts w:hint="default"/>
            <w:lang w:val="es-EC"/>
          </w:rPr>
          <w:t>r l</w:t>
        </w:r>
      </w:ins>
      <w:ins w:id="51" w:author="marpa" w:date="2026-10-25T13:21:02Z">
        <w:r>
          <w:rPr>
            <w:rFonts w:hint="default"/>
            <w:lang w:val="es-EC"/>
          </w:rPr>
          <w:t xml:space="preserve">a </w:t>
        </w:r>
      </w:ins>
      <w:ins w:id="52" w:author="marpa" w:date="2026-10-25T13:21:03Z">
        <w:r>
          <w:rPr>
            <w:rFonts w:hint="default"/>
            <w:lang w:val="es-EC"/>
          </w:rPr>
          <w:t>ub</w:t>
        </w:r>
      </w:ins>
      <w:ins w:id="53" w:author="marpa" w:date="2026-10-25T13:21:04Z">
        <w:r>
          <w:rPr>
            <w:rFonts w:hint="default"/>
            <w:lang w:val="es-EC"/>
          </w:rPr>
          <w:t>icaci</w:t>
        </w:r>
      </w:ins>
      <w:ins w:id="54" w:author="marpa" w:date="2026-10-25T13:21:05Z">
        <w:r>
          <w:rPr>
            <w:rFonts w:hint="default"/>
            <w:lang w:val="es-EC"/>
          </w:rPr>
          <w:t>ón de P</w:t>
        </w:r>
      </w:ins>
      <w:ins w:id="55" w:author="marpa" w:date="2026-10-25T13:21:06Z">
        <w:r>
          <w:rPr>
            <w:rFonts w:hint="default"/>
            <w:lang w:val="es-EC"/>
          </w:rPr>
          <w:t xml:space="preserve">ayara </w:t>
        </w:r>
      </w:ins>
      <w:ins w:id="56" w:author="marpa" w:date="2026-10-25T13:21:07Z">
        <w:r>
          <w:rPr>
            <w:rFonts w:hint="default"/>
            <w:lang w:val="es-EC"/>
          </w:rPr>
          <w:t>Server</w:t>
        </w:r>
        <w:bookmarkEnd w:id="48"/>
        <w:bookmarkEnd w:id="49"/>
      </w:ins>
    </w:p>
    <w:p w14:paraId="2132BD34">
      <w:pPr>
        <w:jc w:val="center"/>
        <w:rPr>
          <w:ins w:id="58" w:author="marpa" w:date="2026-10-25T13:20:32Z"/>
          <w:rFonts w:hint="default"/>
          <w:lang w:val="es-EC"/>
        </w:rPr>
        <w:pPrChange w:id="57" w:author="marpa" w:date="2026-10-25T13:20:35Z">
          <w:pPr/>
        </w:pPrChange>
      </w:pPr>
    </w:p>
    <w:p w14:paraId="0F59CAAD">
      <w:pPr>
        <w:rPr>
          <w:ins w:id="59" w:author="marpa" w:date="2026-10-25T13:21:19Z"/>
          <w:rFonts w:hint="default"/>
          <w:lang w:val="es-EC"/>
        </w:rPr>
      </w:pPr>
      <w:ins w:id="60" w:author="marpa" w:date="2026-10-25T13:20:33Z">
        <w:r>
          <w:rPr>
            <w:rFonts w:hint="default"/>
            <w:lang w:val="es-EC"/>
          </w:rPr>
          <w:t>S</w:t>
        </w:r>
      </w:ins>
      <w:ins w:id="61" w:author="marpa" w:date="2026-10-25T13:25:14Z">
        <w:r>
          <w:rPr>
            <w:rFonts w:hint="default"/>
            <w:lang w:val="es-EC"/>
          </w:rPr>
          <w:t xml:space="preserve">i </w:t>
        </w:r>
      </w:ins>
      <w:ins w:id="62" w:author="marpa" w:date="2026-10-25T13:25:15Z">
        <w:r>
          <w:rPr>
            <w:rFonts w:hint="default"/>
            <w:lang w:val="es-EC"/>
          </w:rPr>
          <w:t>se de</w:t>
        </w:r>
      </w:ins>
      <w:ins w:id="63" w:author="marpa" w:date="2026-10-25T13:25:16Z">
        <w:r>
          <w:rPr>
            <w:rFonts w:hint="default"/>
            <w:lang w:val="es-EC"/>
          </w:rPr>
          <w:t>sea tr</w:t>
        </w:r>
      </w:ins>
      <w:ins w:id="64" w:author="marpa" w:date="2026-10-25T13:25:17Z">
        <w:r>
          <w:rPr>
            <w:rFonts w:hint="default"/>
            <w:lang w:val="es-EC"/>
          </w:rPr>
          <w:t>abaja</w:t>
        </w:r>
      </w:ins>
      <w:ins w:id="65" w:author="marpa" w:date="2026-10-25T13:25:18Z">
        <w:r>
          <w:rPr>
            <w:rFonts w:hint="default"/>
            <w:lang w:val="es-EC"/>
          </w:rPr>
          <w:t>r con el</w:t>
        </w:r>
      </w:ins>
      <w:ins w:id="66" w:author="marpa" w:date="2026-10-25T13:25:19Z">
        <w:r>
          <w:rPr>
            <w:rFonts w:hint="default"/>
            <w:lang w:val="es-EC"/>
          </w:rPr>
          <w:t xml:space="preserve"> servidor</w:t>
        </w:r>
      </w:ins>
      <w:ins w:id="67" w:author="marpa" w:date="2026-10-25T13:25:20Z">
        <w:r>
          <w:rPr>
            <w:rFonts w:hint="default"/>
            <w:lang w:val="es-EC"/>
          </w:rPr>
          <w:t xml:space="preserve"> en el</w:t>
        </w:r>
      </w:ins>
      <w:ins w:id="68" w:author="marpa" w:date="2026-10-25T13:25:21Z">
        <w:r>
          <w:rPr>
            <w:rFonts w:hint="default"/>
            <w:lang w:val="es-EC"/>
          </w:rPr>
          <w:t xml:space="preserve"> orden</w:t>
        </w:r>
      </w:ins>
      <w:ins w:id="69" w:author="marpa" w:date="2026-10-25T13:25:22Z">
        <w:r>
          <w:rPr>
            <w:rFonts w:hint="default"/>
            <w:lang w:val="es-EC"/>
          </w:rPr>
          <w:t>ador,</w:t>
        </w:r>
      </w:ins>
      <w:ins w:id="70" w:author="marpa" w:date="2026-10-25T13:25:23Z">
        <w:r>
          <w:rPr>
            <w:rFonts w:hint="default"/>
            <w:lang w:val="es-EC"/>
          </w:rPr>
          <w:t xml:space="preserve"> se e</w:t>
        </w:r>
      </w:ins>
      <w:ins w:id="71" w:author="marpa" w:date="2026-10-25T13:25:24Z">
        <w:r>
          <w:rPr>
            <w:rFonts w:hint="default"/>
            <w:lang w:val="es-EC"/>
          </w:rPr>
          <w:t>s</w:t>
        </w:r>
      </w:ins>
      <w:ins w:id="72" w:author="marpa" w:date="2026-10-25T13:25:25Z">
        <w:r>
          <w:rPr>
            <w:rFonts w:hint="default"/>
            <w:lang w:val="es-EC"/>
          </w:rPr>
          <w:t xml:space="preserve">coge </w:t>
        </w:r>
      </w:ins>
      <w:ins w:id="73" w:author="marpa" w:date="2026-10-25T13:25:26Z">
        <w:r>
          <w:rPr>
            <w:rFonts w:hint="default"/>
            <w:lang w:val="es-EC"/>
          </w:rPr>
          <w:t>“</w:t>
        </w:r>
      </w:ins>
      <w:ins w:id="74" w:author="marpa" w:date="2026-10-25T13:25:28Z">
        <w:r>
          <w:rPr>
            <w:rFonts w:hint="default"/>
            <w:lang w:val="es-EC"/>
          </w:rPr>
          <w:t>Dominio</w:t>
        </w:r>
      </w:ins>
      <w:ins w:id="75" w:author="marpa" w:date="2026-10-25T13:25:29Z">
        <w:r>
          <w:rPr>
            <w:rFonts w:hint="default"/>
            <w:lang w:val="es-EC"/>
          </w:rPr>
          <w:t xml:space="preserve"> Local</w:t>
        </w:r>
      </w:ins>
      <w:ins w:id="76" w:author="marpa" w:date="2026-10-25T13:25:30Z">
        <w:r>
          <w:rPr>
            <w:rFonts w:hint="default"/>
            <w:lang w:val="es-EC"/>
          </w:rPr>
          <w:t xml:space="preserve">” </w:t>
        </w:r>
      </w:ins>
      <w:ins w:id="77" w:author="marpa" w:date="2026-10-25T13:25:31Z">
        <w:r>
          <w:rPr>
            <w:rFonts w:hint="default"/>
            <w:lang w:val="es-EC"/>
          </w:rPr>
          <w:t xml:space="preserve">o </w:t>
        </w:r>
      </w:ins>
      <w:ins w:id="78" w:author="marpa" w:date="2026-10-25T13:25:32Z">
        <w:r>
          <w:rPr>
            <w:rFonts w:hint="default"/>
            <w:lang w:val="es-EC"/>
          </w:rPr>
          <w:t>si se de</w:t>
        </w:r>
      </w:ins>
      <w:ins w:id="79" w:author="marpa" w:date="2026-10-25T13:25:33Z">
        <w:r>
          <w:rPr>
            <w:rFonts w:hint="default"/>
            <w:lang w:val="es-EC"/>
          </w:rPr>
          <w:t>sea u</w:t>
        </w:r>
      </w:ins>
      <w:ins w:id="80" w:author="marpa" w:date="2026-10-25T13:25:34Z">
        <w:r>
          <w:rPr>
            <w:rFonts w:hint="default"/>
            <w:lang w:val="es-EC"/>
          </w:rPr>
          <w:t xml:space="preserve">sar </w:t>
        </w:r>
      </w:ins>
      <w:ins w:id="81" w:author="marpa" w:date="2026-10-25T13:25:35Z">
        <w:r>
          <w:rPr>
            <w:rFonts w:hint="default"/>
            <w:lang w:val="es-EC"/>
          </w:rPr>
          <w:t>un se</w:t>
        </w:r>
      </w:ins>
      <w:ins w:id="82" w:author="marpa" w:date="2026-10-25T13:25:36Z">
        <w:r>
          <w:rPr>
            <w:rFonts w:hint="default"/>
            <w:lang w:val="es-EC"/>
          </w:rPr>
          <w:t>rvi</w:t>
        </w:r>
      </w:ins>
      <w:ins w:id="83" w:author="marpa" w:date="2026-10-25T13:25:37Z">
        <w:r>
          <w:rPr>
            <w:rFonts w:hint="default"/>
            <w:lang w:val="es-EC"/>
          </w:rPr>
          <w:t>cio ex</w:t>
        </w:r>
      </w:ins>
      <w:ins w:id="84" w:author="marpa" w:date="2026-10-25T13:25:38Z">
        <w:r>
          <w:rPr>
            <w:rFonts w:hint="default"/>
            <w:lang w:val="es-EC"/>
          </w:rPr>
          <w:t xml:space="preserve">terno </w:t>
        </w:r>
      </w:ins>
      <w:ins w:id="85" w:author="marpa" w:date="2026-10-25T13:25:39Z">
        <w:r>
          <w:rPr>
            <w:rFonts w:hint="default"/>
            <w:lang w:val="es-EC"/>
          </w:rPr>
          <w:t>de pa</w:t>
        </w:r>
      </w:ins>
      <w:ins w:id="86" w:author="marpa" w:date="2026-10-25T13:25:40Z">
        <w:r>
          <w:rPr>
            <w:rFonts w:hint="default"/>
            <w:lang w:val="es-EC"/>
          </w:rPr>
          <w:t>yara</w:t>
        </w:r>
      </w:ins>
      <w:ins w:id="87" w:author="marpa" w:date="2026-10-25T13:25:41Z">
        <w:r>
          <w:rPr>
            <w:rFonts w:hint="default"/>
            <w:lang w:val="es-EC"/>
          </w:rPr>
          <w:t xml:space="preserve"> como </w:t>
        </w:r>
      </w:ins>
      <w:ins w:id="88" w:author="marpa" w:date="2026-10-25T13:25:42Z">
        <w:r>
          <w:rPr>
            <w:rFonts w:hint="default"/>
            <w:lang w:val="es-EC"/>
          </w:rPr>
          <w:t>Do</w:t>
        </w:r>
      </w:ins>
      <w:ins w:id="89" w:author="marpa" w:date="2026-10-25T13:25:44Z">
        <w:r>
          <w:rPr>
            <w:rFonts w:hint="default"/>
            <w:lang w:val="es-EC"/>
          </w:rPr>
          <w:t>c</w:t>
        </w:r>
      </w:ins>
      <w:ins w:id="90" w:author="marpa" w:date="2026-10-25T13:25:45Z">
        <w:r>
          <w:rPr>
            <w:rFonts w:hint="default"/>
            <w:lang w:val="es-EC"/>
          </w:rPr>
          <w:t>ker, se</w:t>
        </w:r>
      </w:ins>
      <w:ins w:id="91" w:author="marpa" w:date="2026-10-25T13:25:46Z">
        <w:r>
          <w:rPr>
            <w:rFonts w:hint="default"/>
            <w:lang w:val="es-EC"/>
          </w:rPr>
          <w:t xml:space="preserve"> </w:t>
        </w:r>
      </w:ins>
      <w:ins w:id="92" w:author="marpa" w:date="2026-10-25T13:25:56Z">
        <w:r>
          <w:rPr>
            <w:rFonts w:hint="default"/>
            <w:lang w:val="es-EC"/>
          </w:rPr>
          <w:t>esco</w:t>
        </w:r>
      </w:ins>
      <w:ins w:id="93" w:author="marpa" w:date="2026-10-25T13:25:57Z">
        <w:r>
          <w:rPr>
            <w:rFonts w:hint="default"/>
            <w:lang w:val="es-EC"/>
          </w:rPr>
          <w:t>ge “</w:t>
        </w:r>
      </w:ins>
      <w:ins w:id="94" w:author="marpa" w:date="2026-10-25T13:25:58Z">
        <w:r>
          <w:rPr>
            <w:rFonts w:hint="default"/>
            <w:lang w:val="es-EC"/>
          </w:rPr>
          <w:t>Domini</w:t>
        </w:r>
      </w:ins>
      <w:ins w:id="95" w:author="marpa" w:date="2026-10-25T13:25:59Z">
        <w:r>
          <w:rPr>
            <w:rFonts w:hint="default"/>
            <w:lang w:val="es-EC"/>
          </w:rPr>
          <w:t>o Remo</w:t>
        </w:r>
      </w:ins>
      <w:ins w:id="96" w:author="marpa" w:date="2026-10-25T13:26:00Z">
        <w:r>
          <w:rPr>
            <w:rFonts w:hint="default"/>
            <w:lang w:val="es-EC"/>
          </w:rPr>
          <w:t>to”</w:t>
        </w:r>
      </w:ins>
      <w:ins w:id="97" w:author="marpa" w:date="2026-10-25T13:26:22Z">
        <w:r>
          <w:rPr>
            <w:rFonts w:hint="default"/>
            <w:lang w:val="es-EC"/>
          </w:rPr>
          <w:t xml:space="preserve"> como es</w:t>
        </w:r>
      </w:ins>
      <w:ins w:id="98" w:author="marpa" w:date="2026-10-25T13:26:23Z">
        <w:r>
          <w:rPr>
            <w:rFonts w:hint="default"/>
            <w:lang w:val="es-EC"/>
          </w:rPr>
          <w:t xml:space="preserve"> el caso </w:t>
        </w:r>
      </w:ins>
      <w:ins w:id="99" w:author="marpa" w:date="2026-10-25T13:26:24Z">
        <w:r>
          <w:rPr>
            <w:rFonts w:hint="default"/>
            <w:lang w:val="es-EC"/>
          </w:rPr>
          <w:t xml:space="preserve">de este </w:t>
        </w:r>
      </w:ins>
      <w:ins w:id="100" w:author="marpa" w:date="2026-10-25T13:26:25Z">
        <w:r>
          <w:rPr>
            <w:rFonts w:hint="default"/>
            <w:lang w:val="es-EC"/>
          </w:rPr>
          <w:t>proyect</w:t>
        </w:r>
      </w:ins>
      <w:ins w:id="101" w:author="marpa" w:date="2026-10-25T13:26:26Z">
        <w:r>
          <w:rPr>
            <w:rFonts w:hint="default"/>
            <w:lang w:val="es-EC"/>
          </w:rPr>
          <w:t>o</w:t>
        </w:r>
      </w:ins>
      <w:ins w:id="102" w:author="marpa" w:date="2026-10-25T13:26:01Z">
        <w:r>
          <w:rPr>
            <w:rFonts w:hint="default"/>
            <w:lang w:val="es-EC"/>
          </w:rPr>
          <w:t>.</w:t>
        </w:r>
      </w:ins>
      <w:ins w:id="103" w:author="marpa" w:date="2026-10-25T13:20:33Z">
        <w:r>
          <w:rPr>
            <w:rFonts w:hint="default"/>
            <w:lang w:val="es-EC"/>
          </w:rPr>
          <w:t xml:space="preserve"> </w:t>
        </w:r>
      </w:ins>
      <w:ins w:id="104" w:author="marpa" w:date="2026-10-25T13:26:05Z">
        <w:r>
          <w:rPr>
            <w:rFonts w:hint="default"/>
            <w:lang w:val="es-EC"/>
          </w:rPr>
          <w:t>Luego</w:t>
        </w:r>
      </w:ins>
      <w:ins w:id="105" w:author="marpa" w:date="2026-10-25T13:26:07Z">
        <w:r>
          <w:rPr>
            <w:rFonts w:hint="default"/>
            <w:lang w:val="es-EC"/>
          </w:rPr>
          <w:t xml:space="preserve"> se col</w:t>
        </w:r>
      </w:ins>
      <w:ins w:id="106" w:author="marpa" w:date="2026-10-25T13:26:08Z">
        <w:r>
          <w:rPr>
            <w:rFonts w:hint="default"/>
            <w:lang w:val="es-EC"/>
          </w:rPr>
          <w:t>oca la v</w:t>
        </w:r>
      </w:ins>
      <w:ins w:id="107" w:author="marpa" w:date="2026-10-25T13:26:09Z">
        <w:r>
          <w:rPr>
            <w:rFonts w:hint="default"/>
            <w:lang w:val="es-EC"/>
          </w:rPr>
          <w:t>ersión</w:t>
        </w:r>
      </w:ins>
      <w:ins w:id="108" w:author="marpa" w:date="2026-10-25T13:26:10Z">
        <w:r>
          <w:rPr>
            <w:rFonts w:hint="default"/>
            <w:lang w:val="es-EC"/>
          </w:rPr>
          <w:t>, s</w:t>
        </w:r>
      </w:ins>
      <w:ins w:id="109" w:author="marpa" w:date="2026-10-25T13:26:11Z">
        <w:r>
          <w:rPr>
            <w:rFonts w:hint="default"/>
            <w:lang w:val="es-EC"/>
          </w:rPr>
          <w:t>e</w:t>
        </w:r>
      </w:ins>
      <w:ins w:id="110" w:author="marpa" w:date="2026-10-25T13:20:33Z">
        <w:r>
          <w:rPr>
            <w:rFonts w:hint="default"/>
            <w:lang w:val="es-EC"/>
          </w:rPr>
          <w:t xml:space="preserve"> recomienda usar la última versión disponible, en este caso 7.2026.9. Es posible que se pida descargar también el servidor. En este caso se escoge la opción download now y al terminar la descarga se puede </w:t>
        </w:r>
      </w:ins>
      <w:ins w:id="111" w:author="marpa" w:date="2026-10-25T13:21:16Z">
        <w:r>
          <w:rPr>
            <w:rFonts w:hint="default"/>
            <w:lang w:val="es-EC"/>
          </w:rPr>
          <w:t>conti</w:t>
        </w:r>
      </w:ins>
      <w:ins w:id="112" w:author="marpa" w:date="2026-10-25T13:21:17Z">
        <w:r>
          <w:rPr>
            <w:rFonts w:hint="default"/>
            <w:lang w:val="es-EC"/>
          </w:rPr>
          <w:t>n</w:t>
        </w:r>
      </w:ins>
      <w:ins w:id="113" w:author="marpa" w:date="2026-10-25T13:21:18Z">
        <w:r>
          <w:rPr>
            <w:rFonts w:hint="default"/>
            <w:lang w:val="es-EC"/>
          </w:rPr>
          <w:t>uar</w:t>
        </w:r>
      </w:ins>
      <w:ins w:id="114" w:author="marpa" w:date="2026-10-25T13:20:33Z">
        <w:r>
          <w:rPr>
            <w:rFonts w:hint="default"/>
            <w:lang w:val="es-EC"/>
          </w:rPr>
          <w:t>.</w:t>
        </w:r>
      </w:ins>
    </w:p>
    <w:p w14:paraId="76534004">
      <w:pPr>
        <w:jc w:val="center"/>
        <w:rPr>
          <w:ins w:id="116" w:author="marpa" w:date="2026-10-25T13:21:32Z"/>
        </w:rPr>
        <w:pPrChange w:id="115" w:author="marpa" w:date="2026-10-25T13:21:21Z">
          <w:pPr/>
        </w:pPrChange>
      </w:pPr>
      <w:ins w:id="117" w:author="marpa" w:date="2026-10-25T13:21:27Z">
        <w:r>
          <w:rPr/>
          <w:drawing>
            <wp:inline distT="0" distB="0" distL="114300" distR="114300">
              <wp:extent cx="3688715" cy="2539365"/>
              <wp:effectExtent l="0" t="0" r="6985" b="635"/>
              <wp:docPr id="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
                      <pic:cNvPicPr>
                        <a:picLocks noChangeAspect="1"/>
                      </pic:cNvPicPr>
                    </pic:nvPicPr>
                    <pic:blipFill>
                      <a:blip r:embed="rId21"/>
                      <a:stretch>
                        <a:fillRect/>
                      </a:stretch>
                    </pic:blipFill>
                    <pic:spPr>
                      <a:xfrm>
                        <a:off x="0" y="0"/>
                        <a:ext cx="3688715" cy="2539365"/>
                      </a:xfrm>
                      <a:prstGeom prst="rect">
                        <a:avLst/>
                      </a:prstGeom>
                    </pic:spPr>
                  </pic:pic>
                </a:graphicData>
              </a:graphic>
            </wp:inline>
          </w:drawing>
        </w:r>
      </w:ins>
    </w:p>
    <w:p w14:paraId="1EE20465">
      <w:pPr>
        <w:pStyle w:val="5"/>
        <w:widowControl/>
        <w:rPr>
          <w:ins w:id="119" w:author="marpa" w:date="2026-10-25T13:21:35Z"/>
          <w:rFonts w:hint="default" w:ascii="Calibri" w:hAnsi="Calibri" w:cs="Calibri"/>
          <w:i/>
          <w:iCs/>
          <w:color w:val="1F497D"/>
          <w:lang w:val="es-EC"/>
        </w:rPr>
      </w:pPr>
      <w:ins w:id="120" w:author="marpa" w:date="2026-10-25T13:21:35Z">
        <w:bookmarkStart w:id="50" w:name="_Toc9690"/>
        <w:bookmarkStart w:id="51" w:name="_Toc2939"/>
        <w:r>
          <w:rPr>
            <w:rFonts w:hint="default" w:ascii="Calibri" w:hAnsi="Calibri" w:cs="Calibri"/>
            <w:i/>
            <w:iCs/>
            <w:color w:val="1F497D"/>
          </w:rPr>
          <w:t>Figura 1</w:t>
        </w:r>
      </w:ins>
      <w:ins w:id="121" w:author="marpa" w:date="2026-10-25T13:28:57Z">
        <w:r>
          <w:rPr>
            <w:rFonts w:hint="default" w:ascii="Calibri" w:hAnsi="Calibri" w:cs="Calibri"/>
            <w:i/>
            <w:iCs/>
            <w:color w:val="1F497D"/>
            <w:lang w:val="es-EC"/>
          </w:rPr>
          <w:t>4</w:t>
        </w:r>
      </w:ins>
      <w:ins w:id="122" w:author="marpa" w:date="2026-10-25T13:21:35Z">
        <w:r>
          <w:rPr>
            <w:rFonts w:hint="default" w:ascii="Calibri" w:hAnsi="Calibri" w:cs="Calibri"/>
            <w:i/>
            <w:iCs/>
            <w:color w:val="1F497D"/>
          </w:rPr>
          <w:t xml:space="preserve">. Ventana de </w:t>
        </w:r>
      </w:ins>
      <w:ins w:id="123" w:author="marpa" w:date="2026-10-25T13:21:42Z">
        <w:r>
          <w:rPr>
            <w:rFonts w:hint="default" w:ascii="Calibri" w:hAnsi="Calibri" w:cs="Calibri"/>
            <w:i/>
            <w:iCs/>
            <w:color w:val="1F497D"/>
            <w:lang w:val="es-EC"/>
          </w:rPr>
          <w:t>co</w:t>
        </w:r>
      </w:ins>
      <w:ins w:id="124" w:author="marpa" w:date="2026-10-25T13:21:43Z">
        <w:r>
          <w:rPr>
            <w:rFonts w:hint="default" w:ascii="Calibri" w:hAnsi="Calibri" w:cs="Calibri"/>
            <w:i/>
            <w:iCs/>
            <w:color w:val="1F497D"/>
            <w:lang w:val="es-EC"/>
          </w:rPr>
          <w:t xml:space="preserve">nexion a </w:t>
        </w:r>
      </w:ins>
      <w:ins w:id="125" w:author="marpa" w:date="2026-10-25T13:21:44Z">
        <w:r>
          <w:rPr>
            <w:rFonts w:hint="default" w:ascii="Calibri" w:hAnsi="Calibri" w:cs="Calibri"/>
            <w:i/>
            <w:iCs/>
            <w:color w:val="1F497D"/>
            <w:lang w:val="es-EC"/>
          </w:rPr>
          <w:t>Payar</w:t>
        </w:r>
      </w:ins>
      <w:ins w:id="126" w:author="marpa" w:date="2026-10-25T13:21:45Z">
        <w:r>
          <w:rPr>
            <w:rFonts w:hint="default" w:ascii="Calibri" w:hAnsi="Calibri" w:cs="Calibri"/>
            <w:i/>
            <w:iCs/>
            <w:color w:val="1F497D"/>
            <w:lang w:val="es-EC"/>
          </w:rPr>
          <w:t>a S</w:t>
        </w:r>
      </w:ins>
      <w:ins w:id="127" w:author="marpa" w:date="2026-10-25T13:21:46Z">
        <w:r>
          <w:rPr>
            <w:rFonts w:hint="default" w:ascii="Calibri" w:hAnsi="Calibri" w:cs="Calibri"/>
            <w:i/>
            <w:iCs/>
            <w:color w:val="1F497D"/>
            <w:lang w:val="es-EC"/>
          </w:rPr>
          <w:t>erver</w:t>
        </w:r>
        <w:bookmarkEnd w:id="50"/>
        <w:bookmarkEnd w:id="51"/>
      </w:ins>
    </w:p>
    <w:p w14:paraId="72A6C4EF">
      <w:pPr>
        <w:rPr>
          <w:ins w:id="128" w:author="marpa" w:date="2026-10-25T13:21:13Z"/>
          <w:rFonts w:hint="default"/>
          <w:lang w:val="es-EC"/>
        </w:rPr>
      </w:pPr>
      <w:ins w:id="129" w:author="marpa" w:date="2026-10-25T13:21:49Z">
        <w:r>
          <w:rPr>
            <w:rFonts w:hint="default"/>
            <w:lang w:val="es-EC"/>
          </w:rPr>
          <w:t xml:space="preserve">La </w:t>
        </w:r>
      </w:ins>
      <w:ins w:id="130" w:author="marpa" w:date="2026-10-25T13:21:50Z">
        <w:r>
          <w:rPr>
            <w:rFonts w:hint="default"/>
            <w:lang w:val="es-EC"/>
          </w:rPr>
          <w:t>últim</w:t>
        </w:r>
      </w:ins>
      <w:ins w:id="131" w:author="marpa" w:date="2026-10-25T13:21:51Z">
        <w:r>
          <w:rPr>
            <w:rFonts w:hint="default"/>
            <w:lang w:val="es-EC"/>
          </w:rPr>
          <w:t xml:space="preserve">a </w:t>
        </w:r>
      </w:ins>
      <w:ins w:id="132" w:author="marpa" w:date="2026-10-25T13:21:53Z">
        <w:r>
          <w:rPr>
            <w:rFonts w:hint="default"/>
            <w:lang w:val="es-EC"/>
          </w:rPr>
          <w:t>pan</w:t>
        </w:r>
      </w:ins>
      <w:ins w:id="133" w:author="marpa" w:date="2026-10-25T13:21:54Z">
        <w:r>
          <w:rPr>
            <w:rFonts w:hint="default"/>
            <w:lang w:val="es-EC"/>
          </w:rPr>
          <w:t xml:space="preserve">talla </w:t>
        </w:r>
      </w:ins>
      <w:ins w:id="134" w:author="marpa" w:date="2026-10-25T13:21:57Z">
        <w:r>
          <w:rPr>
            <w:rFonts w:hint="default"/>
            <w:lang w:val="es-EC"/>
          </w:rPr>
          <w:t>sir</w:t>
        </w:r>
      </w:ins>
      <w:ins w:id="135" w:author="marpa" w:date="2026-10-25T13:21:58Z">
        <w:r>
          <w:rPr>
            <w:rFonts w:hint="default"/>
            <w:lang w:val="es-EC"/>
          </w:rPr>
          <w:t>ve para co</w:t>
        </w:r>
      </w:ins>
      <w:ins w:id="136" w:author="marpa" w:date="2026-10-25T13:21:59Z">
        <w:r>
          <w:rPr>
            <w:rFonts w:hint="default"/>
            <w:lang w:val="es-EC"/>
          </w:rPr>
          <w:t>nf</w:t>
        </w:r>
      </w:ins>
      <w:ins w:id="137" w:author="marpa" w:date="2026-10-25T13:22:00Z">
        <w:r>
          <w:rPr>
            <w:rFonts w:hint="default"/>
            <w:lang w:val="es-EC"/>
          </w:rPr>
          <w:t>i</w:t>
        </w:r>
      </w:ins>
      <w:ins w:id="138" w:author="marpa" w:date="2026-10-25T13:22:01Z">
        <w:r>
          <w:rPr>
            <w:rFonts w:hint="default"/>
            <w:lang w:val="es-EC"/>
          </w:rPr>
          <w:t>gura</w:t>
        </w:r>
      </w:ins>
      <w:ins w:id="139" w:author="marpa" w:date="2026-10-25T13:22:02Z">
        <w:r>
          <w:rPr>
            <w:rFonts w:hint="default"/>
            <w:lang w:val="es-EC"/>
          </w:rPr>
          <w:t>r la c</w:t>
        </w:r>
      </w:ins>
      <w:ins w:id="140" w:author="marpa" w:date="2026-10-25T13:22:03Z">
        <w:r>
          <w:rPr>
            <w:rFonts w:hint="default"/>
            <w:lang w:val="es-EC"/>
          </w:rPr>
          <w:t>onexio</w:t>
        </w:r>
      </w:ins>
      <w:ins w:id="141" w:author="marpa" w:date="2026-10-25T13:22:04Z">
        <w:r>
          <w:rPr>
            <w:rFonts w:hint="default"/>
            <w:lang w:val="es-EC"/>
          </w:rPr>
          <w:t>n al ser</w:t>
        </w:r>
      </w:ins>
      <w:ins w:id="142" w:author="marpa" w:date="2026-10-25T13:22:05Z">
        <w:r>
          <w:rPr>
            <w:rFonts w:hint="default"/>
            <w:lang w:val="es-EC"/>
          </w:rPr>
          <w:t>vido</w:t>
        </w:r>
      </w:ins>
      <w:ins w:id="143" w:author="marpa" w:date="2026-10-25T13:22:06Z">
        <w:r>
          <w:rPr>
            <w:rFonts w:hint="default"/>
            <w:lang w:val="es-EC"/>
          </w:rPr>
          <w:t>r.</w:t>
        </w:r>
      </w:ins>
      <w:ins w:id="144" w:author="marpa" w:date="2026-10-25T13:22:07Z">
        <w:r>
          <w:rPr>
            <w:rFonts w:hint="default"/>
            <w:lang w:val="es-EC"/>
          </w:rPr>
          <w:t xml:space="preserve"> En</w:t>
        </w:r>
      </w:ins>
      <w:ins w:id="145" w:author="marpa" w:date="2026-10-25T13:22:08Z">
        <w:r>
          <w:rPr>
            <w:rFonts w:hint="default"/>
            <w:lang w:val="es-EC"/>
          </w:rPr>
          <w:t xml:space="preserve"> el </w:t>
        </w:r>
      </w:ins>
      <w:ins w:id="146" w:author="marpa" w:date="2026-10-25T13:22:09Z">
        <w:r>
          <w:rPr>
            <w:rFonts w:hint="default"/>
            <w:lang w:val="es-EC"/>
          </w:rPr>
          <w:t>caso de es</w:t>
        </w:r>
      </w:ins>
      <w:ins w:id="147" w:author="marpa" w:date="2026-10-25T13:22:10Z">
        <w:r>
          <w:rPr>
            <w:rFonts w:hint="default"/>
            <w:lang w:val="es-EC"/>
          </w:rPr>
          <w:t>te p</w:t>
        </w:r>
      </w:ins>
      <w:ins w:id="148" w:author="marpa" w:date="2026-10-25T13:22:11Z">
        <w:r>
          <w:rPr>
            <w:rFonts w:hint="default"/>
            <w:lang w:val="es-EC"/>
          </w:rPr>
          <w:t>royec</w:t>
        </w:r>
      </w:ins>
      <w:ins w:id="149" w:author="marpa" w:date="2026-10-25T13:22:12Z">
        <w:r>
          <w:rPr>
            <w:rFonts w:hint="default"/>
            <w:lang w:val="es-EC"/>
          </w:rPr>
          <w:t xml:space="preserve">to, </w:t>
        </w:r>
      </w:ins>
      <w:ins w:id="150" w:author="marpa" w:date="2026-10-25T13:22:13Z">
        <w:r>
          <w:rPr>
            <w:rFonts w:hint="default"/>
            <w:lang w:val="es-EC"/>
          </w:rPr>
          <w:t>se us</w:t>
        </w:r>
      </w:ins>
      <w:ins w:id="151" w:author="marpa" w:date="2026-10-25T13:22:14Z">
        <w:r>
          <w:rPr>
            <w:rFonts w:hint="default"/>
            <w:lang w:val="es-EC"/>
          </w:rPr>
          <w:t xml:space="preserve">a </w:t>
        </w:r>
      </w:ins>
      <w:ins w:id="152" w:author="marpa" w:date="2026-10-25T13:22:15Z">
        <w:r>
          <w:rPr>
            <w:rFonts w:hint="default"/>
            <w:lang w:val="es-EC"/>
          </w:rPr>
          <w:t xml:space="preserve">un </w:t>
        </w:r>
      </w:ins>
      <w:ins w:id="153" w:author="marpa" w:date="2026-10-25T13:22:16Z">
        <w:r>
          <w:rPr>
            <w:rFonts w:hint="default"/>
            <w:lang w:val="es-EC"/>
          </w:rPr>
          <w:t>P</w:t>
        </w:r>
      </w:ins>
      <w:ins w:id="154" w:author="marpa" w:date="2026-10-25T13:22:17Z">
        <w:r>
          <w:rPr>
            <w:rFonts w:hint="default"/>
            <w:lang w:val="es-EC"/>
          </w:rPr>
          <w:t xml:space="preserve">ayara </w:t>
        </w:r>
      </w:ins>
      <w:ins w:id="155" w:author="marpa" w:date="2026-10-25T13:22:18Z">
        <w:r>
          <w:rPr>
            <w:rFonts w:hint="default"/>
            <w:lang w:val="es-EC"/>
          </w:rPr>
          <w:t xml:space="preserve">server </w:t>
        </w:r>
      </w:ins>
      <w:ins w:id="156" w:author="marpa" w:date="2026-10-25T13:26:39Z">
        <w:r>
          <w:rPr>
            <w:rFonts w:hint="default"/>
            <w:lang w:val="es-EC"/>
          </w:rPr>
          <w:t>remot</w:t>
        </w:r>
      </w:ins>
      <w:ins w:id="157" w:author="marpa" w:date="2026-10-25T13:26:40Z">
        <w:r>
          <w:rPr>
            <w:rFonts w:hint="default"/>
            <w:lang w:val="es-EC"/>
          </w:rPr>
          <w:t>o en</w:t>
        </w:r>
      </w:ins>
      <w:ins w:id="158" w:author="marpa" w:date="2026-10-25T13:26:42Z">
        <w:r>
          <w:rPr>
            <w:rFonts w:hint="default"/>
            <w:lang w:val="es-EC"/>
          </w:rPr>
          <w:t xml:space="preserve"> Do</w:t>
        </w:r>
      </w:ins>
      <w:ins w:id="159" w:author="marpa" w:date="2026-10-25T13:26:43Z">
        <w:r>
          <w:rPr>
            <w:rFonts w:hint="default"/>
            <w:lang w:val="es-EC"/>
          </w:rPr>
          <w:t xml:space="preserve">cker, </w:t>
        </w:r>
      </w:ins>
      <w:ins w:id="160" w:author="marpa" w:date="2026-10-25T13:26:44Z">
        <w:r>
          <w:rPr>
            <w:rFonts w:hint="default"/>
            <w:lang w:val="es-EC"/>
          </w:rPr>
          <w:t>se ing</w:t>
        </w:r>
      </w:ins>
      <w:ins w:id="161" w:author="marpa" w:date="2026-10-25T13:26:45Z">
        <w:r>
          <w:rPr>
            <w:rFonts w:hint="default"/>
            <w:lang w:val="es-EC"/>
          </w:rPr>
          <w:t>resa</w:t>
        </w:r>
      </w:ins>
      <w:ins w:id="162" w:author="marpa" w:date="2026-10-25T13:26:46Z">
        <w:r>
          <w:rPr>
            <w:rFonts w:hint="default"/>
            <w:lang w:val="es-EC"/>
          </w:rPr>
          <w:t xml:space="preserve"> l</w:t>
        </w:r>
      </w:ins>
      <w:ins w:id="163" w:author="marpa" w:date="2026-10-25T13:26:47Z">
        <w:r>
          <w:rPr>
            <w:rFonts w:hint="default"/>
            <w:lang w:val="es-EC"/>
          </w:rPr>
          <w:t xml:space="preserve">a IP </w:t>
        </w:r>
      </w:ins>
      <w:ins w:id="164" w:author="marpa" w:date="2026-10-25T13:26:48Z">
        <w:r>
          <w:rPr>
            <w:rFonts w:hint="default"/>
            <w:lang w:val="es-EC"/>
          </w:rPr>
          <w:t>del host</w:t>
        </w:r>
      </w:ins>
      <w:ins w:id="165" w:author="marpa" w:date="2026-10-25T13:26:51Z">
        <w:r>
          <w:rPr>
            <w:rFonts w:hint="default"/>
            <w:lang w:val="es-EC"/>
          </w:rPr>
          <w:t>,</w:t>
        </w:r>
      </w:ins>
      <w:ins w:id="166" w:author="marpa" w:date="2026-10-25T13:26:52Z">
        <w:r>
          <w:rPr>
            <w:rFonts w:hint="default"/>
            <w:lang w:val="es-EC"/>
          </w:rPr>
          <w:t xml:space="preserve"> </w:t>
        </w:r>
      </w:ins>
      <w:ins w:id="167" w:author="marpa" w:date="2026-10-25T13:26:53Z">
        <w:r>
          <w:rPr>
            <w:rFonts w:hint="default"/>
            <w:lang w:val="es-EC"/>
          </w:rPr>
          <w:t xml:space="preserve">los </w:t>
        </w:r>
      </w:ins>
      <w:ins w:id="168" w:author="marpa" w:date="2026-10-25T13:26:54Z">
        <w:r>
          <w:rPr>
            <w:rFonts w:hint="default"/>
            <w:lang w:val="es-EC"/>
          </w:rPr>
          <w:t>puertos d</w:t>
        </w:r>
      </w:ins>
      <w:ins w:id="169" w:author="marpa" w:date="2026-10-25T13:26:55Z">
        <w:r>
          <w:rPr>
            <w:rFonts w:hint="default"/>
            <w:lang w:val="es-EC"/>
          </w:rPr>
          <w:t>e conexi</w:t>
        </w:r>
      </w:ins>
      <w:ins w:id="170" w:author="marpa" w:date="2026-10-25T13:26:56Z">
        <w:r>
          <w:rPr>
            <w:rFonts w:hint="default"/>
            <w:lang w:val="es-EC"/>
          </w:rPr>
          <w:t xml:space="preserve">ón que </w:t>
        </w:r>
      </w:ins>
      <w:ins w:id="171" w:author="marpa" w:date="2026-10-25T13:26:57Z">
        <w:r>
          <w:rPr>
            <w:rFonts w:hint="default"/>
            <w:lang w:val="es-EC"/>
          </w:rPr>
          <w:t xml:space="preserve">son </w:t>
        </w:r>
      </w:ins>
      <w:ins w:id="172" w:author="marpa" w:date="2026-10-25T13:26:59Z">
        <w:r>
          <w:rPr>
            <w:rFonts w:hint="default"/>
            <w:lang w:val="es-EC"/>
          </w:rPr>
          <w:t>4</w:t>
        </w:r>
      </w:ins>
      <w:ins w:id="173" w:author="marpa" w:date="2026-10-25T13:27:00Z">
        <w:r>
          <w:rPr>
            <w:rFonts w:hint="default"/>
            <w:lang w:val="es-EC"/>
          </w:rPr>
          <w:t>8</w:t>
        </w:r>
      </w:ins>
      <w:ins w:id="174" w:author="marpa" w:date="2026-10-25T13:27:01Z">
        <w:r>
          <w:rPr>
            <w:rFonts w:hint="default"/>
            <w:lang w:val="es-EC"/>
          </w:rPr>
          <w:t xml:space="preserve">48 </w:t>
        </w:r>
      </w:ins>
      <w:ins w:id="175" w:author="marpa" w:date="2026-10-25T13:27:02Z">
        <w:r>
          <w:rPr>
            <w:rFonts w:hint="default"/>
            <w:lang w:val="es-EC"/>
          </w:rPr>
          <w:t>y 8080</w:t>
        </w:r>
      </w:ins>
      <w:ins w:id="176" w:author="marpa" w:date="2026-10-25T13:27:03Z">
        <w:r>
          <w:rPr>
            <w:rFonts w:hint="default"/>
            <w:lang w:val="es-EC"/>
          </w:rPr>
          <w:t xml:space="preserve"> por </w:t>
        </w:r>
      </w:ins>
      <w:ins w:id="177" w:author="marpa" w:date="2026-10-25T13:27:04Z">
        <w:r>
          <w:rPr>
            <w:rFonts w:hint="default"/>
            <w:lang w:val="es-EC"/>
          </w:rPr>
          <w:t>def</w:t>
        </w:r>
      </w:ins>
      <w:ins w:id="178" w:author="marpa" w:date="2026-10-25T13:27:05Z">
        <w:r>
          <w:rPr>
            <w:rFonts w:hint="default"/>
            <w:lang w:val="es-EC"/>
          </w:rPr>
          <w:t>ecto</w:t>
        </w:r>
      </w:ins>
      <w:ins w:id="179" w:author="marpa" w:date="2026-10-25T13:27:06Z">
        <w:r>
          <w:rPr>
            <w:rFonts w:hint="default"/>
            <w:lang w:val="es-EC"/>
          </w:rPr>
          <w:t xml:space="preserve"> como s</w:t>
        </w:r>
      </w:ins>
      <w:ins w:id="180" w:author="marpa" w:date="2026-10-25T13:27:07Z">
        <w:r>
          <w:rPr>
            <w:rFonts w:hint="default"/>
            <w:lang w:val="es-EC"/>
          </w:rPr>
          <w:t>e obser</w:t>
        </w:r>
      </w:ins>
      <w:ins w:id="181" w:author="marpa" w:date="2026-10-25T13:27:08Z">
        <w:r>
          <w:rPr>
            <w:rFonts w:hint="default"/>
            <w:lang w:val="es-EC"/>
          </w:rPr>
          <w:t xml:space="preserve">va en la </w:t>
        </w:r>
      </w:ins>
      <w:ins w:id="182" w:author="marpa" w:date="2026-10-25T13:27:09Z">
        <w:r>
          <w:rPr>
            <w:rFonts w:hint="default"/>
            <w:lang w:val="es-EC"/>
          </w:rPr>
          <w:t>Figura</w:t>
        </w:r>
      </w:ins>
      <w:ins w:id="183" w:author="marpa" w:date="2026-10-25T13:27:10Z">
        <w:r>
          <w:rPr>
            <w:rFonts w:hint="default"/>
            <w:lang w:val="es-EC"/>
          </w:rPr>
          <w:t xml:space="preserve"> 13</w:t>
        </w:r>
      </w:ins>
      <w:ins w:id="184" w:author="marpa" w:date="2026-10-25T13:27:12Z">
        <w:r>
          <w:rPr>
            <w:rFonts w:hint="default"/>
            <w:lang w:val="es-EC"/>
          </w:rPr>
          <w:t xml:space="preserve">, </w:t>
        </w:r>
      </w:ins>
      <w:ins w:id="185" w:author="marpa" w:date="2026-10-25T13:27:13Z">
        <w:r>
          <w:rPr>
            <w:rFonts w:hint="default"/>
            <w:lang w:val="es-EC"/>
          </w:rPr>
          <w:t xml:space="preserve">y </w:t>
        </w:r>
      </w:ins>
      <w:ins w:id="186" w:author="marpa" w:date="2026-10-25T13:27:18Z">
        <w:r>
          <w:rPr>
            <w:rFonts w:hint="default"/>
            <w:lang w:val="es-EC"/>
          </w:rPr>
          <w:t xml:space="preserve">el </w:t>
        </w:r>
      </w:ins>
      <w:ins w:id="187" w:author="marpa" w:date="2026-10-25T13:27:19Z">
        <w:r>
          <w:rPr>
            <w:rFonts w:hint="default"/>
            <w:lang w:val="es-EC"/>
          </w:rPr>
          <w:t>usuario</w:t>
        </w:r>
      </w:ins>
      <w:ins w:id="188" w:author="marpa" w:date="2026-10-25T13:27:20Z">
        <w:r>
          <w:rPr>
            <w:rFonts w:hint="default"/>
            <w:lang w:val="es-EC"/>
          </w:rPr>
          <w:t xml:space="preserve"> y contr</w:t>
        </w:r>
      </w:ins>
      <w:ins w:id="189" w:author="marpa" w:date="2026-10-25T13:27:21Z">
        <w:r>
          <w:rPr>
            <w:rFonts w:hint="default"/>
            <w:lang w:val="es-EC"/>
          </w:rPr>
          <w:t>aseña d</w:t>
        </w:r>
      </w:ins>
      <w:ins w:id="190" w:author="marpa" w:date="2026-10-25T13:27:22Z">
        <w:r>
          <w:rPr>
            <w:rFonts w:hint="default"/>
            <w:lang w:val="es-EC"/>
          </w:rPr>
          <w:t>el servid</w:t>
        </w:r>
      </w:ins>
      <w:ins w:id="191" w:author="marpa" w:date="2026-10-25T13:27:23Z">
        <w:r>
          <w:rPr>
            <w:rFonts w:hint="default"/>
            <w:lang w:val="es-EC"/>
          </w:rPr>
          <w:t>or</w:t>
        </w:r>
      </w:ins>
      <w:ins w:id="192" w:author="marpa" w:date="2026-10-25T13:27:24Z">
        <w:r>
          <w:rPr>
            <w:rFonts w:hint="default"/>
            <w:lang w:val="es-EC"/>
          </w:rPr>
          <w:t>.</w:t>
        </w:r>
      </w:ins>
      <w:ins w:id="193" w:author="marpa" w:date="2026-10-25T13:27:26Z">
        <w:r>
          <w:rPr>
            <w:rFonts w:hint="default"/>
            <w:lang w:val="es-EC"/>
          </w:rPr>
          <w:t xml:space="preserve"> </w:t>
        </w:r>
      </w:ins>
      <w:ins w:id="194" w:author="marpa" w:date="2026-10-25T13:27:30Z">
        <w:r>
          <w:rPr>
            <w:rFonts w:hint="default"/>
            <w:lang w:val="es-EC"/>
          </w:rPr>
          <w:t>Una v</w:t>
        </w:r>
      </w:ins>
      <w:ins w:id="195" w:author="marpa" w:date="2026-10-25T13:27:31Z">
        <w:r>
          <w:rPr>
            <w:rFonts w:hint="default"/>
            <w:lang w:val="es-EC"/>
          </w:rPr>
          <w:t>ez ter</w:t>
        </w:r>
      </w:ins>
      <w:ins w:id="196" w:author="marpa" w:date="2026-10-25T13:27:32Z">
        <w:r>
          <w:rPr>
            <w:rFonts w:hint="default"/>
            <w:lang w:val="es-EC"/>
          </w:rPr>
          <w:t>mina</w:t>
        </w:r>
      </w:ins>
      <w:ins w:id="197" w:author="marpa" w:date="2026-10-25T13:27:33Z">
        <w:r>
          <w:rPr>
            <w:rFonts w:hint="default"/>
            <w:lang w:val="es-EC"/>
          </w:rPr>
          <w:t>do se da</w:t>
        </w:r>
      </w:ins>
      <w:ins w:id="198" w:author="marpa" w:date="2026-10-25T13:27:34Z">
        <w:r>
          <w:rPr>
            <w:rFonts w:hint="default"/>
            <w:lang w:val="es-EC"/>
          </w:rPr>
          <w:t xml:space="preserve"> click e</w:t>
        </w:r>
      </w:ins>
      <w:ins w:id="199" w:author="marpa" w:date="2026-10-25T13:27:35Z">
        <w:r>
          <w:rPr>
            <w:rFonts w:hint="default"/>
            <w:lang w:val="es-EC"/>
          </w:rPr>
          <w:t>n cerr</w:t>
        </w:r>
      </w:ins>
      <w:ins w:id="200" w:author="marpa" w:date="2026-10-25T13:27:36Z">
        <w:r>
          <w:rPr>
            <w:rFonts w:hint="default"/>
            <w:lang w:val="es-EC"/>
          </w:rPr>
          <w:t>ar y</w:t>
        </w:r>
      </w:ins>
      <w:ins w:id="201" w:author="marpa" w:date="2026-10-25T13:27:37Z">
        <w:r>
          <w:rPr>
            <w:rFonts w:hint="default"/>
            <w:lang w:val="es-EC"/>
          </w:rPr>
          <w:t xml:space="preserve"> la </w:t>
        </w:r>
      </w:ins>
      <w:ins w:id="202" w:author="marpa" w:date="2026-10-25T13:27:38Z">
        <w:r>
          <w:rPr>
            <w:rFonts w:hint="default"/>
            <w:lang w:val="es-EC"/>
          </w:rPr>
          <w:t>c</w:t>
        </w:r>
      </w:ins>
      <w:ins w:id="203" w:author="marpa" w:date="2026-10-25T13:27:39Z">
        <w:r>
          <w:rPr>
            <w:rFonts w:hint="default"/>
            <w:lang w:val="es-EC"/>
          </w:rPr>
          <w:t>onexión</w:t>
        </w:r>
      </w:ins>
      <w:ins w:id="204" w:author="marpa" w:date="2026-10-25T13:27:40Z">
        <w:r>
          <w:rPr>
            <w:rFonts w:hint="default"/>
            <w:lang w:val="es-EC"/>
          </w:rPr>
          <w:t xml:space="preserve"> e</w:t>
        </w:r>
      </w:ins>
      <w:ins w:id="205" w:author="marpa" w:date="2026-10-25T13:27:41Z">
        <w:r>
          <w:rPr>
            <w:rFonts w:hint="default"/>
            <w:lang w:val="es-EC"/>
          </w:rPr>
          <w:t>stá e</w:t>
        </w:r>
      </w:ins>
      <w:ins w:id="206" w:author="marpa" w:date="2026-10-25T13:27:42Z">
        <w:r>
          <w:rPr>
            <w:rFonts w:hint="default"/>
            <w:lang w:val="es-EC"/>
          </w:rPr>
          <w:t>stable</w:t>
        </w:r>
      </w:ins>
      <w:ins w:id="207" w:author="marpa" w:date="2026-10-25T13:27:43Z">
        <w:r>
          <w:rPr>
            <w:rFonts w:hint="default"/>
            <w:lang w:val="es-EC"/>
          </w:rPr>
          <w:t>cida y</w:t>
        </w:r>
      </w:ins>
      <w:ins w:id="208" w:author="marpa" w:date="2026-10-25T13:27:44Z">
        <w:r>
          <w:rPr>
            <w:rFonts w:hint="default"/>
            <w:lang w:val="es-EC"/>
          </w:rPr>
          <w:t xml:space="preserve"> lista </w:t>
        </w:r>
      </w:ins>
      <w:ins w:id="209" w:author="marpa" w:date="2026-10-25T13:27:45Z">
        <w:r>
          <w:rPr>
            <w:rFonts w:hint="default"/>
            <w:lang w:val="es-EC"/>
          </w:rPr>
          <w:t xml:space="preserve">para el </w:t>
        </w:r>
      </w:ins>
      <w:ins w:id="210" w:author="marpa" w:date="2026-10-25T13:27:46Z">
        <w:r>
          <w:rPr>
            <w:rFonts w:hint="default"/>
            <w:lang w:val="es-EC"/>
          </w:rPr>
          <w:t>despli</w:t>
        </w:r>
      </w:ins>
      <w:ins w:id="211" w:author="marpa" w:date="2026-10-25T13:27:47Z">
        <w:r>
          <w:rPr>
            <w:rFonts w:hint="default"/>
            <w:lang w:val="es-EC"/>
          </w:rPr>
          <w:t>egue</w:t>
        </w:r>
      </w:ins>
      <w:ins w:id="212" w:author="marpa" w:date="2026-10-25T13:27:48Z">
        <w:r>
          <w:rPr>
            <w:rFonts w:hint="default"/>
            <w:lang w:val="es-EC"/>
          </w:rPr>
          <w:t>.</w:t>
        </w:r>
      </w:ins>
    </w:p>
    <w:p w14:paraId="2524BC72">
      <w:pPr>
        <w:rPr>
          <w:rFonts w:hint="default"/>
          <w:lang w:val="es-EC"/>
        </w:rPr>
      </w:pPr>
      <w:ins w:id="213" w:author="marpa" w:date="2026-10-25T13:27:53Z">
        <w:r>
          <w:rPr>
            <w:rFonts w:hint="default"/>
            <w:lang w:val="es-EC"/>
          </w:rPr>
          <w:t>P</w:t>
        </w:r>
      </w:ins>
      <w:ins w:id="214" w:author="marpa" w:date="2026-10-25T13:27:54Z">
        <w:r>
          <w:rPr>
            <w:rFonts w:hint="default"/>
            <w:lang w:val="es-EC"/>
          </w:rPr>
          <w:t>ara veri</w:t>
        </w:r>
      </w:ins>
      <w:ins w:id="215" w:author="marpa" w:date="2026-10-25T13:27:55Z">
        <w:r>
          <w:rPr>
            <w:rFonts w:hint="default"/>
            <w:lang w:val="es-EC"/>
          </w:rPr>
          <w:t xml:space="preserve">ficar </w:t>
        </w:r>
      </w:ins>
      <w:ins w:id="216" w:author="marpa" w:date="2026-10-25T13:27:56Z">
        <w:r>
          <w:rPr>
            <w:rFonts w:hint="default"/>
            <w:lang w:val="es-EC"/>
          </w:rPr>
          <w:t>que la</w:t>
        </w:r>
      </w:ins>
      <w:ins w:id="217" w:author="marpa" w:date="2026-10-25T13:27:57Z">
        <w:r>
          <w:rPr>
            <w:rFonts w:hint="default"/>
            <w:lang w:val="es-EC"/>
          </w:rPr>
          <w:t xml:space="preserve"> cone</w:t>
        </w:r>
      </w:ins>
      <w:ins w:id="218" w:author="marpa" w:date="2026-10-25T13:27:58Z">
        <w:r>
          <w:rPr>
            <w:rFonts w:hint="default"/>
            <w:lang w:val="es-EC"/>
          </w:rPr>
          <w:t>xión es</w:t>
        </w:r>
      </w:ins>
      <w:ins w:id="219" w:author="marpa" w:date="2026-10-25T13:27:59Z">
        <w:r>
          <w:rPr>
            <w:rFonts w:hint="default"/>
            <w:lang w:val="es-EC"/>
          </w:rPr>
          <w:t xml:space="preserve">té </w:t>
        </w:r>
      </w:ins>
      <w:ins w:id="220" w:author="marpa" w:date="2026-10-25T13:28:00Z">
        <w:r>
          <w:rPr>
            <w:rFonts w:hint="default"/>
            <w:lang w:val="es-EC"/>
          </w:rPr>
          <w:t>funcion</w:t>
        </w:r>
      </w:ins>
      <w:ins w:id="221" w:author="marpa" w:date="2026-10-25T13:28:01Z">
        <w:r>
          <w:rPr>
            <w:rFonts w:hint="default"/>
            <w:lang w:val="es-EC"/>
          </w:rPr>
          <w:t xml:space="preserve">ando se </w:t>
        </w:r>
      </w:ins>
      <w:ins w:id="222" w:author="marpa" w:date="2026-10-25T13:28:02Z">
        <w:r>
          <w:rPr>
            <w:rFonts w:hint="default"/>
            <w:lang w:val="es-EC"/>
          </w:rPr>
          <w:t>p</w:t>
        </w:r>
      </w:ins>
      <w:ins w:id="223" w:author="marpa" w:date="2026-10-25T13:28:03Z">
        <w:r>
          <w:rPr>
            <w:rFonts w:hint="default"/>
            <w:lang w:val="es-EC"/>
          </w:rPr>
          <w:t>ue</w:t>
        </w:r>
      </w:ins>
      <w:ins w:id="224" w:author="marpa" w:date="2026-10-25T13:28:04Z">
        <w:r>
          <w:rPr>
            <w:rFonts w:hint="default"/>
            <w:lang w:val="es-EC"/>
          </w:rPr>
          <w:t>de abrir</w:t>
        </w:r>
      </w:ins>
      <w:ins w:id="225" w:author="marpa" w:date="2026-10-25T13:28:05Z">
        <w:r>
          <w:rPr>
            <w:rFonts w:hint="default"/>
            <w:lang w:val="es-EC"/>
          </w:rPr>
          <w:t xml:space="preserve"> </w:t>
        </w:r>
      </w:ins>
      <w:ins w:id="226" w:author="marpa" w:date="2026-10-25T13:28:09Z">
        <w:r>
          <w:rPr>
            <w:rFonts w:hint="default"/>
            <w:lang w:val="es-EC"/>
          </w:rPr>
          <w:t>la pes</w:t>
        </w:r>
      </w:ins>
      <w:ins w:id="227" w:author="marpa" w:date="2026-10-25T13:28:10Z">
        <w:r>
          <w:rPr>
            <w:rFonts w:hint="default"/>
            <w:lang w:val="es-EC"/>
          </w:rPr>
          <w:t>taña</w:t>
        </w:r>
      </w:ins>
      <w:ins w:id="228" w:author="marpa" w:date="2026-10-25T13:28:11Z">
        <w:r>
          <w:rPr>
            <w:rFonts w:hint="default"/>
            <w:lang w:val="es-EC"/>
          </w:rPr>
          <w:t xml:space="preserve"> “H</w:t>
        </w:r>
      </w:ins>
      <w:ins w:id="229" w:author="marpa" w:date="2026-10-25T13:28:12Z">
        <w:r>
          <w:rPr>
            <w:rFonts w:hint="default"/>
            <w:lang w:val="es-EC"/>
          </w:rPr>
          <w:t>erramient</w:t>
        </w:r>
      </w:ins>
      <w:ins w:id="230" w:author="marpa" w:date="2026-10-25T13:28:13Z">
        <w:r>
          <w:rPr>
            <w:rFonts w:hint="default"/>
            <w:lang w:val="es-EC"/>
          </w:rPr>
          <w:t>as”</w:t>
        </w:r>
      </w:ins>
      <w:ins w:id="231" w:author="marpa" w:date="2026-10-25T13:28:14Z">
        <w:r>
          <w:rPr>
            <w:rFonts w:hint="default"/>
            <w:lang w:val="es-EC"/>
          </w:rPr>
          <w:t xml:space="preserve"> </w:t>
        </w:r>
      </w:ins>
      <w:ins w:id="232" w:author="marpa" w:date="2026-10-25T13:28:16Z">
        <w:r>
          <w:rPr>
            <w:rFonts w:hint="default"/>
            <w:lang w:val="es-EC"/>
          </w:rPr>
          <w:t xml:space="preserve">opción </w:t>
        </w:r>
      </w:ins>
      <w:ins w:id="233" w:author="marpa" w:date="2026-10-25T13:28:17Z">
        <w:r>
          <w:rPr>
            <w:rFonts w:hint="default"/>
            <w:lang w:val="es-EC"/>
          </w:rPr>
          <w:t>“Serv</w:t>
        </w:r>
      </w:ins>
      <w:ins w:id="234" w:author="marpa" w:date="2026-10-25T13:28:18Z">
        <w:r>
          <w:rPr>
            <w:rFonts w:hint="default"/>
            <w:lang w:val="es-EC"/>
          </w:rPr>
          <w:t>idores”</w:t>
        </w:r>
      </w:ins>
      <w:ins w:id="235" w:author="marpa" w:date="2026-10-25T13:28:19Z">
        <w:r>
          <w:rPr>
            <w:rFonts w:hint="default"/>
            <w:lang w:val="es-EC"/>
          </w:rPr>
          <w:t xml:space="preserve"> y</w:t>
        </w:r>
      </w:ins>
      <w:ins w:id="236" w:author="marpa" w:date="2026-10-25T13:28:20Z">
        <w:r>
          <w:rPr>
            <w:rFonts w:hint="default"/>
            <w:lang w:val="es-EC"/>
          </w:rPr>
          <w:t xml:space="preserve"> observ</w:t>
        </w:r>
      </w:ins>
      <w:ins w:id="237" w:author="marpa" w:date="2026-10-25T13:28:21Z">
        <w:r>
          <w:rPr>
            <w:rFonts w:hint="default"/>
            <w:lang w:val="es-EC"/>
          </w:rPr>
          <w:t xml:space="preserve">ar que </w:t>
        </w:r>
      </w:ins>
      <w:ins w:id="238" w:author="marpa" w:date="2026-10-25T13:28:22Z">
        <w:r>
          <w:rPr>
            <w:rFonts w:hint="default"/>
            <w:lang w:val="es-EC"/>
          </w:rPr>
          <w:t>ju</w:t>
        </w:r>
      </w:ins>
      <w:ins w:id="239" w:author="marpa" w:date="2026-10-25T13:28:23Z">
        <w:r>
          <w:rPr>
            <w:rFonts w:hint="default"/>
            <w:lang w:val="es-EC"/>
          </w:rPr>
          <w:t xml:space="preserve">nto al </w:t>
        </w:r>
      </w:ins>
      <w:ins w:id="240" w:author="marpa" w:date="2026-10-25T13:28:24Z">
        <w:r>
          <w:rPr>
            <w:rFonts w:hint="default"/>
            <w:lang w:val="es-EC"/>
          </w:rPr>
          <w:t>logo</w:t>
        </w:r>
      </w:ins>
      <w:ins w:id="241" w:author="marpa" w:date="2026-10-25T13:28:25Z">
        <w:r>
          <w:rPr>
            <w:rFonts w:hint="default"/>
            <w:lang w:val="es-EC"/>
          </w:rPr>
          <w:t xml:space="preserve"> de paya</w:t>
        </w:r>
      </w:ins>
      <w:ins w:id="242" w:author="marpa" w:date="2026-10-25T13:28:26Z">
        <w:r>
          <w:rPr>
            <w:rFonts w:hint="default"/>
            <w:lang w:val="es-EC"/>
          </w:rPr>
          <w:t>ra apa</w:t>
        </w:r>
      </w:ins>
      <w:ins w:id="243" w:author="marpa" w:date="2026-10-25T13:28:27Z">
        <w:r>
          <w:rPr>
            <w:rFonts w:hint="default"/>
            <w:lang w:val="es-EC"/>
          </w:rPr>
          <w:t xml:space="preserve">rece una </w:t>
        </w:r>
      </w:ins>
      <w:ins w:id="244" w:author="marpa" w:date="2026-10-25T13:28:28Z">
        <w:r>
          <w:rPr>
            <w:rFonts w:hint="default"/>
            <w:lang w:val="es-EC"/>
          </w:rPr>
          <w:t>pequ</w:t>
        </w:r>
      </w:ins>
      <w:ins w:id="245" w:author="marpa" w:date="2026-10-25T13:28:29Z">
        <w:r>
          <w:rPr>
            <w:rFonts w:hint="default"/>
            <w:lang w:val="es-EC"/>
          </w:rPr>
          <w:t>eñ</w:t>
        </w:r>
      </w:ins>
      <w:ins w:id="246" w:author="marpa" w:date="2026-10-25T13:28:30Z">
        <w:r>
          <w:rPr>
            <w:rFonts w:hint="default"/>
            <w:lang w:val="es-EC"/>
          </w:rPr>
          <w:t>a flec</w:t>
        </w:r>
      </w:ins>
      <w:ins w:id="247" w:author="marpa" w:date="2026-10-25T13:28:31Z">
        <w:r>
          <w:rPr>
            <w:rFonts w:hint="default"/>
            <w:lang w:val="es-EC"/>
          </w:rPr>
          <w:t>ha v</w:t>
        </w:r>
      </w:ins>
      <w:ins w:id="248" w:author="marpa" w:date="2026-10-25T13:28:32Z">
        <w:r>
          <w:rPr>
            <w:rFonts w:hint="default"/>
            <w:lang w:val="es-EC"/>
          </w:rPr>
          <w:t>erde.</w:t>
        </w:r>
      </w:ins>
    </w:p>
    <w:p w14:paraId="03FA1038">
      <w:pPr>
        <w:pStyle w:val="3"/>
      </w:pPr>
      <w:bookmarkStart w:id="52" w:name="_Toc26265"/>
      <w:bookmarkStart w:id="53" w:name="_Toc3977"/>
      <w:r>
        <w:t>CREACIÓN DEL PROYECTO SERVIDOR</w:t>
      </w:r>
      <w:bookmarkEnd w:id="52"/>
      <w:bookmarkEnd w:id="53"/>
      <w:r>
        <w:t xml:space="preserve"> </w:t>
      </w:r>
    </w:p>
    <w:p w14:paraId="2B4CF8C1">
      <w:r>
        <w:t>Se crea el proyecto en NetBeans seleccionando ‘New Project’, ‘Java with Maven’ y ‘Web Application’. Se coloca el nombre del proyecto, ubicación y grupo. Se selecciona el servidor Payara y la versión de Jakarta</w:t>
      </w:r>
      <w:ins w:id="249" w:author="marpa" w:date="2026-10-25T13:29:52Z">
        <w:r>
          <w:rPr>
            <w:rFonts w:hint="default"/>
            <w:lang w:val="es-EC"/>
          </w:rPr>
          <w:t xml:space="preserve">, </w:t>
        </w:r>
      </w:ins>
      <w:ins w:id="250" w:author="marpa" w:date="2026-10-25T13:29:53Z">
        <w:r>
          <w:rPr>
            <w:rFonts w:hint="default"/>
            <w:lang w:val="es-EC"/>
          </w:rPr>
          <w:t xml:space="preserve">en el </w:t>
        </w:r>
      </w:ins>
      <w:ins w:id="251" w:author="marpa" w:date="2026-10-25T13:29:54Z">
        <w:r>
          <w:rPr>
            <w:rFonts w:hint="default"/>
            <w:lang w:val="es-EC"/>
          </w:rPr>
          <w:t>caso de e</w:t>
        </w:r>
      </w:ins>
      <w:ins w:id="252" w:author="marpa" w:date="2026-10-25T13:29:55Z">
        <w:r>
          <w:rPr>
            <w:rFonts w:hint="default"/>
            <w:lang w:val="es-EC"/>
          </w:rPr>
          <w:t>ste p</w:t>
        </w:r>
      </w:ins>
      <w:ins w:id="253" w:author="marpa" w:date="2026-10-25T13:29:56Z">
        <w:r>
          <w:rPr>
            <w:rFonts w:hint="default"/>
            <w:lang w:val="es-EC"/>
          </w:rPr>
          <w:t>ro</w:t>
        </w:r>
      </w:ins>
      <w:ins w:id="254" w:author="marpa" w:date="2026-10-25T13:29:57Z">
        <w:r>
          <w:rPr>
            <w:rFonts w:hint="default"/>
            <w:lang w:val="es-EC"/>
          </w:rPr>
          <w:t>yecto J</w:t>
        </w:r>
      </w:ins>
      <w:ins w:id="255" w:author="marpa" w:date="2026-10-25T13:29:58Z">
        <w:r>
          <w:rPr>
            <w:rFonts w:hint="default"/>
            <w:lang w:val="es-EC"/>
          </w:rPr>
          <w:t>akar</w:t>
        </w:r>
      </w:ins>
      <w:ins w:id="256" w:author="marpa" w:date="2026-10-25T13:29:59Z">
        <w:r>
          <w:rPr>
            <w:rFonts w:hint="default"/>
            <w:lang w:val="es-EC"/>
          </w:rPr>
          <w:t>ta EE</w:t>
        </w:r>
      </w:ins>
      <w:ins w:id="257" w:author="marpa" w:date="2026-10-25T13:30:00Z">
        <w:r>
          <w:rPr>
            <w:rFonts w:hint="default"/>
            <w:lang w:val="es-EC"/>
          </w:rPr>
          <w:t xml:space="preserve"> 11</w:t>
        </w:r>
      </w:ins>
      <w:r>
        <w:t>. Finalmente se hace clic en ‘Finish’.</w:t>
      </w:r>
    </w:p>
    <w:p w14:paraId="42EFD7BC">
      <w:pPr>
        <w:keepNext/>
        <w:spacing w:after="0"/>
        <w:jc w:val="center"/>
      </w:pPr>
      <w:ins w:id="258" w:author="marpa" w:date="2026-10-25T13:29:04Z">
        <w:r>
          <w:rPr/>
          <w:drawing>
            <wp:inline distT="0" distB="0" distL="114300" distR="114300">
              <wp:extent cx="4084320" cy="2808605"/>
              <wp:effectExtent l="0" t="0" r="5080" b="10795"/>
              <wp:docPr id="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
                      <pic:cNvPicPr>
                        <a:picLocks noChangeAspect="1"/>
                      </pic:cNvPicPr>
                    </pic:nvPicPr>
                    <pic:blipFill>
                      <a:blip r:embed="rId22"/>
                      <a:stretch>
                        <a:fillRect/>
                      </a:stretch>
                    </pic:blipFill>
                    <pic:spPr>
                      <a:xfrm>
                        <a:off x="0" y="0"/>
                        <a:ext cx="4084320" cy="2808605"/>
                      </a:xfrm>
                      <a:prstGeom prst="rect">
                        <a:avLst/>
                      </a:prstGeom>
                    </pic:spPr>
                  </pic:pic>
                </a:graphicData>
              </a:graphic>
            </wp:inline>
          </w:drawing>
        </w:r>
      </w:ins>
      <w:del w:id="260" w:author="marpa" w:date="2026-10-25T13:29:03Z">
        <w:r>
          <w:rPr/>
          <w:drawing>
            <wp:inline distT="114300" distB="114300" distL="114300" distR="114300">
              <wp:extent cx="4203700" cy="2635885"/>
              <wp:effectExtent l="0" t="0" r="6350" b="0"/>
              <wp:docPr id="41" name="image36.png"/>
              <wp:cNvGraphicFramePr/>
              <a:graphic xmlns:a="http://schemas.openxmlformats.org/drawingml/2006/main">
                <a:graphicData uri="http://schemas.openxmlformats.org/drawingml/2006/picture">
                  <pic:pic xmlns:pic="http://schemas.openxmlformats.org/drawingml/2006/picture">
                    <pic:nvPicPr>
                      <pic:cNvPr id="41" name="image36.png"/>
                      <pic:cNvPicPr preferRelativeResize="0"/>
                    </pic:nvPicPr>
                    <pic:blipFill>
                      <a:blip r:embed="rId23"/>
                      <a:srcRect/>
                      <a:stretch>
                        <a:fillRect/>
                      </a:stretch>
                    </pic:blipFill>
                    <pic:spPr>
                      <a:xfrm>
                        <a:off x="0" y="0"/>
                        <a:ext cx="4203865" cy="2636322"/>
                      </a:xfrm>
                      <a:prstGeom prst="rect">
                        <a:avLst/>
                      </a:prstGeom>
                    </pic:spPr>
                  </pic:pic>
                </a:graphicData>
              </a:graphic>
            </wp:inline>
          </w:drawing>
        </w:r>
      </w:del>
    </w:p>
    <w:p w14:paraId="0634160D">
      <w:pPr>
        <w:pStyle w:val="5"/>
      </w:pPr>
      <w:bookmarkStart w:id="54" w:name="_Toc5958"/>
      <w:bookmarkStart w:id="55" w:name="_Toc4221"/>
      <w:r>
        <w:t>Figura 1</w:t>
      </w:r>
      <w:ins w:id="262" w:author="marpa" w:date="2026-10-25T13:29:00Z">
        <w:r>
          <w:rPr>
            <w:rFonts w:hint="default"/>
            <w:lang w:val="es-EC"/>
          </w:rPr>
          <w:t>5</w:t>
        </w:r>
      </w:ins>
      <w:del w:id="263" w:author="marpa" w:date="2026-10-25T13:28:59Z">
        <w:r>
          <w:rPr/>
          <w:delText>2</w:delText>
        </w:r>
      </w:del>
      <w:r>
        <w:t>. Creación del proyecto – Servidor SOAP</w:t>
      </w:r>
      <w:bookmarkEnd w:id="54"/>
      <w:bookmarkEnd w:id="55"/>
    </w:p>
    <w:p w14:paraId="632F4435"/>
    <w:p w14:paraId="173EA088">
      <w:pPr>
        <w:keepNext/>
        <w:spacing w:after="0"/>
        <w:jc w:val="center"/>
      </w:pPr>
      <w:ins w:id="264" w:author="marpa" w:date="2026-10-25T13:29:19Z">
        <w:r>
          <w:rPr/>
          <w:drawing>
            <wp:inline distT="0" distB="0" distL="114300" distR="114300">
              <wp:extent cx="4316730" cy="2564130"/>
              <wp:effectExtent l="0" t="0" r="1270" b="1270"/>
              <wp:docPr id="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
                      <pic:cNvPicPr>
                        <a:picLocks noChangeAspect="1"/>
                      </pic:cNvPicPr>
                    </pic:nvPicPr>
                    <pic:blipFill>
                      <a:blip r:embed="rId24"/>
                      <a:stretch>
                        <a:fillRect/>
                      </a:stretch>
                    </pic:blipFill>
                    <pic:spPr>
                      <a:xfrm>
                        <a:off x="0" y="0"/>
                        <a:ext cx="4316766" cy="2564753"/>
                      </a:xfrm>
                      <a:prstGeom prst="rect">
                        <a:avLst/>
                      </a:prstGeom>
                    </pic:spPr>
                  </pic:pic>
                </a:graphicData>
              </a:graphic>
            </wp:inline>
          </w:drawing>
        </w:r>
      </w:ins>
      <w:del w:id="266" w:author="marpa" w:date="2026-10-25T13:29:19Z">
        <w:r>
          <w:rPr/>
          <w:drawing>
            <wp:inline distT="114300" distB="114300" distL="114300" distR="114300">
              <wp:extent cx="4690745" cy="3204210"/>
              <wp:effectExtent l="0" t="0" r="0" b="0"/>
              <wp:docPr id="33" name="image49.png"/>
              <wp:cNvGraphicFramePr/>
              <a:graphic xmlns:a="http://schemas.openxmlformats.org/drawingml/2006/main">
                <a:graphicData uri="http://schemas.openxmlformats.org/drawingml/2006/picture">
                  <pic:pic xmlns:pic="http://schemas.openxmlformats.org/drawingml/2006/picture">
                    <pic:nvPicPr>
                      <pic:cNvPr id="33" name="image49.png"/>
                      <pic:cNvPicPr preferRelativeResize="0"/>
                    </pic:nvPicPr>
                    <pic:blipFill>
                      <a:blip r:embed="rId25"/>
                      <a:srcRect/>
                      <a:stretch>
                        <a:fillRect/>
                      </a:stretch>
                    </pic:blipFill>
                    <pic:spPr>
                      <a:xfrm>
                        <a:off x="0" y="0"/>
                        <a:ext cx="4691354" cy="3204527"/>
                      </a:xfrm>
                      <a:prstGeom prst="rect">
                        <a:avLst/>
                      </a:prstGeom>
                    </pic:spPr>
                  </pic:pic>
                </a:graphicData>
              </a:graphic>
            </wp:inline>
          </w:drawing>
        </w:r>
      </w:del>
    </w:p>
    <w:p w14:paraId="58A13089">
      <w:pPr>
        <w:pStyle w:val="5"/>
      </w:pPr>
      <w:bookmarkStart w:id="56" w:name="_Toc17588"/>
      <w:bookmarkStart w:id="57" w:name="_Toc30837"/>
      <w:r>
        <w:t>Figura 1</w:t>
      </w:r>
      <w:ins w:id="268" w:author="marpa" w:date="2026-10-25T13:34:47Z">
        <w:r>
          <w:rPr>
            <w:rFonts w:hint="default"/>
            <w:lang w:val="es-EC"/>
          </w:rPr>
          <w:t>6</w:t>
        </w:r>
      </w:ins>
      <w:del w:id="269" w:author="marpa" w:date="2026-10-25T13:34:47Z">
        <w:r>
          <w:rPr/>
          <w:delText>3</w:delText>
        </w:r>
      </w:del>
      <w:r>
        <w:t>. Configuración del proyecto 1 - Servidor SOAP</w:t>
      </w:r>
      <w:bookmarkEnd w:id="56"/>
      <w:bookmarkEnd w:id="57"/>
    </w:p>
    <w:p w14:paraId="0DD3568F"/>
    <w:p w14:paraId="3ACFDB46">
      <w:pPr>
        <w:keepNext/>
        <w:spacing w:after="0"/>
        <w:jc w:val="center"/>
      </w:pPr>
      <w:ins w:id="270" w:author="marpa" w:date="2026-10-25T13:30:07Z">
        <w:r>
          <w:rPr/>
          <w:drawing>
            <wp:inline distT="0" distB="0" distL="114300" distR="114300">
              <wp:extent cx="4146550" cy="2861310"/>
              <wp:effectExtent l="0" t="0" r="6350" b="8890"/>
              <wp:docPr id="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4"/>
                      <pic:cNvPicPr>
                        <a:picLocks noChangeAspect="1"/>
                      </pic:cNvPicPr>
                    </pic:nvPicPr>
                    <pic:blipFill>
                      <a:blip r:embed="rId26"/>
                      <a:stretch>
                        <a:fillRect/>
                      </a:stretch>
                    </pic:blipFill>
                    <pic:spPr>
                      <a:xfrm>
                        <a:off x="0" y="0"/>
                        <a:ext cx="4147140" cy="2861386"/>
                      </a:xfrm>
                      <a:prstGeom prst="rect">
                        <a:avLst/>
                      </a:prstGeom>
                    </pic:spPr>
                  </pic:pic>
                </a:graphicData>
              </a:graphic>
            </wp:inline>
          </w:drawing>
        </w:r>
      </w:ins>
      <w:del w:id="272" w:author="marpa" w:date="2026-10-25T13:30:06Z">
        <w:r>
          <w:rPr/>
          <w:drawing>
            <wp:inline distT="114300" distB="114300" distL="114300" distR="114300">
              <wp:extent cx="4267835" cy="2860040"/>
              <wp:effectExtent l="0" t="0" r="0" b="0"/>
              <wp:docPr id="60" name="image13.png"/>
              <wp:cNvGraphicFramePr/>
              <a:graphic xmlns:a="http://schemas.openxmlformats.org/drawingml/2006/main">
                <a:graphicData uri="http://schemas.openxmlformats.org/drawingml/2006/picture">
                  <pic:pic xmlns:pic="http://schemas.openxmlformats.org/drawingml/2006/picture">
                    <pic:nvPicPr>
                      <pic:cNvPr id="60" name="image13.png"/>
                      <pic:cNvPicPr preferRelativeResize="0"/>
                    </pic:nvPicPr>
                    <pic:blipFill>
                      <a:blip r:embed="rId27"/>
                      <a:srcRect/>
                      <a:stretch>
                        <a:fillRect/>
                      </a:stretch>
                    </pic:blipFill>
                    <pic:spPr>
                      <a:xfrm>
                        <a:off x="0" y="0"/>
                        <a:ext cx="4268153" cy="2860490"/>
                      </a:xfrm>
                      <a:prstGeom prst="rect">
                        <a:avLst/>
                      </a:prstGeom>
                    </pic:spPr>
                  </pic:pic>
                </a:graphicData>
              </a:graphic>
            </wp:inline>
          </w:drawing>
        </w:r>
      </w:del>
    </w:p>
    <w:p w14:paraId="531BEEA9">
      <w:pPr>
        <w:pStyle w:val="5"/>
      </w:pPr>
      <w:bookmarkStart w:id="58" w:name="_Toc30070"/>
      <w:bookmarkStart w:id="59" w:name="_Toc2435"/>
      <w:r>
        <w:t>Figura 1</w:t>
      </w:r>
      <w:ins w:id="274" w:author="marpa" w:date="2026-10-25T13:34:50Z">
        <w:r>
          <w:rPr>
            <w:rFonts w:hint="default"/>
            <w:lang w:val="es-EC"/>
          </w:rPr>
          <w:t>7</w:t>
        </w:r>
      </w:ins>
      <w:del w:id="275" w:author="marpa" w:date="2026-10-25T13:34:49Z">
        <w:r>
          <w:rPr/>
          <w:delText>4</w:delText>
        </w:r>
      </w:del>
      <w:r>
        <w:t>. Configuración del proyecto 2 - Servidor SOAP</w:t>
      </w:r>
      <w:bookmarkEnd w:id="58"/>
      <w:bookmarkEnd w:id="59"/>
    </w:p>
    <w:p w14:paraId="719FA840">
      <w:pPr>
        <w:pStyle w:val="3"/>
      </w:pPr>
      <w:bookmarkStart w:id="60" w:name="_Toc4544"/>
      <w:bookmarkStart w:id="61" w:name="_Toc7976"/>
      <w:r>
        <w:t>CODIFICACIÓN DEL PROYECTO SERVIDOR</w:t>
      </w:r>
      <w:bookmarkEnd w:id="60"/>
      <w:bookmarkEnd w:id="61"/>
    </w:p>
    <w:p w14:paraId="15069DCF">
      <w:pPr>
        <w:pStyle w:val="4"/>
      </w:pPr>
      <w:bookmarkStart w:id="62" w:name="_Toc25634"/>
      <w:bookmarkStart w:id="63" w:name="_Toc22713"/>
      <w:r>
        <w:t>CREACIÓN DE PAQUETES</w:t>
      </w:r>
      <w:bookmarkEnd w:id="62"/>
      <w:bookmarkEnd w:id="63"/>
    </w:p>
    <w:p w14:paraId="39E0B9BC">
      <w:pPr>
        <w:rPr>
          <w:ins w:id="276" w:author="marpa" w:date="2026-10-25T13:33:50Z"/>
          <w:rFonts w:hint="default"/>
          <w:lang w:val="es-EC"/>
        </w:rPr>
      </w:pPr>
      <w:r>
        <w:t>Al tratarse de una arquitectura orientada a servicios (SOA) sin conexión a base de datos, se crea la estructura del proyecto enfocada en las dos divisiones funcionales principales. Se incluyen los paquetes: ec.edu.espe.servidorconversiones.WebServices, modelo</w:t>
      </w:r>
      <w:ins w:id="277" w:author="marpa" w:date="2026-10-25T13:30:40Z">
        <w:r>
          <w:rPr>
            <w:rFonts w:hint="default"/>
            <w:lang w:val="es-EC"/>
          </w:rPr>
          <w:t>s</w:t>
        </w:r>
      </w:ins>
      <w:r>
        <w:t xml:space="preserve">, </w:t>
      </w:r>
      <w:ins w:id="278" w:author="marpa" w:date="2026-10-25T13:30:34Z">
        <w:r>
          <w:rPr>
            <w:rFonts w:hint="default"/>
            <w:lang w:val="es-EC"/>
          </w:rPr>
          <w:t>controla</w:t>
        </w:r>
      </w:ins>
      <w:ins w:id="279" w:author="marpa" w:date="2026-10-25T13:30:35Z">
        <w:r>
          <w:rPr>
            <w:rFonts w:hint="default"/>
            <w:lang w:val="es-EC"/>
          </w:rPr>
          <w:t>dor</w:t>
        </w:r>
      </w:ins>
      <w:ins w:id="280" w:author="marpa" w:date="2026-10-25T13:30:43Z">
        <w:r>
          <w:rPr>
            <w:rFonts w:hint="default"/>
            <w:lang w:val="es-EC"/>
          </w:rPr>
          <w:t>es</w:t>
        </w:r>
      </w:ins>
      <w:del w:id="281" w:author="marpa" w:date="2026-10-25T13:30:33Z">
        <w:r>
          <w:rPr/>
          <w:delText>pruebas</w:delText>
        </w:r>
      </w:del>
      <w:r>
        <w:t>, servicios y vistas, siguiendo el patrón arquitectónico MVC.</w:t>
      </w:r>
      <w:ins w:id="282" w:author="marpa" w:date="2026-10-25T13:31:38Z">
        <w:r>
          <w:rPr>
            <w:rFonts w:hint="default"/>
            <w:lang w:val="es-EC"/>
          </w:rPr>
          <w:t xml:space="preserve"> </w:t>
        </w:r>
      </w:ins>
      <w:ins w:id="283" w:author="marpa" w:date="2026-10-25T13:31:39Z">
        <w:r>
          <w:rPr>
            <w:rFonts w:hint="default"/>
            <w:lang w:val="es-EC"/>
          </w:rPr>
          <w:t>Adiciona</w:t>
        </w:r>
      </w:ins>
      <w:ins w:id="284" w:author="marpa" w:date="2026-10-25T13:31:40Z">
        <w:r>
          <w:rPr>
            <w:rFonts w:hint="default"/>
            <w:lang w:val="es-EC"/>
          </w:rPr>
          <w:t>lmente s</w:t>
        </w:r>
      </w:ins>
      <w:ins w:id="285" w:author="marpa" w:date="2026-10-25T13:31:41Z">
        <w:r>
          <w:rPr>
            <w:rFonts w:hint="default"/>
            <w:lang w:val="es-EC"/>
          </w:rPr>
          <w:t>e crean p</w:t>
        </w:r>
      </w:ins>
      <w:ins w:id="286" w:author="marpa" w:date="2026-10-25T13:31:42Z">
        <w:r>
          <w:rPr>
            <w:rFonts w:hint="default"/>
            <w:lang w:val="es-EC"/>
          </w:rPr>
          <w:t>aq</w:t>
        </w:r>
      </w:ins>
      <w:ins w:id="287" w:author="marpa" w:date="2026-10-25T13:31:43Z">
        <w:r>
          <w:rPr>
            <w:rFonts w:hint="default"/>
            <w:lang w:val="es-EC"/>
          </w:rPr>
          <w:t>uetes pa</w:t>
        </w:r>
      </w:ins>
      <w:ins w:id="288" w:author="marpa" w:date="2026-10-25T13:31:44Z">
        <w:r>
          <w:rPr>
            <w:rFonts w:hint="default"/>
            <w:lang w:val="es-EC"/>
          </w:rPr>
          <w:t xml:space="preserve">ra </w:t>
        </w:r>
      </w:ins>
      <w:ins w:id="289" w:author="marpa" w:date="2026-10-25T13:31:48Z">
        <w:r>
          <w:rPr>
            <w:rFonts w:hint="default"/>
            <w:lang w:val="es-EC"/>
          </w:rPr>
          <w:t>se</w:t>
        </w:r>
      </w:ins>
      <w:ins w:id="290" w:author="marpa" w:date="2026-10-25T13:31:49Z">
        <w:r>
          <w:rPr>
            <w:rFonts w:hint="default"/>
            <w:lang w:val="es-EC"/>
          </w:rPr>
          <w:t>gurid</w:t>
        </w:r>
      </w:ins>
      <w:ins w:id="291" w:author="marpa" w:date="2026-10-25T13:31:50Z">
        <w:r>
          <w:rPr>
            <w:rFonts w:hint="default"/>
            <w:lang w:val="es-EC"/>
          </w:rPr>
          <w:t>ad</w:t>
        </w:r>
      </w:ins>
      <w:ins w:id="292" w:author="marpa" w:date="2026-10-25T13:33:50Z">
        <w:r>
          <w:rPr>
            <w:rFonts w:hint="default"/>
            <w:lang w:val="es-EC"/>
          </w:rPr>
          <w:t>.</w:t>
        </w:r>
      </w:ins>
    </w:p>
    <w:p w14:paraId="1A45A7BA">
      <w:pPr>
        <w:jc w:val="center"/>
        <w:rPr>
          <w:del w:id="294" w:author="marpa" w:date="2026-10-25T13:34:40Z"/>
          <w:rFonts w:hint="default"/>
          <w:lang w:val="es-EC"/>
        </w:rPr>
        <w:pPrChange w:id="293" w:author="marpa" w:date="2026-10-25T13:33:51Z">
          <w:pPr/>
        </w:pPrChange>
      </w:pPr>
      <w:ins w:id="295" w:author="marpa" w:date="2026-10-25T13:34:34Z">
        <w:r>
          <w:rPr/>
          <w:drawing>
            <wp:inline distT="0" distB="0" distL="114300" distR="114300">
              <wp:extent cx="2766060" cy="981075"/>
              <wp:effectExtent l="0" t="0" r="2540" b="9525"/>
              <wp:docPr id="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9"/>
                      <pic:cNvPicPr>
                        <a:picLocks noChangeAspect="1"/>
                      </pic:cNvPicPr>
                    </pic:nvPicPr>
                    <pic:blipFill>
                      <a:blip r:embed="rId28"/>
                      <a:stretch>
                        <a:fillRect/>
                      </a:stretch>
                    </pic:blipFill>
                    <pic:spPr>
                      <a:xfrm>
                        <a:off x="0" y="0"/>
                        <a:ext cx="2766060" cy="981075"/>
                      </a:xfrm>
                      <a:prstGeom prst="rect">
                        <a:avLst/>
                      </a:prstGeom>
                      <a:noFill/>
                      <a:ln>
                        <a:noFill/>
                      </a:ln>
                    </pic:spPr>
                  </pic:pic>
                </a:graphicData>
              </a:graphic>
            </wp:inline>
          </w:drawing>
        </w:r>
      </w:ins>
    </w:p>
    <w:p w14:paraId="4D934139">
      <w:pPr>
        <w:keepNext w:val="0"/>
        <w:spacing w:after="0"/>
        <w:jc w:val="center"/>
        <w:pPrChange w:id="297" w:author="marpa" w:date="2026-10-25T13:34:40Z">
          <w:pPr>
            <w:keepNext/>
            <w:spacing w:after="0"/>
            <w:jc w:val="center"/>
          </w:pPr>
        </w:pPrChange>
      </w:pPr>
      <w:del w:id="298" w:author="marpa" w:date="2026-10-25T13:31:26Z">
        <w:r>
          <w:rPr/>
          <w:drawing>
            <wp:inline distT="114300" distB="114300" distL="114300" distR="114300">
              <wp:extent cx="2695575" cy="1476375"/>
              <wp:effectExtent l="0" t="0" r="0" b="0"/>
              <wp:docPr id="61" name="image5.png"/>
              <wp:cNvGraphicFramePr/>
              <a:graphic xmlns:a="http://schemas.openxmlformats.org/drawingml/2006/main">
                <a:graphicData uri="http://schemas.openxmlformats.org/drawingml/2006/picture">
                  <pic:pic xmlns:pic="http://schemas.openxmlformats.org/drawingml/2006/picture">
                    <pic:nvPicPr>
                      <pic:cNvPr id="61" name="image5.png"/>
                      <pic:cNvPicPr preferRelativeResize="0"/>
                    </pic:nvPicPr>
                    <pic:blipFill>
                      <a:blip r:embed="rId29"/>
                      <a:srcRect/>
                      <a:stretch>
                        <a:fillRect/>
                      </a:stretch>
                    </pic:blipFill>
                    <pic:spPr>
                      <a:xfrm>
                        <a:off x="0" y="0"/>
                        <a:ext cx="2695575" cy="1476375"/>
                      </a:xfrm>
                      <a:prstGeom prst="rect">
                        <a:avLst/>
                      </a:prstGeom>
                    </pic:spPr>
                  </pic:pic>
                </a:graphicData>
              </a:graphic>
            </wp:inline>
          </w:drawing>
        </w:r>
      </w:del>
    </w:p>
    <w:p w14:paraId="6E347E4B">
      <w:pPr>
        <w:pStyle w:val="5"/>
      </w:pPr>
      <w:bookmarkStart w:id="64" w:name="_Toc7787"/>
      <w:bookmarkStart w:id="65" w:name="_Toc32187"/>
      <w:r>
        <w:t>Figura 1</w:t>
      </w:r>
      <w:ins w:id="300" w:author="marpa" w:date="2026-10-25T13:34:52Z">
        <w:r>
          <w:rPr>
            <w:rFonts w:hint="default"/>
            <w:lang w:val="es-EC"/>
          </w:rPr>
          <w:t>8</w:t>
        </w:r>
      </w:ins>
      <w:del w:id="301" w:author="marpa" w:date="2026-10-25T13:34:51Z">
        <w:r>
          <w:rPr/>
          <w:delText>5</w:delText>
        </w:r>
      </w:del>
      <w:r>
        <w:t>. Estructura de paquetes - Servidor SOAP</w:t>
      </w:r>
      <w:bookmarkEnd w:id="64"/>
      <w:bookmarkEnd w:id="65"/>
    </w:p>
    <w:p w14:paraId="6EDDF68F">
      <w:pPr>
        <w:pStyle w:val="4"/>
      </w:pPr>
      <w:bookmarkStart w:id="66" w:name="_Toc9650"/>
      <w:bookmarkStart w:id="67" w:name="_Toc5640"/>
      <w:r>
        <w:t>CREACIÓN DE WEBSERVICES</w:t>
      </w:r>
      <w:bookmarkEnd w:id="66"/>
      <w:bookmarkEnd w:id="67"/>
    </w:p>
    <w:p w14:paraId="5448BAC4">
      <w:pPr>
        <w:spacing w:before="240" w:after="240"/>
      </w:pPr>
      <w:r>
        <w:t>Para la exposición de las funcionalidades hacia los clientes (Android y Java), se utiliza la especificación Jakarta XML Web Services (JAX-WS). En esta capa se definen los Endpoints que transforman las peticiones XML en llamadas a los servicios de lógica de negocio anteriormente creados.</w:t>
      </w:r>
    </w:p>
    <w:p w14:paraId="0531E3EC">
      <w:pPr>
        <w:spacing w:before="240" w:after="240"/>
        <w:rPr>
          <w:ins w:id="302" w:author="marpa" w:date="2026-10-25T13:36:09Z"/>
        </w:rPr>
      </w:pPr>
      <w:r>
        <w:t>Se utilizan anotaciones de Jakarta EE como @WebService para marcar la clase como un servicio web y @WebMethod para exponer cada función específica (Login y Conversiones). Esta estructura permite que el servidor Payara genere automáticamente el archivo WSDL (Web Services Description Language), que sirve como el contrato de interfaz para cualquier cliente que desee consumir el servicio.</w:t>
      </w:r>
    </w:p>
    <w:p w14:paraId="192B05A4">
      <w:pPr>
        <w:pStyle w:val="13"/>
        <w:spacing w:before="0" w:after="0" w:line="256" w:lineRule="auto"/>
        <w:jc w:val="left"/>
        <w:rPr>
          <w:rFonts w:hint="default" w:eastAsia="Cambria" w:cs="Cambria" w:asciiTheme="majorAscii" w:hAnsiTheme="majorAscii"/>
          <w:color w:val="548DD4"/>
          <w:sz w:val="22"/>
          <w:szCs w:val="22"/>
          <w:lang w:val="es-EC"/>
        </w:rPr>
        <w:pPrChange w:id="303" w:author="marpa" w:date="2026-10-25T13:38:27Z">
          <w:pPr>
            <w:spacing w:before="240" w:after="240"/>
          </w:pPr>
        </w:pPrChange>
      </w:pPr>
      <w:ins w:id="304" w:author="marpa" w:date="2026-10-25T13:36:27Z">
        <w:r>
          <w:rPr>
            <w:rFonts w:eastAsia="Cambria" w:cs="Cambria" w:asciiTheme="majorAscii" w:hAnsiTheme="majorAscii"/>
            <w:color w:val="548DD4"/>
            <w:sz w:val="22"/>
            <w:szCs w:val="22"/>
            <w:rPrChange w:id="305" w:author="marpa" w:date="2026-10-25T13:38:18Z">
              <w:rPr>
                <w:rFonts w:ascii="Cambria" w:hAnsi="Cambria" w:eastAsia="Cambria" w:cs="Cambria"/>
                <w:color w:val="3D3D3D"/>
              </w:rPr>
            </w:rPrChange>
          </w:rPr>
          <w:t xml:space="preserve">Dentro del paquete controladores.ws se crea un </w:t>
        </w:r>
      </w:ins>
      <w:ins w:id="306" w:author="marpa" w:date="2026-10-25T13:36:27Z">
        <w:r>
          <w:rPr>
            <w:rFonts w:hint="default" w:eastAsia="Cambria" w:cs="Cambria" w:asciiTheme="majorAscii" w:hAnsiTheme="majorAscii"/>
            <w:color w:val="548DD4"/>
            <w:sz w:val="22"/>
            <w:szCs w:val="22"/>
            <w:rPrChange w:id="307" w:author="marpa" w:date="2026-10-25T13:38:18Z">
              <w:rPr>
                <w:rFonts w:hint="default" w:ascii="Cambria" w:hAnsi="Cambria" w:eastAsia="Cambria" w:cs="Cambria"/>
                <w:color w:val="3D3D3D"/>
              </w:rPr>
            </w:rPrChange>
          </w:rPr>
          <w:t>webservice</w:t>
        </w:r>
      </w:ins>
      <w:ins w:id="308" w:author="marpa" w:date="2026-10-25T13:36:38Z">
        <w:r>
          <w:rPr>
            <w:rFonts w:hint="default" w:eastAsia="Cambria" w:cs="Cambria" w:asciiTheme="majorAscii" w:hAnsiTheme="majorAscii"/>
            <w:color w:val="548DD4"/>
            <w:sz w:val="22"/>
            <w:szCs w:val="22"/>
            <w:lang w:val="es-EC"/>
            <w:rPrChange w:id="309" w:author="marpa" w:date="2026-10-25T13:38:18Z">
              <w:rPr>
                <w:rFonts w:hint="default" w:ascii="Cambria" w:hAnsi="Cambria" w:eastAsia="Cambria" w:cs="Cambria"/>
                <w:color w:val="3D3D3D"/>
                <w:lang w:val="es-EC"/>
              </w:rPr>
            </w:rPrChange>
          </w:rPr>
          <w:t xml:space="preserve">, </w:t>
        </w:r>
      </w:ins>
      <w:ins w:id="310" w:author="marpa" w:date="2026-10-25T13:36:44Z">
        <w:r>
          <w:rPr>
            <w:rFonts w:hint="default" w:eastAsia="Cambria" w:cs="Cambria" w:asciiTheme="majorAscii" w:hAnsiTheme="majorAscii"/>
            <w:color w:val="548DD4"/>
            <w:sz w:val="22"/>
            <w:szCs w:val="22"/>
            <w:lang w:val="es-EC"/>
            <w:rPrChange w:id="311" w:author="marpa" w:date="2026-10-25T13:38:18Z">
              <w:rPr>
                <w:rFonts w:hint="default" w:ascii="Cambria" w:hAnsi="Cambria" w:eastAsia="Cambria" w:cs="Cambria"/>
                <w:color w:val="3D3D3D"/>
                <w:lang w:val="es-EC"/>
              </w:rPr>
            </w:rPrChange>
          </w:rPr>
          <w:t>y</w:t>
        </w:r>
      </w:ins>
      <w:ins w:id="312" w:author="marpa" w:date="2026-10-25T13:36:45Z">
        <w:r>
          <w:rPr>
            <w:rFonts w:hint="default" w:eastAsia="Cambria" w:cs="Cambria" w:asciiTheme="majorAscii" w:hAnsiTheme="majorAscii"/>
            <w:color w:val="548DD4"/>
            <w:sz w:val="22"/>
            <w:szCs w:val="22"/>
            <w:lang w:val="es-EC"/>
            <w:rPrChange w:id="313" w:author="marpa" w:date="2026-10-25T13:38:18Z">
              <w:rPr>
                <w:rFonts w:hint="default" w:ascii="Cambria" w:hAnsi="Cambria" w:eastAsia="Cambria" w:cs="Cambria"/>
                <w:color w:val="3D3D3D"/>
                <w:lang w:val="es-EC"/>
              </w:rPr>
            </w:rPrChange>
          </w:rPr>
          <w:t xml:space="preserve"> </w:t>
        </w:r>
      </w:ins>
      <w:ins w:id="314" w:author="marpa" w:date="2026-10-25T13:36:39Z">
        <w:r>
          <w:rPr>
            <w:rFonts w:hint="default" w:eastAsia="Cambria" w:cs="Cambria" w:asciiTheme="majorAscii" w:hAnsiTheme="majorAscii"/>
            <w:color w:val="548DD4"/>
            <w:sz w:val="22"/>
            <w:szCs w:val="22"/>
            <w:lang w:val="es-EC"/>
            <w:rPrChange w:id="315" w:author="marpa" w:date="2026-10-25T13:38:18Z">
              <w:rPr>
                <w:rFonts w:hint="default" w:ascii="Cambria" w:hAnsi="Cambria" w:eastAsia="Cambria" w:cs="Cambria"/>
                <w:color w:val="3D3D3D"/>
                <w:lang w:val="es-EC"/>
              </w:rPr>
            </w:rPrChange>
          </w:rPr>
          <w:t>s</w:t>
        </w:r>
      </w:ins>
      <w:ins w:id="316" w:author="marpa" w:date="2026-10-25T13:36:27Z">
        <w:r>
          <w:rPr>
            <w:rFonts w:hint="default" w:eastAsia="Cambria" w:cs="Cambria" w:asciiTheme="majorAscii" w:hAnsiTheme="majorAscii"/>
            <w:color w:val="548DD4"/>
            <w:sz w:val="22"/>
            <w:szCs w:val="22"/>
            <w:rPrChange w:id="317" w:author="marpa" w:date="2026-10-25T13:38:18Z">
              <w:rPr>
                <w:rFonts w:hint="default" w:ascii="Cambria" w:hAnsi="Cambria" w:eastAsia="Cambria" w:cs="Cambria"/>
                <w:color w:val="3D3D3D"/>
              </w:rPr>
            </w:rPrChange>
          </w:rPr>
          <w:t>e configura el web</w:t>
        </w:r>
      </w:ins>
      <w:ins w:id="318" w:author="marpa" w:date="2026-10-25T13:37:05Z">
        <w:r>
          <w:rPr>
            <w:rFonts w:hint="default" w:eastAsia="Cambria" w:cs="Cambria" w:asciiTheme="majorAscii" w:hAnsiTheme="majorAscii"/>
            <w:color w:val="548DD4"/>
            <w:sz w:val="22"/>
            <w:szCs w:val="22"/>
            <w:lang w:val="es-EC"/>
            <w:rPrChange w:id="319" w:author="marpa" w:date="2026-10-25T13:38:18Z">
              <w:rPr>
                <w:rFonts w:hint="default" w:ascii="Cambria" w:hAnsi="Cambria" w:eastAsia="Cambria" w:cs="Cambria"/>
                <w:color w:val="3D3D3D"/>
                <w:lang w:val="es-EC"/>
              </w:rPr>
            </w:rPrChange>
          </w:rPr>
          <w:t xml:space="preserve"> </w:t>
        </w:r>
      </w:ins>
      <w:ins w:id="320" w:author="marpa" w:date="2026-10-25T13:36:27Z">
        <w:r>
          <w:rPr>
            <w:rFonts w:hint="default" w:eastAsia="Cambria" w:cs="Cambria" w:asciiTheme="majorAscii" w:hAnsiTheme="majorAscii"/>
            <w:color w:val="548DD4"/>
            <w:sz w:val="22"/>
            <w:szCs w:val="22"/>
            <w:rPrChange w:id="321" w:author="marpa" w:date="2026-10-25T13:38:18Z">
              <w:rPr>
                <w:rFonts w:hint="default" w:ascii="Cambria" w:hAnsi="Cambria" w:eastAsia="Cambria" w:cs="Cambria"/>
                <w:color w:val="3D3D3D"/>
              </w:rPr>
            </w:rPrChange>
          </w:rPr>
          <w:t>service con su nombre WSConversorUnidades.</w:t>
        </w:r>
      </w:ins>
      <w:ins w:id="322" w:author="marpa" w:date="2026-10-25T13:36:46Z">
        <w:r>
          <w:rPr>
            <w:rFonts w:hint="default" w:eastAsia="Cambria" w:cs="Cambria" w:asciiTheme="majorAscii" w:hAnsiTheme="majorAscii"/>
            <w:color w:val="548DD4"/>
            <w:sz w:val="22"/>
            <w:szCs w:val="22"/>
            <w:lang w:val="es-EC"/>
            <w:rPrChange w:id="323" w:author="marpa" w:date="2026-10-25T13:38:18Z">
              <w:rPr>
                <w:rFonts w:hint="default" w:ascii="Cambria" w:hAnsi="Cambria" w:eastAsia="Cambria" w:cs="Cambria"/>
                <w:color w:val="3D3D3D"/>
                <w:lang w:val="es-EC"/>
              </w:rPr>
            </w:rPrChange>
          </w:rPr>
          <w:t xml:space="preserve"> </w:t>
        </w:r>
      </w:ins>
      <w:ins w:id="324" w:author="marpa" w:date="2026-10-25T13:36:47Z">
        <w:r>
          <w:rPr>
            <w:rFonts w:hint="default" w:eastAsia="Cambria" w:cs="Cambria" w:asciiTheme="majorAscii" w:hAnsiTheme="majorAscii"/>
            <w:color w:val="548DD4"/>
            <w:sz w:val="22"/>
            <w:szCs w:val="22"/>
            <w:lang w:val="es-EC"/>
            <w:rPrChange w:id="325" w:author="marpa" w:date="2026-10-25T13:38:18Z">
              <w:rPr>
                <w:rFonts w:hint="default" w:ascii="Cambria" w:hAnsi="Cambria" w:eastAsia="Cambria" w:cs="Cambria"/>
                <w:color w:val="3D3D3D"/>
                <w:lang w:val="es-EC"/>
              </w:rPr>
            </w:rPrChange>
          </w:rPr>
          <w:t>Aquí</w:t>
        </w:r>
      </w:ins>
      <w:ins w:id="326" w:author="marpa" w:date="2026-10-25T13:36:48Z">
        <w:r>
          <w:rPr>
            <w:rFonts w:hint="default" w:eastAsia="Cambria" w:cs="Cambria" w:asciiTheme="majorAscii" w:hAnsiTheme="majorAscii"/>
            <w:color w:val="548DD4"/>
            <w:sz w:val="22"/>
            <w:szCs w:val="22"/>
            <w:lang w:val="es-EC"/>
            <w:rPrChange w:id="327" w:author="marpa" w:date="2026-10-25T13:38:18Z">
              <w:rPr>
                <w:rFonts w:hint="default" w:ascii="Cambria" w:hAnsi="Cambria" w:eastAsia="Cambria" w:cs="Cambria"/>
                <w:color w:val="3D3D3D"/>
                <w:lang w:val="es-EC"/>
              </w:rPr>
            </w:rPrChange>
          </w:rPr>
          <w:t xml:space="preserve"> se decl</w:t>
        </w:r>
      </w:ins>
      <w:ins w:id="328" w:author="marpa" w:date="2026-10-25T13:36:49Z">
        <w:r>
          <w:rPr>
            <w:rFonts w:hint="default" w:eastAsia="Cambria" w:cs="Cambria" w:asciiTheme="majorAscii" w:hAnsiTheme="majorAscii"/>
            <w:color w:val="548DD4"/>
            <w:sz w:val="22"/>
            <w:szCs w:val="22"/>
            <w:lang w:val="es-EC"/>
            <w:rPrChange w:id="329" w:author="marpa" w:date="2026-10-25T13:38:18Z">
              <w:rPr>
                <w:rFonts w:hint="default" w:ascii="Cambria" w:hAnsi="Cambria" w:eastAsia="Cambria" w:cs="Cambria"/>
                <w:color w:val="3D3D3D"/>
                <w:lang w:val="es-EC"/>
              </w:rPr>
            </w:rPrChange>
          </w:rPr>
          <w:t>aran to</w:t>
        </w:r>
      </w:ins>
      <w:ins w:id="330" w:author="marpa" w:date="2026-10-25T13:36:50Z">
        <w:r>
          <w:rPr>
            <w:rFonts w:hint="default" w:eastAsia="Cambria" w:cs="Cambria" w:asciiTheme="majorAscii" w:hAnsiTheme="majorAscii"/>
            <w:color w:val="548DD4"/>
            <w:sz w:val="22"/>
            <w:szCs w:val="22"/>
            <w:lang w:val="es-EC"/>
            <w:rPrChange w:id="331" w:author="marpa" w:date="2026-10-25T13:38:18Z">
              <w:rPr>
                <w:rFonts w:hint="default" w:ascii="Cambria" w:hAnsi="Cambria" w:eastAsia="Cambria" w:cs="Cambria"/>
                <w:color w:val="3D3D3D"/>
                <w:lang w:val="es-EC"/>
              </w:rPr>
            </w:rPrChange>
          </w:rPr>
          <w:t>das l</w:t>
        </w:r>
      </w:ins>
      <w:ins w:id="332" w:author="marpa" w:date="2026-10-25T13:36:51Z">
        <w:r>
          <w:rPr>
            <w:rFonts w:hint="default" w:eastAsia="Cambria" w:cs="Cambria" w:asciiTheme="majorAscii" w:hAnsiTheme="majorAscii"/>
            <w:color w:val="548DD4"/>
            <w:sz w:val="22"/>
            <w:szCs w:val="22"/>
            <w:lang w:val="es-EC"/>
            <w:rPrChange w:id="333" w:author="marpa" w:date="2026-10-25T13:38:18Z">
              <w:rPr>
                <w:rFonts w:hint="default" w:ascii="Cambria" w:hAnsi="Cambria" w:eastAsia="Cambria" w:cs="Cambria"/>
                <w:color w:val="3D3D3D"/>
                <w:lang w:val="es-EC"/>
              </w:rPr>
            </w:rPrChange>
          </w:rPr>
          <w:t>as op</w:t>
        </w:r>
      </w:ins>
      <w:ins w:id="334" w:author="marpa" w:date="2026-10-25T13:36:52Z">
        <w:r>
          <w:rPr>
            <w:rFonts w:hint="default" w:eastAsia="Cambria" w:cs="Cambria" w:asciiTheme="majorAscii" w:hAnsiTheme="majorAscii"/>
            <w:color w:val="548DD4"/>
            <w:sz w:val="22"/>
            <w:szCs w:val="22"/>
            <w:lang w:val="es-EC"/>
            <w:rPrChange w:id="335" w:author="marpa" w:date="2026-10-25T13:38:18Z">
              <w:rPr>
                <w:rFonts w:hint="default" w:ascii="Cambria" w:hAnsi="Cambria" w:eastAsia="Cambria" w:cs="Cambria"/>
                <w:color w:val="3D3D3D"/>
                <w:lang w:val="es-EC"/>
              </w:rPr>
            </w:rPrChange>
          </w:rPr>
          <w:t>eraci</w:t>
        </w:r>
      </w:ins>
      <w:ins w:id="336" w:author="marpa" w:date="2026-10-25T13:36:53Z">
        <w:r>
          <w:rPr>
            <w:rFonts w:hint="default" w:eastAsia="Cambria" w:cs="Cambria" w:asciiTheme="majorAscii" w:hAnsiTheme="majorAscii"/>
            <w:color w:val="548DD4"/>
            <w:sz w:val="22"/>
            <w:szCs w:val="22"/>
            <w:lang w:val="es-EC"/>
            <w:rPrChange w:id="337" w:author="marpa" w:date="2026-10-25T13:38:18Z">
              <w:rPr>
                <w:rFonts w:hint="default" w:ascii="Cambria" w:hAnsi="Cambria" w:eastAsia="Cambria" w:cs="Cambria"/>
                <w:color w:val="3D3D3D"/>
                <w:lang w:val="es-EC"/>
              </w:rPr>
            </w:rPrChange>
          </w:rPr>
          <w:t xml:space="preserve">ones que </w:t>
        </w:r>
      </w:ins>
      <w:ins w:id="338" w:author="marpa" w:date="2026-10-25T13:36:54Z">
        <w:r>
          <w:rPr>
            <w:rFonts w:hint="default" w:eastAsia="Cambria" w:cs="Cambria" w:asciiTheme="majorAscii" w:hAnsiTheme="majorAscii"/>
            <w:color w:val="548DD4"/>
            <w:sz w:val="22"/>
            <w:szCs w:val="22"/>
            <w:lang w:val="es-EC"/>
            <w:rPrChange w:id="339" w:author="marpa" w:date="2026-10-25T13:38:18Z">
              <w:rPr>
                <w:rFonts w:hint="default" w:ascii="Cambria" w:hAnsi="Cambria" w:eastAsia="Cambria" w:cs="Cambria"/>
                <w:color w:val="3D3D3D"/>
                <w:lang w:val="es-EC"/>
              </w:rPr>
            </w:rPrChange>
          </w:rPr>
          <w:t>reali</w:t>
        </w:r>
      </w:ins>
      <w:ins w:id="340" w:author="marpa" w:date="2026-10-25T13:36:55Z">
        <w:r>
          <w:rPr>
            <w:rFonts w:hint="default" w:eastAsia="Cambria" w:cs="Cambria" w:asciiTheme="majorAscii" w:hAnsiTheme="majorAscii"/>
            <w:color w:val="548DD4"/>
            <w:sz w:val="22"/>
            <w:szCs w:val="22"/>
            <w:lang w:val="es-EC"/>
            <w:rPrChange w:id="341" w:author="marpa" w:date="2026-10-25T13:38:18Z">
              <w:rPr>
                <w:rFonts w:hint="default" w:ascii="Cambria" w:hAnsi="Cambria" w:eastAsia="Cambria" w:cs="Cambria"/>
                <w:color w:val="3D3D3D"/>
                <w:lang w:val="es-EC"/>
              </w:rPr>
            </w:rPrChange>
          </w:rPr>
          <w:t>zará</w:t>
        </w:r>
      </w:ins>
      <w:ins w:id="342" w:author="marpa" w:date="2026-10-25T13:36:56Z">
        <w:r>
          <w:rPr>
            <w:rFonts w:hint="default" w:eastAsia="Cambria" w:cs="Cambria" w:asciiTheme="majorAscii" w:hAnsiTheme="majorAscii"/>
            <w:color w:val="548DD4"/>
            <w:sz w:val="22"/>
            <w:szCs w:val="22"/>
            <w:lang w:val="es-EC"/>
            <w:rPrChange w:id="343" w:author="marpa" w:date="2026-10-25T13:38:18Z">
              <w:rPr>
                <w:rFonts w:hint="default" w:ascii="Cambria" w:hAnsi="Cambria" w:eastAsia="Cambria" w:cs="Cambria"/>
                <w:color w:val="3D3D3D"/>
                <w:lang w:val="es-EC"/>
              </w:rPr>
            </w:rPrChange>
          </w:rPr>
          <w:t xml:space="preserve"> el</w:t>
        </w:r>
      </w:ins>
      <w:ins w:id="344" w:author="marpa" w:date="2026-10-25T13:36:57Z">
        <w:r>
          <w:rPr>
            <w:rFonts w:hint="default" w:eastAsia="Cambria" w:cs="Cambria" w:asciiTheme="majorAscii" w:hAnsiTheme="majorAscii"/>
            <w:color w:val="548DD4"/>
            <w:sz w:val="22"/>
            <w:szCs w:val="22"/>
            <w:lang w:val="es-EC"/>
            <w:rPrChange w:id="345" w:author="marpa" w:date="2026-10-25T13:38:18Z">
              <w:rPr>
                <w:rFonts w:hint="default" w:ascii="Cambria" w:hAnsi="Cambria" w:eastAsia="Cambria" w:cs="Cambria"/>
                <w:color w:val="3D3D3D"/>
                <w:lang w:val="es-EC"/>
              </w:rPr>
            </w:rPrChange>
          </w:rPr>
          <w:t xml:space="preserve"> servici</w:t>
        </w:r>
      </w:ins>
      <w:ins w:id="346" w:author="marpa" w:date="2026-10-25T13:36:58Z">
        <w:r>
          <w:rPr>
            <w:rFonts w:hint="default" w:eastAsia="Cambria" w:cs="Cambria" w:asciiTheme="majorAscii" w:hAnsiTheme="majorAscii"/>
            <w:color w:val="548DD4"/>
            <w:sz w:val="22"/>
            <w:szCs w:val="22"/>
            <w:lang w:val="es-EC"/>
            <w:rPrChange w:id="347" w:author="marpa" w:date="2026-10-25T13:38:18Z">
              <w:rPr>
                <w:rFonts w:hint="default" w:ascii="Cambria" w:hAnsi="Cambria" w:eastAsia="Cambria" w:cs="Cambria"/>
                <w:color w:val="3D3D3D"/>
                <w:lang w:val="es-EC"/>
              </w:rPr>
            </w:rPrChange>
          </w:rPr>
          <w:t>o.</w:t>
        </w:r>
      </w:ins>
    </w:p>
    <w:p w14:paraId="66018BBB">
      <w:pPr>
        <w:spacing w:line="240" w:lineRule="auto"/>
        <w:jc w:val="center"/>
        <w:rPr>
          <w:i/>
          <w:iCs/>
          <w:color w:val="1F497D"/>
          <w:sz w:val="18"/>
          <w:szCs w:val="18"/>
        </w:rPr>
      </w:pPr>
      <w:ins w:id="348" w:author="marpa" w:date="2026-10-25T13:38:52Z">
        <w:bookmarkStart w:id="68" w:name="_50i3qgl0xzvk" w:colFirst="0" w:colLast="0"/>
        <w:bookmarkEnd w:id="68"/>
        <w:r>
          <w:rPr/>
          <w:drawing>
            <wp:inline distT="0" distB="0" distL="114300" distR="114300">
              <wp:extent cx="2978785" cy="297180"/>
              <wp:effectExtent l="0" t="0" r="5715" b="7620"/>
              <wp:docPr id="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6"/>
                      <pic:cNvPicPr>
                        <a:picLocks noChangeAspect="1"/>
                      </pic:cNvPicPr>
                    </pic:nvPicPr>
                    <pic:blipFill>
                      <a:blip r:embed="rId30"/>
                      <a:srcRect t="30151" b="55952"/>
                      <a:stretch>
                        <a:fillRect/>
                      </a:stretch>
                    </pic:blipFill>
                    <pic:spPr>
                      <a:xfrm>
                        <a:off x="0" y="0"/>
                        <a:ext cx="2978785" cy="297180"/>
                      </a:xfrm>
                      <a:prstGeom prst="rect">
                        <a:avLst/>
                      </a:prstGeom>
                    </pic:spPr>
                  </pic:pic>
                </a:graphicData>
              </a:graphic>
            </wp:inline>
          </w:drawing>
        </w:r>
      </w:ins>
      <w:del w:id="350" w:author="marpa" w:date="2026-10-25T13:38:51Z">
        <w:r>
          <w:rPr>
            <w:i/>
            <w:iCs/>
            <w:color w:val="1F497D"/>
            <w:sz w:val="18"/>
            <w:szCs w:val="18"/>
          </w:rPr>
          <w:drawing>
            <wp:inline distT="114300" distB="114300" distL="114300" distR="114300">
              <wp:extent cx="2105025" cy="885825"/>
              <wp:effectExtent l="0" t="0" r="0" b="0"/>
              <wp:docPr id="62" name="image6.png"/>
              <wp:cNvGraphicFramePr/>
              <a:graphic xmlns:a="http://schemas.openxmlformats.org/drawingml/2006/main">
                <a:graphicData uri="http://schemas.openxmlformats.org/drawingml/2006/picture">
                  <pic:pic xmlns:pic="http://schemas.openxmlformats.org/drawingml/2006/picture">
                    <pic:nvPicPr>
                      <pic:cNvPr id="62" name="image6.png"/>
                      <pic:cNvPicPr preferRelativeResize="0"/>
                    </pic:nvPicPr>
                    <pic:blipFill>
                      <a:blip r:embed="rId31"/>
                      <a:srcRect/>
                      <a:stretch>
                        <a:fillRect/>
                      </a:stretch>
                    </pic:blipFill>
                    <pic:spPr>
                      <a:xfrm>
                        <a:off x="0" y="0"/>
                        <a:ext cx="2105025" cy="885825"/>
                      </a:xfrm>
                      <a:prstGeom prst="rect">
                        <a:avLst/>
                      </a:prstGeom>
                    </pic:spPr>
                  </pic:pic>
                </a:graphicData>
              </a:graphic>
            </wp:inline>
          </w:drawing>
        </w:r>
      </w:del>
    </w:p>
    <w:p w14:paraId="645A6B35">
      <w:pPr>
        <w:pStyle w:val="5"/>
      </w:pPr>
      <w:bookmarkStart w:id="69" w:name="_Toc20011"/>
      <w:bookmarkStart w:id="70" w:name="_Toc472"/>
      <w:r>
        <w:t>Figura 1</w:t>
      </w:r>
      <w:ins w:id="352" w:author="marpa" w:date="2026-10-25T13:34:56Z">
        <w:r>
          <w:rPr>
            <w:rFonts w:hint="default"/>
            <w:lang w:val="es-EC"/>
          </w:rPr>
          <w:t>9</w:t>
        </w:r>
      </w:ins>
      <w:del w:id="353" w:author="marpa" w:date="2026-10-25T13:34:56Z">
        <w:r>
          <w:rPr/>
          <w:delText>6</w:delText>
        </w:r>
      </w:del>
      <w:r>
        <w:t>. Estructura de paquetes - WebServices</w:t>
      </w:r>
      <w:bookmarkEnd w:id="69"/>
      <w:bookmarkEnd w:id="70"/>
    </w:p>
    <w:p w14:paraId="3B508530">
      <w:pPr>
        <w:pStyle w:val="6"/>
        <w:sectPr>
          <w:footerReference r:id="rId6" w:type="default"/>
          <w:footerReference r:id="rId7" w:type="even"/>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bookmarkStart w:id="71" w:name="_gvse3wqyjbs9" w:colFirst="0" w:colLast="0"/>
      <w:bookmarkEnd w:id="71"/>
    </w:p>
    <w:p w14:paraId="7BCFCE21">
      <w:pPr>
        <w:pStyle w:val="6"/>
        <w:spacing w:before="0" w:after="0"/>
        <w:rPr>
          <w:b/>
          <w:bCs/>
          <w:i w:val="0"/>
          <w:iCs w:val="0"/>
          <w:sz w:val="24"/>
          <w:szCs w:val="24"/>
        </w:rPr>
      </w:pPr>
      <w:bookmarkStart w:id="72" w:name="_Toc14277"/>
      <w:bookmarkStart w:id="73" w:name="_Toc49"/>
      <w:r>
        <w:rPr>
          <w:b/>
          <w:bCs/>
          <w:i w:val="0"/>
          <w:iCs w:val="0"/>
          <w:sz w:val="24"/>
          <w:szCs w:val="24"/>
        </w:rPr>
        <w:t xml:space="preserve">Tabla 1. Clase </w:t>
      </w:r>
      <w:ins w:id="354" w:author="marpa" w:date="2026-10-25T13:40:08Z">
        <w:r>
          <w:rPr>
            <w:rFonts w:hint="default"/>
            <w:b/>
            <w:bCs/>
            <w:i w:val="0"/>
            <w:iCs w:val="0"/>
            <w:sz w:val="24"/>
            <w:szCs w:val="24"/>
          </w:rPr>
          <w:t>WSConversorUnidades</w:t>
        </w:r>
      </w:ins>
      <w:del w:id="355" w:author="marpa" w:date="2026-10-25T13:40:08Z">
        <w:r>
          <w:rPr>
            <w:b/>
            <w:bCs/>
            <w:i w:val="0"/>
            <w:iCs w:val="0"/>
            <w:sz w:val="24"/>
            <w:szCs w:val="24"/>
          </w:rPr>
          <w:delText>WSLogin</w:delText>
        </w:r>
        <w:bookmarkEnd w:id="72"/>
        <w:bookmarkEnd w:id="73"/>
      </w:del>
      <w:r>
        <w:rPr>
          <w:b/>
          <w:bCs/>
          <w:i w:val="0"/>
          <w:iCs w:val="0"/>
          <w:sz w:val="24"/>
          <w:szCs w:val="24"/>
        </w:rPr>
        <w:t xml:space="preserve"> </w:t>
      </w:r>
    </w:p>
    <w:p w14:paraId="3D543BAB">
      <w:pPr>
        <w:adjustRightInd w:val="0"/>
        <w:snapToGrid w:val="0"/>
        <w:spacing w:before="0" w:after="0" w:line="240" w:lineRule="auto"/>
        <w:rPr>
          <w:del w:id="357" w:author="marpa" w:date="2026-10-25T13:40:54Z"/>
          <w:rFonts w:ascii="Arial" w:hAnsi="Arial" w:eastAsia="Courier New" w:cs="Arial"/>
          <w:color w:val="auto"/>
          <w:sz w:val="22"/>
          <w:szCs w:val="22"/>
          <w:rPrChange w:id="358" w:author="marpa" w:date="2026-10-25T13:41:27Z">
            <w:rPr>
              <w:del w:id="359" w:author="marpa" w:date="2026-10-25T13:40:54Z"/>
              <w:rFonts w:ascii="Arial" w:hAnsi="Arial" w:eastAsia="Courier New" w:cs="Arial"/>
              <w:color w:val="000000"/>
              <w:sz w:val="24"/>
              <w:szCs w:val="24"/>
            </w:rPr>
          </w:rPrChange>
        </w:rPr>
        <w:pPrChange w:id="356" w:author="marpa" w:date="2026-10-25T13:44:08Z">
          <w:pPr>
            <w:spacing w:before="0" w:after="0" w:line="240" w:lineRule="auto"/>
          </w:pPr>
        </w:pPrChange>
      </w:pPr>
      <w:del w:id="360" w:author="marpa" w:date="2026-10-25T13:40:54Z">
        <w:r>
          <w:rPr>
            <w:rFonts w:ascii="Arial" w:hAnsi="Arial" w:eastAsia="Courier New" w:cs="Arial"/>
            <w:color w:val="auto"/>
            <w:sz w:val="22"/>
            <w:szCs w:val="22"/>
            <w:rPrChange w:id="361" w:author="marpa" w:date="2026-10-25T13:41:27Z">
              <w:rPr>
                <w:rFonts w:ascii="Arial" w:hAnsi="Arial" w:eastAsia="Courier New" w:cs="Arial"/>
                <w:color w:val="000000"/>
                <w:sz w:val="24"/>
                <w:szCs w:val="24"/>
              </w:rPr>
            </w:rPrChange>
          </w:rPr>
          <w:delText>package ec.edu.monster.WebServices;</w:delText>
        </w:r>
      </w:del>
    </w:p>
    <w:p w14:paraId="6381F0FA">
      <w:pPr>
        <w:adjustRightInd w:val="0"/>
        <w:snapToGrid w:val="0"/>
        <w:spacing w:before="0" w:after="0" w:line="240" w:lineRule="auto"/>
        <w:rPr>
          <w:rFonts w:ascii="Arial" w:hAnsi="Arial" w:eastAsia="Courier New" w:cs="Arial"/>
          <w:color w:val="auto"/>
          <w:sz w:val="22"/>
          <w:szCs w:val="22"/>
          <w:rPrChange w:id="363" w:author="marpa" w:date="2026-10-25T13:41:27Z">
            <w:rPr>
              <w:rFonts w:ascii="Arial" w:hAnsi="Arial" w:eastAsia="Courier New" w:cs="Arial"/>
              <w:color w:val="000000"/>
              <w:sz w:val="24"/>
              <w:szCs w:val="24"/>
            </w:rPr>
          </w:rPrChange>
        </w:rPr>
        <w:pPrChange w:id="362" w:author="marpa" w:date="2026-10-25T13:44:08Z">
          <w:pPr>
            <w:spacing w:before="0" w:after="0" w:line="240" w:lineRule="auto"/>
          </w:pPr>
        </w:pPrChange>
      </w:pPr>
    </w:p>
    <w:p w14:paraId="0B068934">
      <w:pPr>
        <w:adjustRightInd w:val="0"/>
        <w:snapToGrid w:val="0"/>
        <w:spacing w:before="0" w:after="0" w:line="240" w:lineRule="auto"/>
        <w:rPr>
          <w:del w:id="365" w:author="marpa" w:date="2026-10-25T13:40:35Z"/>
          <w:rFonts w:ascii="Arial" w:hAnsi="Arial" w:eastAsia="Courier New" w:cs="Arial"/>
          <w:color w:val="auto"/>
          <w:sz w:val="22"/>
          <w:szCs w:val="22"/>
          <w:rPrChange w:id="366" w:author="marpa" w:date="2026-10-25T13:41:27Z">
            <w:rPr>
              <w:del w:id="367" w:author="marpa" w:date="2026-10-25T13:40:35Z"/>
              <w:rFonts w:ascii="Arial" w:hAnsi="Arial" w:eastAsia="Courier New" w:cs="Arial"/>
              <w:color w:val="000000"/>
              <w:sz w:val="24"/>
              <w:szCs w:val="24"/>
            </w:rPr>
          </w:rPrChange>
        </w:rPr>
        <w:pPrChange w:id="364" w:author="marpa" w:date="2026-10-25T13:44:08Z">
          <w:pPr>
            <w:spacing w:before="0" w:after="0" w:line="240" w:lineRule="auto"/>
          </w:pPr>
        </w:pPrChange>
      </w:pPr>
      <w:del w:id="368" w:author="marpa" w:date="2026-10-25T13:40:35Z">
        <w:r>
          <w:rPr>
            <w:rFonts w:ascii="Arial" w:hAnsi="Arial" w:eastAsia="Courier New" w:cs="Arial"/>
            <w:color w:val="auto"/>
            <w:sz w:val="22"/>
            <w:szCs w:val="22"/>
            <w:rPrChange w:id="369" w:author="marpa" w:date="2026-10-25T13:41:27Z">
              <w:rPr>
                <w:rFonts w:ascii="Arial" w:hAnsi="Arial" w:eastAsia="Courier New" w:cs="Arial"/>
                <w:color w:val="000000"/>
                <w:sz w:val="24"/>
                <w:szCs w:val="24"/>
              </w:rPr>
            </w:rPrChange>
          </w:rPr>
          <w:delText>import jakarta.jws.WebService;</w:delText>
        </w:r>
      </w:del>
    </w:p>
    <w:p w14:paraId="14CA5654">
      <w:pPr>
        <w:adjustRightInd w:val="0"/>
        <w:snapToGrid w:val="0"/>
        <w:spacing w:before="0" w:after="0" w:line="240" w:lineRule="auto"/>
        <w:rPr>
          <w:del w:id="371" w:author="marpa" w:date="2026-10-25T13:40:35Z"/>
          <w:rFonts w:ascii="Arial" w:hAnsi="Arial" w:eastAsia="Courier New" w:cs="Arial"/>
          <w:color w:val="auto"/>
          <w:sz w:val="22"/>
          <w:szCs w:val="22"/>
          <w:rPrChange w:id="372" w:author="marpa" w:date="2026-10-25T13:41:27Z">
            <w:rPr>
              <w:del w:id="373" w:author="marpa" w:date="2026-10-25T13:40:35Z"/>
              <w:rFonts w:ascii="Arial" w:hAnsi="Arial" w:eastAsia="Courier New" w:cs="Arial"/>
              <w:color w:val="000000"/>
              <w:sz w:val="24"/>
              <w:szCs w:val="24"/>
            </w:rPr>
          </w:rPrChange>
        </w:rPr>
        <w:pPrChange w:id="370" w:author="marpa" w:date="2026-10-25T13:44:08Z">
          <w:pPr>
            <w:spacing w:before="0" w:after="0" w:line="240" w:lineRule="auto"/>
          </w:pPr>
        </w:pPrChange>
      </w:pPr>
      <w:del w:id="374" w:author="marpa" w:date="2026-10-25T13:40:35Z">
        <w:r>
          <w:rPr>
            <w:rFonts w:ascii="Arial" w:hAnsi="Arial" w:eastAsia="Courier New" w:cs="Arial"/>
            <w:color w:val="auto"/>
            <w:sz w:val="22"/>
            <w:szCs w:val="22"/>
            <w:rPrChange w:id="375" w:author="marpa" w:date="2026-10-25T13:41:27Z">
              <w:rPr>
                <w:rFonts w:ascii="Arial" w:hAnsi="Arial" w:eastAsia="Courier New" w:cs="Arial"/>
                <w:color w:val="000000"/>
                <w:sz w:val="24"/>
                <w:szCs w:val="24"/>
              </w:rPr>
            </w:rPrChange>
          </w:rPr>
          <w:delText>import jakarta.jws.WebMethod;</w:delText>
        </w:r>
      </w:del>
    </w:p>
    <w:p w14:paraId="315E7E1A">
      <w:pPr>
        <w:adjustRightInd w:val="0"/>
        <w:snapToGrid w:val="0"/>
        <w:spacing w:before="0" w:after="0" w:line="240" w:lineRule="auto"/>
        <w:rPr>
          <w:del w:id="377" w:author="marpa" w:date="2026-10-25T13:40:35Z"/>
          <w:rFonts w:ascii="Arial" w:hAnsi="Arial" w:eastAsia="Courier New" w:cs="Arial"/>
          <w:color w:val="auto"/>
          <w:sz w:val="22"/>
          <w:szCs w:val="22"/>
          <w:rPrChange w:id="378" w:author="marpa" w:date="2026-10-25T13:41:27Z">
            <w:rPr>
              <w:del w:id="379" w:author="marpa" w:date="2026-10-25T13:40:35Z"/>
              <w:rFonts w:ascii="Arial" w:hAnsi="Arial" w:eastAsia="Courier New" w:cs="Arial"/>
              <w:color w:val="000000"/>
              <w:sz w:val="24"/>
              <w:szCs w:val="24"/>
            </w:rPr>
          </w:rPrChange>
        </w:rPr>
        <w:pPrChange w:id="376" w:author="marpa" w:date="2026-10-25T13:44:08Z">
          <w:pPr>
            <w:spacing w:before="0" w:after="0" w:line="240" w:lineRule="auto"/>
          </w:pPr>
        </w:pPrChange>
      </w:pPr>
      <w:del w:id="380" w:author="marpa" w:date="2026-10-25T13:40:35Z">
        <w:r>
          <w:rPr>
            <w:rFonts w:ascii="Arial" w:hAnsi="Arial" w:eastAsia="Courier New" w:cs="Arial"/>
            <w:color w:val="auto"/>
            <w:sz w:val="22"/>
            <w:szCs w:val="22"/>
            <w:rPrChange w:id="381" w:author="marpa" w:date="2026-10-25T13:41:27Z">
              <w:rPr>
                <w:rFonts w:ascii="Arial" w:hAnsi="Arial" w:eastAsia="Courier New" w:cs="Arial"/>
                <w:color w:val="000000"/>
                <w:sz w:val="24"/>
                <w:szCs w:val="24"/>
              </w:rPr>
            </w:rPrChange>
          </w:rPr>
          <w:delText>import jakarta.jws.WebParam;</w:delText>
        </w:r>
      </w:del>
    </w:p>
    <w:p w14:paraId="11187E05">
      <w:pPr>
        <w:adjustRightInd w:val="0"/>
        <w:snapToGrid w:val="0"/>
        <w:spacing w:before="0" w:after="0" w:line="240" w:lineRule="auto"/>
        <w:rPr>
          <w:del w:id="383" w:author="marpa" w:date="2026-10-25T13:40:35Z"/>
          <w:rFonts w:ascii="Arial" w:hAnsi="Arial" w:eastAsia="Courier New" w:cs="Arial"/>
          <w:color w:val="auto"/>
          <w:sz w:val="22"/>
          <w:szCs w:val="22"/>
          <w:rPrChange w:id="384" w:author="marpa" w:date="2026-10-25T13:41:27Z">
            <w:rPr>
              <w:del w:id="385" w:author="marpa" w:date="2026-10-25T13:40:35Z"/>
              <w:rFonts w:ascii="Arial" w:hAnsi="Arial" w:eastAsia="Courier New" w:cs="Arial"/>
              <w:color w:val="000000"/>
              <w:sz w:val="24"/>
              <w:szCs w:val="24"/>
            </w:rPr>
          </w:rPrChange>
        </w:rPr>
        <w:pPrChange w:id="382" w:author="marpa" w:date="2026-10-25T13:44:08Z">
          <w:pPr>
            <w:spacing w:before="0" w:after="0" w:line="240" w:lineRule="auto"/>
          </w:pPr>
        </w:pPrChange>
      </w:pPr>
      <w:del w:id="386" w:author="marpa" w:date="2026-10-25T13:40:35Z">
        <w:r>
          <w:rPr>
            <w:rFonts w:ascii="Arial" w:hAnsi="Arial" w:eastAsia="Courier New" w:cs="Arial"/>
            <w:color w:val="auto"/>
            <w:sz w:val="22"/>
            <w:szCs w:val="22"/>
            <w:rPrChange w:id="387" w:author="marpa" w:date="2026-10-25T13:41:27Z">
              <w:rPr>
                <w:rFonts w:ascii="Arial" w:hAnsi="Arial" w:eastAsia="Courier New" w:cs="Arial"/>
                <w:color w:val="000000"/>
                <w:sz w:val="24"/>
                <w:szCs w:val="24"/>
              </w:rPr>
            </w:rPrChange>
          </w:rPr>
          <w:delText>import java.util.UUID;</w:delText>
        </w:r>
      </w:del>
    </w:p>
    <w:p w14:paraId="73A73FBC">
      <w:pPr>
        <w:adjustRightInd w:val="0"/>
        <w:snapToGrid w:val="0"/>
        <w:spacing w:before="0" w:after="0" w:line="240" w:lineRule="auto"/>
        <w:rPr>
          <w:del w:id="389" w:author="marpa" w:date="2026-10-25T13:40:35Z"/>
          <w:rFonts w:ascii="Arial" w:hAnsi="Arial" w:eastAsia="Courier New" w:cs="Arial"/>
          <w:color w:val="auto"/>
          <w:sz w:val="22"/>
          <w:szCs w:val="22"/>
          <w:rPrChange w:id="390" w:author="marpa" w:date="2026-10-25T13:41:27Z">
            <w:rPr>
              <w:del w:id="391" w:author="marpa" w:date="2026-10-25T13:40:35Z"/>
              <w:rFonts w:ascii="Arial" w:hAnsi="Arial" w:eastAsia="Courier New" w:cs="Arial"/>
              <w:color w:val="000000"/>
              <w:sz w:val="24"/>
              <w:szCs w:val="24"/>
            </w:rPr>
          </w:rPrChange>
        </w:rPr>
        <w:pPrChange w:id="388" w:author="marpa" w:date="2026-10-25T13:44:08Z">
          <w:pPr>
            <w:spacing w:before="0" w:after="0" w:line="240" w:lineRule="auto"/>
          </w:pPr>
        </w:pPrChange>
      </w:pPr>
      <w:del w:id="392" w:author="marpa" w:date="2026-10-25T13:40:35Z">
        <w:r>
          <w:rPr>
            <w:rFonts w:ascii="Arial" w:hAnsi="Arial" w:eastAsia="Courier New" w:cs="Arial"/>
            <w:color w:val="auto"/>
            <w:sz w:val="22"/>
            <w:szCs w:val="22"/>
            <w:rPrChange w:id="393" w:author="marpa" w:date="2026-10-25T13:41:27Z">
              <w:rPr>
                <w:rFonts w:ascii="Arial" w:hAnsi="Arial" w:eastAsia="Courier New" w:cs="Arial"/>
                <w:color w:val="000000"/>
                <w:sz w:val="24"/>
                <w:szCs w:val="24"/>
              </w:rPr>
            </w:rPrChange>
          </w:rPr>
          <w:delText>import java.util.HashMap;</w:delText>
        </w:r>
      </w:del>
    </w:p>
    <w:p w14:paraId="7244F8CB">
      <w:pPr>
        <w:adjustRightInd w:val="0"/>
        <w:snapToGrid w:val="0"/>
        <w:spacing w:before="0" w:after="0" w:line="240" w:lineRule="auto"/>
        <w:rPr>
          <w:del w:id="395" w:author="marpa" w:date="2026-10-25T13:40:35Z"/>
          <w:rFonts w:ascii="Arial" w:hAnsi="Arial" w:eastAsia="Courier New" w:cs="Arial"/>
          <w:color w:val="auto"/>
          <w:sz w:val="22"/>
          <w:szCs w:val="22"/>
          <w:rPrChange w:id="396" w:author="marpa" w:date="2026-10-25T13:41:27Z">
            <w:rPr>
              <w:del w:id="397" w:author="marpa" w:date="2026-10-25T13:40:35Z"/>
              <w:rFonts w:ascii="Arial" w:hAnsi="Arial" w:eastAsia="Courier New" w:cs="Arial"/>
              <w:color w:val="000000"/>
              <w:sz w:val="24"/>
              <w:szCs w:val="24"/>
            </w:rPr>
          </w:rPrChange>
        </w:rPr>
        <w:pPrChange w:id="394" w:author="marpa" w:date="2026-10-25T13:44:08Z">
          <w:pPr>
            <w:spacing w:before="0" w:after="0" w:line="240" w:lineRule="auto"/>
          </w:pPr>
        </w:pPrChange>
      </w:pPr>
      <w:del w:id="398" w:author="marpa" w:date="2026-10-25T13:40:35Z">
        <w:r>
          <w:rPr>
            <w:rFonts w:ascii="Arial" w:hAnsi="Arial" w:eastAsia="Courier New" w:cs="Arial"/>
            <w:color w:val="auto"/>
            <w:sz w:val="22"/>
            <w:szCs w:val="22"/>
            <w:rPrChange w:id="399" w:author="marpa" w:date="2026-10-25T13:41:27Z">
              <w:rPr>
                <w:rFonts w:ascii="Arial" w:hAnsi="Arial" w:eastAsia="Courier New" w:cs="Arial"/>
                <w:color w:val="000000"/>
                <w:sz w:val="24"/>
                <w:szCs w:val="24"/>
              </w:rPr>
            </w:rPrChange>
          </w:rPr>
          <w:delText>import java.util.Map;</w:delText>
        </w:r>
      </w:del>
    </w:p>
    <w:p w14:paraId="5B097A5B">
      <w:pPr>
        <w:adjustRightInd w:val="0"/>
        <w:snapToGrid w:val="0"/>
        <w:spacing w:before="0" w:after="0" w:line="240" w:lineRule="auto"/>
        <w:rPr>
          <w:del w:id="401" w:author="marpa" w:date="2026-10-25T13:40:35Z"/>
          <w:rFonts w:ascii="Arial" w:hAnsi="Arial" w:eastAsia="Courier New" w:cs="Arial"/>
          <w:color w:val="auto"/>
          <w:sz w:val="22"/>
          <w:szCs w:val="22"/>
          <w:rPrChange w:id="402" w:author="marpa" w:date="2026-10-25T13:41:27Z">
            <w:rPr>
              <w:del w:id="403" w:author="marpa" w:date="2026-10-25T13:40:35Z"/>
              <w:rFonts w:ascii="Arial" w:hAnsi="Arial" w:eastAsia="Courier New" w:cs="Arial"/>
              <w:color w:val="000000"/>
              <w:sz w:val="24"/>
              <w:szCs w:val="24"/>
            </w:rPr>
          </w:rPrChange>
        </w:rPr>
        <w:pPrChange w:id="400" w:author="marpa" w:date="2026-10-25T13:44:08Z">
          <w:pPr>
            <w:spacing w:before="0" w:after="0" w:line="240" w:lineRule="auto"/>
          </w:pPr>
        </w:pPrChange>
      </w:pPr>
    </w:p>
    <w:p w14:paraId="15A7E395">
      <w:pPr>
        <w:adjustRightInd w:val="0"/>
        <w:snapToGrid w:val="0"/>
        <w:spacing w:before="0" w:after="0" w:line="240" w:lineRule="auto"/>
        <w:rPr>
          <w:del w:id="405" w:author="marpa" w:date="2026-10-25T13:40:35Z"/>
          <w:rFonts w:ascii="Arial" w:hAnsi="Arial" w:eastAsia="Courier New" w:cs="Arial"/>
          <w:color w:val="auto"/>
          <w:sz w:val="22"/>
          <w:szCs w:val="22"/>
          <w:rPrChange w:id="406" w:author="marpa" w:date="2026-10-25T13:41:27Z">
            <w:rPr>
              <w:del w:id="407" w:author="marpa" w:date="2026-10-25T13:40:35Z"/>
              <w:rFonts w:ascii="Arial" w:hAnsi="Arial" w:eastAsia="Courier New" w:cs="Arial"/>
              <w:color w:val="000000"/>
              <w:sz w:val="24"/>
              <w:szCs w:val="24"/>
            </w:rPr>
          </w:rPrChange>
        </w:rPr>
        <w:pPrChange w:id="404" w:author="marpa" w:date="2026-10-25T13:44:08Z">
          <w:pPr>
            <w:spacing w:before="0" w:after="0" w:line="240" w:lineRule="auto"/>
          </w:pPr>
        </w:pPrChange>
      </w:pPr>
      <w:del w:id="408" w:author="marpa" w:date="2026-10-25T13:40:35Z">
        <w:r>
          <w:rPr>
            <w:rFonts w:ascii="Arial" w:hAnsi="Arial" w:eastAsia="Courier New" w:cs="Arial"/>
            <w:color w:val="auto"/>
            <w:sz w:val="22"/>
            <w:szCs w:val="22"/>
            <w:rPrChange w:id="409" w:author="marpa" w:date="2026-10-25T13:41:27Z">
              <w:rPr>
                <w:rFonts w:ascii="Arial" w:hAnsi="Arial" w:eastAsia="Courier New" w:cs="Arial"/>
                <w:color w:val="000000"/>
                <w:sz w:val="24"/>
                <w:szCs w:val="24"/>
              </w:rPr>
            </w:rPrChange>
          </w:rPr>
          <w:delText>/**</w:delText>
        </w:r>
      </w:del>
    </w:p>
    <w:p w14:paraId="79D9F748">
      <w:pPr>
        <w:adjustRightInd w:val="0"/>
        <w:snapToGrid w:val="0"/>
        <w:spacing w:before="0" w:after="0" w:line="240" w:lineRule="auto"/>
        <w:rPr>
          <w:del w:id="411" w:author="marpa" w:date="2026-10-25T13:40:35Z"/>
          <w:rFonts w:ascii="Arial" w:hAnsi="Arial" w:eastAsia="Courier New" w:cs="Arial"/>
          <w:color w:val="auto"/>
          <w:sz w:val="22"/>
          <w:szCs w:val="22"/>
          <w:rPrChange w:id="412" w:author="marpa" w:date="2026-10-25T13:41:27Z">
            <w:rPr>
              <w:del w:id="413" w:author="marpa" w:date="2026-10-25T13:40:35Z"/>
              <w:rFonts w:ascii="Arial" w:hAnsi="Arial" w:eastAsia="Courier New" w:cs="Arial"/>
              <w:color w:val="000000"/>
              <w:sz w:val="24"/>
              <w:szCs w:val="24"/>
            </w:rPr>
          </w:rPrChange>
        </w:rPr>
        <w:pPrChange w:id="410" w:author="marpa" w:date="2026-10-25T13:44:08Z">
          <w:pPr>
            <w:spacing w:before="0" w:after="0" w:line="240" w:lineRule="auto"/>
          </w:pPr>
        </w:pPrChange>
      </w:pPr>
      <w:del w:id="414" w:author="marpa" w:date="2026-10-25T13:40:35Z">
        <w:r>
          <w:rPr>
            <w:rFonts w:ascii="Arial" w:hAnsi="Arial" w:eastAsia="Courier New" w:cs="Arial"/>
            <w:color w:val="auto"/>
            <w:sz w:val="22"/>
            <w:szCs w:val="22"/>
            <w:rPrChange w:id="415" w:author="marpa" w:date="2026-10-25T13:41:27Z">
              <w:rPr>
                <w:rFonts w:ascii="Arial" w:hAnsi="Arial" w:eastAsia="Courier New" w:cs="Arial"/>
                <w:color w:val="000000"/>
                <w:sz w:val="24"/>
                <w:szCs w:val="24"/>
              </w:rPr>
            </w:rPrChange>
          </w:rPr>
          <w:delText xml:space="preserve">  * @author Monster</w:delText>
        </w:r>
      </w:del>
    </w:p>
    <w:p w14:paraId="39F06E0E">
      <w:pPr>
        <w:adjustRightInd w:val="0"/>
        <w:snapToGrid w:val="0"/>
        <w:spacing w:before="0" w:after="0" w:line="240" w:lineRule="auto"/>
        <w:rPr>
          <w:del w:id="417" w:author="marpa" w:date="2026-10-25T13:40:35Z"/>
          <w:rFonts w:ascii="Arial" w:hAnsi="Arial" w:eastAsia="Courier New" w:cs="Arial"/>
          <w:color w:val="auto"/>
          <w:sz w:val="22"/>
          <w:szCs w:val="22"/>
          <w:rPrChange w:id="418" w:author="marpa" w:date="2026-10-25T13:41:27Z">
            <w:rPr>
              <w:del w:id="419" w:author="marpa" w:date="2026-10-25T13:40:35Z"/>
              <w:rFonts w:ascii="Arial" w:hAnsi="Arial" w:eastAsia="Courier New" w:cs="Arial"/>
              <w:color w:val="000000"/>
              <w:sz w:val="24"/>
              <w:szCs w:val="24"/>
            </w:rPr>
          </w:rPrChange>
        </w:rPr>
        <w:pPrChange w:id="416" w:author="marpa" w:date="2026-10-25T13:44:08Z">
          <w:pPr>
            <w:spacing w:before="0" w:after="0" w:line="240" w:lineRule="auto"/>
          </w:pPr>
        </w:pPrChange>
      </w:pPr>
      <w:del w:id="420" w:author="marpa" w:date="2026-10-25T13:40:35Z">
        <w:r>
          <w:rPr>
            <w:rFonts w:ascii="Arial" w:hAnsi="Arial" w:eastAsia="Courier New" w:cs="Arial"/>
            <w:color w:val="auto"/>
            <w:sz w:val="22"/>
            <w:szCs w:val="22"/>
            <w:rPrChange w:id="421" w:author="marpa" w:date="2026-10-25T13:41:27Z">
              <w:rPr>
                <w:rFonts w:ascii="Arial" w:hAnsi="Arial" w:eastAsia="Courier New" w:cs="Arial"/>
                <w:color w:val="000000"/>
                <w:sz w:val="24"/>
                <w:szCs w:val="24"/>
              </w:rPr>
            </w:rPrChange>
          </w:rPr>
          <w:delText xml:space="preserve"> */</w:delText>
        </w:r>
      </w:del>
    </w:p>
    <w:p w14:paraId="57BAF450">
      <w:pPr>
        <w:adjustRightInd w:val="0"/>
        <w:snapToGrid w:val="0"/>
        <w:spacing w:before="0" w:after="0" w:line="240" w:lineRule="auto"/>
        <w:rPr>
          <w:del w:id="423" w:author="marpa" w:date="2026-10-25T13:40:35Z"/>
          <w:rFonts w:ascii="Arial" w:hAnsi="Arial" w:eastAsia="Courier New" w:cs="Arial"/>
          <w:color w:val="auto"/>
          <w:sz w:val="22"/>
          <w:szCs w:val="22"/>
          <w:rPrChange w:id="424" w:author="marpa" w:date="2026-10-25T13:41:27Z">
            <w:rPr>
              <w:del w:id="425" w:author="marpa" w:date="2026-10-25T13:40:35Z"/>
              <w:rFonts w:ascii="Arial" w:hAnsi="Arial" w:eastAsia="Courier New" w:cs="Arial"/>
              <w:color w:val="000000"/>
              <w:sz w:val="24"/>
              <w:szCs w:val="24"/>
            </w:rPr>
          </w:rPrChange>
        </w:rPr>
        <w:pPrChange w:id="422" w:author="marpa" w:date="2026-10-25T13:44:08Z">
          <w:pPr>
            <w:spacing w:before="0" w:after="0" w:line="240" w:lineRule="auto"/>
          </w:pPr>
        </w:pPrChange>
      </w:pPr>
      <w:del w:id="426" w:author="marpa" w:date="2026-10-25T13:40:35Z">
        <w:r>
          <w:rPr>
            <w:rFonts w:ascii="Arial" w:hAnsi="Arial" w:eastAsia="Courier New" w:cs="Arial"/>
            <w:color w:val="auto"/>
            <w:sz w:val="22"/>
            <w:szCs w:val="22"/>
            <w:rPrChange w:id="427" w:author="marpa" w:date="2026-10-25T13:41:27Z">
              <w:rPr>
                <w:rFonts w:ascii="Arial" w:hAnsi="Arial" w:eastAsia="Courier New" w:cs="Arial"/>
                <w:color w:val="000000"/>
                <w:sz w:val="24"/>
                <w:szCs w:val="24"/>
              </w:rPr>
            </w:rPrChange>
          </w:rPr>
          <w:delText>@WebService(serviceName = "WSLogin")</w:delText>
        </w:r>
      </w:del>
    </w:p>
    <w:p w14:paraId="3A3B8A1D">
      <w:pPr>
        <w:adjustRightInd w:val="0"/>
        <w:snapToGrid w:val="0"/>
        <w:spacing w:before="0" w:after="0" w:line="240" w:lineRule="auto"/>
        <w:rPr>
          <w:del w:id="429" w:author="marpa" w:date="2026-10-25T13:40:35Z"/>
          <w:rFonts w:ascii="Arial" w:hAnsi="Arial" w:eastAsia="Courier New" w:cs="Arial"/>
          <w:color w:val="auto"/>
          <w:sz w:val="22"/>
          <w:szCs w:val="22"/>
          <w:rPrChange w:id="430" w:author="marpa" w:date="2026-10-25T13:41:27Z">
            <w:rPr>
              <w:del w:id="431" w:author="marpa" w:date="2026-10-25T13:40:35Z"/>
              <w:rFonts w:ascii="Arial" w:hAnsi="Arial" w:eastAsia="Courier New" w:cs="Arial"/>
              <w:color w:val="000000"/>
              <w:sz w:val="24"/>
              <w:szCs w:val="24"/>
            </w:rPr>
          </w:rPrChange>
        </w:rPr>
        <w:pPrChange w:id="428" w:author="marpa" w:date="2026-10-25T13:44:08Z">
          <w:pPr>
            <w:spacing w:before="0" w:after="0" w:line="240" w:lineRule="auto"/>
          </w:pPr>
        </w:pPrChange>
      </w:pPr>
      <w:del w:id="432" w:author="marpa" w:date="2026-10-25T13:40:35Z">
        <w:r>
          <w:rPr>
            <w:rFonts w:ascii="Arial" w:hAnsi="Arial" w:eastAsia="Courier New" w:cs="Arial"/>
            <w:color w:val="auto"/>
            <w:sz w:val="22"/>
            <w:szCs w:val="22"/>
            <w:rPrChange w:id="433" w:author="marpa" w:date="2026-10-25T13:41:27Z">
              <w:rPr>
                <w:rFonts w:ascii="Arial" w:hAnsi="Arial" w:eastAsia="Courier New" w:cs="Arial"/>
                <w:color w:val="000000"/>
                <w:sz w:val="24"/>
                <w:szCs w:val="24"/>
              </w:rPr>
            </w:rPrChange>
          </w:rPr>
          <w:delText>public class WSLogin {</w:delText>
        </w:r>
      </w:del>
    </w:p>
    <w:p w14:paraId="192E4757">
      <w:pPr>
        <w:adjustRightInd w:val="0"/>
        <w:snapToGrid w:val="0"/>
        <w:spacing w:before="0" w:after="0" w:line="240" w:lineRule="auto"/>
        <w:rPr>
          <w:del w:id="435" w:author="marpa" w:date="2026-10-25T13:40:35Z"/>
          <w:rFonts w:ascii="Arial" w:hAnsi="Arial" w:eastAsia="Courier New" w:cs="Arial"/>
          <w:color w:val="auto"/>
          <w:sz w:val="22"/>
          <w:szCs w:val="22"/>
          <w:rPrChange w:id="436" w:author="marpa" w:date="2026-10-25T13:41:27Z">
            <w:rPr>
              <w:del w:id="437" w:author="marpa" w:date="2026-10-25T13:40:35Z"/>
              <w:rFonts w:ascii="Arial" w:hAnsi="Arial" w:eastAsia="Courier New" w:cs="Arial"/>
              <w:color w:val="000000"/>
              <w:sz w:val="24"/>
              <w:szCs w:val="24"/>
            </w:rPr>
          </w:rPrChange>
        </w:rPr>
        <w:pPrChange w:id="434" w:author="marpa" w:date="2026-10-25T13:44:08Z">
          <w:pPr>
            <w:spacing w:before="0" w:after="0" w:line="240" w:lineRule="auto"/>
          </w:pPr>
        </w:pPrChange>
      </w:pPr>
    </w:p>
    <w:p w14:paraId="1F738F0D">
      <w:pPr>
        <w:adjustRightInd w:val="0"/>
        <w:snapToGrid w:val="0"/>
        <w:spacing w:before="0" w:after="0" w:line="240" w:lineRule="auto"/>
        <w:rPr>
          <w:del w:id="439" w:author="marpa" w:date="2026-10-25T13:40:35Z"/>
          <w:rFonts w:ascii="Arial" w:hAnsi="Arial" w:eastAsia="Courier New" w:cs="Arial"/>
          <w:color w:val="auto"/>
          <w:sz w:val="22"/>
          <w:szCs w:val="22"/>
          <w:rPrChange w:id="440" w:author="marpa" w:date="2026-10-25T13:41:27Z">
            <w:rPr>
              <w:del w:id="441" w:author="marpa" w:date="2026-10-25T13:40:35Z"/>
              <w:rFonts w:ascii="Arial" w:hAnsi="Arial" w:eastAsia="Courier New" w:cs="Arial"/>
              <w:color w:val="000000"/>
              <w:sz w:val="24"/>
              <w:szCs w:val="24"/>
            </w:rPr>
          </w:rPrChange>
        </w:rPr>
        <w:pPrChange w:id="438" w:author="marpa" w:date="2026-10-25T13:44:08Z">
          <w:pPr>
            <w:spacing w:before="0" w:after="0" w:line="240" w:lineRule="auto"/>
          </w:pPr>
        </w:pPrChange>
      </w:pPr>
      <w:del w:id="442" w:author="marpa" w:date="2026-10-25T13:40:35Z">
        <w:r>
          <w:rPr>
            <w:rFonts w:ascii="Arial" w:hAnsi="Arial" w:eastAsia="Courier New" w:cs="Arial"/>
            <w:color w:val="auto"/>
            <w:sz w:val="22"/>
            <w:szCs w:val="22"/>
            <w:rPrChange w:id="443" w:author="marpa" w:date="2026-10-25T13:41:27Z">
              <w:rPr>
                <w:rFonts w:ascii="Arial" w:hAnsi="Arial" w:eastAsia="Courier New" w:cs="Arial"/>
                <w:color w:val="000000"/>
                <w:sz w:val="24"/>
                <w:szCs w:val="24"/>
              </w:rPr>
            </w:rPrChange>
          </w:rPr>
          <w:delText xml:space="preserve">    // Guarda los tokens validos </w:delText>
        </w:r>
      </w:del>
    </w:p>
    <w:p w14:paraId="2F43B346">
      <w:pPr>
        <w:adjustRightInd w:val="0"/>
        <w:snapToGrid w:val="0"/>
        <w:spacing w:before="0" w:after="0" w:line="240" w:lineRule="auto"/>
        <w:rPr>
          <w:del w:id="445" w:author="marpa" w:date="2026-10-25T13:40:35Z"/>
          <w:rFonts w:ascii="Arial" w:hAnsi="Arial" w:eastAsia="Courier New" w:cs="Arial"/>
          <w:color w:val="auto"/>
          <w:sz w:val="22"/>
          <w:szCs w:val="22"/>
          <w:rPrChange w:id="446" w:author="marpa" w:date="2026-10-25T13:41:27Z">
            <w:rPr>
              <w:del w:id="447" w:author="marpa" w:date="2026-10-25T13:40:35Z"/>
              <w:rFonts w:ascii="Arial" w:hAnsi="Arial" w:eastAsia="Courier New" w:cs="Arial"/>
              <w:color w:val="000000"/>
              <w:sz w:val="24"/>
              <w:szCs w:val="24"/>
            </w:rPr>
          </w:rPrChange>
        </w:rPr>
        <w:pPrChange w:id="444" w:author="marpa" w:date="2026-10-25T13:44:08Z">
          <w:pPr>
            <w:spacing w:before="0" w:after="0" w:line="240" w:lineRule="auto"/>
          </w:pPr>
        </w:pPrChange>
      </w:pPr>
      <w:del w:id="448" w:author="marpa" w:date="2026-10-25T13:40:35Z">
        <w:r>
          <w:rPr>
            <w:rFonts w:ascii="Arial" w:hAnsi="Arial" w:eastAsia="Courier New" w:cs="Arial"/>
            <w:color w:val="auto"/>
            <w:sz w:val="22"/>
            <w:szCs w:val="22"/>
            <w:rPrChange w:id="449" w:author="marpa" w:date="2026-10-25T13:41:27Z">
              <w:rPr>
                <w:rFonts w:ascii="Arial" w:hAnsi="Arial" w:eastAsia="Courier New" w:cs="Arial"/>
                <w:color w:val="000000"/>
                <w:sz w:val="24"/>
                <w:szCs w:val="24"/>
              </w:rPr>
            </w:rPrChange>
          </w:rPr>
          <w:delText xml:space="preserve">    public static Map&lt;String, Boolean&gt; tokensValidos = new HashMap&lt;&gt;();</w:delText>
        </w:r>
      </w:del>
    </w:p>
    <w:p w14:paraId="53415E31">
      <w:pPr>
        <w:adjustRightInd w:val="0"/>
        <w:snapToGrid w:val="0"/>
        <w:spacing w:before="0" w:after="0" w:line="240" w:lineRule="auto"/>
        <w:rPr>
          <w:del w:id="451" w:author="marpa" w:date="2026-10-25T13:40:35Z"/>
          <w:rFonts w:ascii="Arial" w:hAnsi="Arial" w:eastAsia="Courier New" w:cs="Arial"/>
          <w:color w:val="auto"/>
          <w:sz w:val="22"/>
          <w:szCs w:val="22"/>
          <w:rPrChange w:id="452" w:author="marpa" w:date="2026-10-25T13:41:27Z">
            <w:rPr>
              <w:del w:id="453" w:author="marpa" w:date="2026-10-25T13:40:35Z"/>
              <w:rFonts w:ascii="Arial" w:hAnsi="Arial" w:eastAsia="Courier New" w:cs="Arial"/>
              <w:color w:val="000000"/>
              <w:sz w:val="24"/>
              <w:szCs w:val="24"/>
            </w:rPr>
          </w:rPrChange>
        </w:rPr>
        <w:pPrChange w:id="450" w:author="marpa" w:date="2026-10-25T13:44:08Z">
          <w:pPr>
            <w:spacing w:before="0" w:after="0" w:line="240" w:lineRule="auto"/>
          </w:pPr>
        </w:pPrChange>
      </w:pPr>
    </w:p>
    <w:p w14:paraId="0DC76EDF">
      <w:pPr>
        <w:adjustRightInd w:val="0"/>
        <w:snapToGrid w:val="0"/>
        <w:spacing w:before="0" w:after="0" w:line="240" w:lineRule="auto"/>
        <w:rPr>
          <w:del w:id="455" w:author="marpa" w:date="2026-10-25T13:40:35Z"/>
          <w:rFonts w:ascii="Arial" w:hAnsi="Arial" w:eastAsia="Courier New" w:cs="Arial"/>
          <w:color w:val="auto"/>
          <w:sz w:val="22"/>
          <w:szCs w:val="22"/>
          <w:rPrChange w:id="456" w:author="marpa" w:date="2026-10-25T13:41:27Z">
            <w:rPr>
              <w:del w:id="457" w:author="marpa" w:date="2026-10-25T13:40:35Z"/>
              <w:rFonts w:ascii="Arial" w:hAnsi="Arial" w:eastAsia="Courier New" w:cs="Arial"/>
              <w:color w:val="000000"/>
              <w:sz w:val="24"/>
              <w:szCs w:val="24"/>
            </w:rPr>
          </w:rPrChange>
        </w:rPr>
        <w:pPrChange w:id="454" w:author="marpa" w:date="2026-10-25T13:44:08Z">
          <w:pPr>
            <w:spacing w:before="0" w:after="0" w:line="240" w:lineRule="auto"/>
          </w:pPr>
        </w:pPrChange>
      </w:pPr>
      <w:del w:id="458" w:author="marpa" w:date="2026-10-25T13:40:35Z">
        <w:r>
          <w:rPr>
            <w:rFonts w:ascii="Arial" w:hAnsi="Arial" w:eastAsia="Courier New" w:cs="Arial"/>
            <w:color w:val="auto"/>
            <w:sz w:val="22"/>
            <w:szCs w:val="22"/>
            <w:rPrChange w:id="459" w:author="marpa" w:date="2026-10-25T13:41:27Z">
              <w:rPr>
                <w:rFonts w:ascii="Arial" w:hAnsi="Arial" w:eastAsia="Courier New" w:cs="Arial"/>
                <w:color w:val="000000"/>
                <w:sz w:val="24"/>
                <w:szCs w:val="24"/>
              </w:rPr>
            </w:rPrChange>
          </w:rPr>
          <w:delText xml:space="preserve">    @WebMethod(operationName = "login")</w:delText>
        </w:r>
      </w:del>
    </w:p>
    <w:p w14:paraId="36F51829">
      <w:pPr>
        <w:adjustRightInd w:val="0"/>
        <w:snapToGrid w:val="0"/>
        <w:spacing w:before="0" w:after="0" w:line="240" w:lineRule="auto"/>
        <w:rPr>
          <w:del w:id="461" w:author="marpa" w:date="2026-10-25T13:40:35Z"/>
          <w:rFonts w:ascii="Arial" w:hAnsi="Arial" w:eastAsia="Courier New" w:cs="Arial"/>
          <w:color w:val="auto"/>
          <w:sz w:val="22"/>
          <w:szCs w:val="22"/>
          <w:rPrChange w:id="462" w:author="marpa" w:date="2026-10-25T13:41:27Z">
            <w:rPr>
              <w:del w:id="463" w:author="marpa" w:date="2026-10-25T13:40:35Z"/>
              <w:rFonts w:ascii="Arial" w:hAnsi="Arial" w:eastAsia="Courier New" w:cs="Arial"/>
              <w:color w:val="000000"/>
              <w:sz w:val="24"/>
              <w:szCs w:val="24"/>
            </w:rPr>
          </w:rPrChange>
        </w:rPr>
        <w:pPrChange w:id="460" w:author="marpa" w:date="2026-10-25T13:44:08Z">
          <w:pPr>
            <w:spacing w:before="0" w:after="0" w:line="240" w:lineRule="auto"/>
          </w:pPr>
        </w:pPrChange>
      </w:pPr>
      <w:del w:id="464" w:author="marpa" w:date="2026-10-25T13:40:35Z">
        <w:r>
          <w:rPr>
            <w:rFonts w:ascii="Arial" w:hAnsi="Arial" w:eastAsia="Courier New" w:cs="Arial"/>
            <w:color w:val="auto"/>
            <w:sz w:val="22"/>
            <w:szCs w:val="22"/>
            <w:rPrChange w:id="465" w:author="marpa" w:date="2026-10-25T13:41:27Z">
              <w:rPr>
                <w:rFonts w:ascii="Arial" w:hAnsi="Arial" w:eastAsia="Courier New" w:cs="Arial"/>
                <w:color w:val="000000"/>
                <w:sz w:val="24"/>
                <w:szCs w:val="24"/>
              </w:rPr>
            </w:rPrChange>
          </w:rPr>
          <w:delText xml:space="preserve">    public String login(@WebParam(name = "usuario") String usuario, @WebParam(name = "clave") String clave) {</w:delText>
        </w:r>
      </w:del>
    </w:p>
    <w:p w14:paraId="73ACAABE">
      <w:pPr>
        <w:adjustRightInd w:val="0"/>
        <w:snapToGrid w:val="0"/>
        <w:spacing w:before="0" w:after="0" w:line="240" w:lineRule="auto"/>
        <w:rPr>
          <w:del w:id="467" w:author="marpa" w:date="2026-10-25T13:40:35Z"/>
          <w:rFonts w:ascii="Arial" w:hAnsi="Arial" w:eastAsia="Courier New" w:cs="Arial"/>
          <w:color w:val="auto"/>
          <w:sz w:val="22"/>
          <w:szCs w:val="22"/>
          <w:rPrChange w:id="468" w:author="marpa" w:date="2026-10-25T13:41:27Z">
            <w:rPr>
              <w:del w:id="469" w:author="marpa" w:date="2026-10-25T13:40:35Z"/>
              <w:rFonts w:ascii="Arial" w:hAnsi="Arial" w:eastAsia="Courier New" w:cs="Arial"/>
              <w:color w:val="000000"/>
              <w:sz w:val="24"/>
              <w:szCs w:val="24"/>
            </w:rPr>
          </w:rPrChange>
        </w:rPr>
        <w:pPrChange w:id="466" w:author="marpa" w:date="2026-10-25T13:44:08Z">
          <w:pPr>
            <w:spacing w:before="0" w:after="0" w:line="240" w:lineRule="auto"/>
          </w:pPr>
        </w:pPrChange>
      </w:pPr>
      <w:del w:id="470" w:author="marpa" w:date="2026-10-25T13:40:35Z">
        <w:r>
          <w:rPr>
            <w:rFonts w:ascii="Arial" w:hAnsi="Arial" w:eastAsia="Courier New" w:cs="Arial"/>
            <w:color w:val="auto"/>
            <w:sz w:val="22"/>
            <w:szCs w:val="22"/>
            <w:rPrChange w:id="471" w:author="marpa" w:date="2026-10-25T13:41:27Z">
              <w:rPr>
                <w:rFonts w:ascii="Arial" w:hAnsi="Arial" w:eastAsia="Courier New" w:cs="Arial"/>
                <w:color w:val="000000"/>
                <w:sz w:val="24"/>
                <w:szCs w:val="24"/>
              </w:rPr>
            </w:rPrChange>
          </w:rPr>
          <w:delText xml:space="preserve">        if ("monster".equals(usuario) &amp;&amp; "monster9".equals(clave)) {</w:delText>
        </w:r>
      </w:del>
    </w:p>
    <w:p w14:paraId="421F30A9">
      <w:pPr>
        <w:adjustRightInd w:val="0"/>
        <w:snapToGrid w:val="0"/>
        <w:spacing w:before="0" w:after="0" w:line="240" w:lineRule="auto"/>
        <w:rPr>
          <w:del w:id="473" w:author="marpa" w:date="2026-10-25T13:40:35Z"/>
          <w:rFonts w:ascii="Arial" w:hAnsi="Arial" w:eastAsia="Courier New" w:cs="Arial"/>
          <w:color w:val="auto"/>
          <w:sz w:val="22"/>
          <w:szCs w:val="22"/>
          <w:rPrChange w:id="474" w:author="marpa" w:date="2026-10-25T13:41:27Z">
            <w:rPr>
              <w:del w:id="475" w:author="marpa" w:date="2026-10-25T13:40:35Z"/>
              <w:rFonts w:ascii="Arial" w:hAnsi="Arial" w:eastAsia="Courier New" w:cs="Arial"/>
              <w:color w:val="000000"/>
              <w:sz w:val="24"/>
              <w:szCs w:val="24"/>
            </w:rPr>
          </w:rPrChange>
        </w:rPr>
        <w:pPrChange w:id="472" w:author="marpa" w:date="2026-10-25T13:44:08Z">
          <w:pPr>
            <w:spacing w:before="0" w:after="0" w:line="240" w:lineRule="auto"/>
          </w:pPr>
        </w:pPrChange>
      </w:pPr>
      <w:del w:id="476" w:author="marpa" w:date="2026-10-25T13:40:35Z">
        <w:r>
          <w:rPr>
            <w:rFonts w:ascii="Arial" w:hAnsi="Arial" w:eastAsia="Courier New" w:cs="Arial"/>
            <w:color w:val="auto"/>
            <w:sz w:val="22"/>
            <w:szCs w:val="22"/>
            <w:rPrChange w:id="477" w:author="marpa" w:date="2026-10-25T13:41:27Z">
              <w:rPr>
                <w:rFonts w:ascii="Arial" w:hAnsi="Arial" w:eastAsia="Courier New" w:cs="Arial"/>
                <w:color w:val="000000"/>
                <w:sz w:val="24"/>
                <w:szCs w:val="24"/>
              </w:rPr>
            </w:rPrChange>
          </w:rPr>
          <w:delText xml:space="preserve">            String token = UUID.randomUUID().toString(); //generar token </w:delText>
        </w:r>
      </w:del>
    </w:p>
    <w:p w14:paraId="419AA421">
      <w:pPr>
        <w:adjustRightInd w:val="0"/>
        <w:snapToGrid w:val="0"/>
        <w:spacing w:before="0" w:after="0" w:line="240" w:lineRule="auto"/>
        <w:rPr>
          <w:del w:id="479" w:author="marpa" w:date="2026-10-25T13:40:35Z"/>
          <w:rFonts w:ascii="Arial" w:hAnsi="Arial" w:eastAsia="Courier New" w:cs="Arial"/>
          <w:color w:val="auto"/>
          <w:sz w:val="22"/>
          <w:szCs w:val="22"/>
          <w:rPrChange w:id="480" w:author="marpa" w:date="2026-10-25T13:41:27Z">
            <w:rPr>
              <w:del w:id="481" w:author="marpa" w:date="2026-10-25T13:40:35Z"/>
              <w:rFonts w:ascii="Arial" w:hAnsi="Arial" w:eastAsia="Courier New" w:cs="Arial"/>
              <w:color w:val="000000"/>
              <w:sz w:val="24"/>
              <w:szCs w:val="24"/>
            </w:rPr>
          </w:rPrChange>
        </w:rPr>
        <w:pPrChange w:id="478" w:author="marpa" w:date="2026-10-25T13:44:08Z">
          <w:pPr>
            <w:spacing w:before="0" w:after="0" w:line="240" w:lineRule="auto"/>
          </w:pPr>
        </w:pPrChange>
      </w:pPr>
      <w:del w:id="482" w:author="marpa" w:date="2026-10-25T13:40:35Z">
        <w:r>
          <w:rPr>
            <w:rFonts w:ascii="Arial" w:hAnsi="Arial" w:eastAsia="Courier New" w:cs="Arial"/>
            <w:color w:val="auto"/>
            <w:sz w:val="22"/>
            <w:szCs w:val="22"/>
            <w:rPrChange w:id="483" w:author="marpa" w:date="2026-10-25T13:41:27Z">
              <w:rPr>
                <w:rFonts w:ascii="Arial" w:hAnsi="Arial" w:eastAsia="Courier New" w:cs="Arial"/>
                <w:color w:val="000000"/>
                <w:sz w:val="24"/>
                <w:szCs w:val="24"/>
              </w:rPr>
            </w:rPrChange>
          </w:rPr>
          <w:delText xml:space="preserve">            tokensValidos.put(token, true); //guardar token valido </w:delText>
        </w:r>
      </w:del>
    </w:p>
    <w:p w14:paraId="64974C92">
      <w:pPr>
        <w:adjustRightInd w:val="0"/>
        <w:snapToGrid w:val="0"/>
        <w:spacing w:before="0" w:after="0" w:line="240" w:lineRule="auto"/>
        <w:rPr>
          <w:del w:id="485" w:author="marpa" w:date="2026-10-25T13:40:35Z"/>
          <w:rFonts w:ascii="Arial" w:hAnsi="Arial" w:eastAsia="Courier New" w:cs="Arial"/>
          <w:color w:val="auto"/>
          <w:sz w:val="22"/>
          <w:szCs w:val="22"/>
          <w:rPrChange w:id="486" w:author="marpa" w:date="2026-10-25T13:41:27Z">
            <w:rPr>
              <w:del w:id="487" w:author="marpa" w:date="2026-10-25T13:40:35Z"/>
              <w:rFonts w:ascii="Arial" w:hAnsi="Arial" w:eastAsia="Courier New" w:cs="Arial"/>
              <w:color w:val="000000"/>
              <w:sz w:val="24"/>
              <w:szCs w:val="24"/>
            </w:rPr>
          </w:rPrChange>
        </w:rPr>
        <w:pPrChange w:id="484" w:author="marpa" w:date="2026-10-25T13:44:08Z">
          <w:pPr>
            <w:spacing w:before="0" w:after="0" w:line="240" w:lineRule="auto"/>
          </w:pPr>
        </w:pPrChange>
      </w:pPr>
      <w:del w:id="488" w:author="marpa" w:date="2026-10-25T13:40:35Z">
        <w:r>
          <w:rPr>
            <w:rFonts w:ascii="Arial" w:hAnsi="Arial" w:eastAsia="Courier New" w:cs="Arial"/>
            <w:color w:val="auto"/>
            <w:sz w:val="22"/>
            <w:szCs w:val="22"/>
            <w:rPrChange w:id="489" w:author="marpa" w:date="2026-10-25T13:41:27Z">
              <w:rPr>
                <w:rFonts w:ascii="Arial" w:hAnsi="Arial" w:eastAsia="Courier New" w:cs="Arial"/>
                <w:color w:val="000000"/>
                <w:sz w:val="24"/>
                <w:szCs w:val="24"/>
              </w:rPr>
            </w:rPrChange>
          </w:rPr>
          <w:delText xml:space="preserve">            return token;</w:delText>
        </w:r>
      </w:del>
    </w:p>
    <w:p w14:paraId="1B615AED">
      <w:pPr>
        <w:adjustRightInd w:val="0"/>
        <w:snapToGrid w:val="0"/>
        <w:spacing w:before="0" w:after="0" w:line="240" w:lineRule="auto"/>
        <w:rPr>
          <w:del w:id="491" w:author="marpa" w:date="2026-10-25T13:40:35Z"/>
          <w:rFonts w:ascii="Arial" w:hAnsi="Arial" w:eastAsia="Courier New" w:cs="Arial"/>
          <w:color w:val="auto"/>
          <w:sz w:val="22"/>
          <w:szCs w:val="22"/>
          <w:rPrChange w:id="492" w:author="marpa" w:date="2026-10-25T13:41:27Z">
            <w:rPr>
              <w:del w:id="493" w:author="marpa" w:date="2026-10-25T13:40:35Z"/>
              <w:rFonts w:ascii="Arial" w:hAnsi="Arial" w:eastAsia="Courier New" w:cs="Arial"/>
              <w:color w:val="000000"/>
              <w:sz w:val="24"/>
              <w:szCs w:val="24"/>
            </w:rPr>
          </w:rPrChange>
        </w:rPr>
        <w:pPrChange w:id="490" w:author="marpa" w:date="2026-10-25T13:44:08Z">
          <w:pPr>
            <w:spacing w:before="0" w:after="0" w:line="240" w:lineRule="auto"/>
          </w:pPr>
        </w:pPrChange>
      </w:pPr>
      <w:del w:id="494" w:author="marpa" w:date="2026-10-25T13:40:35Z">
        <w:r>
          <w:rPr>
            <w:rFonts w:ascii="Arial" w:hAnsi="Arial" w:eastAsia="Courier New" w:cs="Arial"/>
            <w:color w:val="auto"/>
            <w:sz w:val="22"/>
            <w:szCs w:val="22"/>
            <w:rPrChange w:id="495" w:author="marpa" w:date="2026-10-25T13:41:27Z">
              <w:rPr>
                <w:rFonts w:ascii="Arial" w:hAnsi="Arial" w:eastAsia="Courier New" w:cs="Arial"/>
                <w:color w:val="000000"/>
                <w:sz w:val="24"/>
                <w:szCs w:val="24"/>
              </w:rPr>
            </w:rPrChange>
          </w:rPr>
          <w:delText xml:space="preserve">        }</w:delText>
        </w:r>
      </w:del>
    </w:p>
    <w:p w14:paraId="00EA006E">
      <w:pPr>
        <w:adjustRightInd w:val="0"/>
        <w:snapToGrid w:val="0"/>
        <w:spacing w:before="0" w:after="0" w:line="240" w:lineRule="auto"/>
        <w:rPr>
          <w:del w:id="497" w:author="marpa" w:date="2026-10-25T13:40:35Z"/>
          <w:rFonts w:ascii="Arial" w:hAnsi="Arial" w:eastAsia="Courier New" w:cs="Arial"/>
          <w:color w:val="auto"/>
          <w:sz w:val="22"/>
          <w:szCs w:val="22"/>
          <w:rPrChange w:id="498" w:author="marpa" w:date="2026-10-25T13:41:27Z">
            <w:rPr>
              <w:del w:id="499" w:author="marpa" w:date="2026-10-25T13:40:35Z"/>
              <w:rFonts w:ascii="Arial" w:hAnsi="Arial" w:eastAsia="Courier New" w:cs="Arial"/>
              <w:color w:val="000000"/>
              <w:sz w:val="24"/>
              <w:szCs w:val="24"/>
            </w:rPr>
          </w:rPrChange>
        </w:rPr>
        <w:pPrChange w:id="496" w:author="marpa" w:date="2026-10-25T13:44:08Z">
          <w:pPr>
            <w:spacing w:before="0" w:after="0" w:line="240" w:lineRule="auto"/>
          </w:pPr>
        </w:pPrChange>
      </w:pPr>
      <w:del w:id="500" w:author="marpa" w:date="2026-10-25T13:40:35Z">
        <w:r>
          <w:rPr>
            <w:rFonts w:ascii="Arial" w:hAnsi="Arial" w:eastAsia="Courier New" w:cs="Arial"/>
            <w:color w:val="auto"/>
            <w:sz w:val="22"/>
            <w:szCs w:val="22"/>
            <w:rPrChange w:id="501" w:author="marpa" w:date="2026-10-25T13:41:27Z">
              <w:rPr>
                <w:rFonts w:ascii="Arial" w:hAnsi="Arial" w:eastAsia="Courier New" w:cs="Arial"/>
                <w:color w:val="000000"/>
                <w:sz w:val="24"/>
                <w:szCs w:val="24"/>
              </w:rPr>
            </w:rPrChange>
          </w:rPr>
          <w:delText xml:space="preserve">        return "ERROR: Credenciales inválidas";</w:delText>
        </w:r>
      </w:del>
    </w:p>
    <w:p w14:paraId="2C1F36A2">
      <w:pPr>
        <w:adjustRightInd w:val="0"/>
        <w:snapToGrid w:val="0"/>
        <w:spacing w:before="0" w:after="0" w:line="240" w:lineRule="auto"/>
        <w:rPr>
          <w:del w:id="503" w:author="marpa" w:date="2026-10-25T13:40:35Z"/>
          <w:rFonts w:ascii="Arial" w:hAnsi="Arial" w:eastAsia="Courier New" w:cs="Arial"/>
          <w:color w:val="auto"/>
          <w:sz w:val="22"/>
          <w:szCs w:val="22"/>
          <w:rPrChange w:id="504" w:author="marpa" w:date="2026-10-25T13:41:27Z">
            <w:rPr>
              <w:del w:id="505" w:author="marpa" w:date="2026-10-25T13:40:35Z"/>
              <w:rFonts w:ascii="Arial" w:hAnsi="Arial" w:eastAsia="Courier New" w:cs="Arial"/>
              <w:color w:val="000000"/>
              <w:sz w:val="24"/>
              <w:szCs w:val="24"/>
            </w:rPr>
          </w:rPrChange>
        </w:rPr>
        <w:pPrChange w:id="502" w:author="marpa" w:date="2026-10-25T13:44:08Z">
          <w:pPr>
            <w:spacing w:before="0" w:after="0" w:line="240" w:lineRule="auto"/>
          </w:pPr>
        </w:pPrChange>
      </w:pPr>
      <w:del w:id="506" w:author="marpa" w:date="2026-10-25T13:40:35Z">
        <w:r>
          <w:rPr>
            <w:rFonts w:ascii="Arial" w:hAnsi="Arial" w:eastAsia="Courier New" w:cs="Arial"/>
            <w:color w:val="auto"/>
            <w:sz w:val="22"/>
            <w:szCs w:val="22"/>
            <w:rPrChange w:id="507" w:author="marpa" w:date="2026-10-25T13:41:27Z">
              <w:rPr>
                <w:rFonts w:ascii="Arial" w:hAnsi="Arial" w:eastAsia="Courier New" w:cs="Arial"/>
                <w:color w:val="000000"/>
                <w:sz w:val="24"/>
                <w:szCs w:val="24"/>
              </w:rPr>
            </w:rPrChange>
          </w:rPr>
          <w:delText xml:space="preserve">    }</w:delText>
        </w:r>
      </w:del>
    </w:p>
    <w:p w14:paraId="507BED87">
      <w:pPr>
        <w:adjustRightInd w:val="0"/>
        <w:snapToGrid w:val="0"/>
        <w:spacing w:before="0" w:after="0" w:line="240" w:lineRule="auto"/>
        <w:rPr>
          <w:del w:id="509" w:author="marpa" w:date="2026-10-25T13:40:35Z"/>
          <w:rFonts w:ascii="Arial" w:hAnsi="Arial" w:cs="Arial"/>
          <w:color w:val="auto"/>
          <w:sz w:val="22"/>
          <w:szCs w:val="22"/>
          <w:rPrChange w:id="510" w:author="marpa" w:date="2026-10-25T13:41:27Z">
            <w:rPr>
              <w:del w:id="511" w:author="marpa" w:date="2026-10-25T13:40:35Z"/>
              <w:rFonts w:ascii="Arial" w:hAnsi="Arial" w:cs="Arial"/>
              <w:sz w:val="24"/>
              <w:szCs w:val="24"/>
            </w:rPr>
          </w:rPrChange>
        </w:rPr>
        <w:pPrChange w:id="508" w:author="marpa" w:date="2026-10-25T13:44:08Z">
          <w:pPr>
            <w:spacing w:before="0" w:after="0" w:line="240" w:lineRule="auto"/>
          </w:pPr>
        </w:pPrChange>
      </w:pPr>
      <w:del w:id="512" w:author="marpa" w:date="2026-10-25T13:40:35Z">
        <w:r>
          <w:rPr>
            <w:rFonts w:ascii="Arial" w:hAnsi="Arial" w:eastAsia="Courier New" w:cs="Arial"/>
            <w:color w:val="auto"/>
            <w:sz w:val="22"/>
            <w:szCs w:val="22"/>
            <w:rPrChange w:id="513" w:author="marpa" w:date="2026-10-25T13:41:27Z">
              <w:rPr>
                <w:rFonts w:ascii="Arial" w:hAnsi="Arial" w:eastAsia="Courier New" w:cs="Arial"/>
                <w:color w:val="000000"/>
                <w:sz w:val="24"/>
                <w:szCs w:val="24"/>
              </w:rPr>
            </w:rPrChange>
          </w:rPr>
          <w:delText>}</w:delText>
        </w:r>
      </w:del>
    </w:p>
    <w:p w14:paraId="7A4CE550">
      <w:pPr>
        <w:adjustRightInd w:val="0"/>
        <w:snapToGrid w:val="0"/>
        <w:spacing w:before="0" w:after="0" w:line="240" w:lineRule="auto"/>
        <w:rPr>
          <w:ins w:id="515" w:author="marpa" w:date="2026-10-25T13:40:40Z"/>
          <w:rFonts w:hint="default" w:ascii="Arial" w:hAnsi="Arial" w:cs="Arial"/>
          <w:color w:val="auto"/>
          <w:rPrChange w:id="516" w:author="marpa" w:date="2026-10-25T13:41:27Z">
            <w:rPr>
              <w:ins w:id="517" w:author="marpa" w:date="2026-10-25T13:40:40Z"/>
              <w:rFonts w:hint="default"/>
            </w:rPr>
          </w:rPrChange>
        </w:rPr>
        <w:pPrChange w:id="514" w:author="marpa" w:date="2026-10-25T13:44:58Z">
          <w:pPr/>
        </w:pPrChange>
      </w:pPr>
      <w:ins w:id="518" w:author="marpa" w:date="2026-10-25T13:40:40Z">
        <w:bookmarkStart w:id="74" w:name="_s2np4cwofduw" w:colFirst="0" w:colLast="0"/>
        <w:bookmarkEnd w:id="74"/>
        <w:r>
          <w:rPr>
            <w:rFonts w:hint="default" w:ascii="Arial" w:hAnsi="Arial" w:cs="Arial"/>
            <w:color w:val="auto"/>
            <w:rPrChange w:id="519" w:author="marpa" w:date="2026-10-25T13:41:27Z">
              <w:rPr>
                <w:rFonts w:hint="default"/>
              </w:rPr>
            </w:rPrChange>
          </w:rPr>
          <w:t>/*</w:t>
        </w:r>
      </w:ins>
    </w:p>
    <w:p w14:paraId="24836275">
      <w:pPr>
        <w:adjustRightInd w:val="0"/>
        <w:snapToGrid w:val="0"/>
        <w:spacing w:before="0" w:after="0" w:line="240" w:lineRule="auto"/>
        <w:rPr>
          <w:ins w:id="521" w:author="marpa" w:date="2026-10-25T13:40:40Z"/>
          <w:rFonts w:hint="default" w:ascii="Arial" w:hAnsi="Arial" w:cs="Arial"/>
          <w:color w:val="auto"/>
          <w:rPrChange w:id="522" w:author="marpa" w:date="2026-10-25T13:41:27Z">
            <w:rPr>
              <w:ins w:id="523" w:author="marpa" w:date="2026-10-25T13:40:40Z"/>
              <w:rFonts w:hint="default"/>
            </w:rPr>
          </w:rPrChange>
        </w:rPr>
        <w:pPrChange w:id="520" w:author="marpa" w:date="2026-10-25T13:44:58Z">
          <w:pPr/>
        </w:pPrChange>
      </w:pPr>
      <w:ins w:id="524" w:author="marpa" w:date="2026-10-25T13:40:40Z">
        <w:r>
          <w:rPr>
            <w:rFonts w:hint="default" w:ascii="Arial" w:hAnsi="Arial" w:cs="Arial"/>
            <w:color w:val="auto"/>
            <w:rPrChange w:id="525" w:author="marpa" w:date="2026-10-25T13:41:27Z">
              <w:rPr>
                <w:rFonts w:hint="default"/>
              </w:rPr>
            </w:rPrChange>
          </w:rPr>
          <w:t xml:space="preserve"> * Click nbfs://nbhost/SystemFileSystem/Templates/Licenses/license-default.txt to change this license</w:t>
        </w:r>
      </w:ins>
    </w:p>
    <w:p w14:paraId="582BE9E1">
      <w:pPr>
        <w:adjustRightInd w:val="0"/>
        <w:snapToGrid w:val="0"/>
        <w:spacing w:before="0" w:after="0" w:line="240" w:lineRule="auto"/>
        <w:rPr>
          <w:ins w:id="527" w:author="marpa" w:date="2026-10-25T13:40:40Z"/>
          <w:rFonts w:hint="default" w:ascii="Arial" w:hAnsi="Arial" w:cs="Arial"/>
          <w:color w:val="auto"/>
          <w:rPrChange w:id="528" w:author="marpa" w:date="2026-10-25T13:41:27Z">
            <w:rPr>
              <w:ins w:id="529" w:author="marpa" w:date="2026-10-25T13:40:40Z"/>
              <w:rFonts w:hint="default"/>
            </w:rPr>
          </w:rPrChange>
        </w:rPr>
        <w:pPrChange w:id="526" w:author="marpa" w:date="2026-10-25T13:44:58Z">
          <w:pPr/>
        </w:pPrChange>
      </w:pPr>
      <w:ins w:id="530" w:author="marpa" w:date="2026-10-25T13:40:40Z">
        <w:r>
          <w:rPr>
            <w:rFonts w:hint="default" w:ascii="Arial" w:hAnsi="Arial" w:cs="Arial"/>
            <w:color w:val="auto"/>
            <w:rPrChange w:id="531" w:author="marpa" w:date="2026-10-25T13:41:27Z">
              <w:rPr>
                <w:rFonts w:hint="default"/>
              </w:rPr>
            </w:rPrChange>
          </w:rPr>
          <w:t xml:space="preserve"> * Click nbfs://nbhost/SystemFileSystem/Templates/WebServices/WebService.java to edit this template</w:t>
        </w:r>
      </w:ins>
    </w:p>
    <w:p w14:paraId="361E9A87">
      <w:pPr>
        <w:adjustRightInd w:val="0"/>
        <w:snapToGrid w:val="0"/>
        <w:spacing w:before="0" w:after="0" w:line="240" w:lineRule="auto"/>
        <w:rPr>
          <w:ins w:id="533" w:author="marpa" w:date="2026-10-25T13:40:40Z"/>
          <w:rFonts w:hint="default" w:ascii="Arial" w:hAnsi="Arial" w:cs="Arial"/>
          <w:color w:val="auto"/>
          <w:rPrChange w:id="534" w:author="marpa" w:date="2026-10-25T13:41:27Z">
            <w:rPr>
              <w:ins w:id="535" w:author="marpa" w:date="2026-10-25T13:40:40Z"/>
              <w:rFonts w:hint="default"/>
            </w:rPr>
          </w:rPrChange>
        </w:rPr>
        <w:pPrChange w:id="532" w:author="marpa" w:date="2026-10-25T13:44:58Z">
          <w:pPr/>
        </w:pPrChange>
      </w:pPr>
      <w:ins w:id="536" w:author="marpa" w:date="2026-10-25T13:40:40Z">
        <w:r>
          <w:rPr>
            <w:rFonts w:hint="default" w:ascii="Arial" w:hAnsi="Arial" w:cs="Arial"/>
            <w:color w:val="auto"/>
            <w:rPrChange w:id="537" w:author="marpa" w:date="2026-10-25T13:41:27Z">
              <w:rPr>
                <w:rFonts w:hint="default"/>
              </w:rPr>
            </w:rPrChange>
          </w:rPr>
          <w:t xml:space="preserve"> */</w:t>
        </w:r>
      </w:ins>
    </w:p>
    <w:p w14:paraId="42EF1A6C">
      <w:pPr>
        <w:adjustRightInd w:val="0"/>
        <w:snapToGrid w:val="0"/>
        <w:spacing w:before="0" w:after="0" w:line="240" w:lineRule="auto"/>
        <w:rPr>
          <w:ins w:id="539" w:author="marpa" w:date="2026-10-25T13:40:40Z"/>
          <w:rFonts w:hint="default" w:ascii="Arial" w:hAnsi="Arial" w:cs="Arial"/>
          <w:color w:val="auto"/>
          <w:rPrChange w:id="540" w:author="marpa" w:date="2026-10-25T13:41:27Z">
            <w:rPr>
              <w:ins w:id="541" w:author="marpa" w:date="2026-10-25T13:40:40Z"/>
              <w:rFonts w:hint="default"/>
            </w:rPr>
          </w:rPrChange>
        </w:rPr>
        <w:pPrChange w:id="538" w:author="marpa" w:date="2026-10-25T13:45:08Z">
          <w:pPr/>
        </w:pPrChange>
      </w:pPr>
      <w:ins w:id="542" w:author="marpa" w:date="2026-10-25T13:40:40Z">
        <w:r>
          <w:rPr>
            <w:rFonts w:hint="default" w:ascii="Arial" w:hAnsi="Arial" w:cs="Arial"/>
            <w:color w:val="auto"/>
            <w:rPrChange w:id="543" w:author="marpa" w:date="2026-10-25T13:41:27Z">
              <w:rPr>
                <w:rFonts w:hint="default"/>
              </w:rPr>
            </w:rPrChange>
          </w:rPr>
          <w:t>package ec.edu.monster.controladores.ws;</w:t>
        </w:r>
      </w:ins>
    </w:p>
    <w:p w14:paraId="4663FB11">
      <w:pPr>
        <w:adjustRightInd w:val="0"/>
        <w:snapToGrid w:val="0"/>
        <w:spacing w:before="0" w:after="0" w:line="240" w:lineRule="auto"/>
        <w:rPr>
          <w:ins w:id="545" w:author="marpa" w:date="2026-10-25T13:40:40Z"/>
          <w:rFonts w:hint="default" w:ascii="Arial" w:hAnsi="Arial" w:cs="Arial"/>
          <w:color w:val="auto"/>
          <w:rPrChange w:id="546" w:author="marpa" w:date="2026-10-25T13:41:27Z">
            <w:rPr>
              <w:ins w:id="547" w:author="marpa" w:date="2026-10-25T13:40:40Z"/>
              <w:rFonts w:hint="default"/>
            </w:rPr>
          </w:rPrChange>
        </w:rPr>
        <w:pPrChange w:id="544" w:author="marpa" w:date="2026-10-25T13:45:08Z">
          <w:pPr/>
        </w:pPrChange>
      </w:pPr>
    </w:p>
    <w:p w14:paraId="7B14A0F8">
      <w:pPr>
        <w:adjustRightInd w:val="0"/>
        <w:snapToGrid w:val="0"/>
        <w:spacing w:before="0" w:after="0" w:line="240" w:lineRule="auto"/>
        <w:rPr>
          <w:ins w:id="549" w:author="marpa" w:date="2026-10-25T13:40:40Z"/>
          <w:rFonts w:hint="default" w:ascii="Arial" w:hAnsi="Arial" w:cs="Arial"/>
          <w:color w:val="auto"/>
          <w:rPrChange w:id="550" w:author="marpa" w:date="2026-10-25T13:41:27Z">
            <w:rPr>
              <w:ins w:id="551" w:author="marpa" w:date="2026-10-25T13:40:40Z"/>
              <w:rFonts w:hint="default"/>
            </w:rPr>
          </w:rPrChange>
        </w:rPr>
        <w:pPrChange w:id="548" w:author="marpa" w:date="2026-10-25T13:45:08Z">
          <w:pPr/>
        </w:pPrChange>
      </w:pPr>
      <w:ins w:id="552" w:author="marpa" w:date="2026-10-25T13:40:40Z">
        <w:r>
          <w:rPr>
            <w:rFonts w:hint="default" w:ascii="Arial" w:hAnsi="Arial" w:cs="Arial"/>
            <w:color w:val="auto"/>
            <w:rPrChange w:id="553" w:author="marpa" w:date="2026-10-25T13:41:27Z">
              <w:rPr>
                <w:rFonts w:hint="default"/>
              </w:rPr>
            </w:rPrChange>
          </w:rPr>
          <w:t>import ec.edu.monster.modelos.utilidades.ConversorLongitud;</w:t>
        </w:r>
      </w:ins>
    </w:p>
    <w:p w14:paraId="63AE5B3B">
      <w:pPr>
        <w:adjustRightInd w:val="0"/>
        <w:snapToGrid w:val="0"/>
        <w:spacing w:before="0" w:after="0" w:line="240" w:lineRule="auto"/>
        <w:rPr>
          <w:ins w:id="555" w:author="marpa" w:date="2026-10-25T13:40:40Z"/>
          <w:rFonts w:hint="default" w:ascii="Arial" w:hAnsi="Arial" w:cs="Arial"/>
          <w:color w:val="auto"/>
          <w:rPrChange w:id="556" w:author="marpa" w:date="2026-10-25T13:41:27Z">
            <w:rPr>
              <w:ins w:id="557" w:author="marpa" w:date="2026-10-25T13:40:40Z"/>
              <w:rFonts w:hint="default"/>
            </w:rPr>
          </w:rPrChange>
        </w:rPr>
        <w:pPrChange w:id="554" w:author="marpa" w:date="2026-10-25T13:45:08Z">
          <w:pPr/>
        </w:pPrChange>
      </w:pPr>
      <w:ins w:id="558" w:author="marpa" w:date="2026-10-25T13:40:40Z">
        <w:r>
          <w:rPr>
            <w:rFonts w:hint="default" w:ascii="Arial" w:hAnsi="Arial" w:cs="Arial"/>
            <w:color w:val="auto"/>
            <w:rPrChange w:id="559" w:author="marpa" w:date="2026-10-25T13:41:27Z">
              <w:rPr>
                <w:rFonts w:hint="default"/>
              </w:rPr>
            </w:rPrChange>
          </w:rPr>
          <w:t>import ec.edu.monster.modelos.utilidades.ConversorMasa;</w:t>
        </w:r>
      </w:ins>
    </w:p>
    <w:p w14:paraId="1AEFB898">
      <w:pPr>
        <w:adjustRightInd w:val="0"/>
        <w:snapToGrid w:val="0"/>
        <w:spacing w:before="0" w:after="0" w:line="240" w:lineRule="auto"/>
        <w:rPr>
          <w:ins w:id="561" w:author="marpa" w:date="2026-10-25T13:40:40Z"/>
          <w:rFonts w:hint="default" w:ascii="Arial" w:hAnsi="Arial" w:cs="Arial"/>
          <w:color w:val="auto"/>
          <w:rPrChange w:id="562" w:author="marpa" w:date="2026-10-25T13:41:27Z">
            <w:rPr>
              <w:ins w:id="563" w:author="marpa" w:date="2026-10-25T13:40:40Z"/>
              <w:rFonts w:hint="default"/>
            </w:rPr>
          </w:rPrChange>
        </w:rPr>
        <w:pPrChange w:id="560" w:author="marpa" w:date="2026-10-25T13:45:08Z">
          <w:pPr/>
        </w:pPrChange>
      </w:pPr>
      <w:ins w:id="564" w:author="marpa" w:date="2026-10-25T13:40:40Z">
        <w:r>
          <w:rPr>
            <w:rFonts w:hint="default" w:ascii="Arial" w:hAnsi="Arial" w:cs="Arial"/>
            <w:color w:val="auto"/>
            <w:rPrChange w:id="565" w:author="marpa" w:date="2026-10-25T13:41:27Z">
              <w:rPr>
                <w:rFonts w:hint="default"/>
              </w:rPr>
            </w:rPrChange>
          </w:rPr>
          <w:t>import ec.edu.monster.modelos.utilidades.ConversorTemperatura;</w:t>
        </w:r>
      </w:ins>
    </w:p>
    <w:p w14:paraId="67D6FA5C">
      <w:pPr>
        <w:adjustRightInd w:val="0"/>
        <w:snapToGrid w:val="0"/>
        <w:spacing w:before="0" w:after="0" w:line="240" w:lineRule="auto"/>
        <w:rPr>
          <w:ins w:id="567" w:author="marpa" w:date="2026-10-25T13:40:40Z"/>
          <w:rFonts w:hint="default" w:ascii="Arial" w:hAnsi="Arial" w:cs="Arial"/>
          <w:color w:val="auto"/>
          <w:rPrChange w:id="568" w:author="marpa" w:date="2026-10-25T13:41:27Z">
            <w:rPr>
              <w:ins w:id="569" w:author="marpa" w:date="2026-10-25T13:40:40Z"/>
              <w:rFonts w:hint="default"/>
            </w:rPr>
          </w:rPrChange>
        </w:rPr>
        <w:pPrChange w:id="566" w:author="marpa" w:date="2026-10-25T13:45:08Z">
          <w:pPr/>
        </w:pPrChange>
      </w:pPr>
      <w:ins w:id="570" w:author="marpa" w:date="2026-10-25T13:40:40Z">
        <w:r>
          <w:rPr>
            <w:rFonts w:hint="default" w:ascii="Arial" w:hAnsi="Arial" w:cs="Arial"/>
            <w:color w:val="auto"/>
            <w:rPrChange w:id="571" w:author="marpa" w:date="2026-10-25T13:41:27Z">
              <w:rPr>
                <w:rFonts w:hint="default"/>
              </w:rPr>
            </w:rPrChange>
          </w:rPr>
          <w:t>import ec.edu.monster.modelos.utilidades.enums.UnidadLongitud;</w:t>
        </w:r>
      </w:ins>
    </w:p>
    <w:p w14:paraId="52C6F949">
      <w:pPr>
        <w:adjustRightInd w:val="0"/>
        <w:snapToGrid w:val="0"/>
        <w:spacing w:before="0" w:after="0" w:line="240" w:lineRule="auto"/>
        <w:rPr>
          <w:ins w:id="573" w:author="marpa" w:date="2026-10-25T13:40:40Z"/>
          <w:rFonts w:hint="default" w:ascii="Arial" w:hAnsi="Arial" w:cs="Arial"/>
          <w:color w:val="auto"/>
          <w:rPrChange w:id="574" w:author="marpa" w:date="2026-10-25T13:41:27Z">
            <w:rPr>
              <w:ins w:id="575" w:author="marpa" w:date="2026-10-25T13:40:40Z"/>
              <w:rFonts w:hint="default"/>
            </w:rPr>
          </w:rPrChange>
        </w:rPr>
        <w:pPrChange w:id="572" w:author="marpa" w:date="2026-10-25T13:45:08Z">
          <w:pPr/>
        </w:pPrChange>
      </w:pPr>
      <w:ins w:id="576" w:author="marpa" w:date="2026-10-25T13:40:40Z">
        <w:r>
          <w:rPr>
            <w:rFonts w:hint="default" w:ascii="Arial" w:hAnsi="Arial" w:cs="Arial"/>
            <w:color w:val="auto"/>
            <w:rPrChange w:id="577" w:author="marpa" w:date="2026-10-25T13:41:27Z">
              <w:rPr>
                <w:rFonts w:hint="default"/>
              </w:rPr>
            </w:rPrChange>
          </w:rPr>
          <w:t>import ec.edu.monster.modelos.utilidades.enums.UnidadMasa;</w:t>
        </w:r>
      </w:ins>
    </w:p>
    <w:p w14:paraId="1588493E">
      <w:pPr>
        <w:adjustRightInd w:val="0"/>
        <w:snapToGrid w:val="0"/>
        <w:spacing w:before="0" w:after="0" w:line="240" w:lineRule="auto"/>
        <w:rPr>
          <w:ins w:id="579" w:author="marpa" w:date="2026-10-25T13:40:40Z"/>
          <w:rFonts w:hint="default" w:ascii="Arial" w:hAnsi="Arial" w:cs="Arial"/>
          <w:color w:val="auto"/>
          <w:rPrChange w:id="580" w:author="marpa" w:date="2026-10-25T13:41:27Z">
            <w:rPr>
              <w:ins w:id="581" w:author="marpa" w:date="2026-10-25T13:40:40Z"/>
              <w:rFonts w:hint="default"/>
            </w:rPr>
          </w:rPrChange>
        </w:rPr>
        <w:pPrChange w:id="578" w:author="marpa" w:date="2026-10-25T13:45:08Z">
          <w:pPr/>
        </w:pPrChange>
      </w:pPr>
      <w:ins w:id="582" w:author="marpa" w:date="2026-10-25T13:40:40Z">
        <w:r>
          <w:rPr>
            <w:rFonts w:hint="default" w:ascii="Arial" w:hAnsi="Arial" w:cs="Arial"/>
            <w:color w:val="auto"/>
            <w:rPrChange w:id="583" w:author="marpa" w:date="2026-10-25T13:41:27Z">
              <w:rPr>
                <w:rFonts w:hint="default"/>
              </w:rPr>
            </w:rPrChange>
          </w:rPr>
          <w:t>import ec.edu.monster.modelos.utilidades.enums.UnidadTemperatura;</w:t>
        </w:r>
      </w:ins>
    </w:p>
    <w:p w14:paraId="56635CD2">
      <w:pPr>
        <w:adjustRightInd w:val="0"/>
        <w:snapToGrid w:val="0"/>
        <w:spacing w:before="0" w:after="0" w:line="240" w:lineRule="auto"/>
        <w:rPr>
          <w:ins w:id="585" w:author="marpa" w:date="2026-10-25T13:40:40Z"/>
          <w:rFonts w:hint="default" w:ascii="Arial" w:hAnsi="Arial" w:cs="Arial"/>
          <w:color w:val="auto"/>
          <w:rPrChange w:id="586" w:author="marpa" w:date="2026-10-25T13:41:27Z">
            <w:rPr>
              <w:ins w:id="587" w:author="marpa" w:date="2026-10-25T13:40:40Z"/>
              <w:rFonts w:hint="default"/>
            </w:rPr>
          </w:rPrChange>
        </w:rPr>
        <w:pPrChange w:id="584" w:author="marpa" w:date="2026-10-25T13:45:08Z">
          <w:pPr/>
        </w:pPrChange>
      </w:pPr>
      <w:ins w:id="588" w:author="marpa" w:date="2026-10-25T13:40:40Z">
        <w:r>
          <w:rPr>
            <w:rFonts w:hint="default" w:ascii="Arial" w:hAnsi="Arial" w:cs="Arial"/>
            <w:color w:val="auto"/>
            <w:rPrChange w:id="589" w:author="marpa" w:date="2026-10-25T13:41:27Z">
              <w:rPr>
                <w:rFonts w:hint="default"/>
              </w:rPr>
            </w:rPrChange>
          </w:rPr>
          <w:t>import ec.edu.monster.modelos.utilidades.mapeadores.UnidadMapper;</w:t>
        </w:r>
      </w:ins>
    </w:p>
    <w:p w14:paraId="1118EA4E">
      <w:pPr>
        <w:adjustRightInd w:val="0"/>
        <w:snapToGrid w:val="0"/>
        <w:spacing w:before="0" w:after="0" w:line="240" w:lineRule="auto"/>
        <w:rPr>
          <w:ins w:id="591" w:author="marpa" w:date="2026-10-25T13:40:40Z"/>
          <w:rFonts w:hint="default" w:ascii="Arial" w:hAnsi="Arial" w:cs="Arial"/>
          <w:color w:val="auto"/>
          <w:rPrChange w:id="592" w:author="marpa" w:date="2026-10-25T13:41:27Z">
            <w:rPr>
              <w:ins w:id="593" w:author="marpa" w:date="2026-10-25T13:40:40Z"/>
              <w:rFonts w:hint="default"/>
            </w:rPr>
          </w:rPrChange>
        </w:rPr>
        <w:pPrChange w:id="590" w:author="marpa" w:date="2026-10-25T13:45:08Z">
          <w:pPr/>
        </w:pPrChange>
      </w:pPr>
      <w:ins w:id="594" w:author="marpa" w:date="2026-10-25T13:40:40Z">
        <w:r>
          <w:rPr>
            <w:rFonts w:hint="default" w:ascii="Arial" w:hAnsi="Arial" w:cs="Arial"/>
            <w:color w:val="auto"/>
            <w:rPrChange w:id="595" w:author="marpa" w:date="2026-10-25T13:41:27Z">
              <w:rPr>
                <w:rFonts w:hint="default"/>
              </w:rPr>
            </w:rPrChange>
          </w:rPr>
          <w:t>import ec.edu.monster.seguridad.AdministradorCredenciales;</w:t>
        </w:r>
      </w:ins>
    </w:p>
    <w:p w14:paraId="19168DBF">
      <w:pPr>
        <w:adjustRightInd w:val="0"/>
        <w:snapToGrid w:val="0"/>
        <w:spacing w:before="0" w:after="0" w:line="240" w:lineRule="auto"/>
        <w:rPr>
          <w:ins w:id="597" w:author="marpa" w:date="2026-10-25T13:40:40Z"/>
          <w:rFonts w:hint="default" w:ascii="Arial" w:hAnsi="Arial" w:cs="Arial"/>
          <w:color w:val="auto"/>
          <w:rPrChange w:id="598" w:author="marpa" w:date="2026-10-25T13:41:27Z">
            <w:rPr>
              <w:ins w:id="599" w:author="marpa" w:date="2026-10-25T13:40:40Z"/>
              <w:rFonts w:hint="default"/>
            </w:rPr>
          </w:rPrChange>
        </w:rPr>
        <w:pPrChange w:id="596" w:author="marpa" w:date="2026-10-25T13:45:08Z">
          <w:pPr/>
        </w:pPrChange>
      </w:pPr>
      <w:ins w:id="600" w:author="marpa" w:date="2026-10-25T13:40:40Z">
        <w:r>
          <w:rPr>
            <w:rFonts w:hint="default" w:ascii="Arial" w:hAnsi="Arial" w:cs="Arial"/>
            <w:color w:val="auto"/>
            <w:rPrChange w:id="601" w:author="marpa" w:date="2026-10-25T13:41:27Z">
              <w:rPr>
                <w:rFonts w:hint="default"/>
              </w:rPr>
            </w:rPrChange>
          </w:rPr>
          <w:t>import ec.edu.monster.seguridad.AdministradorTokens;</w:t>
        </w:r>
      </w:ins>
    </w:p>
    <w:p w14:paraId="24CA3F38">
      <w:pPr>
        <w:adjustRightInd w:val="0"/>
        <w:snapToGrid w:val="0"/>
        <w:spacing w:before="0" w:after="0" w:line="240" w:lineRule="auto"/>
        <w:rPr>
          <w:ins w:id="603" w:author="marpa" w:date="2026-10-25T13:40:40Z"/>
          <w:rFonts w:hint="default" w:ascii="Arial" w:hAnsi="Arial" w:cs="Arial"/>
          <w:color w:val="auto"/>
          <w:rPrChange w:id="604" w:author="marpa" w:date="2026-10-25T13:41:27Z">
            <w:rPr>
              <w:ins w:id="605" w:author="marpa" w:date="2026-10-25T13:40:40Z"/>
              <w:rFonts w:hint="default"/>
            </w:rPr>
          </w:rPrChange>
        </w:rPr>
        <w:pPrChange w:id="602" w:author="marpa" w:date="2026-10-25T13:45:08Z">
          <w:pPr/>
        </w:pPrChange>
      </w:pPr>
      <w:ins w:id="606" w:author="marpa" w:date="2026-10-25T13:40:40Z">
        <w:r>
          <w:rPr>
            <w:rFonts w:hint="default" w:ascii="Arial" w:hAnsi="Arial" w:cs="Arial"/>
            <w:color w:val="auto"/>
            <w:rPrChange w:id="607" w:author="marpa" w:date="2026-10-25T13:41:27Z">
              <w:rPr>
                <w:rFonts w:hint="default"/>
              </w:rPr>
            </w:rPrChange>
          </w:rPr>
          <w:t>import ec.edu.monster.servicios.ServicioConversor;</w:t>
        </w:r>
      </w:ins>
    </w:p>
    <w:p w14:paraId="2DB65AD9">
      <w:pPr>
        <w:adjustRightInd w:val="0"/>
        <w:snapToGrid w:val="0"/>
        <w:spacing w:before="0" w:after="0" w:line="240" w:lineRule="auto"/>
        <w:rPr>
          <w:ins w:id="609" w:author="marpa" w:date="2026-10-25T13:40:40Z"/>
          <w:rFonts w:hint="default" w:ascii="Arial" w:hAnsi="Arial" w:cs="Arial"/>
          <w:color w:val="auto"/>
          <w:rPrChange w:id="610" w:author="marpa" w:date="2026-10-25T13:41:27Z">
            <w:rPr>
              <w:ins w:id="611" w:author="marpa" w:date="2026-10-25T13:40:40Z"/>
              <w:rFonts w:hint="default"/>
            </w:rPr>
          </w:rPrChange>
        </w:rPr>
        <w:pPrChange w:id="608" w:author="marpa" w:date="2026-10-25T13:45:08Z">
          <w:pPr/>
        </w:pPrChange>
      </w:pPr>
      <w:ins w:id="612" w:author="marpa" w:date="2026-10-25T13:40:40Z">
        <w:r>
          <w:rPr>
            <w:rFonts w:hint="default" w:ascii="Arial" w:hAnsi="Arial" w:cs="Arial"/>
            <w:color w:val="auto"/>
            <w:rPrChange w:id="613" w:author="marpa" w:date="2026-10-25T13:41:27Z">
              <w:rPr>
                <w:rFonts w:hint="default"/>
              </w:rPr>
            </w:rPrChange>
          </w:rPr>
          <w:t>import jakarta.enterprise.inject.spi.CDI;</w:t>
        </w:r>
      </w:ins>
    </w:p>
    <w:p w14:paraId="788AA712">
      <w:pPr>
        <w:adjustRightInd w:val="0"/>
        <w:snapToGrid w:val="0"/>
        <w:spacing w:before="0" w:after="0" w:line="240" w:lineRule="auto"/>
        <w:rPr>
          <w:ins w:id="615" w:author="marpa" w:date="2026-10-25T13:40:40Z"/>
          <w:rFonts w:hint="default" w:ascii="Arial" w:hAnsi="Arial" w:cs="Arial"/>
          <w:color w:val="auto"/>
          <w:rPrChange w:id="616" w:author="marpa" w:date="2026-10-25T13:41:27Z">
            <w:rPr>
              <w:ins w:id="617" w:author="marpa" w:date="2026-10-25T13:40:40Z"/>
              <w:rFonts w:hint="default"/>
            </w:rPr>
          </w:rPrChange>
        </w:rPr>
        <w:pPrChange w:id="614" w:author="marpa" w:date="2026-10-25T13:45:08Z">
          <w:pPr/>
        </w:pPrChange>
      </w:pPr>
      <w:ins w:id="618" w:author="marpa" w:date="2026-10-25T13:40:40Z">
        <w:r>
          <w:rPr>
            <w:rFonts w:hint="default" w:ascii="Arial" w:hAnsi="Arial" w:cs="Arial"/>
            <w:color w:val="auto"/>
            <w:rPrChange w:id="619" w:author="marpa" w:date="2026-10-25T13:41:27Z">
              <w:rPr>
                <w:rFonts w:hint="default"/>
              </w:rPr>
            </w:rPrChange>
          </w:rPr>
          <w:t>import jakarta.jws.WebService;</w:t>
        </w:r>
      </w:ins>
    </w:p>
    <w:p w14:paraId="6119B7C2">
      <w:pPr>
        <w:adjustRightInd w:val="0"/>
        <w:snapToGrid w:val="0"/>
        <w:spacing w:before="0" w:after="0" w:line="240" w:lineRule="auto"/>
        <w:rPr>
          <w:ins w:id="621" w:author="marpa" w:date="2026-10-25T13:40:40Z"/>
          <w:rFonts w:hint="default" w:ascii="Arial" w:hAnsi="Arial" w:cs="Arial"/>
          <w:color w:val="auto"/>
          <w:rPrChange w:id="622" w:author="marpa" w:date="2026-10-25T13:41:27Z">
            <w:rPr>
              <w:ins w:id="623" w:author="marpa" w:date="2026-10-25T13:40:40Z"/>
              <w:rFonts w:hint="default"/>
            </w:rPr>
          </w:rPrChange>
        </w:rPr>
        <w:pPrChange w:id="620" w:author="marpa" w:date="2026-10-25T13:45:24Z">
          <w:pPr/>
        </w:pPrChange>
      </w:pPr>
      <w:ins w:id="624" w:author="marpa" w:date="2026-10-25T13:40:40Z">
        <w:r>
          <w:rPr>
            <w:rFonts w:hint="default" w:ascii="Arial" w:hAnsi="Arial" w:cs="Arial"/>
            <w:color w:val="auto"/>
            <w:rPrChange w:id="625" w:author="marpa" w:date="2026-10-25T13:41:27Z">
              <w:rPr>
                <w:rFonts w:hint="default"/>
              </w:rPr>
            </w:rPrChange>
          </w:rPr>
          <w:t>import jakarta.jws.WebMethod;</w:t>
        </w:r>
      </w:ins>
    </w:p>
    <w:p w14:paraId="311B2094">
      <w:pPr>
        <w:adjustRightInd w:val="0"/>
        <w:snapToGrid w:val="0"/>
        <w:spacing w:before="0" w:after="0" w:line="240" w:lineRule="auto"/>
        <w:rPr>
          <w:ins w:id="627" w:author="marpa" w:date="2026-10-25T13:40:40Z"/>
          <w:rFonts w:hint="default" w:ascii="Arial" w:hAnsi="Arial" w:cs="Arial"/>
          <w:color w:val="auto"/>
          <w:rPrChange w:id="628" w:author="marpa" w:date="2026-10-25T13:41:27Z">
            <w:rPr>
              <w:ins w:id="629" w:author="marpa" w:date="2026-10-25T13:40:40Z"/>
              <w:rFonts w:hint="default"/>
            </w:rPr>
          </w:rPrChange>
        </w:rPr>
        <w:pPrChange w:id="626" w:author="marpa" w:date="2026-10-25T13:45:24Z">
          <w:pPr/>
        </w:pPrChange>
      </w:pPr>
      <w:ins w:id="630" w:author="marpa" w:date="2026-10-25T13:40:40Z">
        <w:r>
          <w:rPr>
            <w:rFonts w:hint="default" w:ascii="Arial" w:hAnsi="Arial" w:cs="Arial"/>
            <w:color w:val="auto"/>
            <w:rPrChange w:id="631" w:author="marpa" w:date="2026-10-25T13:41:27Z">
              <w:rPr>
                <w:rFonts w:hint="default"/>
              </w:rPr>
            </w:rPrChange>
          </w:rPr>
          <w:t>import jakarta.jws.WebParam;</w:t>
        </w:r>
      </w:ins>
    </w:p>
    <w:p w14:paraId="66DF634E">
      <w:pPr>
        <w:adjustRightInd w:val="0"/>
        <w:snapToGrid w:val="0"/>
        <w:spacing w:before="0" w:after="0" w:line="240" w:lineRule="auto"/>
        <w:rPr>
          <w:ins w:id="633" w:author="marpa" w:date="2026-10-25T13:40:40Z"/>
          <w:rFonts w:hint="default" w:ascii="Arial" w:hAnsi="Arial" w:cs="Arial"/>
          <w:color w:val="auto"/>
          <w:rPrChange w:id="634" w:author="marpa" w:date="2026-10-25T13:41:27Z">
            <w:rPr>
              <w:ins w:id="635" w:author="marpa" w:date="2026-10-25T13:40:40Z"/>
              <w:rFonts w:hint="default"/>
            </w:rPr>
          </w:rPrChange>
        </w:rPr>
        <w:pPrChange w:id="632" w:author="marpa" w:date="2026-10-25T13:45:24Z">
          <w:pPr/>
        </w:pPrChange>
      </w:pPr>
      <w:ins w:id="636" w:author="marpa" w:date="2026-10-25T13:40:40Z">
        <w:r>
          <w:rPr>
            <w:rFonts w:hint="default" w:ascii="Arial" w:hAnsi="Arial" w:cs="Arial"/>
            <w:color w:val="auto"/>
            <w:rPrChange w:id="637" w:author="marpa" w:date="2026-10-25T13:41:27Z">
              <w:rPr>
                <w:rFonts w:hint="default"/>
              </w:rPr>
            </w:rPrChange>
          </w:rPr>
          <w:t>import jakarta.jws.HandlerChain;</w:t>
        </w:r>
      </w:ins>
    </w:p>
    <w:p w14:paraId="1C6A0ED9">
      <w:pPr>
        <w:adjustRightInd w:val="0"/>
        <w:snapToGrid w:val="0"/>
        <w:spacing w:before="0" w:after="0" w:line="240" w:lineRule="auto"/>
        <w:rPr>
          <w:ins w:id="639" w:author="marpa" w:date="2026-10-25T13:40:40Z"/>
          <w:rFonts w:hint="default" w:ascii="Arial" w:hAnsi="Arial" w:cs="Arial"/>
          <w:color w:val="auto"/>
          <w:rPrChange w:id="640" w:author="marpa" w:date="2026-10-25T13:41:27Z">
            <w:rPr>
              <w:ins w:id="641" w:author="marpa" w:date="2026-10-25T13:40:40Z"/>
              <w:rFonts w:hint="default"/>
            </w:rPr>
          </w:rPrChange>
        </w:rPr>
        <w:pPrChange w:id="638" w:author="marpa" w:date="2026-10-25T13:45:24Z">
          <w:pPr/>
        </w:pPrChange>
      </w:pPr>
      <w:ins w:id="642" w:author="marpa" w:date="2026-10-25T13:40:40Z">
        <w:r>
          <w:rPr>
            <w:rFonts w:hint="default" w:ascii="Arial" w:hAnsi="Arial" w:cs="Arial"/>
            <w:color w:val="auto"/>
            <w:rPrChange w:id="643" w:author="marpa" w:date="2026-10-25T13:41:27Z">
              <w:rPr>
                <w:rFonts w:hint="default"/>
              </w:rPr>
            </w:rPrChange>
          </w:rPr>
          <w:t>import jakarta.xml.soap.SOAPConstants;</w:t>
        </w:r>
      </w:ins>
    </w:p>
    <w:p w14:paraId="0AF39C6A">
      <w:pPr>
        <w:adjustRightInd w:val="0"/>
        <w:snapToGrid w:val="0"/>
        <w:spacing w:before="0" w:after="0" w:line="240" w:lineRule="auto"/>
        <w:rPr>
          <w:ins w:id="645" w:author="marpa" w:date="2026-10-25T13:40:40Z"/>
          <w:rFonts w:hint="default" w:ascii="Arial" w:hAnsi="Arial" w:cs="Arial"/>
          <w:color w:val="auto"/>
          <w:rPrChange w:id="646" w:author="marpa" w:date="2026-10-25T13:41:27Z">
            <w:rPr>
              <w:ins w:id="647" w:author="marpa" w:date="2026-10-25T13:40:40Z"/>
              <w:rFonts w:hint="default"/>
            </w:rPr>
          </w:rPrChange>
        </w:rPr>
        <w:pPrChange w:id="644" w:author="marpa" w:date="2026-10-25T13:45:24Z">
          <w:pPr/>
        </w:pPrChange>
      </w:pPr>
      <w:ins w:id="648" w:author="marpa" w:date="2026-10-25T13:40:40Z">
        <w:r>
          <w:rPr>
            <w:rFonts w:hint="default" w:ascii="Arial" w:hAnsi="Arial" w:cs="Arial"/>
            <w:color w:val="auto"/>
            <w:rPrChange w:id="649" w:author="marpa" w:date="2026-10-25T13:41:27Z">
              <w:rPr>
                <w:rFonts w:hint="default"/>
              </w:rPr>
            </w:rPrChange>
          </w:rPr>
          <w:t>import jakarta.xml.soap.SOAPException;</w:t>
        </w:r>
      </w:ins>
    </w:p>
    <w:p w14:paraId="24D8298F">
      <w:pPr>
        <w:adjustRightInd w:val="0"/>
        <w:snapToGrid w:val="0"/>
        <w:spacing w:before="0" w:after="0" w:line="240" w:lineRule="auto"/>
        <w:rPr>
          <w:ins w:id="651" w:author="marpa" w:date="2026-10-25T13:40:40Z"/>
          <w:rFonts w:hint="default" w:ascii="Arial" w:hAnsi="Arial" w:cs="Arial"/>
          <w:color w:val="auto"/>
          <w:rPrChange w:id="652" w:author="marpa" w:date="2026-10-25T13:41:27Z">
            <w:rPr>
              <w:ins w:id="653" w:author="marpa" w:date="2026-10-25T13:40:40Z"/>
              <w:rFonts w:hint="default"/>
            </w:rPr>
          </w:rPrChange>
        </w:rPr>
        <w:pPrChange w:id="650" w:author="marpa" w:date="2026-10-25T13:45:24Z">
          <w:pPr/>
        </w:pPrChange>
      </w:pPr>
      <w:ins w:id="654" w:author="marpa" w:date="2026-10-25T13:40:40Z">
        <w:r>
          <w:rPr>
            <w:rFonts w:hint="default" w:ascii="Arial" w:hAnsi="Arial" w:cs="Arial"/>
            <w:color w:val="auto"/>
            <w:rPrChange w:id="655" w:author="marpa" w:date="2026-10-25T13:41:27Z">
              <w:rPr>
                <w:rFonts w:hint="default"/>
              </w:rPr>
            </w:rPrChange>
          </w:rPr>
          <w:t>import jakarta.xml.soap.SOAPFactory;</w:t>
        </w:r>
      </w:ins>
    </w:p>
    <w:p w14:paraId="5D5691F2">
      <w:pPr>
        <w:adjustRightInd w:val="0"/>
        <w:snapToGrid w:val="0"/>
        <w:spacing w:before="0" w:after="0" w:line="240" w:lineRule="auto"/>
        <w:rPr>
          <w:ins w:id="657" w:author="marpa" w:date="2026-10-25T13:40:40Z"/>
          <w:rFonts w:hint="default" w:ascii="Arial" w:hAnsi="Arial" w:cs="Arial"/>
          <w:color w:val="auto"/>
          <w:rPrChange w:id="658" w:author="marpa" w:date="2026-10-25T13:41:27Z">
            <w:rPr>
              <w:ins w:id="659" w:author="marpa" w:date="2026-10-25T13:40:40Z"/>
              <w:rFonts w:hint="default"/>
            </w:rPr>
          </w:rPrChange>
        </w:rPr>
        <w:pPrChange w:id="656" w:author="marpa" w:date="2026-10-25T13:45:24Z">
          <w:pPr/>
        </w:pPrChange>
      </w:pPr>
      <w:ins w:id="660" w:author="marpa" w:date="2026-10-25T13:40:40Z">
        <w:r>
          <w:rPr>
            <w:rFonts w:hint="default" w:ascii="Arial" w:hAnsi="Arial" w:cs="Arial"/>
            <w:color w:val="auto"/>
            <w:rPrChange w:id="661" w:author="marpa" w:date="2026-10-25T13:41:27Z">
              <w:rPr>
                <w:rFonts w:hint="default"/>
              </w:rPr>
            </w:rPrChange>
          </w:rPr>
          <w:t>import jakarta.xml.soap.SOAPFault;</w:t>
        </w:r>
      </w:ins>
    </w:p>
    <w:p w14:paraId="12659721">
      <w:pPr>
        <w:adjustRightInd w:val="0"/>
        <w:snapToGrid w:val="0"/>
        <w:spacing w:before="0" w:after="0" w:line="240" w:lineRule="auto"/>
        <w:rPr>
          <w:ins w:id="663" w:author="marpa" w:date="2026-10-25T13:40:40Z"/>
          <w:rFonts w:hint="default" w:ascii="Arial" w:hAnsi="Arial" w:cs="Arial"/>
          <w:color w:val="auto"/>
          <w:rPrChange w:id="664" w:author="marpa" w:date="2026-10-25T13:41:27Z">
            <w:rPr>
              <w:ins w:id="665" w:author="marpa" w:date="2026-10-25T13:40:40Z"/>
              <w:rFonts w:hint="default"/>
            </w:rPr>
          </w:rPrChange>
        </w:rPr>
        <w:pPrChange w:id="662" w:author="marpa" w:date="2026-10-25T13:45:24Z">
          <w:pPr/>
        </w:pPrChange>
      </w:pPr>
      <w:ins w:id="666" w:author="marpa" w:date="2026-10-25T13:40:40Z">
        <w:r>
          <w:rPr>
            <w:rFonts w:hint="default" w:ascii="Arial" w:hAnsi="Arial" w:cs="Arial"/>
            <w:color w:val="auto"/>
            <w:rPrChange w:id="667" w:author="marpa" w:date="2026-10-25T13:41:27Z">
              <w:rPr>
                <w:rFonts w:hint="default"/>
              </w:rPr>
            </w:rPrChange>
          </w:rPr>
          <w:t>import jakarta.xml.ws.soap.SOAPFaultException;</w:t>
        </w:r>
      </w:ins>
    </w:p>
    <w:p w14:paraId="4106DC79">
      <w:pPr>
        <w:adjustRightInd w:val="0"/>
        <w:snapToGrid w:val="0"/>
        <w:spacing w:before="0" w:after="0" w:line="240" w:lineRule="auto"/>
        <w:rPr>
          <w:ins w:id="669" w:author="marpa" w:date="2026-10-25T13:40:40Z"/>
          <w:rFonts w:hint="default" w:ascii="Arial" w:hAnsi="Arial" w:cs="Arial"/>
          <w:color w:val="auto"/>
          <w:rPrChange w:id="670" w:author="marpa" w:date="2026-10-25T13:41:27Z">
            <w:rPr>
              <w:ins w:id="671" w:author="marpa" w:date="2026-10-25T13:40:40Z"/>
              <w:rFonts w:hint="default"/>
            </w:rPr>
          </w:rPrChange>
        </w:rPr>
        <w:pPrChange w:id="668" w:author="marpa" w:date="2026-10-25T13:45:24Z">
          <w:pPr/>
        </w:pPrChange>
      </w:pPr>
      <w:ins w:id="672" w:author="marpa" w:date="2026-10-25T13:40:40Z">
        <w:r>
          <w:rPr>
            <w:rFonts w:hint="default" w:ascii="Arial" w:hAnsi="Arial" w:cs="Arial"/>
            <w:color w:val="auto"/>
            <w:rPrChange w:id="673" w:author="marpa" w:date="2026-10-25T13:41:27Z">
              <w:rPr>
                <w:rFonts w:hint="default"/>
              </w:rPr>
            </w:rPrChange>
          </w:rPr>
          <w:t>import javax.xml.namespace.QName;</w:t>
        </w:r>
      </w:ins>
    </w:p>
    <w:p w14:paraId="59E41BDD">
      <w:pPr>
        <w:adjustRightInd w:val="0"/>
        <w:snapToGrid w:val="0"/>
        <w:spacing w:before="0" w:after="0" w:line="240" w:lineRule="auto"/>
        <w:rPr>
          <w:ins w:id="675" w:author="marpa" w:date="2026-10-25T13:40:40Z"/>
          <w:rFonts w:hint="default" w:ascii="Arial" w:hAnsi="Arial" w:cs="Arial"/>
          <w:color w:val="auto"/>
          <w:rPrChange w:id="676" w:author="marpa" w:date="2026-10-25T13:41:27Z">
            <w:rPr>
              <w:ins w:id="677" w:author="marpa" w:date="2026-10-25T13:40:40Z"/>
              <w:rFonts w:hint="default"/>
            </w:rPr>
          </w:rPrChange>
        </w:rPr>
        <w:pPrChange w:id="674" w:author="marpa" w:date="2026-10-25T13:45:24Z">
          <w:pPr/>
        </w:pPrChange>
      </w:pPr>
      <w:ins w:id="678" w:author="marpa" w:date="2026-10-25T13:40:40Z">
        <w:r>
          <w:rPr>
            <w:rFonts w:hint="default" w:ascii="Arial" w:hAnsi="Arial" w:cs="Arial"/>
            <w:color w:val="auto"/>
            <w:rPrChange w:id="679" w:author="marpa" w:date="2026-10-25T13:41:27Z">
              <w:rPr>
                <w:rFonts w:hint="default"/>
              </w:rPr>
            </w:rPrChange>
          </w:rPr>
          <w:t>/**</w:t>
        </w:r>
      </w:ins>
    </w:p>
    <w:p w14:paraId="0F7D0A49">
      <w:pPr>
        <w:adjustRightInd w:val="0"/>
        <w:snapToGrid w:val="0"/>
        <w:spacing w:before="0" w:after="0" w:line="240" w:lineRule="auto"/>
        <w:rPr>
          <w:ins w:id="681" w:author="marpa" w:date="2026-10-25T13:40:40Z"/>
          <w:rFonts w:hint="default" w:ascii="Arial" w:hAnsi="Arial" w:cs="Arial"/>
          <w:color w:val="auto"/>
          <w:rPrChange w:id="682" w:author="marpa" w:date="2026-10-25T13:41:27Z">
            <w:rPr>
              <w:ins w:id="683" w:author="marpa" w:date="2026-10-25T13:40:40Z"/>
              <w:rFonts w:hint="default"/>
            </w:rPr>
          </w:rPrChange>
        </w:rPr>
        <w:pPrChange w:id="680" w:author="marpa" w:date="2026-10-25T13:45:24Z">
          <w:pPr/>
        </w:pPrChange>
      </w:pPr>
      <w:ins w:id="684" w:author="marpa" w:date="2026-10-25T13:40:40Z">
        <w:r>
          <w:rPr>
            <w:rFonts w:hint="default" w:ascii="Arial" w:hAnsi="Arial" w:cs="Arial"/>
            <w:color w:val="auto"/>
            <w:rPrChange w:id="685" w:author="marpa" w:date="2026-10-25T13:41:27Z">
              <w:rPr>
                <w:rFonts w:hint="default"/>
              </w:rPr>
            </w:rPrChange>
          </w:rPr>
          <w:t xml:space="preserve"> *</w:t>
        </w:r>
      </w:ins>
    </w:p>
    <w:p w14:paraId="471E136F">
      <w:pPr>
        <w:adjustRightInd w:val="0"/>
        <w:snapToGrid w:val="0"/>
        <w:spacing w:before="0" w:after="0" w:line="240" w:lineRule="auto"/>
        <w:rPr>
          <w:ins w:id="687" w:author="marpa" w:date="2026-10-25T13:40:40Z"/>
          <w:rFonts w:hint="default" w:ascii="Arial" w:hAnsi="Arial" w:cs="Arial"/>
          <w:color w:val="auto"/>
          <w:rPrChange w:id="688" w:author="marpa" w:date="2026-10-25T13:41:27Z">
            <w:rPr>
              <w:ins w:id="689" w:author="marpa" w:date="2026-10-25T13:40:40Z"/>
              <w:rFonts w:hint="default"/>
            </w:rPr>
          </w:rPrChange>
        </w:rPr>
        <w:pPrChange w:id="686" w:author="marpa" w:date="2026-10-25T13:45:24Z">
          <w:pPr/>
        </w:pPrChange>
      </w:pPr>
      <w:ins w:id="690" w:author="marpa" w:date="2026-10-25T13:40:40Z">
        <w:r>
          <w:rPr>
            <w:rFonts w:hint="default" w:ascii="Arial" w:hAnsi="Arial" w:cs="Arial"/>
            <w:color w:val="auto"/>
            <w:rPrChange w:id="691" w:author="marpa" w:date="2026-10-25T13:41:27Z">
              <w:rPr>
                <w:rFonts w:hint="default"/>
              </w:rPr>
            </w:rPrChange>
          </w:rPr>
          <w:t xml:space="preserve"> * @author USER</w:t>
        </w:r>
      </w:ins>
    </w:p>
    <w:p w14:paraId="145283D2">
      <w:pPr>
        <w:adjustRightInd w:val="0"/>
        <w:snapToGrid w:val="0"/>
        <w:spacing w:before="0" w:after="0" w:line="240" w:lineRule="auto"/>
        <w:rPr>
          <w:ins w:id="693" w:author="marpa" w:date="2026-10-25T13:40:40Z"/>
          <w:rFonts w:hint="default" w:ascii="Arial" w:hAnsi="Arial" w:cs="Arial"/>
          <w:color w:val="auto"/>
          <w:rPrChange w:id="694" w:author="marpa" w:date="2026-10-25T13:41:27Z">
            <w:rPr>
              <w:ins w:id="695" w:author="marpa" w:date="2026-10-25T13:40:40Z"/>
              <w:rFonts w:hint="default"/>
            </w:rPr>
          </w:rPrChange>
        </w:rPr>
        <w:pPrChange w:id="692" w:author="marpa" w:date="2026-10-25T13:45:24Z">
          <w:pPr/>
        </w:pPrChange>
      </w:pPr>
      <w:ins w:id="696" w:author="marpa" w:date="2026-10-25T13:40:40Z">
        <w:r>
          <w:rPr>
            <w:rFonts w:hint="default" w:ascii="Arial" w:hAnsi="Arial" w:cs="Arial"/>
            <w:color w:val="auto"/>
            <w:rPrChange w:id="697" w:author="marpa" w:date="2026-10-25T13:41:27Z">
              <w:rPr>
                <w:rFonts w:hint="default"/>
              </w:rPr>
            </w:rPrChange>
          </w:rPr>
          <w:t xml:space="preserve"> */</w:t>
        </w:r>
      </w:ins>
    </w:p>
    <w:p w14:paraId="2801052C">
      <w:pPr>
        <w:adjustRightInd w:val="0"/>
        <w:snapToGrid w:val="0"/>
        <w:spacing w:before="0" w:after="0" w:line="240" w:lineRule="auto"/>
        <w:rPr>
          <w:ins w:id="699" w:author="marpa" w:date="2026-10-25T13:40:40Z"/>
          <w:rFonts w:hint="default" w:ascii="Arial" w:hAnsi="Arial" w:cs="Arial"/>
          <w:color w:val="auto"/>
          <w:rPrChange w:id="700" w:author="marpa" w:date="2026-10-25T13:41:27Z">
            <w:rPr>
              <w:ins w:id="701" w:author="marpa" w:date="2026-10-25T13:40:40Z"/>
              <w:rFonts w:hint="default"/>
            </w:rPr>
          </w:rPrChange>
        </w:rPr>
        <w:pPrChange w:id="698" w:author="marpa" w:date="2026-10-25T13:45:24Z">
          <w:pPr/>
        </w:pPrChange>
      </w:pPr>
      <w:ins w:id="702" w:author="marpa" w:date="2026-10-25T13:40:40Z">
        <w:r>
          <w:rPr>
            <w:rFonts w:hint="default" w:ascii="Arial" w:hAnsi="Arial" w:cs="Arial"/>
            <w:color w:val="auto"/>
            <w:rPrChange w:id="703" w:author="marpa" w:date="2026-10-25T13:41:27Z">
              <w:rPr>
                <w:rFonts w:hint="default"/>
              </w:rPr>
            </w:rPrChange>
          </w:rPr>
          <w:t>@WebService(</w:t>
        </w:r>
      </w:ins>
    </w:p>
    <w:p w14:paraId="7FC234DC">
      <w:pPr>
        <w:adjustRightInd w:val="0"/>
        <w:snapToGrid w:val="0"/>
        <w:spacing w:before="0" w:after="0" w:line="240" w:lineRule="auto"/>
        <w:rPr>
          <w:ins w:id="705" w:author="marpa" w:date="2026-10-25T13:40:40Z"/>
          <w:rFonts w:hint="default" w:ascii="Arial" w:hAnsi="Arial" w:cs="Arial"/>
          <w:color w:val="auto"/>
          <w:rPrChange w:id="706" w:author="marpa" w:date="2026-10-25T13:41:27Z">
            <w:rPr>
              <w:ins w:id="707" w:author="marpa" w:date="2026-10-25T13:40:40Z"/>
              <w:rFonts w:hint="default"/>
            </w:rPr>
          </w:rPrChange>
        </w:rPr>
        <w:pPrChange w:id="704" w:author="marpa" w:date="2026-10-25T13:45:24Z">
          <w:pPr/>
        </w:pPrChange>
      </w:pPr>
      <w:ins w:id="708" w:author="marpa" w:date="2026-10-25T13:40:40Z">
        <w:r>
          <w:rPr>
            <w:rFonts w:hint="default" w:ascii="Arial" w:hAnsi="Arial" w:cs="Arial"/>
            <w:color w:val="auto"/>
            <w:rPrChange w:id="709" w:author="marpa" w:date="2026-10-25T13:41:27Z">
              <w:rPr>
                <w:rFonts w:hint="default"/>
              </w:rPr>
            </w:rPrChange>
          </w:rPr>
          <w:t xml:space="preserve">        serviceName = "WSConversorUnidades",</w:t>
        </w:r>
      </w:ins>
    </w:p>
    <w:p w14:paraId="510D5906">
      <w:pPr>
        <w:adjustRightInd w:val="0"/>
        <w:snapToGrid w:val="0"/>
        <w:spacing w:before="0" w:after="0" w:line="240" w:lineRule="auto"/>
        <w:rPr>
          <w:ins w:id="711" w:author="marpa" w:date="2026-10-25T13:40:40Z"/>
          <w:rFonts w:hint="default" w:ascii="Arial" w:hAnsi="Arial" w:cs="Arial"/>
          <w:color w:val="auto"/>
          <w:rPrChange w:id="712" w:author="marpa" w:date="2026-10-25T13:41:27Z">
            <w:rPr>
              <w:ins w:id="713" w:author="marpa" w:date="2026-10-25T13:40:40Z"/>
              <w:rFonts w:hint="default"/>
            </w:rPr>
          </w:rPrChange>
        </w:rPr>
        <w:pPrChange w:id="710" w:author="marpa" w:date="2026-10-25T13:45:24Z">
          <w:pPr/>
        </w:pPrChange>
      </w:pPr>
      <w:ins w:id="714" w:author="marpa" w:date="2026-10-25T13:40:40Z">
        <w:r>
          <w:rPr>
            <w:rFonts w:hint="default" w:ascii="Arial" w:hAnsi="Arial" w:cs="Arial"/>
            <w:color w:val="auto"/>
            <w:rPrChange w:id="715" w:author="marpa" w:date="2026-10-25T13:41:27Z">
              <w:rPr>
                <w:rFonts w:hint="default"/>
              </w:rPr>
            </w:rPrChange>
          </w:rPr>
          <w:t xml:space="preserve">        targetNamespace = "http://ws.monster.edu.ec/")</w:t>
        </w:r>
      </w:ins>
    </w:p>
    <w:p w14:paraId="108F0083">
      <w:pPr>
        <w:adjustRightInd w:val="0"/>
        <w:snapToGrid w:val="0"/>
        <w:spacing w:before="0" w:after="0" w:line="240" w:lineRule="auto"/>
        <w:rPr>
          <w:ins w:id="717" w:author="marpa" w:date="2026-10-25T13:40:40Z"/>
          <w:rFonts w:hint="default" w:ascii="Arial" w:hAnsi="Arial" w:cs="Arial"/>
          <w:color w:val="auto"/>
          <w:rPrChange w:id="718" w:author="marpa" w:date="2026-10-25T13:41:27Z">
            <w:rPr>
              <w:ins w:id="719" w:author="marpa" w:date="2026-10-25T13:40:40Z"/>
              <w:rFonts w:hint="default"/>
            </w:rPr>
          </w:rPrChange>
        </w:rPr>
        <w:pPrChange w:id="716" w:author="marpa" w:date="2026-10-25T13:45:24Z">
          <w:pPr/>
        </w:pPrChange>
      </w:pPr>
      <w:ins w:id="720" w:author="marpa" w:date="2026-10-25T13:40:40Z">
        <w:r>
          <w:rPr>
            <w:rFonts w:hint="default" w:ascii="Arial" w:hAnsi="Arial" w:cs="Arial"/>
            <w:color w:val="auto"/>
            <w:rPrChange w:id="721" w:author="marpa" w:date="2026-10-25T13:41:27Z">
              <w:rPr>
                <w:rFonts w:hint="default"/>
              </w:rPr>
            </w:rPrChange>
          </w:rPr>
          <w:t>@HandlerChain(file = "manejador-auth.xml")</w:t>
        </w:r>
      </w:ins>
    </w:p>
    <w:p w14:paraId="196E94EA">
      <w:pPr>
        <w:adjustRightInd w:val="0"/>
        <w:snapToGrid w:val="0"/>
        <w:spacing w:before="0" w:after="0" w:line="240" w:lineRule="auto"/>
        <w:rPr>
          <w:ins w:id="723" w:author="marpa" w:date="2026-10-25T13:40:40Z"/>
          <w:rFonts w:hint="default" w:ascii="Arial" w:hAnsi="Arial" w:cs="Arial"/>
          <w:color w:val="auto"/>
          <w:rPrChange w:id="724" w:author="marpa" w:date="2026-10-25T13:41:27Z">
            <w:rPr>
              <w:ins w:id="725" w:author="marpa" w:date="2026-10-25T13:40:40Z"/>
              <w:rFonts w:hint="default"/>
            </w:rPr>
          </w:rPrChange>
        </w:rPr>
        <w:pPrChange w:id="722" w:author="marpa" w:date="2026-10-25T13:45:24Z">
          <w:pPr/>
        </w:pPrChange>
      </w:pPr>
      <w:ins w:id="726" w:author="marpa" w:date="2026-10-25T13:40:40Z">
        <w:r>
          <w:rPr>
            <w:rFonts w:hint="default" w:ascii="Arial" w:hAnsi="Arial" w:cs="Arial"/>
            <w:color w:val="auto"/>
            <w:rPrChange w:id="727" w:author="marpa" w:date="2026-10-25T13:41:27Z">
              <w:rPr>
                <w:rFonts w:hint="default"/>
              </w:rPr>
            </w:rPrChange>
          </w:rPr>
          <w:t>public class WSConversorUnidades {</w:t>
        </w:r>
      </w:ins>
    </w:p>
    <w:p w14:paraId="372A35BC">
      <w:pPr>
        <w:adjustRightInd w:val="0"/>
        <w:snapToGrid w:val="0"/>
        <w:spacing w:before="0" w:after="0" w:line="240" w:lineRule="auto"/>
        <w:rPr>
          <w:ins w:id="729" w:author="marpa" w:date="2026-10-25T13:40:40Z"/>
          <w:rFonts w:hint="default" w:ascii="Arial" w:hAnsi="Arial" w:cs="Arial"/>
          <w:color w:val="auto"/>
          <w:rPrChange w:id="730" w:author="marpa" w:date="2026-10-25T13:41:27Z">
            <w:rPr>
              <w:ins w:id="731" w:author="marpa" w:date="2026-10-25T13:40:40Z"/>
              <w:rFonts w:hint="default"/>
            </w:rPr>
          </w:rPrChange>
        </w:rPr>
        <w:pPrChange w:id="728" w:author="marpa" w:date="2026-10-25T13:45:24Z">
          <w:pPr/>
        </w:pPrChange>
      </w:pPr>
    </w:p>
    <w:p w14:paraId="4F113458">
      <w:pPr>
        <w:adjustRightInd w:val="0"/>
        <w:snapToGrid w:val="0"/>
        <w:spacing w:before="0" w:after="0" w:line="240" w:lineRule="auto"/>
        <w:rPr>
          <w:ins w:id="733" w:author="marpa" w:date="2026-10-25T13:40:40Z"/>
          <w:rFonts w:hint="default" w:ascii="Arial" w:hAnsi="Arial" w:cs="Arial"/>
          <w:color w:val="auto"/>
          <w:rPrChange w:id="734" w:author="marpa" w:date="2026-10-25T13:41:27Z">
            <w:rPr>
              <w:ins w:id="735" w:author="marpa" w:date="2026-10-25T13:40:40Z"/>
              <w:rFonts w:hint="default"/>
            </w:rPr>
          </w:rPrChange>
        </w:rPr>
        <w:pPrChange w:id="732" w:author="marpa" w:date="2026-10-25T13:45:24Z">
          <w:pPr/>
        </w:pPrChange>
      </w:pPr>
      <w:ins w:id="736" w:author="marpa" w:date="2026-10-25T13:40:40Z">
        <w:r>
          <w:rPr>
            <w:rFonts w:hint="default" w:ascii="Arial" w:hAnsi="Arial" w:cs="Arial"/>
            <w:color w:val="auto"/>
            <w:rPrChange w:id="737" w:author="marpa" w:date="2026-10-25T13:41:27Z">
              <w:rPr>
                <w:rFonts w:hint="default"/>
              </w:rPr>
            </w:rPrChange>
          </w:rPr>
          <w:t xml:space="preserve">    private final ServicioConversor&lt;UnidadLongitud&gt; servicioLongitud =</w:t>
        </w:r>
      </w:ins>
    </w:p>
    <w:p w14:paraId="234535FE">
      <w:pPr>
        <w:adjustRightInd w:val="0"/>
        <w:snapToGrid w:val="0"/>
        <w:spacing w:before="0" w:after="0" w:line="240" w:lineRule="auto"/>
        <w:rPr>
          <w:ins w:id="739" w:author="marpa" w:date="2026-10-25T13:40:40Z"/>
          <w:rFonts w:hint="default" w:ascii="Arial" w:hAnsi="Arial" w:cs="Arial"/>
          <w:color w:val="auto"/>
          <w:rPrChange w:id="740" w:author="marpa" w:date="2026-10-25T13:41:27Z">
            <w:rPr>
              <w:ins w:id="741" w:author="marpa" w:date="2026-10-25T13:40:40Z"/>
              <w:rFonts w:hint="default"/>
            </w:rPr>
          </w:rPrChange>
        </w:rPr>
        <w:pPrChange w:id="738" w:author="marpa" w:date="2026-10-25T13:45:24Z">
          <w:pPr/>
        </w:pPrChange>
      </w:pPr>
      <w:ins w:id="742" w:author="marpa" w:date="2026-10-25T13:40:40Z">
        <w:r>
          <w:rPr>
            <w:rFonts w:hint="default" w:ascii="Arial" w:hAnsi="Arial" w:cs="Arial"/>
            <w:color w:val="auto"/>
            <w:rPrChange w:id="743" w:author="marpa" w:date="2026-10-25T13:41:27Z">
              <w:rPr>
                <w:rFonts w:hint="default"/>
              </w:rPr>
            </w:rPrChange>
          </w:rPr>
          <w:t xml:space="preserve">            new ServicioConversor&lt;&gt;(new ConversorLongitud());</w:t>
        </w:r>
      </w:ins>
    </w:p>
    <w:p w14:paraId="76CC6AFD">
      <w:pPr>
        <w:adjustRightInd w:val="0"/>
        <w:snapToGrid w:val="0"/>
        <w:spacing w:before="0" w:after="0" w:line="240" w:lineRule="auto"/>
        <w:rPr>
          <w:ins w:id="745" w:author="marpa" w:date="2026-10-25T13:40:40Z"/>
          <w:rFonts w:hint="default" w:ascii="Arial" w:hAnsi="Arial" w:cs="Arial"/>
          <w:color w:val="auto"/>
          <w:rPrChange w:id="746" w:author="marpa" w:date="2026-10-25T13:41:27Z">
            <w:rPr>
              <w:ins w:id="747" w:author="marpa" w:date="2026-10-25T13:40:40Z"/>
              <w:rFonts w:hint="default"/>
            </w:rPr>
          </w:rPrChange>
        </w:rPr>
        <w:pPrChange w:id="744" w:author="marpa" w:date="2026-10-25T13:45:24Z">
          <w:pPr/>
        </w:pPrChange>
      </w:pPr>
    </w:p>
    <w:p w14:paraId="27F2F560">
      <w:pPr>
        <w:adjustRightInd w:val="0"/>
        <w:snapToGrid w:val="0"/>
        <w:spacing w:before="0" w:after="0" w:line="240" w:lineRule="auto"/>
        <w:rPr>
          <w:ins w:id="749" w:author="marpa" w:date="2026-10-25T13:40:40Z"/>
          <w:rFonts w:hint="default" w:ascii="Arial" w:hAnsi="Arial" w:cs="Arial"/>
          <w:color w:val="auto"/>
          <w:rPrChange w:id="750" w:author="marpa" w:date="2026-10-25T13:41:27Z">
            <w:rPr>
              <w:ins w:id="751" w:author="marpa" w:date="2026-10-25T13:40:40Z"/>
              <w:rFonts w:hint="default"/>
            </w:rPr>
          </w:rPrChange>
        </w:rPr>
        <w:pPrChange w:id="748" w:author="marpa" w:date="2026-10-25T13:45:24Z">
          <w:pPr/>
        </w:pPrChange>
      </w:pPr>
      <w:ins w:id="752" w:author="marpa" w:date="2026-10-25T13:40:40Z">
        <w:r>
          <w:rPr>
            <w:rFonts w:hint="default" w:ascii="Arial" w:hAnsi="Arial" w:cs="Arial"/>
            <w:color w:val="auto"/>
            <w:rPrChange w:id="753" w:author="marpa" w:date="2026-10-25T13:41:27Z">
              <w:rPr>
                <w:rFonts w:hint="default"/>
              </w:rPr>
            </w:rPrChange>
          </w:rPr>
          <w:t xml:space="preserve">    private final ServicioConversor&lt;UnidadMasa&gt; servicioMasa =</w:t>
        </w:r>
      </w:ins>
    </w:p>
    <w:p w14:paraId="3805DE52">
      <w:pPr>
        <w:adjustRightInd w:val="0"/>
        <w:snapToGrid w:val="0"/>
        <w:spacing w:before="0" w:after="0" w:line="240" w:lineRule="auto"/>
        <w:rPr>
          <w:ins w:id="755" w:author="marpa" w:date="2026-10-25T13:40:40Z"/>
          <w:rFonts w:hint="default" w:ascii="Arial" w:hAnsi="Arial" w:cs="Arial"/>
          <w:color w:val="auto"/>
          <w:rPrChange w:id="756" w:author="marpa" w:date="2026-10-25T13:41:27Z">
            <w:rPr>
              <w:ins w:id="757" w:author="marpa" w:date="2026-10-25T13:40:40Z"/>
              <w:rFonts w:hint="default"/>
            </w:rPr>
          </w:rPrChange>
        </w:rPr>
        <w:pPrChange w:id="754" w:author="marpa" w:date="2026-10-25T13:45:24Z">
          <w:pPr/>
        </w:pPrChange>
      </w:pPr>
      <w:ins w:id="758" w:author="marpa" w:date="2026-10-25T13:40:40Z">
        <w:r>
          <w:rPr>
            <w:rFonts w:hint="default" w:ascii="Arial" w:hAnsi="Arial" w:cs="Arial"/>
            <w:color w:val="auto"/>
            <w:rPrChange w:id="759" w:author="marpa" w:date="2026-10-25T13:41:27Z">
              <w:rPr>
                <w:rFonts w:hint="default"/>
              </w:rPr>
            </w:rPrChange>
          </w:rPr>
          <w:t xml:space="preserve">            new ServicioConversor&lt;&gt;(new ConversorMasa());</w:t>
        </w:r>
      </w:ins>
    </w:p>
    <w:p w14:paraId="3EF93D87">
      <w:pPr>
        <w:adjustRightInd w:val="0"/>
        <w:snapToGrid w:val="0"/>
        <w:spacing w:before="0" w:after="0" w:line="240" w:lineRule="auto"/>
        <w:rPr>
          <w:ins w:id="761" w:author="marpa" w:date="2026-10-25T13:40:40Z"/>
          <w:rFonts w:hint="default" w:ascii="Arial" w:hAnsi="Arial" w:cs="Arial"/>
          <w:color w:val="auto"/>
          <w:rPrChange w:id="762" w:author="marpa" w:date="2026-10-25T13:41:27Z">
            <w:rPr>
              <w:ins w:id="763" w:author="marpa" w:date="2026-10-25T13:40:40Z"/>
              <w:rFonts w:hint="default"/>
            </w:rPr>
          </w:rPrChange>
        </w:rPr>
        <w:pPrChange w:id="760" w:author="marpa" w:date="2026-10-25T13:45:24Z">
          <w:pPr/>
        </w:pPrChange>
      </w:pPr>
    </w:p>
    <w:p w14:paraId="2330A31E">
      <w:pPr>
        <w:adjustRightInd w:val="0"/>
        <w:snapToGrid w:val="0"/>
        <w:spacing w:before="0" w:after="0" w:line="240" w:lineRule="auto"/>
        <w:rPr>
          <w:ins w:id="765" w:author="marpa" w:date="2026-10-25T13:40:40Z"/>
          <w:rFonts w:hint="default" w:ascii="Arial" w:hAnsi="Arial" w:cs="Arial"/>
          <w:color w:val="auto"/>
          <w:rPrChange w:id="766" w:author="marpa" w:date="2026-10-25T13:41:27Z">
            <w:rPr>
              <w:ins w:id="767" w:author="marpa" w:date="2026-10-25T13:40:40Z"/>
              <w:rFonts w:hint="default"/>
            </w:rPr>
          </w:rPrChange>
        </w:rPr>
        <w:pPrChange w:id="764" w:author="marpa" w:date="2026-10-25T13:45:24Z">
          <w:pPr/>
        </w:pPrChange>
      </w:pPr>
      <w:ins w:id="768" w:author="marpa" w:date="2026-10-25T13:40:40Z">
        <w:r>
          <w:rPr>
            <w:rFonts w:hint="default" w:ascii="Arial" w:hAnsi="Arial" w:cs="Arial"/>
            <w:color w:val="auto"/>
            <w:rPrChange w:id="769" w:author="marpa" w:date="2026-10-25T13:41:27Z">
              <w:rPr>
                <w:rFonts w:hint="default"/>
              </w:rPr>
            </w:rPrChange>
          </w:rPr>
          <w:t xml:space="preserve">    private final ServicioConversor&lt;UnidadTemperatura&gt; servicioTemperatura =</w:t>
        </w:r>
      </w:ins>
    </w:p>
    <w:p w14:paraId="74B49572">
      <w:pPr>
        <w:adjustRightInd w:val="0"/>
        <w:snapToGrid w:val="0"/>
        <w:spacing w:before="0" w:after="0" w:line="240" w:lineRule="auto"/>
        <w:rPr>
          <w:ins w:id="771" w:author="marpa" w:date="2026-10-25T13:40:40Z"/>
          <w:rFonts w:hint="default" w:ascii="Arial" w:hAnsi="Arial" w:cs="Arial"/>
          <w:color w:val="auto"/>
          <w:rPrChange w:id="772" w:author="marpa" w:date="2026-10-25T13:41:27Z">
            <w:rPr>
              <w:ins w:id="773" w:author="marpa" w:date="2026-10-25T13:40:40Z"/>
              <w:rFonts w:hint="default"/>
            </w:rPr>
          </w:rPrChange>
        </w:rPr>
        <w:pPrChange w:id="770" w:author="marpa" w:date="2026-10-25T13:45:24Z">
          <w:pPr/>
        </w:pPrChange>
      </w:pPr>
      <w:ins w:id="774" w:author="marpa" w:date="2026-10-25T13:40:40Z">
        <w:r>
          <w:rPr>
            <w:rFonts w:hint="default" w:ascii="Arial" w:hAnsi="Arial" w:cs="Arial"/>
            <w:color w:val="auto"/>
            <w:rPrChange w:id="775" w:author="marpa" w:date="2026-10-25T13:41:27Z">
              <w:rPr>
                <w:rFonts w:hint="default"/>
              </w:rPr>
            </w:rPrChange>
          </w:rPr>
          <w:t xml:space="preserve">            new ServicioConversor&lt;&gt;(new ConversorTemperatura());</w:t>
        </w:r>
      </w:ins>
    </w:p>
    <w:p w14:paraId="0E93DCFA">
      <w:pPr>
        <w:adjustRightInd w:val="0"/>
        <w:snapToGrid w:val="0"/>
        <w:spacing w:before="0" w:after="0" w:line="240" w:lineRule="auto"/>
        <w:rPr>
          <w:ins w:id="777" w:author="marpa" w:date="2026-10-25T13:40:40Z"/>
          <w:rFonts w:hint="default" w:ascii="Arial" w:hAnsi="Arial" w:cs="Arial"/>
          <w:color w:val="auto"/>
          <w:rPrChange w:id="778" w:author="marpa" w:date="2026-10-25T13:41:27Z">
            <w:rPr>
              <w:ins w:id="779" w:author="marpa" w:date="2026-10-25T13:40:40Z"/>
              <w:rFonts w:hint="default"/>
            </w:rPr>
          </w:rPrChange>
        </w:rPr>
        <w:pPrChange w:id="776" w:author="marpa" w:date="2026-10-25T13:45:24Z">
          <w:pPr/>
        </w:pPrChange>
      </w:pPr>
    </w:p>
    <w:p w14:paraId="5BA1D47E">
      <w:pPr>
        <w:adjustRightInd w:val="0"/>
        <w:snapToGrid w:val="0"/>
        <w:spacing w:before="0" w:after="0" w:line="240" w:lineRule="auto"/>
        <w:rPr>
          <w:ins w:id="781" w:author="marpa" w:date="2026-10-25T13:40:40Z"/>
          <w:rFonts w:hint="default" w:ascii="Arial" w:hAnsi="Arial" w:cs="Arial"/>
          <w:color w:val="auto"/>
          <w:rPrChange w:id="782" w:author="marpa" w:date="2026-10-25T13:41:27Z">
            <w:rPr>
              <w:ins w:id="783" w:author="marpa" w:date="2026-10-25T13:40:40Z"/>
              <w:rFonts w:hint="default"/>
            </w:rPr>
          </w:rPrChange>
        </w:rPr>
        <w:pPrChange w:id="780" w:author="marpa" w:date="2026-10-25T13:45:24Z">
          <w:pPr/>
        </w:pPrChange>
      </w:pPr>
      <w:ins w:id="784" w:author="marpa" w:date="2026-10-25T13:40:40Z">
        <w:r>
          <w:rPr>
            <w:rFonts w:hint="default" w:ascii="Arial" w:hAnsi="Arial" w:cs="Arial"/>
            <w:color w:val="auto"/>
            <w:rPrChange w:id="785" w:author="marpa" w:date="2026-10-25T13:41:27Z">
              <w:rPr>
                <w:rFonts w:hint="default"/>
              </w:rPr>
            </w:rPrChange>
          </w:rPr>
          <w:t xml:space="preserve">    @WebMethod(operationName = "login")</w:t>
        </w:r>
      </w:ins>
    </w:p>
    <w:p w14:paraId="44836956">
      <w:pPr>
        <w:adjustRightInd w:val="0"/>
        <w:snapToGrid w:val="0"/>
        <w:spacing w:before="0" w:after="0" w:line="240" w:lineRule="auto"/>
        <w:rPr>
          <w:ins w:id="787" w:author="marpa" w:date="2026-10-25T13:40:40Z"/>
          <w:rFonts w:hint="default" w:ascii="Arial" w:hAnsi="Arial" w:cs="Arial"/>
          <w:color w:val="auto"/>
          <w:rPrChange w:id="788" w:author="marpa" w:date="2026-10-25T13:41:27Z">
            <w:rPr>
              <w:ins w:id="789" w:author="marpa" w:date="2026-10-25T13:40:40Z"/>
              <w:rFonts w:hint="default"/>
            </w:rPr>
          </w:rPrChange>
        </w:rPr>
        <w:pPrChange w:id="786" w:author="marpa" w:date="2026-10-25T13:45:24Z">
          <w:pPr/>
        </w:pPrChange>
      </w:pPr>
      <w:ins w:id="790" w:author="marpa" w:date="2026-10-25T13:40:40Z">
        <w:r>
          <w:rPr>
            <w:rFonts w:hint="default" w:ascii="Arial" w:hAnsi="Arial" w:cs="Arial"/>
            <w:color w:val="auto"/>
            <w:rPrChange w:id="791" w:author="marpa" w:date="2026-10-25T13:41:27Z">
              <w:rPr>
                <w:rFonts w:hint="default"/>
              </w:rPr>
            </w:rPrChange>
          </w:rPr>
          <w:t xml:space="preserve">    public String login(</w:t>
        </w:r>
      </w:ins>
    </w:p>
    <w:p w14:paraId="2227E41E">
      <w:pPr>
        <w:adjustRightInd w:val="0"/>
        <w:snapToGrid w:val="0"/>
        <w:spacing w:before="0" w:after="0" w:line="240" w:lineRule="auto"/>
        <w:rPr>
          <w:ins w:id="793" w:author="marpa" w:date="2026-10-25T13:40:40Z"/>
          <w:rFonts w:hint="default" w:ascii="Arial" w:hAnsi="Arial" w:cs="Arial"/>
          <w:color w:val="auto"/>
          <w:rPrChange w:id="794" w:author="marpa" w:date="2026-10-25T13:41:27Z">
            <w:rPr>
              <w:ins w:id="795" w:author="marpa" w:date="2026-10-25T13:40:40Z"/>
              <w:rFonts w:hint="default"/>
            </w:rPr>
          </w:rPrChange>
        </w:rPr>
        <w:pPrChange w:id="792" w:author="marpa" w:date="2026-10-25T13:45:24Z">
          <w:pPr/>
        </w:pPrChange>
      </w:pPr>
      <w:ins w:id="796" w:author="marpa" w:date="2026-10-25T13:40:40Z">
        <w:r>
          <w:rPr>
            <w:rFonts w:hint="default" w:ascii="Arial" w:hAnsi="Arial" w:cs="Arial"/>
            <w:color w:val="auto"/>
            <w:rPrChange w:id="797" w:author="marpa" w:date="2026-10-25T13:41:27Z">
              <w:rPr>
                <w:rFonts w:hint="default"/>
              </w:rPr>
            </w:rPrChange>
          </w:rPr>
          <w:t xml:space="preserve">            @WebParam(name = "usuario") String usuario,</w:t>
        </w:r>
      </w:ins>
    </w:p>
    <w:p w14:paraId="42ADC803">
      <w:pPr>
        <w:adjustRightInd w:val="0"/>
        <w:snapToGrid w:val="0"/>
        <w:spacing w:before="0" w:after="0" w:line="240" w:lineRule="auto"/>
        <w:rPr>
          <w:ins w:id="799" w:author="marpa" w:date="2026-10-25T13:40:40Z"/>
          <w:rFonts w:hint="default" w:ascii="Arial" w:hAnsi="Arial" w:cs="Arial"/>
          <w:color w:val="auto"/>
          <w:rPrChange w:id="800" w:author="marpa" w:date="2026-10-25T13:41:27Z">
            <w:rPr>
              <w:ins w:id="801" w:author="marpa" w:date="2026-10-25T13:40:40Z"/>
              <w:rFonts w:hint="default"/>
            </w:rPr>
          </w:rPrChange>
        </w:rPr>
        <w:pPrChange w:id="798" w:author="marpa" w:date="2026-10-25T13:45:24Z">
          <w:pPr/>
        </w:pPrChange>
      </w:pPr>
      <w:ins w:id="802" w:author="marpa" w:date="2026-10-25T13:40:40Z">
        <w:r>
          <w:rPr>
            <w:rFonts w:hint="default" w:ascii="Arial" w:hAnsi="Arial" w:cs="Arial"/>
            <w:color w:val="auto"/>
            <w:rPrChange w:id="803" w:author="marpa" w:date="2026-10-25T13:41:27Z">
              <w:rPr>
                <w:rFonts w:hint="default"/>
              </w:rPr>
            </w:rPrChange>
          </w:rPr>
          <w:t xml:space="preserve">            @WebParam(name = "contrasenia") String contrasenia) {</w:t>
        </w:r>
      </w:ins>
    </w:p>
    <w:p w14:paraId="52619011">
      <w:pPr>
        <w:adjustRightInd w:val="0"/>
        <w:snapToGrid w:val="0"/>
        <w:spacing w:before="0" w:after="0" w:line="240" w:lineRule="auto"/>
        <w:rPr>
          <w:ins w:id="805" w:author="marpa" w:date="2026-10-25T13:40:40Z"/>
          <w:rFonts w:hint="default" w:ascii="Arial" w:hAnsi="Arial" w:cs="Arial"/>
          <w:color w:val="auto"/>
          <w:rPrChange w:id="806" w:author="marpa" w:date="2026-10-25T13:41:27Z">
            <w:rPr>
              <w:ins w:id="807" w:author="marpa" w:date="2026-10-25T13:40:40Z"/>
              <w:rFonts w:hint="default"/>
            </w:rPr>
          </w:rPrChange>
        </w:rPr>
        <w:pPrChange w:id="804" w:author="marpa" w:date="2026-10-25T13:45:24Z">
          <w:pPr/>
        </w:pPrChange>
      </w:pPr>
      <w:ins w:id="808" w:author="marpa" w:date="2026-10-25T13:40:40Z">
        <w:r>
          <w:rPr>
            <w:rFonts w:hint="default" w:ascii="Arial" w:hAnsi="Arial" w:cs="Arial"/>
            <w:color w:val="auto"/>
            <w:rPrChange w:id="809" w:author="marpa" w:date="2026-10-25T13:41:27Z">
              <w:rPr>
                <w:rFonts w:hint="default"/>
              </w:rPr>
            </w:rPrChange>
          </w:rPr>
          <w:t xml:space="preserve">        </w:t>
        </w:r>
      </w:ins>
    </w:p>
    <w:p w14:paraId="4A9BF036">
      <w:pPr>
        <w:adjustRightInd w:val="0"/>
        <w:snapToGrid w:val="0"/>
        <w:spacing w:before="0" w:after="0" w:line="240" w:lineRule="auto"/>
        <w:rPr>
          <w:ins w:id="811" w:author="marpa" w:date="2026-10-25T13:40:40Z"/>
          <w:rFonts w:hint="default" w:ascii="Arial" w:hAnsi="Arial" w:cs="Arial"/>
          <w:color w:val="auto"/>
          <w:rPrChange w:id="812" w:author="marpa" w:date="2026-10-25T13:41:27Z">
            <w:rPr>
              <w:ins w:id="813" w:author="marpa" w:date="2026-10-25T13:40:40Z"/>
              <w:rFonts w:hint="default"/>
            </w:rPr>
          </w:rPrChange>
        </w:rPr>
        <w:pPrChange w:id="810" w:author="marpa" w:date="2026-10-25T13:45:24Z">
          <w:pPr/>
        </w:pPrChange>
      </w:pPr>
      <w:ins w:id="814" w:author="marpa" w:date="2026-10-25T13:40:40Z">
        <w:r>
          <w:rPr>
            <w:rFonts w:hint="default" w:ascii="Arial" w:hAnsi="Arial" w:cs="Arial"/>
            <w:color w:val="auto"/>
            <w:rPrChange w:id="815" w:author="marpa" w:date="2026-10-25T13:41:27Z">
              <w:rPr>
                <w:rFonts w:hint="default"/>
              </w:rPr>
            </w:rPrChange>
          </w:rPr>
          <w:t xml:space="preserve">        AdministradorTokens administradorTokens = CDI.current().select(AdministradorTokens.class).get();</w:t>
        </w:r>
      </w:ins>
    </w:p>
    <w:p w14:paraId="215AF00B">
      <w:pPr>
        <w:adjustRightInd w:val="0"/>
        <w:snapToGrid w:val="0"/>
        <w:spacing w:before="0" w:after="0" w:line="240" w:lineRule="auto"/>
        <w:rPr>
          <w:ins w:id="817" w:author="marpa" w:date="2026-10-25T13:40:40Z"/>
          <w:rFonts w:hint="default" w:ascii="Arial" w:hAnsi="Arial" w:cs="Arial"/>
          <w:color w:val="auto"/>
          <w:rPrChange w:id="818" w:author="marpa" w:date="2026-10-25T13:41:27Z">
            <w:rPr>
              <w:ins w:id="819" w:author="marpa" w:date="2026-10-25T13:40:40Z"/>
              <w:rFonts w:hint="default"/>
            </w:rPr>
          </w:rPrChange>
        </w:rPr>
        <w:pPrChange w:id="816" w:author="marpa" w:date="2026-10-25T13:45:24Z">
          <w:pPr/>
        </w:pPrChange>
      </w:pPr>
      <w:ins w:id="820" w:author="marpa" w:date="2026-10-25T13:40:40Z">
        <w:r>
          <w:rPr>
            <w:rFonts w:hint="default" w:ascii="Arial" w:hAnsi="Arial" w:cs="Arial"/>
            <w:color w:val="auto"/>
            <w:rPrChange w:id="821" w:author="marpa" w:date="2026-10-25T13:41:27Z">
              <w:rPr>
                <w:rFonts w:hint="default"/>
              </w:rPr>
            </w:rPrChange>
          </w:rPr>
          <w:t xml:space="preserve">        </w:t>
        </w:r>
      </w:ins>
    </w:p>
    <w:p w14:paraId="14781A21">
      <w:pPr>
        <w:adjustRightInd w:val="0"/>
        <w:snapToGrid w:val="0"/>
        <w:spacing w:before="0" w:after="0" w:line="240" w:lineRule="auto"/>
        <w:rPr>
          <w:ins w:id="823" w:author="marpa" w:date="2026-10-25T13:40:40Z"/>
          <w:rFonts w:hint="default" w:ascii="Arial" w:hAnsi="Arial" w:cs="Arial"/>
          <w:color w:val="auto"/>
          <w:rPrChange w:id="824" w:author="marpa" w:date="2026-10-25T13:41:27Z">
            <w:rPr>
              <w:ins w:id="825" w:author="marpa" w:date="2026-10-25T13:40:40Z"/>
              <w:rFonts w:hint="default"/>
            </w:rPr>
          </w:rPrChange>
        </w:rPr>
        <w:pPrChange w:id="822" w:author="marpa" w:date="2026-10-25T13:45:24Z">
          <w:pPr/>
        </w:pPrChange>
      </w:pPr>
      <w:ins w:id="826" w:author="marpa" w:date="2026-10-25T13:40:40Z">
        <w:r>
          <w:rPr>
            <w:rFonts w:hint="default" w:ascii="Arial" w:hAnsi="Arial" w:cs="Arial"/>
            <w:color w:val="auto"/>
            <w:rPrChange w:id="827" w:author="marpa" w:date="2026-10-25T13:41:27Z">
              <w:rPr>
                <w:rFonts w:hint="default"/>
              </w:rPr>
            </w:rPrChange>
          </w:rPr>
          <w:t xml:space="preserve">        if (AdministradorCredenciales.validarCredenciales(usuario, contrasenia)) {</w:t>
        </w:r>
      </w:ins>
    </w:p>
    <w:p w14:paraId="7FC7DC48">
      <w:pPr>
        <w:adjustRightInd w:val="0"/>
        <w:snapToGrid w:val="0"/>
        <w:spacing w:before="0" w:after="0" w:line="240" w:lineRule="auto"/>
        <w:rPr>
          <w:ins w:id="829" w:author="marpa" w:date="2026-10-25T13:40:40Z"/>
          <w:rFonts w:hint="default" w:ascii="Arial" w:hAnsi="Arial" w:cs="Arial"/>
          <w:color w:val="auto"/>
          <w:rPrChange w:id="830" w:author="marpa" w:date="2026-10-25T13:41:27Z">
            <w:rPr>
              <w:ins w:id="831" w:author="marpa" w:date="2026-10-25T13:40:40Z"/>
              <w:rFonts w:hint="default"/>
            </w:rPr>
          </w:rPrChange>
        </w:rPr>
        <w:pPrChange w:id="828" w:author="marpa" w:date="2026-10-25T13:45:24Z">
          <w:pPr/>
        </w:pPrChange>
      </w:pPr>
      <w:ins w:id="832" w:author="marpa" w:date="2026-10-25T13:40:40Z">
        <w:r>
          <w:rPr>
            <w:rFonts w:hint="default" w:ascii="Arial" w:hAnsi="Arial" w:cs="Arial"/>
            <w:color w:val="auto"/>
            <w:rPrChange w:id="833" w:author="marpa" w:date="2026-10-25T13:41:27Z">
              <w:rPr>
                <w:rFonts w:hint="default"/>
              </w:rPr>
            </w:rPrChange>
          </w:rPr>
          <w:t xml:space="preserve">            return administradorTokens.generarToken();</w:t>
        </w:r>
      </w:ins>
    </w:p>
    <w:p w14:paraId="332771EA">
      <w:pPr>
        <w:adjustRightInd w:val="0"/>
        <w:snapToGrid w:val="0"/>
        <w:spacing w:before="0" w:after="0" w:line="240" w:lineRule="auto"/>
        <w:rPr>
          <w:ins w:id="835" w:author="marpa" w:date="2026-10-25T13:40:40Z"/>
          <w:rFonts w:hint="default" w:ascii="Arial" w:hAnsi="Arial" w:cs="Arial"/>
          <w:color w:val="auto"/>
          <w:rPrChange w:id="836" w:author="marpa" w:date="2026-10-25T13:41:27Z">
            <w:rPr>
              <w:ins w:id="837" w:author="marpa" w:date="2026-10-25T13:40:40Z"/>
              <w:rFonts w:hint="default"/>
            </w:rPr>
          </w:rPrChange>
        </w:rPr>
        <w:pPrChange w:id="834" w:author="marpa" w:date="2026-10-25T13:45:24Z">
          <w:pPr/>
        </w:pPrChange>
      </w:pPr>
      <w:ins w:id="838" w:author="marpa" w:date="2026-10-25T13:40:40Z">
        <w:r>
          <w:rPr>
            <w:rFonts w:hint="default" w:ascii="Arial" w:hAnsi="Arial" w:cs="Arial"/>
            <w:color w:val="auto"/>
            <w:rPrChange w:id="839" w:author="marpa" w:date="2026-10-25T13:41:27Z">
              <w:rPr>
                <w:rFonts w:hint="default"/>
              </w:rPr>
            </w:rPrChange>
          </w:rPr>
          <w:t xml:space="preserve">        }</w:t>
        </w:r>
      </w:ins>
    </w:p>
    <w:p w14:paraId="26F176DA">
      <w:pPr>
        <w:adjustRightInd w:val="0"/>
        <w:snapToGrid w:val="0"/>
        <w:spacing w:before="0" w:after="0" w:line="240" w:lineRule="auto"/>
        <w:rPr>
          <w:ins w:id="841" w:author="marpa" w:date="2026-10-25T13:40:40Z"/>
          <w:rFonts w:hint="default" w:ascii="Arial" w:hAnsi="Arial" w:cs="Arial"/>
          <w:color w:val="auto"/>
          <w:rPrChange w:id="842" w:author="marpa" w:date="2026-10-25T13:41:27Z">
            <w:rPr>
              <w:ins w:id="843" w:author="marpa" w:date="2026-10-25T13:40:40Z"/>
              <w:rFonts w:hint="default"/>
            </w:rPr>
          </w:rPrChange>
        </w:rPr>
        <w:pPrChange w:id="840" w:author="marpa" w:date="2026-10-25T13:45:24Z">
          <w:pPr/>
        </w:pPrChange>
      </w:pPr>
      <w:ins w:id="844" w:author="marpa" w:date="2026-10-25T13:40:40Z">
        <w:r>
          <w:rPr>
            <w:rFonts w:hint="default" w:ascii="Arial" w:hAnsi="Arial" w:cs="Arial"/>
            <w:color w:val="auto"/>
            <w:rPrChange w:id="845" w:author="marpa" w:date="2026-10-25T13:41:27Z">
              <w:rPr>
                <w:rFonts w:hint="default"/>
              </w:rPr>
            </w:rPrChange>
          </w:rPr>
          <w:t xml:space="preserve">       </w:t>
        </w:r>
      </w:ins>
    </w:p>
    <w:p w14:paraId="733C20AA">
      <w:pPr>
        <w:adjustRightInd w:val="0"/>
        <w:snapToGrid w:val="0"/>
        <w:spacing w:before="0" w:after="0" w:line="240" w:lineRule="auto"/>
        <w:rPr>
          <w:ins w:id="847" w:author="marpa" w:date="2026-10-25T13:40:40Z"/>
          <w:rFonts w:hint="default" w:ascii="Arial" w:hAnsi="Arial" w:cs="Arial"/>
          <w:color w:val="auto"/>
          <w:rPrChange w:id="848" w:author="marpa" w:date="2026-10-25T13:41:27Z">
            <w:rPr>
              <w:ins w:id="849" w:author="marpa" w:date="2026-10-25T13:40:40Z"/>
              <w:rFonts w:hint="default"/>
            </w:rPr>
          </w:rPrChange>
        </w:rPr>
        <w:pPrChange w:id="846" w:author="marpa" w:date="2026-10-25T13:45:24Z">
          <w:pPr/>
        </w:pPrChange>
      </w:pPr>
      <w:ins w:id="850" w:author="marpa" w:date="2026-10-25T13:40:40Z">
        <w:r>
          <w:rPr>
            <w:rFonts w:hint="default" w:ascii="Arial" w:hAnsi="Arial" w:cs="Arial"/>
            <w:color w:val="auto"/>
            <w:rPrChange w:id="851" w:author="marpa" w:date="2026-10-25T13:41:27Z">
              <w:rPr>
                <w:rFonts w:hint="default"/>
              </w:rPr>
            </w:rPrChange>
          </w:rPr>
          <w:t xml:space="preserve">        try {</w:t>
        </w:r>
      </w:ins>
    </w:p>
    <w:p w14:paraId="4F7FE842">
      <w:pPr>
        <w:adjustRightInd w:val="0"/>
        <w:snapToGrid w:val="0"/>
        <w:spacing w:before="0" w:after="0" w:line="240" w:lineRule="auto"/>
        <w:rPr>
          <w:ins w:id="853" w:author="marpa" w:date="2026-10-25T13:40:40Z"/>
          <w:rFonts w:hint="default" w:ascii="Arial" w:hAnsi="Arial" w:cs="Arial"/>
          <w:color w:val="auto"/>
          <w:rPrChange w:id="854" w:author="marpa" w:date="2026-10-25T13:41:27Z">
            <w:rPr>
              <w:ins w:id="855" w:author="marpa" w:date="2026-10-25T13:40:40Z"/>
              <w:rFonts w:hint="default"/>
            </w:rPr>
          </w:rPrChange>
        </w:rPr>
        <w:pPrChange w:id="852" w:author="marpa" w:date="2026-10-25T13:45:24Z">
          <w:pPr/>
        </w:pPrChange>
      </w:pPr>
      <w:ins w:id="856" w:author="marpa" w:date="2026-10-25T13:40:40Z">
        <w:r>
          <w:rPr>
            <w:rFonts w:hint="default" w:ascii="Arial" w:hAnsi="Arial" w:cs="Arial"/>
            <w:color w:val="auto"/>
            <w:rPrChange w:id="857" w:author="marpa" w:date="2026-10-25T13:41:27Z">
              <w:rPr>
                <w:rFonts w:hint="default"/>
              </w:rPr>
            </w:rPrChange>
          </w:rPr>
          <w:t xml:space="preserve">            SOAPFault fault = SOAPFactory.newInstance(SOAPConstants.SOAP_1_1_PROTOCOL).createFault();</w:t>
        </w:r>
      </w:ins>
    </w:p>
    <w:p w14:paraId="04031EEE">
      <w:pPr>
        <w:adjustRightInd w:val="0"/>
        <w:snapToGrid w:val="0"/>
        <w:spacing w:before="0" w:after="0" w:line="240" w:lineRule="auto"/>
        <w:rPr>
          <w:ins w:id="859" w:author="marpa" w:date="2026-10-25T13:40:40Z"/>
          <w:rFonts w:hint="default" w:ascii="Arial" w:hAnsi="Arial" w:cs="Arial"/>
          <w:color w:val="auto"/>
          <w:rPrChange w:id="860" w:author="marpa" w:date="2026-10-25T13:41:27Z">
            <w:rPr>
              <w:ins w:id="861" w:author="marpa" w:date="2026-10-25T13:40:40Z"/>
              <w:rFonts w:hint="default"/>
            </w:rPr>
          </w:rPrChange>
        </w:rPr>
        <w:pPrChange w:id="858" w:author="marpa" w:date="2026-10-25T13:45:24Z">
          <w:pPr/>
        </w:pPrChange>
      </w:pPr>
      <w:ins w:id="862" w:author="marpa" w:date="2026-10-25T13:40:40Z">
        <w:r>
          <w:rPr>
            <w:rFonts w:hint="default" w:ascii="Arial" w:hAnsi="Arial" w:cs="Arial"/>
            <w:color w:val="auto"/>
            <w:rPrChange w:id="863" w:author="marpa" w:date="2026-10-25T13:41:27Z">
              <w:rPr>
                <w:rFonts w:hint="default"/>
              </w:rPr>
            </w:rPrChange>
          </w:rPr>
          <w:t xml:space="preserve">            fault.setFaultCode(new QName(SOAPConstants.URI_NS_SOAP_ENVELOPE, "Client"));</w:t>
        </w:r>
      </w:ins>
    </w:p>
    <w:p w14:paraId="69D52EE9">
      <w:pPr>
        <w:adjustRightInd w:val="0"/>
        <w:snapToGrid w:val="0"/>
        <w:spacing w:before="0" w:after="0" w:line="240" w:lineRule="auto"/>
        <w:rPr>
          <w:ins w:id="865" w:author="marpa" w:date="2026-10-25T13:40:40Z"/>
          <w:rFonts w:hint="default" w:ascii="Arial" w:hAnsi="Arial" w:cs="Arial"/>
          <w:color w:val="auto"/>
          <w:rPrChange w:id="866" w:author="marpa" w:date="2026-10-25T13:41:27Z">
            <w:rPr>
              <w:ins w:id="867" w:author="marpa" w:date="2026-10-25T13:40:40Z"/>
              <w:rFonts w:hint="default"/>
            </w:rPr>
          </w:rPrChange>
        </w:rPr>
        <w:pPrChange w:id="864" w:author="marpa" w:date="2026-10-25T13:45:24Z">
          <w:pPr/>
        </w:pPrChange>
      </w:pPr>
      <w:ins w:id="868" w:author="marpa" w:date="2026-10-25T13:40:40Z">
        <w:r>
          <w:rPr>
            <w:rFonts w:hint="default" w:ascii="Arial" w:hAnsi="Arial" w:cs="Arial"/>
            <w:color w:val="auto"/>
            <w:rPrChange w:id="869" w:author="marpa" w:date="2026-10-25T13:41:27Z">
              <w:rPr>
                <w:rFonts w:hint="default"/>
              </w:rPr>
            </w:rPrChange>
          </w:rPr>
          <w:t xml:space="preserve">            fault.setFaultString("Usuario o contraseña incorrectos");</w:t>
        </w:r>
      </w:ins>
    </w:p>
    <w:p w14:paraId="7AC9BDE3">
      <w:pPr>
        <w:adjustRightInd w:val="0"/>
        <w:snapToGrid w:val="0"/>
        <w:spacing w:before="0" w:after="0" w:line="240" w:lineRule="auto"/>
        <w:rPr>
          <w:ins w:id="871" w:author="marpa" w:date="2026-10-25T13:40:40Z"/>
          <w:rFonts w:hint="default" w:ascii="Arial" w:hAnsi="Arial" w:cs="Arial"/>
          <w:color w:val="auto"/>
          <w:rPrChange w:id="872" w:author="marpa" w:date="2026-10-25T13:41:27Z">
            <w:rPr>
              <w:ins w:id="873" w:author="marpa" w:date="2026-10-25T13:40:40Z"/>
              <w:rFonts w:hint="default"/>
            </w:rPr>
          </w:rPrChange>
        </w:rPr>
        <w:pPrChange w:id="870" w:author="marpa" w:date="2026-10-25T13:45:24Z">
          <w:pPr/>
        </w:pPrChange>
      </w:pPr>
      <w:ins w:id="874" w:author="marpa" w:date="2026-10-25T13:40:40Z">
        <w:r>
          <w:rPr>
            <w:rFonts w:hint="default" w:ascii="Arial" w:hAnsi="Arial" w:cs="Arial"/>
            <w:color w:val="auto"/>
            <w:rPrChange w:id="875" w:author="marpa" w:date="2026-10-25T13:41:27Z">
              <w:rPr>
                <w:rFonts w:hint="default"/>
              </w:rPr>
            </w:rPrChange>
          </w:rPr>
          <w:t xml:space="preserve">            throw new SOAPFaultException(fault);</w:t>
        </w:r>
      </w:ins>
    </w:p>
    <w:p w14:paraId="4691201D">
      <w:pPr>
        <w:adjustRightInd w:val="0"/>
        <w:snapToGrid w:val="0"/>
        <w:spacing w:before="0" w:after="0" w:line="240" w:lineRule="auto"/>
        <w:rPr>
          <w:ins w:id="877" w:author="marpa" w:date="2026-10-25T13:40:40Z"/>
          <w:rFonts w:hint="default" w:ascii="Arial" w:hAnsi="Arial" w:cs="Arial"/>
          <w:color w:val="auto"/>
          <w:rPrChange w:id="878" w:author="marpa" w:date="2026-10-25T13:41:27Z">
            <w:rPr>
              <w:ins w:id="879" w:author="marpa" w:date="2026-10-25T13:40:40Z"/>
              <w:rFonts w:hint="default"/>
            </w:rPr>
          </w:rPrChange>
        </w:rPr>
        <w:pPrChange w:id="876" w:author="marpa" w:date="2026-10-25T13:45:24Z">
          <w:pPr/>
        </w:pPrChange>
      </w:pPr>
      <w:ins w:id="880" w:author="marpa" w:date="2026-10-25T13:40:40Z">
        <w:r>
          <w:rPr>
            <w:rFonts w:hint="default" w:ascii="Arial" w:hAnsi="Arial" w:cs="Arial"/>
            <w:color w:val="auto"/>
            <w:rPrChange w:id="881" w:author="marpa" w:date="2026-10-25T13:41:27Z">
              <w:rPr>
                <w:rFonts w:hint="default"/>
              </w:rPr>
            </w:rPrChange>
          </w:rPr>
          <w:t xml:space="preserve">        } catch (SOAPException e) {</w:t>
        </w:r>
      </w:ins>
    </w:p>
    <w:p w14:paraId="4F4ECFFA">
      <w:pPr>
        <w:adjustRightInd w:val="0"/>
        <w:snapToGrid w:val="0"/>
        <w:spacing w:before="0" w:after="0" w:line="240" w:lineRule="auto"/>
        <w:rPr>
          <w:ins w:id="883" w:author="marpa" w:date="2026-10-25T13:40:40Z"/>
          <w:rFonts w:hint="default" w:ascii="Arial" w:hAnsi="Arial" w:cs="Arial"/>
          <w:color w:val="auto"/>
          <w:rPrChange w:id="884" w:author="marpa" w:date="2026-10-25T13:41:27Z">
            <w:rPr>
              <w:ins w:id="885" w:author="marpa" w:date="2026-10-25T13:40:40Z"/>
              <w:rFonts w:hint="default"/>
            </w:rPr>
          </w:rPrChange>
        </w:rPr>
        <w:pPrChange w:id="882" w:author="marpa" w:date="2026-10-25T13:45:24Z">
          <w:pPr/>
        </w:pPrChange>
      </w:pPr>
      <w:ins w:id="886" w:author="marpa" w:date="2026-10-25T13:40:40Z">
        <w:r>
          <w:rPr>
            <w:rFonts w:hint="default" w:ascii="Arial" w:hAnsi="Arial" w:cs="Arial"/>
            <w:color w:val="auto"/>
            <w:rPrChange w:id="887" w:author="marpa" w:date="2026-10-25T13:41:27Z">
              <w:rPr>
                <w:rFonts w:hint="default"/>
              </w:rPr>
            </w:rPrChange>
          </w:rPr>
          <w:t xml:space="preserve">            throw new RuntimeException("Error de autenticación", e);</w:t>
        </w:r>
      </w:ins>
    </w:p>
    <w:p w14:paraId="0B8783DB">
      <w:pPr>
        <w:adjustRightInd w:val="0"/>
        <w:snapToGrid w:val="0"/>
        <w:spacing w:before="0" w:after="0" w:line="240" w:lineRule="auto"/>
        <w:rPr>
          <w:ins w:id="889" w:author="marpa" w:date="2026-10-25T13:40:40Z"/>
          <w:rFonts w:hint="default" w:ascii="Arial" w:hAnsi="Arial" w:cs="Arial"/>
          <w:color w:val="auto"/>
          <w:rPrChange w:id="890" w:author="marpa" w:date="2026-10-25T13:41:27Z">
            <w:rPr>
              <w:ins w:id="891" w:author="marpa" w:date="2026-10-25T13:40:40Z"/>
              <w:rFonts w:hint="default"/>
            </w:rPr>
          </w:rPrChange>
        </w:rPr>
        <w:pPrChange w:id="888" w:author="marpa" w:date="2026-10-25T13:45:24Z">
          <w:pPr/>
        </w:pPrChange>
      </w:pPr>
      <w:ins w:id="892" w:author="marpa" w:date="2026-10-25T13:40:40Z">
        <w:r>
          <w:rPr>
            <w:rFonts w:hint="default" w:ascii="Arial" w:hAnsi="Arial" w:cs="Arial"/>
            <w:color w:val="auto"/>
            <w:rPrChange w:id="893" w:author="marpa" w:date="2026-10-25T13:41:27Z">
              <w:rPr>
                <w:rFonts w:hint="default"/>
              </w:rPr>
            </w:rPrChange>
          </w:rPr>
          <w:t xml:space="preserve">        }</w:t>
        </w:r>
      </w:ins>
    </w:p>
    <w:p w14:paraId="4DFE5A56">
      <w:pPr>
        <w:adjustRightInd w:val="0"/>
        <w:snapToGrid w:val="0"/>
        <w:spacing w:before="0" w:after="0" w:line="240" w:lineRule="auto"/>
        <w:rPr>
          <w:ins w:id="895" w:author="marpa" w:date="2026-10-25T13:40:40Z"/>
          <w:rFonts w:hint="default" w:ascii="Arial" w:hAnsi="Arial" w:cs="Arial"/>
          <w:color w:val="auto"/>
          <w:rPrChange w:id="896" w:author="marpa" w:date="2026-10-25T13:41:27Z">
            <w:rPr>
              <w:ins w:id="897" w:author="marpa" w:date="2026-10-25T13:40:40Z"/>
              <w:rFonts w:hint="default"/>
            </w:rPr>
          </w:rPrChange>
        </w:rPr>
        <w:pPrChange w:id="894" w:author="marpa" w:date="2026-10-25T13:45:24Z">
          <w:pPr/>
        </w:pPrChange>
      </w:pPr>
      <w:ins w:id="898" w:author="marpa" w:date="2026-10-25T13:40:40Z">
        <w:r>
          <w:rPr>
            <w:rFonts w:hint="default" w:ascii="Arial" w:hAnsi="Arial" w:cs="Arial"/>
            <w:color w:val="auto"/>
            <w:rPrChange w:id="899" w:author="marpa" w:date="2026-10-25T13:41:27Z">
              <w:rPr>
                <w:rFonts w:hint="default"/>
              </w:rPr>
            </w:rPrChange>
          </w:rPr>
          <w:t xml:space="preserve">    }</w:t>
        </w:r>
      </w:ins>
    </w:p>
    <w:p w14:paraId="40E11175">
      <w:pPr>
        <w:adjustRightInd w:val="0"/>
        <w:snapToGrid w:val="0"/>
        <w:spacing w:before="0" w:after="0" w:line="240" w:lineRule="auto"/>
        <w:rPr>
          <w:ins w:id="901" w:author="marpa" w:date="2026-10-25T13:40:40Z"/>
          <w:rFonts w:hint="default" w:ascii="Arial" w:hAnsi="Arial" w:cs="Arial"/>
          <w:color w:val="auto"/>
          <w:rPrChange w:id="902" w:author="marpa" w:date="2026-10-25T13:41:27Z">
            <w:rPr>
              <w:ins w:id="903" w:author="marpa" w:date="2026-10-25T13:40:40Z"/>
              <w:rFonts w:hint="default"/>
            </w:rPr>
          </w:rPrChange>
        </w:rPr>
        <w:pPrChange w:id="900" w:author="marpa" w:date="2026-10-25T13:45:24Z">
          <w:pPr/>
        </w:pPrChange>
      </w:pPr>
    </w:p>
    <w:p w14:paraId="7667A958">
      <w:pPr>
        <w:adjustRightInd w:val="0"/>
        <w:snapToGrid w:val="0"/>
        <w:spacing w:before="0" w:after="0" w:line="240" w:lineRule="auto"/>
        <w:rPr>
          <w:ins w:id="905" w:author="marpa" w:date="2026-10-25T13:40:40Z"/>
          <w:rFonts w:hint="default" w:ascii="Arial" w:hAnsi="Arial" w:cs="Arial"/>
          <w:color w:val="auto"/>
          <w:rPrChange w:id="906" w:author="marpa" w:date="2026-10-25T13:41:27Z">
            <w:rPr>
              <w:ins w:id="907" w:author="marpa" w:date="2026-10-25T13:40:40Z"/>
              <w:rFonts w:hint="default"/>
            </w:rPr>
          </w:rPrChange>
        </w:rPr>
        <w:pPrChange w:id="904" w:author="marpa" w:date="2026-10-25T13:45:24Z">
          <w:pPr/>
        </w:pPrChange>
      </w:pPr>
      <w:ins w:id="908" w:author="marpa" w:date="2026-10-25T13:40:40Z">
        <w:r>
          <w:rPr>
            <w:rFonts w:hint="default" w:ascii="Arial" w:hAnsi="Arial" w:cs="Arial"/>
            <w:color w:val="auto"/>
            <w:rPrChange w:id="909" w:author="marpa" w:date="2026-10-25T13:41:27Z">
              <w:rPr>
                <w:rFonts w:hint="default"/>
              </w:rPr>
            </w:rPrChange>
          </w:rPr>
          <w:t xml:space="preserve">    @WebMethod(operationName = "cambiarContrasenia")</w:t>
        </w:r>
      </w:ins>
    </w:p>
    <w:p w14:paraId="3660B54C">
      <w:pPr>
        <w:adjustRightInd w:val="0"/>
        <w:snapToGrid w:val="0"/>
        <w:spacing w:before="0" w:after="0" w:line="240" w:lineRule="auto"/>
        <w:rPr>
          <w:ins w:id="911" w:author="marpa" w:date="2026-10-25T13:40:40Z"/>
          <w:rFonts w:hint="default" w:ascii="Arial" w:hAnsi="Arial" w:cs="Arial"/>
          <w:color w:val="auto"/>
          <w:rPrChange w:id="912" w:author="marpa" w:date="2026-10-25T13:41:27Z">
            <w:rPr>
              <w:ins w:id="913" w:author="marpa" w:date="2026-10-25T13:40:40Z"/>
              <w:rFonts w:hint="default"/>
            </w:rPr>
          </w:rPrChange>
        </w:rPr>
        <w:pPrChange w:id="910" w:author="marpa" w:date="2026-10-25T13:45:24Z">
          <w:pPr/>
        </w:pPrChange>
      </w:pPr>
      <w:ins w:id="914" w:author="marpa" w:date="2026-10-25T13:40:40Z">
        <w:r>
          <w:rPr>
            <w:rFonts w:hint="default" w:ascii="Arial" w:hAnsi="Arial" w:cs="Arial"/>
            <w:color w:val="auto"/>
            <w:rPrChange w:id="915" w:author="marpa" w:date="2026-10-25T13:41:27Z">
              <w:rPr>
                <w:rFonts w:hint="default"/>
              </w:rPr>
            </w:rPrChange>
          </w:rPr>
          <w:t xml:space="preserve">    public String cambiarContrasenia(</w:t>
        </w:r>
      </w:ins>
    </w:p>
    <w:p w14:paraId="17CB6910">
      <w:pPr>
        <w:adjustRightInd w:val="0"/>
        <w:snapToGrid w:val="0"/>
        <w:spacing w:before="0" w:after="0" w:line="240" w:lineRule="auto"/>
        <w:rPr>
          <w:ins w:id="917" w:author="marpa" w:date="2026-10-25T13:40:40Z"/>
          <w:rFonts w:hint="default" w:ascii="Arial" w:hAnsi="Arial" w:cs="Arial"/>
          <w:color w:val="auto"/>
          <w:rPrChange w:id="918" w:author="marpa" w:date="2026-10-25T13:41:27Z">
            <w:rPr>
              <w:ins w:id="919" w:author="marpa" w:date="2026-10-25T13:40:40Z"/>
              <w:rFonts w:hint="default"/>
            </w:rPr>
          </w:rPrChange>
        </w:rPr>
        <w:pPrChange w:id="916" w:author="marpa" w:date="2026-10-25T13:45:24Z">
          <w:pPr/>
        </w:pPrChange>
      </w:pPr>
      <w:ins w:id="920" w:author="marpa" w:date="2026-10-25T13:40:40Z">
        <w:r>
          <w:rPr>
            <w:rFonts w:hint="default" w:ascii="Arial" w:hAnsi="Arial" w:cs="Arial"/>
            <w:color w:val="auto"/>
            <w:rPrChange w:id="921" w:author="marpa" w:date="2026-10-25T13:41:27Z">
              <w:rPr>
                <w:rFonts w:hint="default"/>
              </w:rPr>
            </w:rPrChange>
          </w:rPr>
          <w:t xml:space="preserve">            @WebParam(name = "contraseniaActual") String contraseniaActual,</w:t>
        </w:r>
      </w:ins>
    </w:p>
    <w:p w14:paraId="7AB7A644">
      <w:pPr>
        <w:adjustRightInd w:val="0"/>
        <w:snapToGrid w:val="0"/>
        <w:spacing w:before="0" w:after="0" w:line="240" w:lineRule="auto"/>
        <w:rPr>
          <w:ins w:id="923" w:author="marpa" w:date="2026-10-25T13:40:40Z"/>
          <w:rFonts w:hint="default" w:ascii="Arial" w:hAnsi="Arial" w:cs="Arial"/>
          <w:color w:val="auto"/>
          <w:rPrChange w:id="924" w:author="marpa" w:date="2026-10-25T13:41:27Z">
            <w:rPr>
              <w:ins w:id="925" w:author="marpa" w:date="2026-10-25T13:40:40Z"/>
              <w:rFonts w:hint="default"/>
            </w:rPr>
          </w:rPrChange>
        </w:rPr>
        <w:pPrChange w:id="922" w:author="marpa" w:date="2026-10-25T13:45:24Z">
          <w:pPr/>
        </w:pPrChange>
      </w:pPr>
      <w:ins w:id="926" w:author="marpa" w:date="2026-10-25T13:40:40Z">
        <w:r>
          <w:rPr>
            <w:rFonts w:hint="default" w:ascii="Arial" w:hAnsi="Arial" w:cs="Arial"/>
            <w:color w:val="auto"/>
            <w:rPrChange w:id="927" w:author="marpa" w:date="2026-10-25T13:41:27Z">
              <w:rPr>
                <w:rFonts w:hint="default"/>
              </w:rPr>
            </w:rPrChange>
          </w:rPr>
          <w:t xml:space="preserve">            @WebParam(name = "contraseniaNueva") String contraseniaNueva) {</w:t>
        </w:r>
      </w:ins>
    </w:p>
    <w:p w14:paraId="34A81198">
      <w:pPr>
        <w:adjustRightInd w:val="0"/>
        <w:snapToGrid w:val="0"/>
        <w:spacing w:before="0" w:after="0" w:line="240" w:lineRule="auto"/>
        <w:rPr>
          <w:ins w:id="929" w:author="marpa" w:date="2026-10-25T13:40:40Z"/>
          <w:rFonts w:hint="default" w:ascii="Arial" w:hAnsi="Arial" w:cs="Arial"/>
          <w:color w:val="auto"/>
          <w:rPrChange w:id="930" w:author="marpa" w:date="2026-10-25T13:41:27Z">
            <w:rPr>
              <w:ins w:id="931" w:author="marpa" w:date="2026-10-25T13:40:40Z"/>
              <w:rFonts w:hint="default"/>
            </w:rPr>
          </w:rPrChange>
        </w:rPr>
        <w:pPrChange w:id="928" w:author="marpa" w:date="2026-10-25T13:45:24Z">
          <w:pPr/>
        </w:pPrChange>
      </w:pPr>
      <w:ins w:id="932" w:author="marpa" w:date="2026-10-25T13:40:40Z">
        <w:r>
          <w:rPr>
            <w:rFonts w:hint="default" w:ascii="Arial" w:hAnsi="Arial" w:cs="Arial"/>
            <w:color w:val="auto"/>
            <w:rPrChange w:id="933" w:author="marpa" w:date="2026-10-25T13:41:27Z">
              <w:rPr>
                <w:rFonts w:hint="default"/>
              </w:rPr>
            </w:rPrChange>
          </w:rPr>
          <w:t xml:space="preserve">        try {</w:t>
        </w:r>
      </w:ins>
    </w:p>
    <w:p w14:paraId="437458F1">
      <w:pPr>
        <w:adjustRightInd w:val="0"/>
        <w:snapToGrid w:val="0"/>
        <w:spacing w:before="0" w:after="0" w:line="240" w:lineRule="auto"/>
        <w:rPr>
          <w:ins w:id="935" w:author="marpa" w:date="2026-10-25T13:40:40Z"/>
          <w:rFonts w:hint="default" w:ascii="Arial" w:hAnsi="Arial" w:cs="Arial"/>
          <w:color w:val="auto"/>
          <w:rPrChange w:id="936" w:author="marpa" w:date="2026-10-25T13:41:27Z">
            <w:rPr>
              <w:ins w:id="937" w:author="marpa" w:date="2026-10-25T13:40:40Z"/>
              <w:rFonts w:hint="default"/>
            </w:rPr>
          </w:rPrChange>
        </w:rPr>
        <w:pPrChange w:id="934" w:author="marpa" w:date="2026-10-25T13:45:24Z">
          <w:pPr/>
        </w:pPrChange>
      </w:pPr>
      <w:ins w:id="938" w:author="marpa" w:date="2026-10-25T13:40:40Z">
        <w:r>
          <w:rPr>
            <w:rFonts w:hint="default" w:ascii="Arial" w:hAnsi="Arial" w:cs="Arial"/>
            <w:color w:val="auto"/>
            <w:rPrChange w:id="939" w:author="marpa" w:date="2026-10-25T13:41:27Z">
              <w:rPr>
                <w:rFonts w:hint="default"/>
              </w:rPr>
            </w:rPrChange>
          </w:rPr>
          <w:t xml:space="preserve">            AdministradorCredenciales.cambiarContrasenia(contraseniaActual, contraseniaNueva);</w:t>
        </w:r>
      </w:ins>
    </w:p>
    <w:p w14:paraId="2EC1BEEA">
      <w:pPr>
        <w:adjustRightInd w:val="0"/>
        <w:snapToGrid w:val="0"/>
        <w:spacing w:before="0" w:after="0" w:line="240" w:lineRule="auto"/>
        <w:rPr>
          <w:ins w:id="941" w:author="marpa" w:date="2026-10-25T13:40:40Z"/>
          <w:rFonts w:hint="default" w:ascii="Arial" w:hAnsi="Arial" w:cs="Arial"/>
          <w:color w:val="auto"/>
          <w:rPrChange w:id="942" w:author="marpa" w:date="2026-10-25T13:41:27Z">
            <w:rPr>
              <w:ins w:id="943" w:author="marpa" w:date="2026-10-25T13:40:40Z"/>
              <w:rFonts w:hint="default"/>
            </w:rPr>
          </w:rPrChange>
        </w:rPr>
        <w:pPrChange w:id="940" w:author="marpa" w:date="2026-10-25T13:45:24Z">
          <w:pPr/>
        </w:pPrChange>
      </w:pPr>
      <w:ins w:id="944" w:author="marpa" w:date="2026-10-25T13:40:40Z">
        <w:r>
          <w:rPr>
            <w:rFonts w:hint="default" w:ascii="Arial" w:hAnsi="Arial" w:cs="Arial"/>
            <w:color w:val="auto"/>
            <w:rPrChange w:id="945" w:author="marpa" w:date="2026-10-25T13:41:27Z">
              <w:rPr>
                <w:rFonts w:hint="default"/>
              </w:rPr>
            </w:rPrChange>
          </w:rPr>
          <w:t xml:space="preserve">            return "Contrasenia actualizada correctamente";</w:t>
        </w:r>
      </w:ins>
    </w:p>
    <w:p w14:paraId="5C05A05C">
      <w:pPr>
        <w:adjustRightInd w:val="0"/>
        <w:snapToGrid w:val="0"/>
        <w:spacing w:before="0" w:after="0" w:line="240" w:lineRule="auto"/>
        <w:rPr>
          <w:ins w:id="947" w:author="marpa" w:date="2026-10-25T13:40:40Z"/>
          <w:rFonts w:hint="default" w:ascii="Arial" w:hAnsi="Arial" w:cs="Arial"/>
          <w:color w:val="auto"/>
          <w:rPrChange w:id="948" w:author="marpa" w:date="2026-10-25T13:41:27Z">
            <w:rPr>
              <w:ins w:id="949" w:author="marpa" w:date="2026-10-25T13:40:40Z"/>
              <w:rFonts w:hint="default"/>
            </w:rPr>
          </w:rPrChange>
        </w:rPr>
        <w:pPrChange w:id="946" w:author="marpa" w:date="2026-10-25T13:45:24Z">
          <w:pPr/>
        </w:pPrChange>
      </w:pPr>
      <w:ins w:id="950" w:author="marpa" w:date="2026-10-25T13:40:40Z">
        <w:r>
          <w:rPr>
            <w:rFonts w:hint="default" w:ascii="Arial" w:hAnsi="Arial" w:cs="Arial"/>
            <w:color w:val="auto"/>
            <w:rPrChange w:id="951" w:author="marpa" w:date="2026-10-25T13:41:27Z">
              <w:rPr>
                <w:rFonts w:hint="default"/>
              </w:rPr>
            </w:rPrChange>
          </w:rPr>
          <w:t xml:space="preserve">        } catch (IllegalArgumentException e) {</w:t>
        </w:r>
      </w:ins>
    </w:p>
    <w:p w14:paraId="12F87EFD">
      <w:pPr>
        <w:adjustRightInd w:val="0"/>
        <w:snapToGrid w:val="0"/>
        <w:spacing w:before="0" w:after="0" w:line="240" w:lineRule="auto"/>
        <w:rPr>
          <w:ins w:id="953" w:author="marpa" w:date="2026-10-25T13:40:40Z"/>
          <w:rFonts w:hint="default" w:ascii="Arial" w:hAnsi="Arial" w:cs="Arial"/>
          <w:color w:val="auto"/>
          <w:rPrChange w:id="954" w:author="marpa" w:date="2026-10-25T13:41:27Z">
            <w:rPr>
              <w:ins w:id="955" w:author="marpa" w:date="2026-10-25T13:40:40Z"/>
              <w:rFonts w:hint="default"/>
            </w:rPr>
          </w:rPrChange>
        </w:rPr>
        <w:pPrChange w:id="952" w:author="marpa" w:date="2026-10-25T13:45:24Z">
          <w:pPr/>
        </w:pPrChange>
      </w:pPr>
      <w:ins w:id="956" w:author="marpa" w:date="2026-10-25T13:40:40Z">
        <w:r>
          <w:rPr>
            <w:rFonts w:hint="default" w:ascii="Arial" w:hAnsi="Arial" w:cs="Arial"/>
            <w:color w:val="auto"/>
            <w:rPrChange w:id="957" w:author="marpa" w:date="2026-10-25T13:41:27Z">
              <w:rPr>
                <w:rFonts w:hint="default"/>
              </w:rPr>
            </w:rPrChange>
          </w:rPr>
          <w:t xml:space="preserve">            throw crearFaultValidacion(e.getMessage());</w:t>
        </w:r>
      </w:ins>
    </w:p>
    <w:p w14:paraId="317F0C0C">
      <w:pPr>
        <w:adjustRightInd w:val="0"/>
        <w:snapToGrid w:val="0"/>
        <w:spacing w:before="0" w:after="0" w:line="240" w:lineRule="auto"/>
        <w:rPr>
          <w:ins w:id="959" w:author="marpa" w:date="2026-10-25T13:40:40Z"/>
          <w:rFonts w:hint="default" w:ascii="Arial" w:hAnsi="Arial" w:cs="Arial"/>
          <w:color w:val="auto"/>
          <w:rPrChange w:id="960" w:author="marpa" w:date="2026-10-25T13:41:27Z">
            <w:rPr>
              <w:ins w:id="961" w:author="marpa" w:date="2026-10-25T13:40:40Z"/>
              <w:rFonts w:hint="default"/>
            </w:rPr>
          </w:rPrChange>
        </w:rPr>
        <w:pPrChange w:id="958" w:author="marpa" w:date="2026-10-25T13:45:24Z">
          <w:pPr/>
        </w:pPrChange>
      </w:pPr>
      <w:ins w:id="962" w:author="marpa" w:date="2026-10-25T13:40:40Z">
        <w:r>
          <w:rPr>
            <w:rFonts w:hint="default" w:ascii="Arial" w:hAnsi="Arial" w:cs="Arial"/>
            <w:color w:val="auto"/>
            <w:rPrChange w:id="963" w:author="marpa" w:date="2026-10-25T13:41:27Z">
              <w:rPr>
                <w:rFonts w:hint="default"/>
              </w:rPr>
            </w:rPrChange>
          </w:rPr>
          <w:t xml:space="preserve">        }</w:t>
        </w:r>
      </w:ins>
    </w:p>
    <w:p w14:paraId="6068D038">
      <w:pPr>
        <w:adjustRightInd w:val="0"/>
        <w:snapToGrid w:val="0"/>
        <w:spacing w:before="0" w:after="0" w:line="240" w:lineRule="auto"/>
        <w:rPr>
          <w:ins w:id="965" w:author="marpa" w:date="2026-10-25T13:40:40Z"/>
          <w:rFonts w:hint="default" w:ascii="Arial" w:hAnsi="Arial" w:cs="Arial"/>
          <w:color w:val="auto"/>
          <w:rPrChange w:id="966" w:author="marpa" w:date="2026-10-25T13:41:27Z">
            <w:rPr>
              <w:ins w:id="967" w:author="marpa" w:date="2026-10-25T13:40:40Z"/>
              <w:rFonts w:hint="default"/>
            </w:rPr>
          </w:rPrChange>
        </w:rPr>
        <w:pPrChange w:id="964" w:author="marpa" w:date="2026-10-25T13:45:24Z">
          <w:pPr/>
        </w:pPrChange>
      </w:pPr>
      <w:ins w:id="968" w:author="marpa" w:date="2026-10-25T13:40:40Z">
        <w:r>
          <w:rPr>
            <w:rFonts w:hint="default" w:ascii="Arial" w:hAnsi="Arial" w:cs="Arial"/>
            <w:color w:val="auto"/>
            <w:rPrChange w:id="969" w:author="marpa" w:date="2026-10-25T13:41:27Z">
              <w:rPr>
                <w:rFonts w:hint="default"/>
              </w:rPr>
            </w:rPrChange>
          </w:rPr>
          <w:t xml:space="preserve">    }</w:t>
        </w:r>
      </w:ins>
    </w:p>
    <w:p w14:paraId="7F7C5904">
      <w:pPr>
        <w:adjustRightInd w:val="0"/>
        <w:snapToGrid w:val="0"/>
        <w:spacing w:before="0" w:after="0" w:line="240" w:lineRule="auto"/>
        <w:rPr>
          <w:ins w:id="971" w:author="marpa" w:date="2026-10-25T13:40:40Z"/>
          <w:rFonts w:hint="default" w:ascii="Arial" w:hAnsi="Arial" w:cs="Arial"/>
          <w:color w:val="auto"/>
          <w:rPrChange w:id="972" w:author="marpa" w:date="2026-10-25T13:41:27Z">
            <w:rPr>
              <w:ins w:id="973" w:author="marpa" w:date="2026-10-25T13:40:40Z"/>
              <w:rFonts w:hint="default"/>
            </w:rPr>
          </w:rPrChange>
        </w:rPr>
        <w:pPrChange w:id="970" w:author="marpa" w:date="2026-10-25T13:45:24Z">
          <w:pPr/>
        </w:pPrChange>
      </w:pPr>
      <w:ins w:id="974" w:author="marpa" w:date="2026-10-25T13:40:40Z">
        <w:r>
          <w:rPr>
            <w:rFonts w:hint="default" w:ascii="Arial" w:hAnsi="Arial" w:cs="Arial"/>
            <w:color w:val="auto"/>
            <w:rPrChange w:id="975" w:author="marpa" w:date="2026-10-25T13:41:27Z">
              <w:rPr>
                <w:rFonts w:hint="default"/>
              </w:rPr>
            </w:rPrChange>
          </w:rPr>
          <w:t xml:space="preserve">   </w:t>
        </w:r>
      </w:ins>
    </w:p>
    <w:p w14:paraId="44533A3F">
      <w:pPr>
        <w:adjustRightInd w:val="0"/>
        <w:snapToGrid w:val="0"/>
        <w:spacing w:before="0" w:after="0" w:line="240" w:lineRule="auto"/>
        <w:rPr>
          <w:ins w:id="977" w:author="marpa" w:date="2026-10-25T13:40:40Z"/>
          <w:rFonts w:hint="default" w:ascii="Arial" w:hAnsi="Arial" w:cs="Arial"/>
          <w:color w:val="auto"/>
          <w:rPrChange w:id="978" w:author="marpa" w:date="2026-10-25T13:41:27Z">
            <w:rPr>
              <w:ins w:id="979" w:author="marpa" w:date="2026-10-25T13:40:40Z"/>
              <w:rFonts w:hint="default"/>
            </w:rPr>
          </w:rPrChange>
        </w:rPr>
        <w:pPrChange w:id="976" w:author="marpa" w:date="2026-10-25T13:45:24Z">
          <w:pPr/>
        </w:pPrChange>
      </w:pPr>
      <w:ins w:id="980" w:author="marpa" w:date="2026-10-25T13:40:40Z">
        <w:r>
          <w:rPr>
            <w:rFonts w:hint="default" w:ascii="Arial" w:hAnsi="Arial" w:cs="Arial"/>
            <w:color w:val="auto"/>
            <w:rPrChange w:id="981" w:author="marpa" w:date="2026-10-25T13:41:27Z">
              <w:rPr>
                <w:rFonts w:hint="default"/>
              </w:rPr>
            </w:rPrChange>
          </w:rPr>
          <w:t xml:space="preserve">    @WebMethod(operationName = "convertirLongitud")</w:t>
        </w:r>
      </w:ins>
    </w:p>
    <w:p w14:paraId="1A6BA3A5">
      <w:pPr>
        <w:adjustRightInd w:val="0"/>
        <w:snapToGrid w:val="0"/>
        <w:spacing w:before="0" w:after="0" w:line="240" w:lineRule="auto"/>
        <w:rPr>
          <w:ins w:id="983" w:author="marpa" w:date="2026-10-25T13:40:40Z"/>
          <w:rFonts w:hint="default" w:ascii="Arial" w:hAnsi="Arial" w:cs="Arial"/>
          <w:color w:val="auto"/>
          <w:rPrChange w:id="984" w:author="marpa" w:date="2026-10-25T13:41:27Z">
            <w:rPr>
              <w:ins w:id="985" w:author="marpa" w:date="2026-10-25T13:40:40Z"/>
              <w:rFonts w:hint="default"/>
            </w:rPr>
          </w:rPrChange>
        </w:rPr>
        <w:pPrChange w:id="982" w:author="marpa" w:date="2026-10-25T13:45:24Z">
          <w:pPr/>
        </w:pPrChange>
      </w:pPr>
      <w:ins w:id="986" w:author="marpa" w:date="2026-10-25T13:40:40Z">
        <w:r>
          <w:rPr>
            <w:rFonts w:hint="default" w:ascii="Arial" w:hAnsi="Arial" w:cs="Arial"/>
            <w:color w:val="auto"/>
            <w:rPrChange w:id="987" w:author="marpa" w:date="2026-10-25T13:41:27Z">
              <w:rPr>
                <w:rFonts w:hint="default"/>
              </w:rPr>
            </w:rPrChange>
          </w:rPr>
          <w:t xml:space="preserve">    public double convertirLongitud(</w:t>
        </w:r>
      </w:ins>
    </w:p>
    <w:p w14:paraId="5861C58C">
      <w:pPr>
        <w:adjustRightInd w:val="0"/>
        <w:snapToGrid w:val="0"/>
        <w:spacing w:before="0" w:after="0" w:line="240" w:lineRule="auto"/>
        <w:rPr>
          <w:ins w:id="989" w:author="marpa" w:date="2026-10-25T13:40:40Z"/>
          <w:rFonts w:hint="default" w:ascii="Arial" w:hAnsi="Arial" w:cs="Arial"/>
          <w:color w:val="auto"/>
          <w:rPrChange w:id="990" w:author="marpa" w:date="2026-10-25T13:41:27Z">
            <w:rPr>
              <w:ins w:id="991" w:author="marpa" w:date="2026-10-25T13:40:40Z"/>
              <w:rFonts w:hint="default"/>
            </w:rPr>
          </w:rPrChange>
        </w:rPr>
        <w:pPrChange w:id="988" w:author="marpa" w:date="2026-10-25T13:45:24Z">
          <w:pPr/>
        </w:pPrChange>
      </w:pPr>
      <w:ins w:id="992" w:author="marpa" w:date="2026-10-25T13:40:40Z">
        <w:r>
          <w:rPr>
            <w:rFonts w:hint="default" w:ascii="Arial" w:hAnsi="Arial" w:cs="Arial"/>
            <w:color w:val="auto"/>
            <w:rPrChange w:id="993" w:author="marpa" w:date="2026-10-25T13:41:27Z">
              <w:rPr>
                <w:rFonts w:hint="default"/>
              </w:rPr>
            </w:rPrChange>
          </w:rPr>
          <w:t xml:space="preserve">            @WebParam(name = "valor") double valor,</w:t>
        </w:r>
      </w:ins>
    </w:p>
    <w:p w14:paraId="045BABC7">
      <w:pPr>
        <w:adjustRightInd w:val="0"/>
        <w:snapToGrid w:val="0"/>
        <w:spacing w:before="0" w:after="0" w:line="240" w:lineRule="auto"/>
        <w:rPr>
          <w:ins w:id="995" w:author="marpa" w:date="2026-10-25T13:40:40Z"/>
          <w:rFonts w:hint="default" w:ascii="Arial" w:hAnsi="Arial" w:cs="Arial"/>
          <w:color w:val="auto"/>
          <w:rPrChange w:id="996" w:author="marpa" w:date="2026-10-25T13:41:27Z">
            <w:rPr>
              <w:ins w:id="997" w:author="marpa" w:date="2026-10-25T13:40:40Z"/>
              <w:rFonts w:hint="default"/>
            </w:rPr>
          </w:rPrChange>
        </w:rPr>
        <w:pPrChange w:id="994" w:author="marpa" w:date="2026-10-25T13:45:24Z">
          <w:pPr/>
        </w:pPrChange>
      </w:pPr>
      <w:ins w:id="998" w:author="marpa" w:date="2026-10-25T13:40:40Z">
        <w:r>
          <w:rPr>
            <w:rFonts w:hint="default" w:ascii="Arial" w:hAnsi="Arial" w:cs="Arial"/>
            <w:color w:val="auto"/>
            <w:rPrChange w:id="999" w:author="marpa" w:date="2026-10-25T13:41:27Z">
              <w:rPr>
                <w:rFonts w:hint="default"/>
              </w:rPr>
            </w:rPrChange>
          </w:rPr>
          <w:t xml:space="preserve">            @WebParam(name = "unidadInicial") String unidadInicial,</w:t>
        </w:r>
      </w:ins>
    </w:p>
    <w:p w14:paraId="770A70F1">
      <w:pPr>
        <w:adjustRightInd w:val="0"/>
        <w:snapToGrid w:val="0"/>
        <w:spacing w:before="0" w:after="0" w:line="240" w:lineRule="auto"/>
        <w:rPr>
          <w:ins w:id="1001" w:author="marpa" w:date="2026-10-25T13:40:40Z"/>
          <w:rFonts w:hint="default" w:ascii="Arial" w:hAnsi="Arial" w:cs="Arial"/>
          <w:color w:val="auto"/>
          <w:rPrChange w:id="1002" w:author="marpa" w:date="2026-10-25T13:41:27Z">
            <w:rPr>
              <w:ins w:id="1003" w:author="marpa" w:date="2026-10-25T13:40:40Z"/>
              <w:rFonts w:hint="default"/>
            </w:rPr>
          </w:rPrChange>
        </w:rPr>
        <w:pPrChange w:id="1000" w:author="marpa" w:date="2026-10-25T13:45:24Z">
          <w:pPr/>
        </w:pPrChange>
      </w:pPr>
      <w:ins w:id="1004" w:author="marpa" w:date="2026-10-25T13:40:40Z">
        <w:r>
          <w:rPr>
            <w:rFonts w:hint="default" w:ascii="Arial" w:hAnsi="Arial" w:cs="Arial"/>
            <w:color w:val="auto"/>
            <w:rPrChange w:id="1005" w:author="marpa" w:date="2026-10-25T13:41:27Z">
              <w:rPr>
                <w:rFonts w:hint="default"/>
              </w:rPr>
            </w:rPrChange>
          </w:rPr>
          <w:t xml:space="preserve">            @WebParam(name = "unidadFinal") String unidadFinal) {</w:t>
        </w:r>
      </w:ins>
    </w:p>
    <w:p w14:paraId="7F0CE653">
      <w:pPr>
        <w:adjustRightInd w:val="0"/>
        <w:snapToGrid w:val="0"/>
        <w:spacing w:before="0" w:after="0" w:line="240" w:lineRule="auto"/>
        <w:rPr>
          <w:ins w:id="1007" w:author="marpa" w:date="2026-10-25T13:40:40Z"/>
          <w:rFonts w:hint="default" w:ascii="Arial" w:hAnsi="Arial" w:cs="Arial"/>
          <w:color w:val="auto"/>
          <w:rPrChange w:id="1008" w:author="marpa" w:date="2026-10-25T13:41:27Z">
            <w:rPr>
              <w:ins w:id="1009" w:author="marpa" w:date="2026-10-25T13:40:40Z"/>
              <w:rFonts w:hint="default"/>
            </w:rPr>
          </w:rPrChange>
        </w:rPr>
        <w:pPrChange w:id="1006" w:author="marpa" w:date="2026-10-25T13:45:24Z">
          <w:pPr/>
        </w:pPrChange>
      </w:pPr>
    </w:p>
    <w:p w14:paraId="1969B274">
      <w:pPr>
        <w:adjustRightInd w:val="0"/>
        <w:snapToGrid w:val="0"/>
        <w:spacing w:before="0" w:after="0" w:line="240" w:lineRule="auto"/>
        <w:rPr>
          <w:ins w:id="1011" w:author="marpa" w:date="2026-10-25T13:40:40Z"/>
          <w:rFonts w:hint="default" w:ascii="Arial" w:hAnsi="Arial" w:cs="Arial"/>
          <w:color w:val="auto"/>
          <w:rPrChange w:id="1012" w:author="marpa" w:date="2026-10-25T13:41:27Z">
            <w:rPr>
              <w:ins w:id="1013" w:author="marpa" w:date="2026-10-25T13:40:40Z"/>
              <w:rFonts w:hint="default"/>
            </w:rPr>
          </w:rPrChange>
        </w:rPr>
        <w:pPrChange w:id="1010" w:author="marpa" w:date="2026-10-25T13:45:24Z">
          <w:pPr/>
        </w:pPrChange>
      </w:pPr>
      <w:ins w:id="1014" w:author="marpa" w:date="2026-10-25T13:40:40Z">
        <w:r>
          <w:rPr>
            <w:rFonts w:hint="default" w:ascii="Arial" w:hAnsi="Arial" w:cs="Arial"/>
            <w:color w:val="auto"/>
            <w:rPrChange w:id="1015" w:author="marpa" w:date="2026-10-25T13:41:27Z">
              <w:rPr>
                <w:rFonts w:hint="default"/>
              </w:rPr>
            </w:rPrChange>
          </w:rPr>
          <w:t xml:space="preserve">        try {</w:t>
        </w:r>
      </w:ins>
    </w:p>
    <w:p w14:paraId="334D4B39">
      <w:pPr>
        <w:adjustRightInd w:val="0"/>
        <w:snapToGrid w:val="0"/>
        <w:spacing w:before="0" w:after="0" w:line="240" w:lineRule="auto"/>
        <w:rPr>
          <w:ins w:id="1017" w:author="marpa" w:date="2026-10-25T13:40:40Z"/>
          <w:rFonts w:hint="default" w:ascii="Arial" w:hAnsi="Arial" w:cs="Arial"/>
          <w:color w:val="auto"/>
          <w:rPrChange w:id="1018" w:author="marpa" w:date="2026-10-25T13:41:27Z">
            <w:rPr>
              <w:ins w:id="1019" w:author="marpa" w:date="2026-10-25T13:40:40Z"/>
              <w:rFonts w:hint="default"/>
            </w:rPr>
          </w:rPrChange>
        </w:rPr>
        <w:pPrChange w:id="1016" w:author="marpa" w:date="2026-10-25T13:45:24Z">
          <w:pPr/>
        </w:pPrChange>
      </w:pPr>
      <w:ins w:id="1020" w:author="marpa" w:date="2026-10-25T13:40:40Z">
        <w:r>
          <w:rPr>
            <w:rFonts w:hint="default" w:ascii="Arial" w:hAnsi="Arial" w:cs="Arial"/>
            <w:color w:val="auto"/>
            <w:rPrChange w:id="1021" w:author="marpa" w:date="2026-10-25T13:41:27Z">
              <w:rPr>
                <w:rFonts w:hint="default"/>
              </w:rPr>
            </w:rPrChange>
          </w:rPr>
          <w:t xml:space="preserve">            UnidadLongitud origen = UnidadMapper.toLongitud(unidadInicial);</w:t>
        </w:r>
      </w:ins>
    </w:p>
    <w:p w14:paraId="58893626">
      <w:pPr>
        <w:adjustRightInd w:val="0"/>
        <w:snapToGrid w:val="0"/>
        <w:spacing w:before="0" w:after="0" w:line="240" w:lineRule="auto"/>
        <w:rPr>
          <w:ins w:id="1023" w:author="marpa" w:date="2026-10-25T13:40:40Z"/>
          <w:rFonts w:hint="default" w:ascii="Arial" w:hAnsi="Arial" w:cs="Arial"/>
          <w:color w:val="auto"/>
          <w:rPrChange w:id="1024" w:author="marpa" w:date="2026-10-25T13:41:27Z">
            <w:rPr>
              <w:ins w:id="1025" w:author="marpa" w:date="2026-10-25T13:40:40Z"/>
              <w:rFonts w:hint="default"/>
            </w:rPr>
          </w:rPrChange>
        </w:rPr>
        <w:pPrChange w:id="1022" w:author="marpa" w:date="2026-10-25T13:45:24Z">
          <w:pPr/>
        </w:pPrChange>
      </w:pPr>
      <w:ins w:id="1026" w:author="marpa" w:date="2026-10-25T13:40:40Z">
        <w:r>
          <w:rPr>
            <w:rFonts w:hint="default" w:ascii="Arial" w:hAnsi="Arial" w:cs="Arial"/>
            <w:color w:val="auto"/>
            <w:rPrChange w:id="1027" w:author="marpa" w:date="2026-10-25T13:41:27Z">
              <w:rPr>
                <w:rFonts w:hint="default"/>
              </w:rPr>
            </w:rPrChange>
          </w:rPr>
          <w:t xml:space="preserve">            UnidadLongitud destino = UnidadMapper.toLongitud(unidadFinal);</w:t>
        </w:r>
      </w:ins>
    </w:p>
    <w:p w14:paraId="07D1822E">
      <w:pPr>
        <w:adjustRightInd w:val="0"/>
        <w:snapToGrid w:val="0"/>
        <w:spacing w:before="0" w:after="0" w:line="240" w:lineRule="auto"/>
        <w:rPr>
          <w:ins w:id="1029" w:author="marpa" w:date="2026-10-25T13:40:40Z"/>
          <w:rFonts w:hint="default" w:ascii="Arial" w:hAnsi="Arial" w:cs="Arial"/>
          <w:color w:val="auto"/>
          <w:rPrChange w:id="1030" w:author="marpa" w:date="2026-10-25T13:41:27Z">
            <w:rPr>
              <w:ins w:id="1031" w:author="marpa" w:date="2026-10-25T13:40:40Z"/>
              <w:rFonts w:hint="default"/>
            </w:rPr>
          </w:rPrChange>
        </w:rPr>
        <w:pPrChange w:id="1028" w:author="marpa" w:date="2026-10-25T13:45:24Z">
          <w:pPr/>
        </w:pPrChange>
      </w:pPr>
    </w:p>
    <w:p w14:paraId="6E4BFFFD">
      <w:pPr>
        <w:adjustRightInd w:val="0"/>
        <w:snapToGrid w:val="0"/>
        <w:spacing w:before="0" w:after="0" w:line="240" w:lineRule="auto"/>
        <w:rPr>
          <w:ins w:id="1033" w:author="marpa" w:date="2026-10-25T13:40:40Z"/>
          <w:rFonts w:hint="default" w:ascii="Arial" w:hAnsi="Arial" w:cs="Arial"/>
          <w:color w:val="auto"/>
          <w:rPrChange w:id="1034" w:author="marpa" w:date="2026-10-25T13:41:27Z">
            <w:rPr>
              <w:ins w:id="1035" w:author="marpa" w:date="2026-10-25T13:40:40Z"/>
              <w:rFonts w:hint="default"/>
            </w:rPr>
          </w:rPrChange>
        </w:rPr>
        <w:pPrChange w:id="1032" w:author="marpa" w:date="2026-10-25T13:45:24Z">
          <w:pPr/>
        </w:pPrChange>
      </w:pPr>
      <w:ins w:id="1036" w:author="marpa" w:date="2026-10-25T13:40:40Z">
        <w:r>
          <w:rPr>
            <w:rFonts w:hint="default" w:ascii="Arial" w:hAnsi="Arial" w:cs="Arial"/>
            <w:color w:val="auto"/>
            <w:rPrChange w:id="1037" w:author="marpa" w:date="2026-10-25T13:41:27Z">
              <w:rPr>
                <w:rFonts w:hint="default"/>
              </w:rPr>
            </w:rPrChange>
          </w:rPr>
          <w:t xml:space="preserve">            return servicioLongitud.convertir(valor, origen, destino);</w:t>
        </w:r>
      </w:ins>
    </w:p>
    <w:p w14:paraId="5660C653">
      <w:pPr>
        <w:adjustRightInd w:val="0"/>
        <w:snapToGrid w:val="0"/>
        <w:spacing w:before="0" w:after="0" w:line="240" w:lineRule="auto"/>
        <w:rPr>
          <w:ins w:id="1039" w:author="marpa" w:date="2026-10-25T13:40:40Z"/>
          <w:rFonts w:hint="default" w:ascii="Arial" w:hAnsi="Arial" w:cs="Arial"/>
          <w:color w:val="auto"/>
          <w:rPrChange w:id="1040" w:author="marpa" w:date="2026-10-25T13:41:27Z">
            <w:rPr>
              <w:ins w:id="1041" w:author="marpa" w:date="2026-10-25T13:40:40Z"/>
              <w:rFonts w:hint="default"/>
            </w:rPr>
          </w:rPrChange>
        </w:rPr>
        <w:pPrChange w:id="1038" w:author="marpa" w:date="2026-10-25T13:45:24Z">
          <w:pPr/>
        </w:pPrChange>
      </w:pPr>
      <w:ins w:id="1042" w:author="marpa" w:date="2026-10-25T13:40:40Z">
        <w:r>
          <w:rPr>
            <w:rFonts w:hint="default" w:ascii="Arial" w:hAnsi="Arial" w:cs="Arial"/>
            <w:color w:val="auto"/>
            <w:rPrChange w:id="1043" w:author="marpa" w:date="2026-10-25T13:41:27Z">
              <w:rPr>
                <w:rFonts w:hint="default"/>
              </w:rPr>
            </w:rPrChange>
          </w:rPr>
          <w:t xml:space="preserve">        } catch (IllegalArgumentException e) {</w:t>
        </w:r>
      </w:ins>
    </w:p>
    <w:p w14:paraId="70234F60">
      <w:pPr>
        <w:adjustRightInd w:val="0"/>
        <w:snapToGrid w:val="0"/>
        <w:spacing w:before="0" w:after="0" w:line="240" w:lineRule="auto"/>
        <w:rPr>
          <w:ins w:id="1045" w:author="marpa" w:date="2026-10-25T13:40:40Z"/>
          <w:rFonts w:hint="default" w:ascii="Arial" w:hAnsi="Arial" w:cs="Arial"/>
          <w:color w:val="auto"/>
          <w:rPrChange w:id="1046" w:author="marpa" w:date="2026-10-25T13:41:27Z">
            <w:rPr>
              <w:ins w:id="1047" w:author="marpa" w:date="2026-10-25T13:40:40Z"/>
              <w:rFonts w:hint="default"/>
            </w:rPr>
          </w:rPrChange>
        </w:rPr>
        <w:pPrChange w:id="1044" w:author="marpa" w:date="2026-10-25T13:45:24Z">
          <w:pPr/>
        </w:pPrChange>
      </w:pPr>
      <w:ins w:id="1048" w:author="marpa" w:date="2026-10-25T13:40:40Z">
        <w:r>
          <w:rPr>
            <w:rFonts w:hint="default" w:ascii="Arial" w:hAnsi="Arial" w:cs="Arial"/>
            <w:color w:val="auto"/>
            <w:rPrChange w:id="1049" w:author="marpa" w:date="2026-10-25T13:41:27Z">
              <w:rPr>
                <w:rFonts w:hint="default"/>
              </w:rPr>
            </w:rPrChange>
          </w:rPr>
          <w:t xml:space="preserve">            throw crearFaultValidacion(e.getMessage());</w:t>
        </w:r>
      </w:ins>
    </w:p>
    <w:p w14:paraId="28251417">
      <w:pPr>
        <w:adjustRightInd w:val="0"/>
        <w:snapToGrid w:val="0"/>
        <w:spacing w:before="0" w:after="0" w:line="240" w:lineRule="auto"/>
        <w:rPr>
          <w:ins w:id="1051" w:author="marpa" w:date="2026-10-25T13:40:40Z"/>
          <w:rFonts w:hint="default" w:ascii="Arial" w:hAnsi="Arial" w:cs="Arial"/>
          <w:color w:val="auto"/>
          <w:rPrChange w:id="1052" w:author="marpa" w:date="2026-10-25T13:41:27Z">
            <w:rPr>
              <w:ins w:id="1053" w:author="marpa" w:date="2026-10-25T13:40:40Z"/>
              <w:rFonts w:hint="default"/>
            </w:rPr>
          </w:rPrChange>
        </w:rPr>
        <w:pPrChange w:id="1050" w:author="marpa" w:date="2026-10-25T13:45:24Z">
          <w:pPr/>
        </w:pPrChange>
      </w:pPr>
      <w:ins w:id="1054" w:author="marpa" w:date="2026-10-25T13:40:40Z">
        <w:r>
          <w:rPr>
            <w:rFonts w:hint="default" w:ascii="Arial" w:hAnsi="Arial" w:cs="Arial"/>
            <w:color w:val="auto"/>
            <w:rPrChange w:id="1055" w:author="marpa" w:date="2026-10-25T13:41:27Z">
              <w:rPr>
                <w:rFonts w:hint="default"/>
              </w:rPr>
            </w:rPrChange>
          </w:rPr>
          <w:t xml:space="preserve">        }</w:t>
        </w:r>
      </w:ins>
    </w:p>
    <w:p w14:paraId="70476FE8">
      <w:pPr>
        <w:adjustRightInd w:val="0"/>
        <w:snapToGrid w:val="0"/>
        <w:spacing w:before="0" w:after="0" w:line="240" w:lineRule="auto"/>
        <w:rPr>
          <w:ins w:id="1057" w:author="marpa" w:date="2026-10-25T13:40:40Z"/>
          <w:rFonts w:hint="default" w:ascii="Arial" w:hAnsi="Arial" w:cs="Arial"/>
          <w:color w:val="auto"/>
          <w:rPrChange w:id="1058" w:author="marpa" w:date="2026-10-25T13:41:27Z">
            <w:rPr>
              <w:ins w:id="1059" w:author="marpa" w:date="2026-10-25T13:40:40Z"/>
              <w:rFonts w:hint="default"/>
            </w:rPr>
          </w:rPrChange>
        </w:rPr>
        <w:pPrChange w:id="1056" w:author="marpa" w:date="2026-10-25T13:45:24Z">
          <w:pPr/>
        </w:pPrChange>
      </w:pPr>
      <w:ins w:id="1060" w:author="marpa" w:date="2026-10-25T13:40:40Z">
        <w:r>
          <w:rPr>
            <w:rFonts w:hint="default" w:ascii="Arial" w:hAnsi="Arial" w:cs="Arial"/>
            <w:color w:val="auto"/>
            <w:rPrChange w:id="1061" w:author="marpa" w:date="2026-10-25T13:41:27Z">
              <w:rPr>
                <w:rFonts w:hint="default"/>
              </w:rPr>
            </w:rPrChange>
          </w:rPr>
          <w:t xml:space="preserve">    }</w:t>
        </w:r>
      </w:ins>
    </w:p>
    <w:p w14:paraId="33358B0E">
      <w:pPr>
        <w:adjustRightInd w:val="0"/>
        <w:snapToGrid w:val="0"/>
        <w:spacing w:before="0" w:after="0" w:line="240" w:lineRule="auto"/>
        <w:rPr>
          <w:ins w:id="1063" w:author="marpa" w:date="2026-10-25T13:40:40Z"/>
          <w:rFonts w:hint="default" w:ascii="Arial" w:hAnsi="Arial" w:cs="Arial"/>
          <w:color w:val="auto"/>
          <w:rPrChange w:id="1064" w:author="marpa" w:date="2026-10-25T13:41:27Z">
            <w:rPr>
              <w:ins w:id="1065" w:author="marpa" w:date="2026-10-25T13:40:40Z"/>
              <w:rFonts w:hint="default"/>
            </w:rPr>
          </w:rPrChange>
        </w:rPr>
        <w:pPrChange w:id="1062" w:author="marpa" w:date="2026-10-25T13:45:24Z">
          <w:pPr/>
        </w:pPrChange>
      </w:pPr>
      <w:ins w:id="1066" w:author="marpa" w:date="2026-10-25T13:40:40Z">
        <w:r>
          <w:rPr>
            <w:rFonts w:hint="default" w:ascii="Arial" w:hAnsi="Arial" w:cs="Arial"/>
            <w:color w:val="auto"/>
            <w:rPrChange w:id="1067" w:author="marpa" w:date="2026-10-25T13:41:27Z">
              <w:rPr>
                <w:rFonts w:hint="default"/>
              </w:rPr>
            </w:rPrChange>
          </w:rPr>
          <w:t xml:space="preserve">   </w:t>
        </w:r>
      </w:ins>
    </w:p>
    <w:p w14:paraId="36EB0DC9">
      <w:pPr>
        <w:adjustRightInd w:val="0"/>
        <w:snapToGrid w:val="0"/>
        <w:spacing w:before="0" w:after="0" w:line="240" w:lineRule="auto"/>
        <w:rPr>
          <w:ins w:id="1069" w:author="marpa" w:date="2026-10-25T13:40:40Z"/>
          <w:rFonts w:hint="default" w:ascii="Arial" w:hAnsi="Arial" w:cs="Arial"/>
          <w:color w:val="auto"/>
          <w:rPrChange w:id="1070" w:author="marpa" w:date="2026-10-25T13:41:27Z">
            <w:rPr>
              <w:ins w:id="1071" w:author="marpa" w:date="2026-10-25T13:40:40Z"/>
              <w:rFonts w:hint="default"/>
            </w:rPr>
          </w:rPrChange>
        </w:rPr>
        <w:pPrChange w:id="1068" w:author="marpa" w:date="2026-10-25T13:45:24Z">
          <w:pPr/>
        </w:pPrChange>
      </w:pPr>
      <w:ins w:id="1072" w:author="marpa" w:date="2026-10-25T13:40:40Z">
        <w:r>
          <w:rPr>
            <w:rFonts w:hint="default" w:ascii="Arial" w:hAnsi="Arial" w:cs="Arial"/>
            <w:color w:val="auto"/>
            <w:rPrChange w:id="1073" w:author="marpa" w:date="2026-10-25T13:41:27Z">
              <w:rPr>
                <w:rFonts w:hint="default"/>
              </w:rPr>
            </w:rPrChange>
          </w:rPr>
          <w:t xml:space="preserve">    @WebMethod(operationName = "convertirMasa")</w:t>
        </w:r>
      </w:ins>
    </w:p>
    <w:p w14:paraId="1C398A26">
      <w:pPr>
        <w:adjustRightInd w:val="0"/>
        <w:snapToGrid w:val="0"/>
        <w:spacing w:before="0" w:after="0" w:line="240" w:lineRule="auto"/>
        <w:rPr>
          <w:ins w:id="1075" w:author="marpa" w:date="2026-10-25T13:40:40Z"/>
          <w:rFonts w:hint="default" w:ascii="Arial" w:hAnsi="Arial" w:cs="Arial"/>
          <w:color w:val="auto"/>
          <w:rPrChange w:id="1076" w:author="marpa" w:date="2026-10-25T13:41:27Z">
            <w:rPr>
              <w:ins w:id="1077" w:author="marpa" w:date="2026-10-25T13:40:40Z"/>
              <w:rFonts w:hint="default"/>
            </w:rPr>
          </w:rPrChange>
        </w:rPr>
        <w:pPrChange w:id="1074" w:author="marpa" w:date="2026-10-25T13:45:24Z">
          <w:pPr/>
        </w:pPrChange>
      </w:pPr>
      <w:ins w:id="1078" w:author="marpa" w:date="2026-10-25T13:40:40Z">
        <w:r>
          <w:rPr>
            <w:rFonts w:hint="default" w:ascii="Arial" w:hAnsi="Arial" w:cs="Arial"/>
            <w:color w:val="auto"/>
            <w:rPrChange w:id="1079" w:author="marpa" w:date="2026-10-25T13:41:27Z">
              <w:rPr>
                <w:rFonts w:hint="default"/>
              </w:rPr>
            </w:rPrChange>
          </w:rPr>
          <w:t xml:space="preserve">    public double convertirMasa(</w:t>
        </w:r>
      </w:ins>
    </w:p>
    <w:p w14:paraId="62E9259A">
      <w:pPr>
        <w:adjustRightInd w:val="0"/>
        <w:snapToGrid w:val="0"/>
        <w:spacing w:before="0" w:after="0" w:line="240" w:lineRule="auto"/>
        <w:rPr>
          <w:ins w:id="1081" w:author="marpa" w:date="2026-10-25T13:40:40Z"/>
          <w:rFonts w:hint="default" w:ascii="Arial" w:hAnsi="Arial" w:cs="Arial"/>
          <w:color w:val="auto"/>
          <w:rPrChange w:id="1082" w:author="marpa" w:date="2026-10-25T13:41:27Z">
            <w:rPr>
              <w:ins w:id="1083" w:author="marpa" w:date="2026-10-25T13:40:40Z"/>
              <w:rFonts w:hint="default"/>
            </w:rPr>
          </w:rPrChange>
        </w:rPr>
        <w:pPrChange w:id="1080" w:author="marpa" w:date="2026-10-25T13:45:24Z">
          <w:pPr/>
        </w:pPrChange>
      </w:pPr>
      <w:ins w:id="1084" w:author="marpa" w:date="2026-10-25T13:40:40Z">
        <w:r>
          <w:rPr>
            <w:rFonts w:hint="default" w:ascii="Arial" w:hAnsi="Arial" w:cs="Arial"/>
            <w:color w:val="auto"/>
            <w:rPrChange w:id="1085" w:author="marpa" w:date="2026-10-25T13:41:27Z">
              <w:rPr>
                <w:rFonts w:hint="default"/>
              </w:rPr>
            </w:rPrChange>
          </w:rPr>
          <w:t xml:space="preserve">            @WebParam(name = "valor") double valor,</w:t>
        </w:r>
      </w:ins>
    </w:p>
    <w:p w14:paraId="27164E83">
      <w:pPr>
        <w:adjustRightInd w:val="0"/>
        <w:snapToGrid w:val="0"/>
        <w:spacing w:before="0" w:after="0" w:line="240" w:lineRule="auto"/>
        <w:rPr>
          <w:ins w:id="1087" w:author="marpa" w:date="2026-10-25T13:40:40Z"/>
          <w:rFonts w:hint="default" w:ascii="Arial" w:hAnsi="Arial" w:cs="Arial"/>
          <w:color w:val="auto"/>
          <w:rPrChange w:id="1088" w:author="marpa" w:date="2026-10-25T13:41:27Z">
            <w:rPr>
              <w:ins w:id="1089" w:author="marpa" w:date="2026-10-25T13:40:40Z"/>
              <w:rFonts w:hint="default"/>
            </w:rPr>
          </w:rPrChange>
        </w:rPr>
        <w:pPrChange w:id="1086" w:author="marpa" w:date="2026-10-25T13:45:24Z">
          <w:pPr/>
        </w:pPrChange>
      </w:pPr>
      <w:ins w:id="1090" w:author="marpa" w:date="2026-10-25T13:40:40Z">
        <w:r>
          <w:rPr>
            <w:rFonts w:hint="default" w:ascii="Arial" w:hAnsi="Arial" w:cs="Arial"/>
            <w:color w:val="auto"/>
            <w:rPrChange w:id="1091" w:author="marpa" w:date="2026-10-25T13:41:27Z">
              <w:rPr>
                <w:rFonts w:hint="default"/>
              </w:rPr>
            </w:rPrChange>
          </w:rPr>
          <w:t xml:space="preserve">            @WebParam(name = "unidadInicial") String unidadInicial,</w:t>
        </w:r>
      </w:ins>
    </w:p>
    <w:p w14:paraId="7E2D81C0">
      <w:pPr>
        <w:adjustRightInd w:val="0"/>
        <w:snapToGrid w:val="0"/>
        <w:spacing w:before="0" w:after="0" w:line="240" w:lineRule="auto"/>
        <w:rPr>
          <w:ins w:id="1093" w:author="marpa" w:date="2026-10-25T13:40:40Z"/>
          <w:rFonts w:hint="default" w:ascii="Arial" w:hAnsi="Arial" w:cs="Arial"/>
          <w:color w:val="auto"/>
          <w:rPrChange w:id="1094" w:author="marpa" w:date="2026-10-25T13:41:27Z">
            <w:rPr>
              <w:ins w:id="1095" w:author="marpa" w:date="2026-10-25T13:40:40Z"/>
              <w:rFonts w:hint="default"/>
            </w:rPr>
          </w:rPrChange>
        </w:rPr>
        <w:pPrChange w:id="1092" w:author="marpa" w:date="2026-10-25T13:45:24Z">
          <w:pPr/>
        </w:pPrChange>
      </w:pPr>
      <w:ins w:id="1096" w:author="marpa" w:date="2026-10-25T13:40:40Z">
        <w:r>
          <w:rPr>
            <w:rFonts w:hint="default" w:ascii="Arial" w:hAnsi="Arial" w:cs="Arial"/>
            <w:color w:val="auto"/>
            <w:rPrChange w:id="1097" w:author="marpa" w:date="2026-10-25T13:41:27Z">
              <w:rPr>
                <w:rFonts w:hint="default"/>
              </w:rPr>
            </w:rPrChange>
          </w:rPr>
          <w:t xml:space="preserve">            @WebParam(name = "unidadFinal") String unidadFinal) {</w:t>
        </w:r>
      </w:ins>
    </w:p>
    <w:p w14:paraId="71B65546">
      <w:pPr>
        <w:adjustRightInd w:val="0"/>
        <w:snapToGrid w:val="0"/>
        <w:spacing w:before="0" w:after="0" w:line="240" w:lineRule="auto"/>
        <w:rPr>
          <w:ins w:id="1099" w:author="marpa" w:date="2026-10-25T13:40:40Z"/>
          <w:rFonts w:hint="default" w:ascii="Arial" w:hAnsi="Arial" w:cs="Arial"/>
          <w:color w:val="auto"/>
          <w:rPrChange w:id="1100" w:author="marpa" w:date="2026-10-25T13:41:27Z">
            <w:rPr>
              <w:ins w:id="1101" w:author="marpa" w:date="2026-10-25T13:40:40Z"/>
              <w:rFonts w:hint="default"/>
            </w:rPr>
          </w:rPrChange>
        </w:rPr>
        <w:pPrChange w:id="1098" w:author="marpa" w:date="2026-10-25T13:45:24Z">
          <w:pPr/>
        </w:pPrChange>
      </w:pPr>
    </w:p>
    <w:p w14:paraId="7630AF56">
      <w:pPr>
        <w:adjustRightInd w:val="0"/>
        <w:snapToGrid w:val="0"/>
        <w:spacing w:before="0" w:after="0" w:line="240" w:lineRule="auto"/>
        <w:rPr>
          <w:ins w:id="1103" w:author="marpa" w:date="2026-10-25T13:40:40Z"/>
          <w:rFonts w:hint="default" w:ascii="Arial" w:hAnsi="Arial" w:cs="Arial"/>
          <w:color w:val="auto"/>
          <w:rPrChange w:id="1104" w:author="marpa" w:date="2026-10-25T13:41:27Z">
            <w:rPr>
              <w:ins w:id="1105" w:author="marpa" w:date="2026-10-25T13:40:40Z"/>
              <w:rFonts w:hint="default"/>
            </w:rPr>
          </w:rPrChange>
        </w:rPr>
        <w:pPrChange w:id="1102" w:author="marpa" w:date="2026-10-25T13:45:24Z">
          <w:pPr/>
        </w:pPrChange>
      </w:pPr>
      <w:ins w:id="1106" w:author="marpa" w:date="2026-10-25T13:40:40Z">
        <w:r>
          <w:rPr>
            <w:rFonts w:hint="default" w:ascii="Arial" w:hAnsi="Arial" w:cs="Arial"/>
            <w:color w:val="auto"/>
            <w:rPrChange w:id="1107" w:author="marpa" w:date="2026-10-25T13:41:27Z">
              <w:rPr>
                <w:rFonts w:hint="default"/>
              </w:rPr>
            </w:rPrChange>
          </w:rPr>
          <w:t xml:space="preserve">        try {</w:t>
        </w:r>
      </w:ins>
    </w:p>
    <w:p w14:paraId="4D18A4C9">
      <w:pPr>
        <w:adjustRightInd w:val="0"/>
        <w:snapToGrid w:val="0"/>
        <w:spacing w:before="0" w:after="0" w:line="240" w:lineRule="auto"/>
        <w:rPr>
          <w:ins w:id="1109" w:author="marpa" w:date="2026-10-25T13:40:40Z"/>
          <w:rFonts w:hint="default" w:ascii="Arial" w:hAnsi="Arial" w:cs="Arial"/>
          <w:color w:val="auto"/>
          <w:rPrChange w:id="1110" w:author="marpa" w:date="2026-10-25T13:41:27Z">
            <w:rPr>
              <w:ins w:id="1111" w:author="marpa" w:date="2026-10-25T13:40:40Z"/>
              <w:rFonts w:hint="default"/>
            </w:rPr>
          </w:rPrChange>
        </w:rPr>
        <w:pPrChange w:id="1108" w:author="marpa" w:date="2026-10-25T13:45:24Z">
          <w:pPr/>
        </w:pPrChange>
      </w:pPr>
      <w:ins w:id="1112" w:author="marpa" w:date="2026-10-25T13:40:40Z">
        <w:r>
          <w:rPr>
            <w:rFonts w:hint="default" w:ascii="Arial" w:hAnsi="Arial" w:cs="Arial"/>
            <w:color w:val="auto"/>
            <w:rPrChange w:id="1113" w:author="marpa" w:date="2026-10-25T13:41:27Z">
              <w:rPr>
                <w:rFonts w:hint="default"/>
              </w:rPr>
            </w:rPrChange>
          </w:rPr>
          <w:t xml:space="preserve">            UnidadMasa origen = UnidadMapper.toMasa(unidadInicial);</w:t>
        </w:r>
      </w:ins>
    </w:p>
    <w:p w14:paraId="3B500F21">
      <w:pPr>
        <w:adjustRightInd w:val="0"/>
        <w:snapToGrid w:val="0"/>
        <w:spacing w:before="0" w:after="0" w:line="240" w:lineRule="auto"/>
        <w:rPr>
          <w:ins w:id="1115" w:author="marpa" w:date="2026-10-25T13:40:40Z"/>
          <w:rFonts w:hint="default" w:ascii="Arial" w:hAnsi="Arial" w:cs="Arial"/>
          <w:color w:val="auto"/>
          <w:rPrChange w:id="1116" w:author="marpa" w:date="2026-10-25T13:41:27Z">
            <w:rPr>
              <w:ins w:id="1117" w:author="marpa" w:date="2026-10-25T13:40:40Z"/>
              <w:rFonts w:hint="default"/>
            </w:rPr>
          </w:rPrChange>
        </w:rPr>
        <w:pPrChange w:id="1114" w:author="marpa" w:date="2026-10-25T13:45:24Z">
          <w:pPr/>
        </w:pPrChange>
      </w:pPr>
      <w:ins w:id="1118" w:author="marpa" w:date="2026-10-25T13:40:40Z">
        <w:r>
          <w:rPr>
            <w:rFonts w:hint="default" w:ascii="Arial" w:hAnsi="Arial" w:cs="Arial"/>
            <w:color w:val="auto"/>
            <w:rPrChange w:id="1119" w:author="marpa" w:date="2026-10-25T13:41:27Z">
              <w:rPr>
                <w:rFonts w:hint="default"/>
              </w:rPr>
            </w:rPrChange>
          </w:rPr>
          <w:t xml:space="preserve">            UnidadMasa destino = UnidadMapper.toMasa(unidadFinal);</w:t>
        </w:r>
      </w:ins>
    </w:p>
    <w:p w14:paraId="507D1B3E">
      <w:pPr>
        <w:adjustRightInd w:val="0"/>
        <w:snapToGrid w:val="0"/>
        <w:spacing w:before="0" w:after="0" w:line="240" w:lineRule="auto"/>
        <w:rPr>
          <w:ins w:id="1121" w:author="marpa" w:date="2026-10-25T13:40:40Z"/>
          <w:rFonts w:hint="default" w:ascii="Arial" w:hAnsi="Arial" w:cs="Arial"/>
          <w:color w:val="auto"/>
          <w:rPrChange w:id="1122" w:author="marpa" w:date="2026-10-25T13:41:27Z">
            <w:rPr>
              <w:ins w:id="1123" w:author="marpa" w:date="2026-10-25T13:40:40Z"/>
              <w:rFonts w:hint="default"/>
            </w:rPr>
          </w:rPrChange>
        </w:rPr>
        <w:pPrChange w:id="1120" w:author="marpa" w:date="2026-10-25T13:45:24Z">
          <w:pPr/>
        </w:pPrChange>
      </w:pPr>
    </w:p>
    <w:p w14:paraId="01F4B531">
      <w:pPr>
        <w:adjustRightInd w:val="0"/>
        <w:snapToGrid w:val="0"/>
        <w:spacing w:before="0" w:after="0" w:line="240" w:lineRule="auto"/>
        <w:rPr>
          <w:ins w:id="1125" w:author="marpa" w:date="2026-10-25T13:40:40Z"/>
          <w:rFonts w:hint="default" w:ascii="Arial" w:hAnsi="Arial" w:cs="Arial"/>
          <w:color w:val="auto"/>
          <w:rPrChange w:id="1126" w:author="marpa" w:date="2026-10-25T13:41:27Z">
            <w:rPr>
              <w:ins w:id="1127" w:author="marpa" w:date="2026-10-25T13:40:40Z"/>
              <w:rFonts w:hint="default"/>
            </w:rPr>
          </w:rPrChange>
        </w:rPr>
        <w:pPrChange w:id="1124" w:author="marpa" w:date="2026-10-25T13:45:24Z">
          <w:pPr/>
        </w:pPrChange>
      </w:pPr>
      <w:ins w:id="1128" w:author="marpa" w:date="2026-10-25T13:40:40Z">
        <w:r>
          <w:rPr>
            <w:rFonts w:hint="default" w:ascii="Arial" w:hAnsi="Arial" w:cs="Arial"/>
            <w:color w:val="auto"/>
            <w:rPrChange w:id="1129" w:author="marpa" w:date="2026-10-25T13:41:27Z">
              <w:rPr>
                <w:rFonts w:hint="default"/>
              </w:rPr>
            </w:rPrChange>
          </w:rPr>
          <w:t xml:space="preserve">            return servicioMasa.convertir(valor, origen, destino);</w:t>
        </w:r>
      </w:ins>
    </w:p>
    <w:p w14:paraId="5A04B15D">
      <w:pPr>
        <w:adjustRightInd w:val="0"/>
        <w:snapToGrid w:val="0"/>
        <w:spacing w:before="0" w:after="0" w:line="240" w:lineRule="auto"/>
        <w:rPr>
          <w:ins w:id="1131" w:author="marpa" w:date="2026-10-25T13:40:40Z"/>
          <w:rFonts w:hint="default" w:ascii="Arial" w:hAnsi="Arial" w:cs="Arial"/>
          <w:color w:val="auto"/>
          <w:rPrChange w:id="1132" w:author="marpa" w:date="2026-10-25T13:41:27Z">
            <w:rPr>
              <w:ins w:id="1133" w:author="marpa" w:date="2026-10-25T13:40:40Z"/>
              <w:rFonts w:hint="default"/>
            </w:rPr>
          </w:rPrChange>
        </w:rPr>
        <w:pPrChange w:id="1130" w:author="marpa" w:date="2026-10-25T13:45:24Z">
          <w:pPr/>
        </w:pPrChange>
      </w:pPr>
      <w:ins w:id="1134" w:author="marpa" w:date="2026-10-25T13:40:40Z">
        <w:r>
          <w:rPr>
            <w:rFonts w:hint="default" w:ascii="Arial" w:hAnsi="Arial" w:cs="Arial"/>
            <w:color w:val="auto"/>
            <w:rPrChange w:id="1135" w:author="marpa" w:date="2026-10-25T13:41:27Z">
              <w:rPr>
                <w:rFonts w:hint="default"/>
              </w:rPr>
            </w:rPrChange>
          </w:rPr>
          <w:t xml:space="preserve">        } catch (IllegalArgumentException e) {</w:t>
        </w:r>
      </w:ins>
    </w:p>
    <w:p w14:paraId="10E40FF3">
      <w:pPr>
        <w:adjustRightInd w:val="0"/>
        <w:snapToGrid w:val="0"/>
        <w:spacing w:before="0" w:after="0" w:line="240" w:lineRule="auto"/>
        <w:rPr>
          <w:ins w:id="1137" w:author="marpa" w:date="2026-10-25T13:40:40Z"/>
          <w:rFonts w:hint="default" w:ascii="Arial" w:hAnsi="Arial" w:cs="Arial"/>
          <w:color w:val="auto"/>
          <w:rPrChange w:id="1138" w:author="marpa" w:date="2026-10-25T13:41:27Z">
            <w:rPr>
              <w:ins w:id="1139" w:author="marpa" w:date="2026-10-25T13:40:40Z"/>
              <w:rFonts w:hint="default"/>
            </w:rPr>
          </w:rPrChange>
        </w:rPr>
        <w:pPrChange w:id="1136" w:author="marpa" w:date="2026-10-25T13:45:24Z">
          <w:pPr/>
        </w:pPrChange>
      </w:pPr>
      <w:ins w:id="1140" w:author="marpa" w:date="2026-10-25T13:40:40Z">
        <w:r>
          <w:rPr>
            <w:rFonts w:hint="default" w:ascii="Arial" w:hAnsi="Arial" w:cs="Arial"/>
            <w:color w:val="auto"/>
            <w:rPrChange w:id="1141" w:author="marpa" w:date="2026-10-25T13:41:27Z">
              <w:rPr>
                <w:rFonts w:hint="default"/>
              </w:rPr>
            </w:rPrChange>
          </w:rPr>
          <w:t xml:space="preserve">            throw crearFaultValidacion(e.getMessage());</w:t>
        </w:r>
      </w:ins>
    </w:p>
    <w:p w14:paraId="6EB95ED4">
      <w:pPr>
        <w:adjustRightInd w:val="0"/>
        <w:snapToGrid w:val="0"/>
        <w:spacing w:before="0" w:after="0" w:line="240" w:lineRule="auto"/>
        <w:rPr>
          <w:ins w:id="1143" w:author="marpa" w:date="2026-10-25T13:40:40Z"/>
          <w:rFonts w:hint="default" w:ascii="Arial" w:hAnsi="Arial" w:cs="Arial"/>
          <w:color w:val="auto"/>
          <w:rPrChange w:id="1144" w:author="marpa" w:date="2026-10-25T13:41:27Z">
            <w:rPr>
              <w:ins w:id="1145" w:author="marpa" w:date="2026-10-25T13:40:40Z"/>
              <w:rFonts w:hint="default"/>
            </w:rPr>
          </w:rPrChange>
        </w:rPr>
        <w:pPrChange w:id="1142" w:author="marpa" w:date="2026-10-25T13:45:24Z">
          <w:pPr/>
        </w:pPrChange>
      </w:pPr>
      <w:ins w:id="1146" w:author="marpa" w:date="2026-10-25T13:40:40Z">
        <w:r>
          <w:rPr>
            <w:rFonts w:hint="default" w:ascii="Arial" w:hAnsi="Arial" w:cs="Arial"/>
            <w:color w:val="auto"/>
            <w:rPrChange w:id="1147" w:author="marpa" w:date="2026-10-25T13:41:27Z">
              <w:rPr>
                <w:rFonts w:hint="default"/>
              </w:rPr>
            </w:rPrChange>
          </w:rPr>
          <w:t xml:space="preserve">        }</w:t>
        </w:r>
      </w:ins>
    </w:p>
    <w:p w14:paraId="371E860E">
      <w:pPr>
        <w:adjustRightInd w:val="0"/>
        <w:snapToGrid w:val="0"/>
        <w:spacing w:before="0" w:after="0" w:line="240" w:lineRule="auto"/>
        <w:rPr>
          <w:ins w:id="1149" w:author="marpa" w:date="2026-10-25T13:40:40Z"/>
          <w:rFonts w:hint="default" w:ascii="Arial" w:hAnsi="Arial" w:cs="Arial"/>
          <w:color w:val="auto"/>
          <w:rPrChange w:id="1150" w:author="marpa" w:date="2026-10-25T13:41:27Z">
            <w:rPr>
              <w:ins w:id="1151" w:author="marpa" w:date="2026-10-25T13:40:40Z"/>
              <w:rFonts w:hint="default"/>
            </w:rPr>
          </w:rPrChange>
        </w:rPr>
        <w:pPrChange w:id="1148" w:author="marpa" w:date="2026-10-25T13:45:24Z">
          <w:pPr/>
        </w:pPrChange>
      </w:pPr>
      <w:ins w:id="1152" w:author="marpa" w:date="2026-10-25T13:40:40Z">
        <w:r>
          <w:rPr>
            <w:rFonts w:hint="default" w:ascii="Arial" w:hAnsi="Arial" w:cs="Arial"/>
            <w:color w:val="auto"/>
            <w:rPrChange w:id="1153" w:author="marpa" w:date="2026-10-25T13:41:27Z">
              <w:rPr>
                <w:rFonts w:hint="default"/>
              </w:rPr>
            </w:rPrChange>
          </w:rPr>
          <w:t xml:space="preserve">    }</w:t>
        </w:r>
      </w:ins>
    </w:p>
    <w:p w14:paraId="54938127">
      <w:pPr>
        <w:adjustRightInd w:val="0"/>
        <w:snapToGrid w:val="0"/>
        <w:spacing w:before="0" w:after="0" w:line="240" w:lineRule="auto"/>
        <w:rPr>
          <w:ins w:id="1155" w:author="marpa" w:date="2026-10-25T13:40:40Z"/>
          <w:rFonts w:hint="default" w:ascii="Arial" w:hAnsi="Arial" w:cs="Arial"/>
          <w:color w:val="auto"/>
          <w:rPrChange w:id="1156" w:author="marpa" w:date="2026-10-25T13:41:27Z">
            <w:rPr>
              <w:ins w:id="1157" w:author="marpa" w:date="2026-10-25T13:40:40Z"/>
              <w:rFonts w:hint="default"/>
            </w:rPr>
          </w:rPrChange>
        </w:rPr>
        <w:pPrChange w:id="1154" w:author="marpa" w:date="2026-10-25T13:45:24Z">
          <w:pPr/>
        </w:pPrChange>
      </w:pPr>
    </w:p>
    <w:p w14:paraId="4372ABF4">
      <w:pPr>
        <w:adjustRightInd w:val="0"/>
        <w:snapToGrid w:val="0"/>
        <w:spacing w:before="0" w:after="0" w:line="240" w:lineRule="auto"/>
        <w:rPr>
          <w:ins w:id="1159" w:author="marpa" w:date="2026-10-25T13:40:40Z"/>
          <w:rFonts w:hint="default" w:ascii="Arial" w:hAnsi="Arial" w:cs="Arial"/>
          <w:color w:val="auto"/>
          <w:rPrChange w:id="1160" w:author="marpa" w:date="2026-10-25T13:41:27Z">
            <w:rPr>
              <w:ins w:id="1161" w:author="marpa" w:date="2026-10-25T13:40:40Z"/>
              <w:rFonts w:hint="default"/>
            </w:rPr>
          </w:rPrChange>
        </w:rPr>
        <w:pPrChange w:id="1158" w:author="marpa" w:date="2026-10-25T13:45:24Z">
          <w:pPr/>
        </w:pPrChange>
      </w:pPr>
      <w:ins w:id="1162" w:author="marpa" w:date="2026-10-25T13:40:40Z">
        <w:r>
          <w:rPr>
            <w:rFonts w:hint="default" w:ascii="Arial" w:hAnsi="Arial" w:cs="Arial"/>
            <w:color w:val="auto"/>
            <w:rPrChange w:id="1163" w:author="marpa" w:date="2026-10-25T13:41:27Z">
              <w:rPr>
                <w:rFonts w:hint="default"/>
              </w:rPr>
            </w:rPrChange>
          </w:rPr>
          <w:t xml:space="preserve">    @WebMethod(operationName = "convertirTemperatura")</w:t>
        </w:r>
      </w:ins>
    </w:p>
    <w:p w14:paraId="46945CBC">
      <w:pPr>
        <w:adjustRightInd w:val="0"/>
        <w:snapToGrid w:val="0"/>
        <w:spacing w:before="0" w:after="0" w:line="240" w:lineRule="auto"/>
        <w:rPr>
          <w:ins w:id="1165" w:author="marpa" w:date="2026-10-25T13:40:40Z"/>
          <w:rFonts w:hint="default" w:ascii="Arial" w:hAnsi="Arial" w:cs="Arial"/>
          <w:color w:val="auto"/>
          <w:rPrChange w:id="1166" w:author="marpa" w:date="2026-10-25T13:41:27Z">
            <w:rPr>
              <w:ins w:id="1167" w:author="marpa" w:date="2026-10-25T13:40:40Z"/>
              <w:rFonts w:hint="default"/>
            </w:rPr>
          </w:rPrChange>
        </w:rPr>
        <w:pPrChange w:id="1164" w:author="marpa" w:date="2026-10-25T13:45:24Z">
          <w:pPr/>
        </w:pPrChange>
      </w:pPr>
      <w:ins w:id="1168" w:author="marpa" w:date="2026-10-25T13:40:40Z">
        <w:r>
          <w:rPr>
            <w:rFonts w:hint="default" w:ascii="Arial" w:hAnsi="Arial" w:cs="Arial"/>
            <w:color w:val="auto"/>
            <w:rPrChange w:id="1169" w:author="marpa" w:date="2026-10-25T13:41:27Z">
              <w:rPr>
                <w:rFonts w:hint="default"/>
              </w:rPr>
            </w:rPrChange>
          </w:rPr>
          <w:t xml:space="preserve">    public double convertirTemperatura(</w:t>
        </w:r>
      </w:ins>
    </w:p>
    <w:p w14:paraId="4B063E2D">
      <w:pPr>
        <w:adjustRightInd w:val="0"/>
        <w:snapToGrid w:val="0"/>
        <w:spacing w:before="0" w:after="0" w:line="240" w:lineRule="auto"/>
        <w:rPr>
          <w:ins w:id="1171" w:author="marpa" w:date="2026-10-25T13:40:40Z"/>
          <w:rFonts w:hint="default" w:ascii="Arial" w:hAnsi="Arial" w:cs="Arial"/>
          <w:color w:val="auto"/>
          <w:rPrChange w:id="1172" w:author="marpa" w:date="2026-10-25T13:41:27Z">
            <w:rPr>
              <w:ins w:id="1173" w:author="marpa" w:date="2026-10-25T13:40:40Z"/>
              <w:rFonts w:hint="default"/>
            </w:rPr>
          </w:rPrChange>
        </w:rPr>
        <w:pPrChange w:id="1170" w:author="marpa" w:date="2026-10-25T13:45:24Z">
          <w:pPr/>
        </w:pPrChange>
      </w:pPr>
      <w:ins w:id="1174" w:author="marpa" w:date="2026-10-25T13:40:40Z">
        <w:r>
          <w:rPr>
            <w:rFonts w:hint="default" w:ascii="Arial" w:hAnsi="Arial" w:cs="Arial"/>
            <w:color w:val="auto"/>
            <w:rPrChange w:id="1175" w:author="marpa" w:date="2026-10-25T13:41:27Z">
              <w:rPr>
                <w:rFonts w:hint="default"/>
              </w:rPr>
            </w:rPrChange>
          </w:rPr>
          <w:t xml:space="preserve">            @WebParam(name = "valor") double valor,</w:t>
        </w:r>
      </w:ins>
    </w:p>
    <w:p w14:paraId="414E2A2E">
      <w:pPr>
        <w:adjustRightInd w:val="0"/>
        <w:snapToGrid w:val="0"/>
        <w:spacing w:before="0" w:after="0" w:line="240" w:lineRule="auto"/>
        <w:rPr>
          <w:ins w:id="1177" w:author="marpa" w:date="2026-10-25T13:40:40Z"/>
          <w:rFonts w:hint="default" w:ascii="Arial" w:hAnsi="Arial" w:cs="Arial"/>
          <w:color w:val="auto"/>
          <w:rPrChange w:id="1178" w:author="marpa" w:date="2026-10-25T13:41:27Z">
            <w:rPr>
              <w:ins w:id="1179" w:author="marpa" w:date="2026-10-25T13:40:40Z"/>
              <w:rFonts w:hint="default"/>
            </w:rPr>
          </w:rPrChange>
        </w:rPr>
        <w:pPrChange w:id="1176" w:author="marpa" w:date="2026-10-25T13:45:24Z">
          <w:pPr/>
        </w:pPrChange>
      </w:pPr>
      <w:ins w:id="1180" w:author="marpa" w:date="2026-10-25T13:40:40Z">
        <w:r>
          <w:rPr>
            <w:rFonts w:hint="default" w:ascii="Arial" w:hAnsi="Arial" w:cs="Arial"/>
            <w:color w:val="auto"/>
            <w:rPrChange w:id="1181" w:author="marpa" w:date="2026-10-25T13:41:27Z">
              <w:rPr>
                <w:rFonts w:hint="default"/>
              </w:rPr>
            </w:rPrChange>
          </w:rPr>
          <w:t xml:space="preserve">            @WebParam(name = "unidadInicial") String unidadInicial,</w:t>
        </w:r>
      </w:ins>
    </w:p>
    <w:p w14:paraId="352CF0EE">
      <w:pPr>
        <w:adjustRightInd w:val="0"/>
        <w:snapToGrid w:val="0"/>
        <w:spacing w:before="0" w:after="0" w:line="240" w:lineRule="auto"/>
        <w:rPr>
          <w:ins w:id="1183" w:author="marpa" w:date="2026-10-25T13:40:40Z"/>
          <w:rFonts w:hint="default" w:ascii="Arial" w:hAnsi="Arial" w:cs="Arial"/>
          <w:color w:val="auto"/>
          <w:rPrChange w:id="1184" w:author="marpa" w:date="2026-10-25T13:41:27Z">
            <w:rPr>
              <w:ins w:id="1185" w:author="marpa" w:date="2026-10-25T13:40:40Z"/>
              <w:rFonts w:hint="default"/>
            </w:rPr>
          </w:rPrChange>
        </w:rPr>
        <w:pPrChange w:id="1182" w:author="marpa" w:date="2026-10-25T13:45:24Z">
          <w:pPr/>
        </w:pPrChange>
      </w:pPr>
      <w:ins w:id="1186" w:author="marpa" w:date="2026-10-25T13:40:40Z">
        <w:r>
          <w:rPr>
            <w:rFonts w:hint="default" w:ascii="Arial" w:hAnsi="Arial" w:cs="Arial"/>
            <w:color w:val="auto"/>
            <w:rPrChange w:id="1187" w:author="marpa" w:date="2026-10-25T13:41:27Z">
              <w:rPr>
                <w:rFonts w:hint="default"/>
              </w:rPr>
            </w:rPrChange>
          </w:rPr>
          <w:t xml:space="preserve">            @WebParam(name = "unidadFinal") String unidadFinal) {</w:t>
        </w:r>
      </w:ins>
    </w:p>
    <w:p w14:paraId="6F4CC6E9">
      <w:pPr>
        <w:adjustRightInd w:val="0"/>
        <w:snapToGrid w:val="0"/>
        <w:spacing w:before="0" w:after="0" w:line="240" w:lineRule="auto"/>
        <w:rPr>
          <w:ins w:id="1189" w:author="marpa" w:date="2026-10-25T13:40:40Z"/>
          <w:rFonts w:hint="default" w:ascii="Arial" w:hAnsi="Arial" w:cs="Arial"/>
          <w:color w:val="auto"/>
          <w:rPrChange w:id="1190" w:author="marpa" w:date="2026-10-25T13:41:27Z">
            <w:rPr>
              <w:ins w:id="1191" w:author="marpa" w:date="2026-10-25T13:40:40Z"/>
              <w:rFonts w:hint="default"/>
            </w:rPr>
          </w:rPrChange>
        </w:rPr>
        <w:pPrChange w:id="1188" w:author="marpa" w:date="2026-10-25T13:45:24Z">
          <w:pPr/>
        </w:pPrChange>
      </w:pPr>
    </w:p>
    <w:p w14:paraId="2F2E2074">
      <w:pPr>
        <w:adjustRightInd w:val="0"/>
        <w:snapToGrid w:val="0"/>
        <w:spacing w:before="0" w:after="0" w:line="240" w:lineRule="auto"/>
        <w:rPr>
          <w:ins w:id="1193" w:author="marpa" w:date="2026-10-25T13:40:40Z"/>
          <w:rFonts w:hint="default" w:ascii="Arial" w:hAnsi="Arial" w:cs="Arial"/>
          <w:color w:val="auto"/>
          <w:rPrChange w:id="1194" w:author="marpa" w:date="2026-10-25T13:41:27Z">
            <w:rPr>
              <w:ins w:id="1195" w:author="marpa" w:date="2026-10-25T13:40:40Z"/>
              <w:rFonts w:hint="default"/>
            </w:rPr>
          </w:rPrChange>
        </w:rPr>
        <w:pPrChange w:id="1192" w:author="marpa" w:date="2026-10-25T13:45:24Z">
          <w:pPr/>
        </w:pPrChange>
      </w:pPr>
      <w:ins w:id="1196" w:author="marpa" w:date="2026-10-25T13:40:40Z">
        <w:r>
          <w:rPr>
            <w:rFonts w:hint="default" w:ascii="Arial" w:hAnsi="Arial" w:cs="Arial"/>
            <w:color w:val="auto"/>
            <w:rPrChange w:id="1197" w:author="marpa" w:date="2026-10-25T13:41:27Z">
              <w:rPr>
                <w:rFonts w:hint="default"/>
              </w:rPr>
            </w:rPrChange>
          </w:rPr>
          <w:t xml:space="preserve">        try {</w:t>
        </w:r>
      </w:ins>
    </w:p>
    <w:p w14:paraId="103B399F">
      <w:pPr>
        <w:adjustRightInd w:val="0"/>
        <w:snapToGrid w:val="0"/>
        <w:spacing w:before="0" w:after="0" w:line="240" w:lineRule="auto"/>
        <w:rPr>
          <w:ins w:id="1199" w:author="marpa" w:date="2026-10-25T13:40:40Z"/>
          <w:rFonts w:hint="default" w:ascii="Arial" w:hAnsi="Arial" w:cs="Arial"/>
          <w:color w:val="auto"/>
          <w:rPrChange w:id="1200" w:author="marpa" w:date="2026-10-25T13:41:27Z">
            <w:rPr>
              <w:ins w:id="1201" w:author="marpa" w:date="2026-10-25T13:40:40Z"/>
              <w:rFonts w:hint="default"/>
            </w:rPr>
          </w:rPrChange>
        </w:rPr>
        <w:pPrChange w:id="1198" w:author="marpa" w:date="2026-10-25T13:45:24Z">
          <w:pPr/>
        </w:pPrChange>
      </w:pPr>
      <w:ins w:id="1202" w:author="marpa" w:date="2026-10-25T13:40:40Z">
        <w:r>
          <w:rPr>
            <w:rFonts w:hint="default" w:ascii="Arial" w:hAnsi="Arial" w:cs="Arial"/>
            <w:color w:val="auto"/>
            <w:rPrChange w:id="1203" w:author="marpa" w:date="2026-10-25T13:41:27Z">
              <w:rPr>
                <w:rFonts w:hint="default"/>
              </w:rPr>
            </w:rPrChange>
          </w:rPr>
          <w:t xml:space="preserve">            UnidadTemperatura origen = UnidadMapper.toTemperatura(unidadInicial);</w:t>
        </w:r>
      </w:ins>
    </w:p>
    <w:p w14:paraId="4A9D3B95">
      <w:pPr>
        <w:adjustRightInd w:val="0"/>
        <w:snapToGrid w:val="0"/>
        <w:spacing w:before="0" w:after="0" w:line="240" w:lineRule="auto"/>
        <w:rPr>
          <w:ins w:id="1205" w:author="marpa" w:date="2026-10-25T13:40:40Z"/>
          <w:rFonts w:hint="default" w:ascii="Arial" w:hAnsi="Arial" w:cs="Arial"/>
          <w:color w:val="auto"/>
          <w:rPrChange w:id="1206" w:author="marpa" w:date="2026-10-25T13:41:27Z">
            <w:rPr>
              <w:ins w:id="1207" w:author="marpa" w:date="2026-10-25T13:40:40Z"/>
              <w:rFonts w:hint="default"/>
            </w:rPr>
          </w:rPrChange>
        </w:rPr>
        <w:pPrChange w:id="1204" w:author="marpa" w:date="2026-10-25T13:45:24Z">
          <w:pPr/>
        </w:pPrChange>
      </w:pPr>
      <w:ins w:id="1208" w:author="marpa" w:date="2026-10-25T13:40:40Z">
        <w:r>
          <w:rPr>
            <w:rFonts w:hint="default" w:ascii="Arial" w:hAnsi="Arial" w:cs="Arial"/>
            <w:color w:val="auto"/>
            <w:rPrChange w:id="1209" w:author="marpa" w:date="2026-10-25T13:41:27Z">
              <w:rPr>
                <w:rFonts w:hint="default"/>
              </w:rPr>
            </w:rPrChange>
          </w:rPr>
          <w:t xml:space="preserve">            UnidadTemperatura destino = UnidadMapper.toTemperatura(unidadFinal);</w:t>
        </w:r>
      </w:ins>
    </w:p>
    <w:p w14:paraId="67845995">
      <w:pPr>
        <w:adjustRightInd w:val="0"/>
        <w:snapToGrid w:val="0"/>
        <w:spacing w:before="0" w:after="0" w:line="240" w:lineRule="auto"/>
        <w:rPr>
          <w:ins w:id="1211" w:author="marpa" w:date="2026-10-25T13:40:40Z"/>
          <w:rFonts w:hint="default" w:ascii="Arial" w:hAnsi="Arial" w:cs="Arial"/>
          <w:color w:val="auto"/>
          <w:rPrChange w:id="1212" w:author="marpa" w:date="2026-10-25T13:41:27Z">
            <w:rPr>
              <w:ins w:id="1213" w:author="marpa" w:date="2026-10-25T13:40:40Z"/>
              <w:rFonts w:hint="default"/>
            </w:rPr>
          </w:rPrChange>
        </w:rPr>
        <w:pPrChange w:id="1210" w:author="marpa" w:date="2026-10-25T13:45:24Z">
          <w:pPr/>
        </w:pPrChange>
      </w:pPr>
    </w:p>
    <w:p w14:paraId="33978CCB">
      <w:pPr>
        <w:adjustRightInd w:val="0"/>
        <w:snapToGrid w:val="0"/>
        <w:spacing w:before="0" w:after="0" w:line="240" w:lineRule="auto"/>
        <w:rPr>
          <w:ins w:id="1215" w:author="marpa" w:date="2026-10-25T13:40:40Z"/>
          <w:rFonts w:hint="default" w:ascii="Arial" w:hAnsi="Arial" w:cs="Arial"/>
          <w:color w:val="auto"/>
          <w:rPrChange w:id="1216" w:author="marpa" w:date="2026-10-25T13:41:27Z">
            <w:rPr>
              <w:ins w:id="1217" w:author="marpa" w:date="2026-10-25T13:40:40Z"/>
              <w:rFonts w:hint="default"/>
            </w:rPr>
          </w:rPrChange>
        </w:rPr>
        <w:pPrChange w:id="1214" w:author="marpa" w:date="2026-10-25T13:45:24Z">
          <w:pPr/>
        </w:pPrChange>
      </w:pPr>
      <w:ins w:id="1218" w:author="marpa" w:date="2026-10-25T13:40:40Z">
        <w:r>
          <w:rPr>
            <w:rFonts w:hint="default" w:ascii="Arial" w:hAnsi="Arial" w:cs="Arial"/>
            <w:color w:val="auto"/>
            <w:rPrChange w:id="1219" w:author="marpa" w:date="2026-10-25T13:41:27Z">
              <w:rPr>
                <w:rFonts w:hint="default"/>
              </w:rPr>
            </w:rPrChange>
          </w:rPr>
          <w:t xml:space="preserve">            return servicioTemperatura.convertir(valor, origen, destino);</w:t>
        </w:r>
      </w:ins>
    </w:p>
    <w:p w14:paraId="7F5A0254">
      <w:pPr>
        <w:adjustRightInd w:val="0"/>
        <w:snapToGrid w:val="0"/>
        <w:spacing w:before="0" w:after="0" w:line="240" w:lineRule="auto"/>
        <w:rPr>
          <w:ins w:id="1221" w:author="marpa" w:date="2026-10-25T13:40:40Z"/>
          <w:rFonts w:hint="default" w:ascii="Arial" w:hAnsi="Arial" w:cs="Arial"/>
          <w:color w:val="auto"/>
          <w:rPrChange w:id="1222" w:author="marpa" w:date="2026-10-25T13:41:27Z">
            <w:rPr>
              <w:ins w:id="1223" w:author="marpa" w:date="2026-10-25T13:40:40Z"/>
              <w:rFonts w:hint="default"/>
            </w:rPr>
          </w:rPrChange>
        </w:rPr>
        <w:pPrChange w:id="1220" w:author="marpa" w:date="2026-10-25T13:45:24Z">
          <w:pPr/>
        </w:pPrChange>
      </w:pPr>
      <w:ins w:id="1224" w:author="marpa" w:date="2026-10-25T13:40:40Z">
        <w:r>
          <w:rPr>
            <w:rFonts w:hint="default" w:ascii="Arial" w:hAnsi="Arial" w:cs="Arial"/>
            <w:color w:val="auto"/>
            <w:rPrChange w:id="1225" w:author="marpa" w:date="2026-10-25T13:41:27Z">
              <w:rPr>
                <w:rFonts w:hint="default"/>
              </w:rPr>
            </w:rPrChange>
          </w:rPr>
          <w:t xml:space="preserve">        } catch (IllegalArgumentException e) {</w:t>
        </w:r>
      </w:ins>
    </w:p>
    <w:p w14:paraId="0473E18F">
      <w:pPr>
        <w:adjustRightInd w:val="0"/>
        <w:snapToGrid w:val="0"/>
        <w:spacing w:before="0" w:after="0" w:line="240" w:lineRule="auto"/>
        <w:rPr>
          <w:ins w:id="1227" w:author="marpa" w:date="2026-10-25T13:40:40Z"/>
          <w:rFonts w:hint="default" w:ascii="Arial" w:hAnsi="Arial" w:cs="Arial"/>
          <w:color w:val="auto"/>
          <w:rPrChange w:id="1228" w:author="marpa" w:date="2026-10-25T13:41:27Z">
            <w:rPr>
              <w:ins w:id="1229" w:author="marpa" w:date="2026-10-25T13:40:40Z"/>
              <w:rFonts w:hint="default"/>
            </w:rPr>
          </w:rPrChange>
        </w:rPr>
        <w:pPrChange w:id="1226" w:author="marpa" w:date="2026-10-25T13:45:24Z">
          <w:pPr/>
        </w:pPrChange>
      </w:pPr>
      <w:ins w:id="1230" w:author="marpa" w:date="2026-10-25T13:40:40Z">
        <w:r>
          <w:rPr>
            <w:rFonts w:hint="default" w:ascii="Arial" w:hAnsi="Arial" w:cs="Arial"/>
            <w:color w:val="auto"/>
            <w:rPrChange w:id="1231" w:author="marpa" w:date="2026-10-25T13:41:27Z">
              <w:rPr>
                <w:rFonts w:hint="default"/>
              </w:rPr>
            </w:rPrChange>
          </w:rPr>
          <w:t xml:space="preserve">            throw crearFaultValidacion(e.getMessage());</w:t>
        </w:r>
      </w:ins>
    </w:p>
    <w:p w14:paraId="4693A687">
      <w:pPr>
        <w:adjustRightInd w:val="0"/>
        <w:snapToGrid w:val="0"/>
        <w:spacing w:before="0" w:after="0" w:line="240" w:lineRule="auto"/>
        <w:rPr>
          <w:ins w:id="1233" w:author="marpa" w:date="2026-10-25T13:40:40Z"/>
          <w:rFonts w:hint="default" w:ascii="Arial" w:hAnsi="Arial" w:cs="Arial"/>
          <w:color w:val="auto"/>
          <w:rPrChange w:id="1234" w:author="marpa" w:date="2026-10-25T13:41:27Z">
            <w:rPr>
              <w:ins w:id="1235" w:author="marpa" w:date="2026-10-25T13:40:40Z"/>
              <w:rFonts w:hint="default"/>
            </w:rPr>
          </w:rPrChange>
        </w:rPr>
        <w:pPrChange w:id="1232" w:author="marpa" w:date="2026-10-25T13:45:24Z">
          <w:pPr/>
        </w:pPrChange>
      </w:pPr>
      <w:ins w:id="1236" w:author="marpa" w:date="2026-10-25T13:40:40Z">
        <w:r>
          <w:rPr>
            <w:rFonts w:hint="default" w:ascii="Arial" w:hAnsi="Arial" w:cs="Arial"/>
            <w:color w:val="auto"/>
            <w:rPrChange w:id="1237" w:author="marpa" w:date="2026-10-25T13:41:27Z">
              <w:rPr>
                <w:rFonts w:hint="default"/>
              </w:rPr>
            </w:rPrChange>
          </w:rPr>
          <w:t xml:space="preserve">        }</w:t>
        </w:r>
      </w:ins>
    </w:p>
    <w:p w14:paraId="7ACBB684">
      <w:pPr>
        <w:adjustRightInd w:val="0"/>
        <w:snapToGrid w:val="0"/>
        <w:spacing w:before="0" w:after="0" w:line="240" w:lineRule="auto"/>
        <w:rPr>
          <w:ins w:id="1239" w:author="marpa" w:date="2026-10-25T13:40:40Z"/>
          <w:rFonts w:hint="default" w:ascii="Arial" w:hAnsi="Arial" w:cs="Arial"/>
          <w:color w:val="auto"/>
          <w:rPrChange w:id="1240" w:author="marpa" w:date="2026-10-25T13:41:27Z">
            <w:rPr>
              <w:ins w:id="1241" w:author="marpa" w:date="2026-10-25T13:40:40Z"/>
              <w:rFonts w:hint="default"/>
            </w:rPr>
          </w:rPrChange>
        </w:rPr>
        <w:pPrChange w:id="1238" w:author="marpa" w:date="2026-10-25T13:45:24Z">
          <w:pPr/>
        </w:pPrChange>
      </w:pPr>
      <w:ins w:id="1242" w:author="marpa" w:date="2026-10-25T13:40:40Z">
        <w:r>
          <w:rPr>
            <w:rFonts w:hint="default" w:ascii="Arial" w:hAnsi="Arial" w:cs="Arial"/>
            <w:color w:val="auto"/>
            <w:rPrChange w:id="1243" w:author="marpa" w:date="2026-10-25T13:41:27Z">
              <w:rPr>
                <w:rFonts w:hint="default"/>
              </w:rPr>
            </w:rPrChange>
          </w:rPr>
          <w:t xml:space="preserve">    }</w:t>
        </w:r>
      </w:ins>
    </w:p>
    <w:p w14:paraId="1B941675">
      <w:pPr>
        <w:adjustRightInd w:val="0"/>
        <w:snapToGrid w:val="0"/>
        <w:spacing w:before="0" w:after="0" w:line="240" w:lineRule="auto"/>
        <w:rPr>
          <w:ins w:id="1245" w:author="marpa" w:date="2026-10-25T13:40:40Z"/>
          <w:rFonts w:hint="default" w:ascii="Arial" w:hAnsi="Arial" w:cs="Arial"/>
          <w:color w:val="auto"/>
          <w:rPrChange w:id="1246" w:author="marpa" w:date="2026-10-25T13:41:27Z">
            <w:rPr>
              <w:ins w:id="1247" w:author="marpa" w:date="2026-10-25T13:40:40Z"/>
              <w:rFonts w:hint="default"/>
            </w:rPr>
          </w:rPrChange>
        </w:rPr>
        <w:pPrChange w:id="1244" w:author="marpa" w:date="2026-10-25T13:45:24Z">
          <w:pPr/>
        </w:pPrChange>
      </w:pPr>
    </w:p>
    <w:p w14:paraId="13FFEC73">
      <w:pPr>
        <w:adjustRightInd w:val="0"/>
        <w:snapToGrid w:val="0"/>
        <w:spacing w:before="0" w:after="0" w:line="240" w:lineRule="auto"/>
        <w:rPr>
          <w:ins w:id="1249" w:author="marpa" w:date="2026-10-25T13:40:40Z"/>
          <w:rFonts w:hint="default" w:ascii="Arial" w:hAnsi="Arial" w:cs="Arial"/>
          <w:color w:val="auto"/>
          <w:rPrChange w:id="1250" w:author="marpa" w:date="2026-10-25T13:41:27Z">
            <w:rPr>
              <w:ins w:id="1251" w:author="marpa" w:date="2026-10-25T13:40:40Z"/>
              <w:rFonts w:hint="default"/>
            </w:rPr>
          </w:rPrChange>
        </w:rPr>
        <w:pPrChange w:id="1248" w:author="marpa" w:date="2026-10-25T13:45:24Z">
          <w:pPr/>
        </w:pPrChange>
      </w:pPr>
      <w:ins w:id="1252" w:author="marpa" w:date="2026-10-25T13:40:40Z">
        <w:r>
          <w:rPr>
            <w:rFonts w:hint="default" w:ascii="Arial" w:hAnsi="Arial" w:cs="Arial"/>
            <w:color w:val="auto"/>
            <w:rPrChange w:id="1253" w:author="marpa" w:date="2026-10-25T13:41:27Z">
              <w:rPr>
                <w:rFonts w:hint="default"/>
              </w:rPr>
            </w:rPrChange>
          </w:rPr>
          <w:t xml:space="preserve">    private SOAPFaultException crearFaultValidacion(String mensaje) {</w:t>
        </w:r>
      </w:ins>
    </w:p>
    <w:p w14:paraId="61DB80F7">
      <w:pPr>
        <w:adjustRightInd w:val="0"/>
        <w:snapToGrid w:val="0"/>
        <w:spacing w:before="0" w:after="0" w:line="240" w:lineRule="auto"/>
        <w:rPr>
          <w:ins w:id="1255" w:author="marpa" w:date="2026-10-25T13:40:40Z"/>
          <w:rFonts w:hint="default" w:ascii="Arial" w:hAnsi="Arial" w:cs="Arial"/>
          <w:color w:val="auto"/>
          <w:rPrChange w:id="1256" w:author="marpa" w:date="2026-10-25T13:41:27Z">
            <w:rPr>
              <w:ins w:id="1257" w:author="marpa" w:date="2026-10-25T13:40:40Z"/>
              <w:rFonts w:hint="default"/>
            </w:rPr>
          </w:rPrChange>
        </w:rPr>
        <w:pPrChange w:id="1254" w:author="marpa" w:date="2026-10-25T13:45:24Z">
          <w:pPr/>
        </w:pPrChange>
      </w:pPr>
      <w:ins w:id="1258" w:author="marpa" w:date="2026-10-25T13:40:40Z">
        <w:r>
          <w:rPr>
            <w:rFonts w:hint="default" w:ascii="Arial" w:hAnsi="Arial" w:cs="Arial"/>
            <w:color w:val="auto"/>
            <w:rPrChange w:id="1259" w:author="marpa" w:date="2026-10-25T13:41:27Z">
              <w:rPr>
                <w:rFonts w:hint="default"/>
              </w:rPr>
            </w:rPrChange>
          </w:rPr>
          <w:t xml:space="preserve">        try {</w:t>
        </w:r>
      </w:ins>
    </w:p>
    <w:p w14:paraId="73667A10">
      <w:pPr>
        <w:adjustRightInd w:val="0"/>
        <w:snapToGrid w:val="0"/>
        <w:spacing w:before="0" w:after="0" w:line="240" w:lineRule="auto"/>
        <w:rPr>
          <w:ins w:id="1261" w:author="marpa" w:date="2026-10-25T13:40:40Z"/>
          <w:rFonts w:hint="default" w:ascii="Arial" w:hAnsi="Arial" w:cs="Arial"/>
          <w:color w:val="auto"/>
          <w:rPrChange w:id="1262" w:author="marpa" w:date="2026-10-25T13:41:27Z">
            <w:rPr>
              <w:ins w:id="1263" w:author="marpa" w:date="2026-10-25T13:40:40Z"/>
              <w:rFonts w:hint="default"/>
            </w:rPr>
          </w:rPrChange>
        </w:rPr>
        <w:pPrChange w:id="1260" w:author="marpa" w:date="2026-10-25T13:45:24Z">
          <w:pPr/>
        </w:pPrChange>
      </w:pPr>
      <w:ins w:id="1264" w:author="marpa" w:date="2026-10-25T13:40:40Z">
        <w:r>
          <w:rPr>
            <w:rFonts w:hint="default" w:ascii="Arial" w:hAnsi="Arial" w:cs="Arial"/>
            <w:color w:val="auto"/>
            <w:rPrChange w:id="1265" w:author="marpa" w:date="2026-10-25T13:41:27Z">
              <w:rPr>
                <w:rFonts w:hint="default"/>
              </w:rPr>
            </w:rPrChange>
          </w:rPr>
          <w:t xml:space="preserve">            SOAPFault fault = SOAPFactory.newInstance(SOAPConstants.SOAP_1_1_PROTOCOL).createFault();</w:t>
        </w:r>
      </w:ins>
    </w:p>
    <w:p w14:paraId="0F4632C3">
      <w:pPr>
        <w:adjustRightInd w:val="0"/>
        <w:snapToGrid w:val="0"/>
        <w:spacing w:before="0" w:after="0" w:line="240" w:lineRule="auto"/>
        <w:rPr>
          <w:ins w:id="1267" w:author="marpa" w:date="2026-10-25T13:40:40Z"/>
          <w:rFonts w:hint="default" w:ascii="Arial" w:hAnsi="Arial" w:cs="Arial"/>
          <w:color w:val="auto"/>
          <w:rPrChange w:id="1268" w:author="marpa" w:date="2026-10-25T13:41:27Z">
            <w:rPr>
              <w:ins w:id="1269" w:author="marpa" w:date="2026-10-25T13:40:40Z"/>
              <w:rFonts w:hint="default"/>
            </w:rPr>
          </w:rPrChange>
        </w:rPr>
        <w:pPrChange w:id="1266" w:author="marpa" w:date="2026-10-25T13:45:24Z">
          <w:pPr/>
        </w:pPrChange>
      </w:pPr>
      <w:ins w:id="1270" w:author="marpa" w:date="2026-10-25T13:40:40Z">
        <w:r>
          <w:rPr>
            <w:rFonts w:hint="default" w:ascii="Arial" w:hAnsi="Arial" w:cs="Arial"/>
            <w:color w:val="auto"/>
            <w:rPrChange w:id="1271" w:author="marpa" w:date="2026-10-25T13:41:27Z">
              <w:rPr>
                <w:rFonts w:hint="default"/>
              </w:rPr>
            </w:rPrChange>
          </w:rPr>
          <w:t xml:space="preserve">            fault.setFaultCode(new QName(SOAPConstants.URI_NS_SOAP_ENVELOPE, "Client"));</w:t>
        </w:r>
      </w:ins>
    </w:p>
    <w:p w14:paraId="7BC93BA9">
      <w:pPr>
        <w:adjustRightInd w:val="0"/>
        <w:snapToGrid w:val="0"/>
        <w:spacing w:before="0" w:after="0" w:line="240" w:lineRule="auto"/>
        <w:rPr>
          <w:ins w:id="1273" w:author="marpa" w:date="2026-10-25T13:40:40Z"/>
          <w:rFonts w:hint="default" w:ascii="Arial" w:hAnsi="Arial" w:cs="Arial"/>
          <w:color w:val="auto"/>
          <w:rPrChange w:id="1274" w:author="marpa" w:date="2026-10-25T13:41:27Z">
            <w:rPr>
              <w:ins w:id="1275" w:author="marpa" w:date="2026-10-25T13:40:40Z"/>
              <w:rFonts w:hint="default"/>
            </w:rPr>
          </w:rPrChange>
        </w:rPr>
        <w:pPrChange w:id="1272" w:author="marpa" w:date="2026-10-25T13:45:24Z">
          <w:pPr/>
        </w:pPrChange>
      </w:pPr>
      <w:ins w:id="1276" w:author="marpa" w:date="2026-10-25T13:40:40Z">
        <w:r>
          <w:rPr>
            <w:rFonts w:hint="default" w:ascii="Arial" w:hAnsi="Arial" w:cs="Arial"/>
            <w:color w:val="auto"/>
            <w:rPrChange w:id="1277" w:author="marpa" w:date="2026-10-25T13:41:27Z">
              <w:rPr>
                <w:rFonts w:hint="default"/>
              </w:rPr>
            </w:rPrChange>
          </w:rPr>
          <w:t xml:space="preserve">            fault.setFaultString(mensaje);</w:t>
        </w:r>
      </w:ins>
    </w:p>
    <w:p w14:paraId="0E949EB4">
      <w:pPr>
        <w:adjustRightInd w:val="0"/>
        <w:snapToGrid w:val="0"/>
        <w:spacing w:before="0" w:after="0" w:line="240" w:lineRule="auto"/>
        <w:rPr>
          <w:ins w:id="1279" w:author="marpa" w:date="2026-10-25T13:40:40Z"/>
          <w:rFonts w:hint="default" w:ascii="Arial" w:hAnsi="Arial" w:cs="Arial"/>
          <w:color w:val="auto"/>
          <w:rPrChange w:id="1280" w:author="marpa" w:date="2026-10-25T13:41:27Z">
            <w:rPr>
              <w:ins w:id="1281" w:author="marpa" w:date="2026-10-25T13:40:40Z"/>
              <w:rFonts w:hint="default"/>
            </w:rPr>
          </w:rPrChange>
        </w:rPr>
        <w:pPrChange w:id="1278" w:author="marpa" w:date="2026-10-25T13:45:24Z">
          <w:pPr/>
        </w:pPrChange>
      </w:pPr>
      <w:ins w:id="1282" w:author="marpa" w:date="2026-10-25T13:40:40Z">
        <w:r>
          <w:rPr>
            <w:rFonts w:hint="default" w:ascii="Arial" w:hAnsi="Arial" w:cs="Arial"/>
            <w:color w:val="auto"/>
            <w:rPrChange w:id="1283" w:author="marpa" w:date="2026-10-25T13:41:27Z">
              <w:rPr>
                <w:rFonts w:hint="default"/>
              </w:rPr>
            </w:rPrChange>
          </w:rPr>
          <w:t xml:space="preserve">            return new SOAPFaultException(fault);</w:t>
        </w:r>
      </w:ins>
    </w:p>
    <w:p w14:paraId="30487DAC">
      <w:pPr>
        <w:adjustRightInd w:val="0"/>
        <w:snapToGrid w:val="0"/>
        <w:spacing w:before="0" w:after="0" w:line="240" w:lineRule="auto"/>
        <w:rPr>
          <w:ins w:id="1285" w:author="marpa" w:date="2026-10-25T13:40:40Z"/>
          <w:rFonts w:hint="default" w:ascii="Arial" w:hAnsi="Arial" w:cs="Arial"/>
          <w:color w:val="auto"/>
          <w:rPrChange w:id="1286" w:author="marpa" w:date="2026-10-25T13:41:27Z">
            <w:rPr>
              <w:ins w:id="1287" w:author="marpa" w:date="2026-10-25T13:40:40Z"/>
              <w:rFonts w:hint="default"/>
            </w:rPr>
          </w:rPrChange>
        </w:rPr>
        <w:pPrChange w:id="1284" w:author="marpa" w:date="2026-10-25T13:45:24Z">
          <w:pPr/>
        </w:pPrChange>
      </w:pPr>
      <w:ins w:id="1288" w:author="marpa" w:date="2026-10-25T13:40:40Z">
        <w:r>
          <w:rPr>
            <w:rFonts w:hint="default" w:ascii="Arial" w:hAnsi="Arial" w:cs="Arial"/>
            <w:color w:val="auto"/>
            <w:rPrChange w:id="1289" w:author="marpa" w:date="2026-10-25T13:41:27Z">
              <w:rPr>
                <w:rFonts w:hint="default"/>
              </w:rPr>
            </w:rPrChange>
          </w:rPr>
          <w:t xml:space="preserve">        } catch (SOAPException e) {</w:t>
        </w:r>
      </w:ins>
    </w:p>
    <w:p w14:paraId="5654160C">
      <w:pPr>
        <w:adjustRightInd w:val="0"/>
        <w:snapToGrid w:val="0"/>
        <w:spacing w:before="0" w:after="0" w:line="240" w:lineRule="auto"/>
        <w:rPr>
          <w:ins w:id="1291" w:author="marpa" w:date="2026-10-25T13:40:40Z"/>
          <w:rFonts w:hint="default" w:ascii="Arial" w:hAnsi="Arial" w:cs="Arial"/>
          <w:color w:val="auto"/>
          <w:rPrChange w:id="1292" w:author="marpa" w:date="2026-10-25T13:41:27Z">
            <w:rPr>
              <w:ins w:id="1293" w:author="marpa" w:date="2026-10-25T13:40:40Z"/>
              <w:rFonts w:hint="default"/>
            </w:rPr>
          </w:rPrChange>
        </w:rPr>
        <w:pPrChange w:id="1290" w:author="marpa" w:date="2026-10-25T13:45:24Z">
          <w:pPr/>
        </w:pPrChange>
      </w:pPr>
      <w:ins w:id="1294" w:author="marpa" w:date="2026-10-25T13:40:40Z">
        <w:r>
          <w:rPr>
            <w:rFonts w:hint="default" w:ascii="Arial" w:hAnsi="Arial" w:cs="Arial"/>
            <w:color w:val="auto"/>
            <w:rPrChange w:id="1295" w:author="marpa" w:date="2026-10-25T13:41:27Z">
              <w:rPr>
                <w:rFonts w:hint="default"/>
              </w:rPr>
            </w:rPrChange>
          </w:rPr>
          <w:t xml:space="preserve">            throw new RuntimeException("Error de validación", e);</w:t>
        </w:r>
      </w:ins>
    </w:p>
    <w:p w14:paraId="2F55403A">
      <w:pPr>
        <w:adjustRightInd w:val="0"/>
        <w:snapToGrid w:val="0"/>
        <w:spacing w:before="0" w:after="0" w:line="240" w:lineRule="auto"/>
        <w:rPr>
          <w:ins w:id="1297" w:author="marpa" w:date="2026-10-25T13:40:40Z"/>
          <w:rFonts w:hint="default" w:ascii="Arial" w:hAnsi="Arial" w:cs="Arial"/>
          <w:color w:val="auto"/>
          <w:rPrChange w:id="1298" w:author="marpa" w:date="2026-10-25T13:41:27Z">
            <w:rPr>
              <w:ins w:id="1299" w:author="marpa" w:date="2026-10-25T13:40:40Z"/>
              <w:rFonts w:hint="default"/>
            </w:rPr>
          </w:rPrChange>
        </w:rPr>
        <w:pPrChange w:id="1296" w:author="marpa" w:date="2026-10-25T13:45:24Z">
          <w:pPr/>
        </w:pPrChange>
      </w:pPr>
      <w:ins w:id="1300" w:author="marpa" w:date="2026-10-25T13:40:40Z">
        <w:r>
          <w:rPr>
            <w:rFonts w:hint="default" w:ascii="Arial" w:hAnsi="Arial" w:cs="Arial"/>
            <w:color w:val="auto"/>
            <w:rPrChange w:id="1301" w:author="marpa" w:date="2026-10-25T13:41:27Z">
              <w:rPr>
                <w:rFonts w:hint="default"/>
              </w:rPr>
            </w:rPrChange>
          </w:rPr>
          <w:t xml:space="preserve">        }</w:t>
        </w:r>
      </w:ins>
    </w:p>
    <w:p w14:paraId="7D50C53E">
      <w:pPr>
        <w:adjustRightInd w:val="0"/>
        <w:snapToGrid w:val="0"/>
        <w:spacing w:before="0" w:after="0" w:line="240" w:lineRule="auto"/>
        <w:rPr>
          <w:ins w:id="1303" w:author="marpa" w:date="2026-10-25T13:40:40Z"/>
          <w:rFonts w:hint="default" w:ascii="Arial" w:hAnsi="Arial" w:cs="Arial"/>
          <w:color w:val="auto"/>
          <w:rPrChange w:id="1304" w:author="marpa" w:date="2026-10-25T13:41:27Z">
            <w:rPr>
              <w:ins w:id="1305" w:author="marpa" w:date="2026-10-25T13:40:40Z"/>
              <w:rFonts w:hint="default"/>
            </w:rPr>
          </w:rPrChange>
        </w:rPr>
        <w:pPrChange w:id="1302" w:author="marpa" w:date="2026-10-25T13:45:24Z">
          <w:pPr/>
        </w:pPrChange>
      </w:pPr>
      <w:ins w:id="1306" w:author="marpa" w:date="2026-10-25T13:40:40Z">
        <w:r>
          <w:rPr>
            <w:rFonts w:hint="default" w:ascii="Arial" w:hAnsi="Arial" w:cs="Arial"/>
            <w:color w:val="auto"/>
            <w:rPrChange w:id="1307" w:author="marpa" w:date="2026-10-25T13:41:27Z">
              <w:rPr>
                <w:rFonts w:hint="default"/>
              </w:rPr>
            </w:rPrChange>
          </w:rPr>
          <w:t xml:space="preserve">    }</w:t>
        </w:r>
      </w:ins>
    </w:p>
    <w:p w14:paraId="5B6696F8">
      <w:pPr>
        <w:adjustRightInd w:val="0"/>
        <w:snapToGrid w:val="0"/>
        <w:spacing w:before="0" w:after="0" w:line="240" w:lineRule="auto"/>
        <w:rPr>
          <w:ins w:id="1309" w:author="marpa" w:date="2026-10-25T13:40:40Z"/>
          <w:rFonts w:hint="default"/>
        </w:rPr>
        <w:pPrChange w:id="1308" w:author="marpa" w:date="2026-10-25T13:45:24Z">
          <w:pPr/>
        </w:pPrChange>
      </w:pPr>
      <w:ins w:id="1310" w:author="marpa" w:date="2026-10-25T13:40:40Z">
        <w:r>
          <w:rPr>
            <w:rFonts w:hint="default" w:ascii="Arial" w:hAnsi="Arial" w:cs="Arial"/>
            <w:color w:val="auto"/>
            <w:rPrChange w:id="1311" w:author="marpa" w:date="2026-10-25T13:41:27Z">
              <w:rPr>
                <w:rFonts w:hint="default"/>
              </w:rPr>
            </w:rPrChange>
          </w:rPr>
          <w:t>}</w:t>
        </w:r>
      </w:ins>
    </w:p>
    <w:p w14:paraId="04CE13E8">
      <w:pPr>
        <w:rPr>
          <w:i/>
          <w:iCs/>
          <w:color w:val="1F497D"/>
          <w:sz w:val="18"/>
          <w:szCs w:val="18"/>
        </w:rPr>
      </w:pPr>
      <w:r>
        <w:br w:type="page"/>
      </w:r>
    </w:p>
    <w:p w14:paraId="6542A4D2">
      <w:pPr>
        <w:pStyle w:val="6"/>
        <w:spacing w:before="0" w:after="0"/>
        <w:rPr>
          <w:del w:id="1312" w:author="marpa" w:date="2026-10-25T13:45:44Z"/>
          <w:b/>
          <w:bCs/>
          <w:i w:val="0"/>
          <w:iCs w:val="0"/>
          <w:sz w:val="24"/>
          <w:szCs w:val="24"/>
        </w:rPr>
      </w:pPr>
      <w:del w:id="1313" w:author="marpa" w:date="2026-10-25T13:45:44Z">
        <w:r>
          <w:rPr>
            <w:b/>
            <w:bCs/>
            <w:i w:val="0"/>
            <w:iCs w:val="0"/>
            <w:sz w:val="24"/>
            <w:szCs w:val="24"/>
          </w:rPr>
          <w:delText xml:space="preserve">Tabla 2. Clase WSLongitud </w:delText>
        </w:r>
      </w:del>
    </w:p>
    <w:p w14:paraId="47E2737D">
      <w:pPr>
        <w:spacing w:before="0" w:after="0" w:line="240" w:lineRule="auto"/>
        <w:rPr>
          <w:del w:id="1314" w:author="marpa" w:date="2026-10-25T13:45:44Z"/>
          <w:rFonts w:ascii="Arial" w:hAnsi="Arial" w:eastAsia="Courier New" w:cs="Arial"/>
          <w:color w:val="000000"/>
          <w:sz w:val="24"/>
          <w:szCs w:val="24"/>
        </w:rPr>
      </w:pPr>
      <w:del w:id="1315" w:author="marpa" w:date="2026-10-25T13:45:44Z">
        <w:r>
          <w:rPr>
            <w:rFonts w:ascii="Arial" w:hAnsi="Arial" w:eastAsia="Courier New" w:cs="Arial"/>
            <w:color w:val="000000"/>
            <w:sz w:val="24"/>
            <w:szCs w:val="24"/>
          </w:rPr>
          <w:delText>package ec.edu.monster.WebServices;</w:delText>
        </w:r>
      </w:del>
    </w:p>
    <w:p w14:paraId="55755EB9">
      <w:pPr>
        <w:spacing w:before="0" w:after="0" w:line="240" w:lineRule="auto"/>
        <w:rPr>
          <w:del w:id="1316" w:author="marpa" w:date="2026-10-25T13:45:44Z"/>
          <w:rFonts w:ascii="Arial" w:hAnsi="Arial" w:eastAsia="Courier New" w:cs="Arial"/>
          <w:color w:val="000000"/>
          <w:sz w:val="24"/>
          <w:szCs w:val="24"/>
        </w:rPr>
      </w:pPr>
    </w:p>
    <w:p w14:paraId="12BFB0A8">
      <w:pPr>
        <w:spacing w:before="0" w:after="0" w:line="240" w:lineRule="auto"/>
        <w:rPr>
          <w:del w:id="1317" w:author="marpa" w:date="2026-10-25T13:45:44Z"/>
          <w:rFonts w:ascii="Arial" w:hAnsi="Arial" w:eastAsia="Courier New" w:cs="Arial"/>
          <w:color w:val="000000"/>
          <w:sz w:val="24"/>
          <w:szCs w:val="24"/>
        </w:rPr>
      </w:pPr>
      <w:del w:id="1318" w:author="marpa" w:date="2026-10-25T13:45:44Z">
        <w:r>
          <w:rPr>
            <w:rFonts w:ascii="Arial" w:hAnsi="Arial" w:eastAsia="Courier New" w:cs="Arial"/>
            <w:color w:val="000000"/>
            <w:sz w:val="24"/>
            <w:szCs w:val="24"/>
          </w:rPr>
          <w:delText>import ec.edu.monster.servicios.ConversorLongitud; // Importas tu lógica movida</w:delText>
        </w:r>
      </w:del>
    </w:p>
    <w:p w14:paraId="5EE8E184">
      <w:pPr>
        <w:spacing w:before="0" w:after="0" w:line="240" w:lineRule="auto"/>
        <w:rPr>
          <w:del w:id="1319" w:author="marpa" w:date="2026-10-25T13:45:44Z"/>
          <w:rFonts w:ascii="Arial" w:hAnsi="Arial" w:eastAsia="Courier New" w:cs="Arial"/>
          <w:color w:val="000000"/>
          <w:sz w:val="24"/>
          <w:szCs w:val="24"/>
        </w:rPr>
      </w:pPr>
      <w:del w:id="1320" w:author="marpa" w:date="2026-10-25T13:45:44Z">
        <w:r>
          <w:rPr>
            <w:rFonts w:ascii="Arial" w:hAnsi="Arial" w:eastAsia="Courier New" w:cs="Arial"/>
            <w:color w:val="000000"/>
            <w:sz w:val="24"/>
            <w:szCs w:val="24"/>
          </w:rPr>
          <w:delText>import jakarta.jws.WebService;</w:delText>
        </w:r>
      </w:del>
    </w:p>
    <w:p w14:paraId="27205F8B">
      <w:pPr>
        <w:spacing w:before="0" w:after="0" w:line="240" w:lineRule="auto"/>
        <w:rPr>
          <w:del w:id="1321" w:author="marpa" w:date="2026-10-25T13:45:44Z"/>
          <w:rFonts w:ascii="Arial" w:hAnsi="Arial" w:eastAsia="Courier New" w:cs="Arial"/>
          <w:color w:val="000000"/>
          <w:sz w:val="24"/>
          <w:szCs w:val="24"/>
        </w:rPr>
      </w:pPr>
      <w:del w:id="1322" w:author="marpa" w:date="2026-10-25T13:45:44Z">
        <w:r>
          <w:rPr>
            <w:rFonts w:ascii="Arial" w:hAnsi="Arial" w:eastAsia="Courier New" w:cs="Arial"/>
            <w:color w:val="000000"/>
            <w:sz w:val="24"/>
            <w:szCs w:val="24"/>
          </w:rPr>
          <w:delText>import jakarta.jws.WebMethod;</w:delText>
        </w:r>
      </w:del>
    </w:p>
    <w:p w14:paraId="1FFE2221">
      <w:pPr>
        <w:spacing w:before="0" w:after="0" w:line="240" w:lineRule="auto"/>
        <w:rPr>
          <w:del w:id="1323" w:author="marpa" w:date="2026-10-25T13:45:44Z"/>
          <w:rFonts w:ascii="Arial" w:hAnsi="Arial" w:eastAsia="Courier New" w:cs="Arial"/>
          <w:color w:val="000000"/>
          <w:sz w:val="24"/>
          <w:szCs w:val="24"/>
        </w:rPr>
      </w:pPr>
      <w:del w:id="1324" w:author="marpa" w:date="2026-10-25T13:45:44Z">
        <w:r>
          <w:rPr>
            <w:rFonts w:ascii="Arial" w:hAnsi="Arial" w:eastAsia="Courier New" w:cs="Arial"/>
            <w:color w:val="000000"/>
            <w:sz w:val="24"/>
            <w:szCs w:val="24"/>
          </w:rPr>
          <w:delText>import jakarta.jws.WebParam;</w:delText>
        </w:r>
      </w:del>
    </w:p>
    <w:p w14:paraId="736FFC2A">
      <w:pPr>
        <w:spacing w:before="0" w:after="0" w:line="240" w:lineRule="auto"/>
        <w:rPr>
          <w:del w:id="1325" w:author="marpa" w:date="2026-10-25T13:45:44Z"/>
          <w:rFonts w:ascii="Arial" w:hAnsi="Arial" w:eastAsia="Courier New" w:cs="Arial"/>
          <w:color w:val="000000"/>
          <w:sz w:val="24"/>
          <w:szCs w:val="24"/>
        </w:rPr>
      </w:pPr>
    </w:p>
    <w:p w14:paraId="2A29CF98">
      <w:pPr>
        <w:spacing w:before="0" w:after="0" w:line="240" w:lineRule="auto"/>
        <w:rPr>
          <w:del w:id="1326" w:author="marpa" w:date="2026-10-25T13:45:44Z"/>
          <w:rFonts w:ascii="Arial" w:hAnsi="Arial" w:eastAsia="Courier New" w:cs="Arial"/>
          <w:color w:val="000000"/>
          <w:sz w:val="24"/>
          <w:szCs w:val="24"/>
        </w:rPr>
      </w:pPr>
      <w:del w:id="1327" w:author="marpa" w:date="2026-10-25T13:45:44Z">
        <w:r>
          <w:rPr>
            <w:rFonts w:ascii="Arial" w:hAnsi="Arial" w:eastAsia="Courier New" w:cs="Arial"/>
            <w:color w:val="000000"/>
            <w:sz w:val="24"/>
            <w:szCs w:val="24"/>
          </w:rPr>
          <w:delText>/**</w:delText>
        </w:r>
      </w:del>
    </w:p>
    <w:p w14:paraId="28EF27BF">
      <w:pPr>
        <w:spacing w:before="0" w:after="0" w:line="240" w:lineRule="auto"/>
        <w:rPr>
          <w:del w:id="1328" w:author="marpa" w:date="2026-10-25T13:45:44Z"/>
          <w:rFonts w:ascii="Arial" w:hAnsi="Arial" w:eastAsia="Courier New" w:cs="Arial"/>
          <w:color w:val="000000"/>
          <w:sz w:val="24"/>
          <w:szCs w:val="24"/>
        </w:rPr>
      </w:pPr>
      <w:del w:id="1329" w:author="marpa" w:date="2026-10-25T13:45:44Z">
        <w:r>
          <w:rPr>
            <w:rFonts w:ascii="Arial" w:hAnsi="Arial" w:eastAsia="Courier New" w:cs="Arial"/>
            <w:color w:val="000000"/>
            <w:sz w:val="24"/>
            <w:szCs w:val="24"/>
          </w:rPr>
          <w:delText xml:space="preserve"> * @author Monster</w:delText>
        </w:r>
      </w:del>
    </w:p>
    <w:p w14:paraId="79D48F64">
      <w:pPr>
        <w:spacing w:before="0" w:after="0" w:line="240" w:lineRule="auto"/>
        <w:rPr>
          <w:del w:id="1330" w:author="marpa" w:date="2026-10-25T13:45:44Z"/>
          <w:rFonts w:ascii="Arial" w:hAnsi="Arial" w:eastAsia="Courier New" w:cs="Arial"/>
          <w:color w:val="000000"/>
          <w:sz w:val="24"/>
          <w:szCs w:val="24"/>
        </w:rPr>
      </w:pPr>
      <w:del w:id="1331" w:author="marpa" w:date="2026-10-25T13:45:44Z">
        <w:r>
          <w:rPr>
            <w:rFonts w:ascii="Arial" w:hAnsi="Arial" w:eastAsia="Courier New" w:cs="Arial"/>
            <w:color w:val="000000"/>
            <w:sz w:val="24"/>
            <w:szCs w:val="24"/>
          </w:rPr>
          <w:delText xml:space="preserve"> */</w:delText>
        </w:r>
      </w:del>
    </w:p>
    <w:p w14:paraId="6A8DFAB1">
      <w:pPr>
        <w:spacing w:before="0" w:after="0" w:line="240" w:lineRule="auto"/>
        <w:rPr>
          <w:del w:id="1332" w:author="marpa" w:date="2026-10-25T13:45:44Z"/>
          <w:rFonts w:ascii="Arial" w:hAnsi="Arial" w:eastAsia="Courier New" w:cs="Arial"/>
          <w:color w:val="000000"/>
          <w:sz w:val="24"/>
          <w:szCs w:val="24"/>
        </w:rPr>
      </w:pPr>
      <w:del w:id="1333" w:author="marpa" w:date="2026-10-25T13:45:44Z">
        <w:r>
          <w:rPr>
            <w:rFonts w:ascii="Arial" w:hAnsi="Arial" w:eastAsia="Courier New" w:cs="Arial"/>
            <w:color w:val="000000"/>
            <w:sz w:val="24"/>
            <w:szCs w:val="24"/>
          </w:rPr>
          <w:delText>@WebService(serviceName = "WSLongitud")</w:delText>
        </w:r>
      </w:del>
    </w:p>
    <w:p w14:paraId="63D752CF">
      <w:pPr>
        <w:spacing w:before="0" w:after="0" w:line="240" w:lineRule="auto"/>
        <w:rPr>
          <w:del w:id="1334" w:author="marpa" w:date="2026-10-25T13:45:44Z"/>
          <w:rFonts w:ascii="Arial" w:hAnsi="Arial" w:eastAsia="Courier New" w:cs="Arial"/>
          <w:color w:val="000000"/>
          <w:sz w:val="24"/>
          <w:szCs w:val="24"/>
        </w:rPr>
      </w:pPr>
      <w:del w:id="1335" w:author="marpa" w:date="2026-10-25T13:45:44Z">
        <w:r>
          <w:rPr>
            <w:rFonts w:ascii="Arial" w:hAnsi="Arial" w:eastAsia="Courier New" w:cs="Arial"/>
            <w:color w:val="000000"/>
            <w:sz w:val="24"/>
            <w:szCs w:val="24"/>
          </w:rPr>
          <w:delText>public class WSLongitud {</w:delText>
        </w:r>
      </w:del>
    </w:p>
    <w:p w14:paraId="5690A85D">
      <w:pPr>
        <w:spacing w:before="0" w:after="0" w:line="240" w:lineRule="auto"/>
        <w:rPr>
          <w:del w:id="1336" w:author="marpa" w:date="2026-10-25T13:45:44Z"/>
          <w:rFonts w:ascii="Arial" w:hAnsi="Arial" w:eastAsia="Courier New" w:cs="Arial"/>
          <w:color w:val="000000"/>
          <w:sz w:val="24"/>
          <w:szCs w:val="24"/>
        </w:rPr>
      </w:pPr>
    </w:p>
    <w:p w14:paraId="0697D779">
      <w:pPr>
        <w:spacing w:before="0" w:after="0" w:line="240" w:lineRule="auto"/>
        <w:rPr>
          <w:del w:id="1337" w:author="marpa" w:date="2026-10-25T13:45:44Z"/>
          <w:rFonts w:ascii="Arial" w:hAnsi="Arial" w:eastAsia="Courier New" w:cs="Arial"/>
          <w:color w:val="000000"/>
          <w:sz w:val="24"/>
          <w:szCs w:val="24"/>
        </w:rPr>
      </w:pPr>
      <w:del w:id="1338" w:author="marpa" w:date="2026-10-25T13:45:44Z">
        <w:r>
          <w:rPr>
            <w:rFonts w:ascii="Arial" w:hAnsi="Arial" w:eastAsia="Courier New" w:cs="Arial"/>
            <w:color w:val="000000"/>
            <w:sz w:val="24"/>
            <w:szCs w:val="24"/>
          </w:rPr>
          <w:delText xml:space="preserve">    ConversorLongitud servicio = new ConversorLongitud();</w:delText>
        </w:r>
      </w:del>
    </w:p>
    <w:p w14:paraId="0A31EEB7">
      <w:pPr>
        <w:spacing w:before="0" w:after="0" w:line="240" w:lineRule="auto"/>
        <w:rPr>
          <w:del w:id="1339" w:author="marpa" w:date="2026-10-25T13:45:44Z"/>
          <w:rFonts w:ascii="Arial" w:hAnsi="Arial" w:eastAsia="Courier New" w:cs="Arial"/>
          <w:color w:val="000000"/>
          <w:sz w:val="24"/>
          <w:szCs w:val="24"/>
        </w:rPr>
      </w:pPr>
    </w:p>
    <w:p w14:paraId="389F86F9">
      <w:pPr>
        <w:spacing w:before="0" w:after="0" w:line="240" w:lineRule="auto"/>
        <w:rPr>
          <w:del w:id="1340" w:author="marpa" w:date="2026-10-25T13:45:44Z"/>
          <w:rFonts w:ascii="Arial" w:hAnsi="Arial" w:eastAsia="Courier New" w:cs="Arial"/>
          <w:color w:val="000000"/>
          <w:sz w:val="24"/>
          <w:szCs w:val="24"/>
        </w:rPr>
      </w:pPr>
      <w:del w:id="1341" w:author="marpa" w:date="2026-10-25T13:45:44Z">
        <w:r>
          <w:rPr>
            <w:rFonts w:ascii="Arial" w:hAnsi="Arial" w:eastAsia="Courier New" w:cs="Arial"/>
            <w:color w:val="000000"/>
            <w:sz w:val="24"/>
            <w:szCs w:val="24"/>
          </w:rPr>
          <w:delText xml:space="preserve">    @WebMethod(operationName = "convertirLongitud")</w:delText>
        </w:r>
      </w:del>
    </w:p>
    <w:p w14:paraId="5B09C38A">
      <w:pPr>
        <w:spacing w:before="0" w:after="0" w:line="240" w:lineRule="auto"/>
        <w:rPr>
          <w:del w:id="1342" w:author="marpa" w:date="2026-10-25T13:45:44Z"/>
          <w:rFonts w:ascii="Arial" w:hAnsi="Arial" w:eastAsia="Courier New" w:cs="Arial"/>
          <w:color w:val="000000"/>
          <w:sz w:val="24"/>
          <w:szCs w:val="24"/>
        </w:rPr>
      </w:pPr>
      <w:del w:id="1343" w:author="marpa" w:date="2026-10-25T13:45:44Z">
        <w:r>
          <w:rPr>
            <w:rFonts w:ascii="Arial" w:hAnsi="Arial" w:eastAsia="Courier New" w:cs="Arial"/>
            <w:color w:val="000000"/>
            <w:sz w:val="24"/>
            <w:szCs w:val="24"/>
          </w:rPr>
          <w:delText xml:space="preserve">    public double convertirLongitud(</w:delText>
        </w:r>
      </w:del>
    </w:p>
    <w:p w14:paraId="209F711B">
      <w:pPr>
        <w:spacing w:before="0" w:after="0" w:line="240" w:lineRule="auto"/>
        <w:rPr>
          <w:del w:id="1344" w:author="marpa" w:date="2026-10-25T13:45:44Z"/>
          <w:rFonts w:ascii="Arial" w:hAnsi="Arial" w:eastAsia="Courier New" w:cs="Arial"/>
          <w:color w:val="000000"/>
          <w:sz w:val="24"/>
          <w:szCs w:val="24"/>
        </w:rPr>
      </w:pPr>
      <w:del w:id="1345" w:author="marpa" w:date="2026-10-25T13:45:44Z">
        <w:r>
          <w:rPr>
            <w:rFonts w:ascii="Arial" w:hAnsi="Arial" w:eastAsia="Courier New" w:cs="Arial"/>
            <w:color w:val="000000"/>
            <w:sz w:val="24"/>
            <w:szCs w:val="24"/>
          </w:rPr>
          <w:delText xml:space="preserve">            @WebParam(name = "valor") double valor, </w:delText>
        </w:r>
      </w:del>
    </w:p>
    <w:p w14:paraId="1FC2E8D6">
      <w:pPr>
        <w:spacing w:before="0" w:after="0" w:line="240" w:lineRule="auto"/>
        <w:rPr>
          <w:del w:id="1346" w:author="marpa" w:date="2026-10-25T13:45:44Z"/>
          <w:rFonts w:ascii="Arial" w:hAnsi="Arial" w:eastAsia="Courier New" w:cs="Arial"/>
          <w:color w:val="000000"/>
          <w:sz w:val="24"/>
          <w:szCs w:val="24"/>
        </w:rPr>
      </w:pPr>
      <w:del w:id="1347" w:author="marpa" w:date="2026-10-25T13:45:44Z">
        <w:r>
          <w:rPr>
            <w:rFonts w:ascii="Arial" w:hAnsi="Arial" w:eastAsia="Courier New" w:cs="Arial"/>
            <w:color w:val="000000"/>
            <w:sz w:val="24"/>
            <w:szCs w:val="24"/>
          </w:rPr>
          <w:delText xml:space="preserve">            @WebParam(name = "unidadOrigen") String unidadOrigen, </w:delText>
        </w:r>
      </w:del>
    </w:p>
    <w:p w14:paraId="136B0CEC">
      <w:pPr>
        <w:spacing w:before="0" w:after="0" w:line="240" w:lineRule="auto"/>
        <w:rPr>
          <w:del w:id="1348" w:author="marpa" w:date="2026-10-25T13:45:44Z"/>
          <w:rFonts w:ascii="Arial" w:hAnsi="Arial" w:eastAsia="Courier New" w:cs="Arial"/>
          <w:color w:val="000000"/>
          <w:sz w:val="24"/>
          <w:szCs w:val="24"/>
        </w:rPr>
      </w:pPr>
      <w:del w:id="1349" w:author="marpa" w:date="2026-10-25T13:45:44Z">
        <w:r>
          <w:rPr>
            <w:rFonts w:ascii="Arial" w:hAnsi="Arial" w:eastAsia="Courier New" w:cs="Arial"/>
            <w:color w:val="000000"/>
            <w:sz w:val="24"/>
            <w:szCs w:val="24"/>
          </w:rPr>
          <w:delText xml:space="preserve">            @WebParam(name = "unidadDestino") String unidadDestino,</w:delText>
        </w:r>
      </w:del>
    </w:p>
    <w:p w14:paraId="0CDB6F89">
      <w:pPr>
        <w:spacing w:before="0" w:after="0" w:line="240" w:lineRule="auto"/>
        <w:rPr>
          <w:del w:id="1350" w:author="marpa" w:date="2026-10-25T13:45:44Z"/>
          <w:rFonts w:ascii="Arial" w:hAnsi="Arial" w:eastAsia="Courier New" w:cs="Arial"/>
          <w:color w:val="000000"/>
          <w:sz w:val="24"/>
          <w:szCs w:val="24"/>
        </w:rPr>
      </w:pPr>
      <w:del w:id="1351" w:author="marpa" w:date="2026-10-25T13:45:44Z">
        <w:r>
          <w:rPr>
            <w:rFonts w:ascii="Arial" w:hAnsi="Arial" w:eastAsia="Courier New" w:cs="Arial"/>
            <w:color w:val="000000"/>
            <w:sz w:val="24"/>
            <w:szCs w:val="24"/>
          </w:rPr>
          <w:delText xml:space="preserve">            @WebParam(name = "token") String token) {</w:delText>
        </w:r>
      </w:del>
    </w:p>
    <w:p w14:paraId="59529E47">
      <w:pPr>
        <w:spacing w:before="0" w:after="0" w:line="240" w:lineRule="auto"/>
        <w:rPr>
          <w:del w:id="1352" w:author="marpa" w:date="2026-10-25T13:45:44Z"/>
          <w:rFonts w:ascii="Arial" w:hAnsi="Arial" w:eastAsia="Courier New" w:cs="Arial"/>
          <w:color w:val="000000"/>
          <w:sz w:val="24"/>
          <w:szCs w:val="24"/>
        </w:rPr>
      </w:pPr>
      <w:del w:id="1353" w:author="marpa" w:date="2026-10-25T13:45:44Z">
        <w:r>
          <w:rPr>
            <w:rFonts w:ascii="Arial" w:hAnsi="Arial" w:eastAsia="Courier New" w:cs="Arial"/>
            <w:color w:val="000000"/>
            <w:sz w:val="24"/>
            <w:szCs w:val="24"/>
          </w:rPr>
          <w:delText xml:space="preserve">        </w:delText>
        </w:r>
      </w:del>
    </w:p>
    <w:p w14:paraId="518EFCE2">
      <w:pPr>
        <w:spacing w:before="0" w:after="0" w:line="240" w:lineRule="auto"/>
        <w:rPr>
          <w:del w:id="1354" w:author="marpa" w:date="2026-10-25T13:45:44Z"/>
          <w:rFonts w:ascii="Arial" w:hAnsi="Arial" w:eastAsia="Courier New" w:cs="Arial"/>
          <w:color w:val="000000"/>
          <w:sz w:val="24"/>
          <w:szCs w:val="24"/>
        </w:rPr>
      </w:pPr>
      <w:del w:id="1355" w:author="marpa" w:date="2026-10-25T13:45:44Z">
        <w:r>
          <w:rPr>
            <w:rFonts w:ascii="Arial" w:hAnsi="Arial" w:eastAsia="Courier New" w:cs="Arial"/>
            <w:color w:val="000000"/>
            <w:sz w:val="24"/>
            <w:szCs w:val="24"/>
          </w:rPr>
          <w:delText xml:space="preserve">        // Validación de seguridad obligatoria</w:delText>
        </w:r>
      </w:del>
    </w:p>
    <w:p w14:paraId="758843F0">
      <w:pPr>
        <w:spacing w:before="0" w:after="0" w:line="240" w:lineRule="auto"/>
        <w:rPr>
          <w:del w:id="1356" w:author="marpa" w:date="2026-10-25T13:45:44Z"/>
          <w:rFonts w:ascii="Arial" w:hAnsi="Arial" w:eastAsia="Courier New" w:cs="Arial"/>
          <w:color w:val="000000"/>
          <w:sz w:val="24"/>
          <w:szCs w:val="24"/>
        </w:rPr>
      </w:pPr>
      <w:del w:id="1357" w:author="marpa" w:date="2026-10-25T13:45:44Z">
        <w:r>
          <w:rPr>
            <w:rFonts w:ascii="Arial" w:hAnsi="Arial" w:eastAsia="Courier New" w:cs="Arial"/>
            <w:color w:val="000000"/>
            <w:sz w:val="24"/>
            <w:szCs w:val="24"/>
          </w:rPr>
          <w:delText xml:space="preserve">        if (WSLogin.tokensValidos.containsKey(token)) {</w:delText>
        </w:r>
      </w:del>
    </w:p>
    <w:p w14:paraId="07A3463A">
      <w:pPr>
        <w:spacing w:before="0" w:after="0" w:line="240" w:lineRule="auto"/>
        <w:rPr>
          <w:del w:id="1358" w:author="marpa" w:date="2026-10-25T13:45:44Z"/>
          <w:rFonts w:ascii="Arial" w:hAnsi="Arial" w:eastAsia="Courier New" w:cs="Arial"/>
          <w:color w:val="000000"/>
          <w:sz w:val="24"/>
          <w:szCs w:val="24"/>
        </w:rPr>
      </w:pPr>
      <w:del w:id="1359" w:author="marpa" w:date="2026-10-25T13:45:44Z">
        <w:r>
          <w:rPr>
            <w:rFonts w:ascii="Arial" w:hAnsi="Arial" w:eastAsia="Courier New" w:cs="Arial"/>
            <w:color w:val="000000"/>
            <w:sz w:val="24"/>
            <w:szCs w:val="24"/>
          </w:rPr>
          <w:delText xml:space="preserve">            return servicio.convertirLongitud(valor, unidadOrigen, unidadDestino);</w:delText>
        </w:r>
      </w:del>
    </w:p>
    <w:p w14:paraId="1DC9D240">
      <w:pPr>
        <w:spacing w:before="0" w:after="0" w:line="240" w:lineRule="auto"/>
        <w:rPr>
          <w:del w:id="1360" w:author="marpa" w:date="2026-10-25T13:45:44Z"/>
          <w:rFonts w:ascii="Arial" w:hAnsi="Arial" w:eastAsia="Courier New" w:cs="Arial"/>
          <w:color w:val="000000"/>
          <w:sz w:val="24"/>
          <w:szCs w:val="24"/>
        </w:rPr>
      </w:pPr>
      <w:del w:id="1361" w:author="marpa" w:date="2026-10-25T13:45:44Z">
        <w:r>
          <w:rPr>
            <w:rFonts w:ascii="Arial" w:hAnsi="Arial" w:eastAsia="Courier New" w:cs="Arial"/>
            <w:color w:val="000000"/>
            <w:sz w:val="24"/>
            <w:szCs w:val="24"/>
          </w:rPr>
          <w:delText xml:space="preserve">        } else {</w:delText>
        </w:r>
      </w:del>
    </w:p>
    <w:p w14:paraId="6293970C">
      <w:pPr>
        <w:spacing w:before="0" w:after="0" w:line="240" w:lineRule="auto"/>
        <w:rPr>
          <w:del w:id="1362" w:author="marpa" w:date="2026-10-25T13:45:44Z"/>
          <w:rFonts w:ascii="Arial" w:hAnsi="Arial" w:eastAsia="Courier New" w:cs="Arial"/>
          <w:color w:val="000000"/>
          <w:sz w:val="24"/>
          <w:szCs w:val="24"/>
        </w:rPr>
      </w:pPr>
      <w:del w:id="1363" w:author="marpa" w:date="2026-10-25T13:45:44Z">
        <w:r>
          <w:rPr>
            <w:rFonts w:ascii="Arial" w:hAnsi="Arial" w:eastAsia="Courier New" w:cs="Arial"/>
            <w:color w:val="000000"/>
            <w:sz w:val="24"/>
            <w:szCs w:val="24"/>
          </w:rPr>
          <w:delText xml:space="preserve">            return -999999.401; </w:delText>
        </w:r>
      </w:del>
    </w:p>
    <w:p w14:paraId="5316913B">
      <w:pPr>
        <w:spacing w:before="0" w:after="0" w:line="240" w:lineRule="auto"/>
        <w:rPr>
          <w:del w:id="1364" w:author="marpa" w:date="2026-10-25T13:45:44Z"/>
          <w:rFonts w:ascii="Arial" w:hAnsi="Arial" w:eastAsia="Courier New" w:cs="Arial"/>
          <w:color w:val="000000"/>
          <w:sz w:val="24"/>
          <w:szCs w:val="24"/>
        </w:rPr>
      </w:pPr>
      <w:del w:id="1365" w:author="marpa" w:date="2026-10-25T13:45:44Z">
        <w:r>
          <w:rPr>
            <w:rFonts w:ascii="Arial" w:hAnsi="Arial" w:eastAsia="Courier New" w:cs="Arial"/>
            <w:color w:val="000000"/>
            <w:sz w:val="24"/>
            <w:szCs w:val="24"/>
          </w:rPr>
          <w:delText xml:space="preserve">        }</w:delText>
        </w:r>
      </w:del>
    </w:p>
    <w:p w14:paraId="23CE7787">
      <w:pPr>
        <w:spacing w:before="0" w:after="0" w:line="240" w:lineRule="auto"/>
        <w:rPr>
          <w:del w:id="1366" w:author="marpa" w:date="2026-10-25T13:45:44Z"/>
          <w:rFonts w:ascii="Arial" w:hAnsi="Arial" w:eastAsia="Courier New" w:cs="Arial"/>
          <w:color w:val="000000"/>
          <w:sz w:val="24"/>
          <w:szCs w:val="24"/>
        </w:rPr>
      </w:pPr>
      <w:del w:id="1367" w:author="marpa" w:date="2026-10-25T13:45:44Z">
        <w:r>
          <w:rPr>
            <w:rFonts w:ascii="Arial" w:hAnsi="Arial" w:eastAsia="Courier New" w:cs="Arial"/>
            <w:color w:val="000000"/>
            <w:sz w:val="24"/>
            <w:szCs w:val="24"/>
          </w:rPr>
          <w:delText xml:space="preserve">    }</w:delText>
        </w:r>
      </w:del>
    </w:p>
    <w:p w14:paraId="48C97775">
      <w:pPr>
        <w:spacing w:before="0" w:after="0" w:line="240" w:lineRule="auto"/>
        <w:rPr>
          <w:del w:id="1368" w:author="marpa" w:date="2026-10-25T13:45:44Z"/>
          <w:rFonts w:ascii="Arial" w:hAnsi="Arial" w:eastAsia="Courier New" w:cs="Arial"/>
          <w:color w:val="000000"/>
          <w:sz w:val="24"/>
          <w:szCs w:val="24"/>
        </w:rPr>
      </w:pPr>
      <w:del w:id="1369" w:author="marpa" w:date="2026-10-25T13:45:44Z">
        <w:r>
          <w:rPr>
            <w:rFonts w:ascii="Arial" w:hAnsi="Arial" w:eastAsia="Courier New" w:cs="Arial"/>
            <w:color w:val="000000"/>
            <w:sz w:val="24"/>
            <w:szCs w:val="24"/>
          </w:rPr>
          <w:delText>}</w:delText>
        </w:r>
      </w:del>
    </w:p>
    <w:p w14:paraId="208F0451">
      <w:pPr>
        <w:rPr>
          <w:del w:id="1370" w:author="marpa" w:date="2026-10-25T13:45:44Z"/>
        </w:rPr>
      </w:pPr>
    </w:p>
    <w:p w14:paraId="032044D0">
      <w:pPr>
        <w:pStyle w:val="6"/>
        <w:spacing w:before="0" w:after="0"/>
        <w:rPr>
          <w:del w:id="1371" w:author="marpa" w:date="2026-10-25T13:45:44Z"/>
          <w:b/>
          <w:bCs/>
          <w:i w:val="0"/>
          <w:iCs w:val="0"/>
          <w:sz w:val="24"/>
          <w:szCs w:val="24"/>
        </w:rPr>
      </w:pPr>
      <w:del w:id="1372" w:author="marpa" w:date="2026-10-25T13:45:44Z">
        <w:r>
          <w:rPr>
            <w:b/>
            <w:bCs/>
            <w:i w:val="0"/>
            <w:iCs w:val="0"/>
            <w:sz w:val="24"/>
            <w:szCs w:val="24"/>
          </w:rPr>
          <w:delText xml:space="preserve">Tabla 3. Clase WSMasa </w:delText>
        </w:r>
      </w:del>
    </w:p>
    <w:p w14:paraId="689BFEF5">
      <w:pPr>
        <w:spacing w:before="0" w:after="0" w:line="240" w:lineRule="auto"/>
        <w:rPr>
          <w:del w:id="1373" w:author="marpa" w:date="2026-10-25T13:45:44Z"/>
          <w:rFonts w:ascii="Arial" w:hAnsi="Arial" w:eastAsia="Courier New" w:cs="Arial"/>
          <w:color w:val="000000"/>
          <w:sz w:val="24"/>
          <w:szCs w:val="24"/>
        </w:rPr>
      </w:pPr>
      <w:del w:id="1374" w:author="marpa" w:date="2026-10-25T13:45:44Z">
        <w:r>
          <w:rPr>
            <w:rFonts w:ascii="Arial" w:hAnsi="Arial" w:eastAsia="Courier New" w:cs="Arial"/>
            <w:color w:val="000000"/>
            <w:sz w:val="24"/>
            <w:szCs w:val="24"/>
          </w:rPr>
          <w:delText>package ec.edu.monster.WebServices;</w:delText>
        </w:r>
      </w:del>
    </w:p>
    <w:p w14:paraId="4390F7D0">
      <w:pPr>
        <w:spacing w:before="0" w:after="0" w:line="240" w:lineRule="auto"/>
        <w:rPr>
          <w:del w:id="1375" w:author="marpa" w:date="2026-10-25T13:45:44Z"/>
          <w:rFonts w:ascii="Arial" w:hAnsi="Arial" w:eastAsia="Courier New" w:cs="Arial"/>
          <w:color w:val="000000"/>
          <w:sz w:val="24"/>
          <w:szCs w:val="24"/>
        </w:rPr>
      </w:pPr>
    </w:p>
    <w:p w14:paraId="2B7FB53D">
      <w:pPr>
        <w:spacing w:before="0" w:after="0" w:line="240" w:lineRule="auto"/>
        <w:rPr>
          <w:del w:id="1376" w:author="marpa" w:date="2026-10-25T13:45:44Z"/>
          <w:rFonts w:ascii="Arial" w:hAnsi="Arial" w:eastAsia="Courier New" w:cs="Arial"/>
          <w:color w:val="000000"/>
          <w:sz w:val="24"/>
          <w:szCs w:val="24"/>
        </w:rPr>
      </w:pPr>
      <w:del w:id="1377" w:author="marpa" w:date="2026-10-25T13:45:44Z">
        <w:r>
          <w:rPr>
            <w:rFonts w:ascii="Arial" w:hAnsi="Arial" w:eastAsia="Courier New" w:cs="Arial"/>
            <w:color w:val="000000"/>
            <w:sz w:val="24"/>
            <w:szCs w:val="24"/>
          </w:rPr>
          <w:delText>import ec.edu.monster.servicios.ConversorMasa;</w:delText>
        </w:r>
      </w:del>
    </w:p>
    <w:p w14:paraId="5D58B45C">
      <w:pPr>
        <w:spacing w:before="0" w:after="0" w:line="240" w:lineRule="auto"/>
        <w:rPr>
          <w:del w:id="1378" w:author="marpa" w:date="2026-10-25T13:45:44Z"/>
          <w:rFonts w:ascii="Arial" w:hAnsi="Arial" w:eastAsia="Courier New" w:cs="Arial"/>
          <w:color w:val="000000"/>
          <w:sz w:val="24"/>
          <w:szCs w:val="24"/>
        </w:rPr>
      </w:pPr>
      <w:del w:id="1379" w:author="marpa" w:date="2026-10-25T13:45:44Z">
        <w:r>
          <w:rPr>
            <w:rFonts w:ascii="Arial" w:hAnsi="Arial" w:eastAsia="Courier New" w:cs="Arial"/>
            <w:color w:val="000000"/>
            <w:sz w:val="24"/>
            <w:szCs w:val="24"/>
          </w:rPr>
          <w:delText>import jakarta.jws.WebService;</w:delText>
        </w:r>
      </w:del>
    </w:p>
    <w:p w14:paraId="2F0C070A">
      <w:pPr>
        <w:spacing w:before="0" w:after="0" w:line="240" w:lineRule="auto"/>
        <w:rPr>
          <w:del w:id="1380" w:author="marpa" w:date="2026-10-25T13:45:44Z"/>
          <w:rFonts w:ascii="Arial" w:hAnsi="Arial" w:eastAsia="Courier New" w:cs="Arial"/>
          <w:color w:val="000000"/>
          <w:sz w:val="24"/>
          <w:szCs w:val="24"/>
        </w:rPr>
      </w:pPr>
      <w:del w:id="1381" w:author="marpa" w:date="2026-10-25T13:45:44Z">
        <w:r>
          <w:rPr>
            <w:rFonts w:ascii="Arial" w:hAnsi="Arial" w:eastAsia="Courier New" w:cs="Arial"/>
            <w:color w:val="000000"/>
            <w:sz w:val="24"/>
            <w:szCs w:val="24"/>
          </w:rPr>
          <w:delText>import jakarta.jws.WebMethod;</w:delText>
        </w:r>
      </w:del>
    </w:p>
    <w:p w14:paraId="7B76C765">
      <w:pPr>
        <w:spacing w:before="0" w:after="0" w:line="240" w:lineRule="auto"/>
        <w:rPr>
          <w:del w:id="1382" w:author="marpa" w:date="2026-10-25T13:45:44Z"/>
          <w:rFonts w:ascii="Arial" w:hAnsi="Arial" w:eastAsia="Courier New" w:cs="Arial"/>
          <w:color w:val="000000"/>
          <w:sz w:val="24"/>
          <w:szCs w:val="24"/>
        </w:rPr>
      </w:pPr>
      <w:del w:id="1383" w:author="marpa" w:date="2026-10-25T13:45:44Z">
        <w:r>
          <w:rPr>
            <w:rFonts w:ascii="Arial" w:hAnsi="Arial" w:eastAsia="Courier New" w:cs="Arial"/>
            <w:color w:val="000000"/>
            <w:sz w:val="24"/>
            <w:szCs w:val="24"/>
          </w:rPr>
          <w:delText>import jakarta.jws.WebParam;</w:delText>
        </w:r>
      </w:del>
    </w:p>
    <w:p w14:paraId="16CC79CF">
      <w:pPr>
        <w:spacing w:before="0" w:after="0" w:line="240" w:lineRule="auto"/>
        <w:rPr>
          <w:del w:id="1384" w:author="marpa" w:date="2026-10-25T13:45:44Z"/>
          <w:rFonts w:ascii="Arial" w:hAnsi="Arial" w:eastAsia="Courier New" w:cs="Arial"/>
          <w:color w:val="000000"/>
          <w:sz w:val="24"/>
          <w:szCs w:val="24"/>
        </w:rPr>
      </w:pPr>
    </w:p>
    <w:p w14:paraId="3D69C773">
      <w:pPr>
        <w:spacing w:before="0" w:after="0" w:line="240" w:lineRule="auto"/>
        <w:rPr>
          <w:del w:id="1385" w:author="marpa" w:date="2026-10-25T13:45:44Z"/>
          <w:rFonts w:ascii="Arial" w:hAnsi="Arial" w:eastAsia="Courier New" w:cs="Arial"/>
          <w:color w:val="000000"/>
          <w:sz w:val="24"/>
          <w:szCs w:val="24"/>
        </w:rPr>
      </w:pPr>
      <w:del w:id="1386" w:author="marpa" w:date="2026-10-25T13:45:44Z">
        <w:r>
          <w:rPr>
            <w:rFonts w:ascii="Arial" w:hAnsi="Arial" w:eastAsia="Courier New" w:cs="Arial"/>
            <w:color w:val="000000"/>
            <w:sz w:val="24"/>
            <w:szCs w:val="24"/>
          </w:rPr>
          <w:delText>/**</w:delText>
        </w:r>
      </w:del>
    </w:p>
    <w:p w14:paraId="36B7ED18">
      <w:pPr>
        <w:spacing w:before="0" w:after="0" w:line="240" w:lineRule="auto"/>
        <w:rPr>
          <w:del w:id="1387" w:author="marpa" w:date="2026-10-25T13:45:44Z"/>
          <w:rFonts w:ascii="Arial" w:hAnsi="Arial" w:eastAsia="Courier New" w:cs="Arial"/>
          <w:color w:val="000000"/>
          <w:sz w:val="24"/>
          <w:szCs w:val="24"/>
        </w:rPr>
      </w:pPr>
      <w:del w:id="1388" w:author="marpa" w:date="2026-10-25T13:45:44Z">
        <w:r>
          <w:rPr>
            <w:rFonts w:ascii="Arial" w:hAnsi="Arial" w:eastAsia="Courier New" w:cs="Arial"/>
            <w:color w:val="000000"/>
            <w:sz w:val="24"/>
            <w:szCs w:val="24"/>
          </w:rPr>
          <w:delText xml:space="preserve"> * @author Monster</w:delText>
        </w:r>
      </w:del>
    </w:p>
    <w:p w14:paraId="490F8DBB">
      <w:pPr>
        <w:spacing w:before="0" w:after="0" w:line="240" w:lineRule="auto"/>
        <w:rPr>
          <w:del w:id="1389" w:author="marpa" w:date="2026-10-25T13:45:44Z"/>
          <w:rFonts w:ascii="Arial" w:hAnsi="Arial" w:eastAsia="Courier New" w:cs="Arial"/>
          <w:color w:val="000000"/>
          <w:sz w:val="24"/>
          <w:szCs w:val="24"/>
        </w:rPr>
      </w:pPr>
      <w:del w:id="1390" w:author="marpa" w:date="2026-10-25T13:45:44Z">
        <w:r>
          <w:rPr>
            <w:rFonts w:ascii="Arial" w:hAnsi="Arial" w:eastAsia="Courier New" w:cs="Arial"/>
            <w:color w:val="000000"/>
            <w:sz w:val="24"/>
            <w:szCs w:val="24"/>
          </w:rPr>
          <w:delText xml:space="preserve"> */</w:delText>
        </w:r>
      </w:del>
    </w:p>
    <w:p w14:paraId="74BD1ADE">
      <w:pPr>
        <w:spacing w:before="0" w:after="0" w:line="240" w:lineRule="auto"/>
        <w:rPr>
          <w:del w:id="1391" w:author="marpa" w:date="2026-10-25T13:45:44Z"/>
          <w:rFonts w:ascii="Arial" w:hAnsi="Arial" w:eastAsia="Courier New" w:cs="Arial"/>
          <w:color w:val="000000"/>
          <w:sz w:val="24"/>
          <w:szCs w:val="24"/>
        </w:rPr>
      </w:pPr>
      <w:del w:id="1392" w:author="marpa" w:date="2026-10-25T13:45:44Z">
        <w:r>
          <w:rPr>
            <w:rFonts w:ascii="Arial" w:hAnsi="Arial" w:eastAsia="Courier New" w:cs="Arial"/>
            <w:color w:val="000000"/>
            <w:sz w:val="24"/>
            <w:szCs w:val="24"/>
          </w:rPr>
          <w:delText>@WebService(serviceName = "WSMasa")</w:delText>
        </w:r>
      </w:del>
    </w:p>
    <w:p w14:paraId="15BCB1FC">
      <w:pPr>
        <w:spacing w:before="0" w:after="0" w:line="240" w:lineRule="auto"/>
        <w:rPr>
          <w:del w:id="1393" w:author="marpa" w:date="2026-10-25T13:45:44Z"/>
          <w:rFonts w:ascii="Arial" w:hAnsi="Arial" w:eastAsia="Courier New" w:cs="Arial"/>
          <w:color w:val="000000"/>
          <w:sz w:val="24"/>
          <w:szCs w:val="24"/>
        </w:rPr>
      </w:pPr>
      <w:del w:id="1394" w:author="marpa" w:date="2026-10-25T13:45:44Z">
        <w:r>
          <w:rPr>
            <w:rFonts w:ascii="Arial" w:hAnsi="Arial" w:eastAsia="Courier New" w:cs="Arial"/>
            <w:color w:val="000000"/>
            <w:sz w:val="24"/>
            <w:szCs w:val="24"/>
          </w:rPr>
          <w:delText>public class WSMasa {</w:delText>
        </w:r>
      </w:del>
    </w:p>
    <w:p w14:paraId="0304C36D">
      <w:pPr>
        <w:spacing w:before="0" w:after="0" w:line="240" w:lineRule="auto"/>
        <w:rPr>
          <w:del w:id="1395" w:author="marpa" w:date="2026-10-25T13:45:44Z"/>
          <w:rFonts w:ascii="Arial" w:hAnsi="Arial" w:eastAsia="Courier New" w:cs="Arial"/>
          <w:color w:val="000000"/>
          <w:sz w:val="24"/>
          <w:szCs w:val="24"/>
        </w:rPr>
      </w:pPr>
    </w:p>
    <w:p w14:paraId="68C9ECE2">
      <w:pPr>
        <w:spacing w:before="0" w:after="0" w:line="240" w:lineRule="auto"/>
        <w:rPr>
          <w:del w:id="1396" w:author="marpa" w:date="2026-10-25T13:45:44Z"/>
          <w:rFonts w:ascii="Arial" w:hAnsi="Arial" w:eastAsia="Courier New" w:cs="Arial"/>
          <w:color w:val="000000"/>
          <w:sz w:val="24"/>
          <w:szCs w:val="24"/>
        </w:rPr>
      </w:pPr>
      <w:del w:id="1397" w:author="marpa" w:date="2026-10-25T13:45:44Z">
        <w:r>
          <w:rPr>
            <w:rFonts w:ascii="Arial" w:hAnsi="Arial" w:eastAsia="Courier New" w:cs="Arial"/>
            <w:color w:val="000000"/>
            <w:sz w:val="24"/>
            <w:szCs w:val="24"/>
          </w:rPr>
          <w:delText>ConversorMasa servicio = new ConversorMasa();</w:delText>
        </w:r>
      </w:del>
    </w:p>
    <w:p w14:paraId="25919477">
      <w:pPr>
        <w:spacing w:before="0" w:after="0" w:line="240" w:lineRule="auto"/>
        <w:rPr>
          <w:del w:id="1398" w:author="marpa" w:date="2026-10-25T13:45:44Z"/>
          <w:rFonts w:ascii="Arial" w:hAnsi="Arial" w:eastAsia="Courier New" w:cs="Arial"/>
          <w:color w:val="000000"/>
          <w:sz w:val="24"/>
          <w:szCs w:val="24"/>
        </w:rPr>
      </w:pPr>
    </w:p>
    <w:p w14:paraId="5CF95519">
      <w:pPr>
        <w:spacing w:before="0" w:after="0" w:line="240" w:lineRule="auto"/>
        <w:rPr>
          <w:del w:id="1399" w:author="marpa" w:date="2026-10-25T13:45:44Z"/>
          <w:rFonts w:ascii="Arial" w:hAnsi="Arial" w:eastAsia="Courier New" w:cs="Arial"/>
          <w:color w:val="000000"/>
          <w:sz w:val="24"/>
          <w:szCs w:val="24"/>
        </w:rPr>
      </w:pPr>
      <w:del w:id="1400" w:author="marpa" w:date="2026-10-25T13:45:44Z">
        <w:r>
          <w:rPr>
            <w:rFonts w:ascii="Arial" w:hAnsi="Arial" w:eastAsia="Courier New" w:cs="Arial"/>
            <w:color w:val="000000"/>
            <w:sz w:val="24"/>
            <w:szCs w:val="24"/>
          </w:rPr>
          <w:delText xml:space="preserve">    @WebMethod(operationName = "convertirMasa")</w:delText>
        </w:r>
      </w:del>
    </w:p>
    <w:p w14:paraId="64427EF0">
      <w:pPr>
        <w:spacing w:before="0" w:after="0" w:line="240" w:lineRule="auto"/>
        <w:rPr>
          <w:del w:id="1401" w:author="marpa" w:date="2026-10-25T13:45:44Z"/>
          <w:rFonts w:ascii="Arial" w:hAnsi="Arial" w:eastAsia="Courier New" w:cs="Arial"/>
          <w:color w:val="000000"/>
          <w:sz w:val="24"/>
          <w:szCs w:val="24"/>
        </w:rPr>
      </w:pPr>
      <w:del w:id="1402" w:author="marpa" w:date="2026-10-25T13:45:44Z">
        <w:r>
          <w:rPr>
            <w:rFonts w:ascii="Arial" w:hAnsi="Arial" w:eastAsia="Courier New" w:cs="Arial"/>
            <w:color w:val="000000"/>
            <w:sz w:val="24"/>
            <w:szCs w:val="24"/>
          </w:rPr>
          <w:delText xml:space="preserve">    public double convertirMasa(</w:delText>
        </w:r>
      </w:del>
    </w:p>
    <w:p w14:paraId="660CBBBD">
      <w:pPr>
        <w:spacing w:before="0" w:after="0" w:line="240" w:lineRule="auto"/>
        <w:rPr>
          <w:del w:id="1403" w:author="marpa" w:date="2026-10-25T13:45:44Z"/>
          <w:rFonts w:ascii="Arial" w:hAnsi="Arial" w:eastAsia="Courier New" w:cs="Arial"/>
          <w:color w:val="000000"/>
          <w:sz w:val="24"/>
          <w:szCs w:val="24"/>
        </w:rPr>
      </w:pPr>
      <w:del w:id="1404" w:author="marpa" w:date="2026-10-25T13:45:44Z">
        <w:r>
          <w:rPr>
            <w:rFonts w:ascii="Arial" w:hAnsi="Arial" w:eastAsia="Courier New" w:cs="Arial"/>
            <w:color w:val="000000"/>
            <w:sz w:val="24"/>
            <w:szCs w:val="24"/>
          </w:rPr>
          <w:delText xml:space="preserve">            @WebParam(name = "valor") double valor, </w:delText>
        </w:r>
      </w:del>
    </w:p>
    <w:p w14:paraId="118B39D9">
      <w:pPr>
        <w:spacing w:before="0" w:after="0" w:line="240" w:lineRule="auto"/>
        <w:rPr>
          <w:del w:id="1405" w:author="marpa" w:date="2026-10-25T13:45:44Z"/>
          <w:rFonts w:ascii="Arial" w:hAnsi="Arial" w:eastAsia="Courier New" w:cs="Arial"/>
          <w:color w:val="000000"/>
          <w:sz w:val="24"/>
          <w:szCs w:val="24"/>
        </w:rPr>
      </w:pPr>
      <w:del w:id="1406" w:author="marpa" w:date="2026-10-25T13:45:44Z">
        <w:r>
          <w:rPr>
            <w:rFonts w:ascii="Arial" w:hAnsi="Arial" w:eastAsia="Courier New" w:cs="Arial"/>
            <w:color w:val="000000"/>
            <w:sz w:val="24"/>
            <w:szCs w:val="24"/>
          </w:rPr>
          <w:delText xml:space="preserve">            @WebParam(name = "unidadOrigen") String unidadOrigen, </w:delText>
        </w:r>
      </w:del>
    </w:p>
    <w:p w14:paraId="2536FACC">
      <w:pPr>
        <w:spacing w:before="0" w:after="0" w:line="240" w:lineRule="auto"/>
        <w:rPr>
          <w:del w:id="1407" w:author="marpa" w:date="2026-10-25T13:45:44Z"/>
          <w:rFonts w:ascii="Arial" w:hAnsi="Arial" w:eastAsia="Courier New" w:cs="Arial"/>
          <w:color w:val="000000"/>
          <w:sz w:val="24"/>
          <w:szCs w:val="24"/>
        </w:rPr>
      </w:pPr>
      <w:del w:id="1408" w:author="marpa" w:date="2026-10-25T13:45:44Z">
        <w:r>
          <w:rPr>
            <w:rFonts w:ascii="Arial" w:hAnsi="Arial" w:eastAsia="Courier New" w:cs="Arial"/>
            <w:color w:val="000000"/>
            <w:sz w:val="24"/>
            <w:szCs w:val="24"/>
          </w:rPr>
          <w:delText xml:space="preserve">            @WebParam(name = "unidadDestino") String unidadDestino,</w:delText>
        </w:r>
      </w:del>
    </w:p>
    <w:p w14:paraId="49402A18">
      <w:pPr>
        <w:spacing w:before="0" w:after="0" w:line="240" w:lineRule="auto"/>
        <w:rPr>
          <w:del w:id="1409" w:author="marpa" w:date="2026-10-25T13:45:44Z"/>
          <w:rFonts w:ascii="Arial" w:hAnsi="Arial" w:eastAsia="Courier New" w:cs="Arial"/>
          <w:color w:val="000000"/>
          <w:sz w:val="24"/>
          <w:szCs w:val="24"/>
        </w:rPr>
      </w:pPr>
      <w:del w:id="1410" w:author="marpa" w:date="2026-10-25T13:45:44Z">
        <w:r>
          <w:rPr>
            <w:rFonts w:ascii="Arial" w:hAnsi="Arial" w:eastAsia="Courier New" w:cs="Arial"/>
            <w:color w:val="000000"/>
            <w:sz w:val="24"/>
            <w:szCs w:val="24"/>
          </w:rPr>
          <w:delText xml:space="preserve">            @WebParam(name = "token") String token) {</w:delText>
        </w:r>
      </w:del>
    </w:p>
    <w:p w14:paraId="3D9BA739">
      <w:pPr>
        <w:spacing w:before="0" w:after="0" w:line="240" w:lineRule="auto"/>
        <w:rPr>
          <w:del w:id="1411" w:author="marpa" w:date="2026-10-25T13:45:44Z"/>
          <w:rFonts w:ascii="Arial" w:hAnsi="Arial" w:eastAsia="Courier New" w:cs="Arial"/>
          <w:color w:val="000000"/>
          <w:sz w:val="24"/>
          <w:szCs w:val="24"/>
        </w:rPr>
      </w:pPr>
      <w:del w:id="1412" w:author="marpa" w:date="2026-10-25T13:45:44Z">
        <w:r>
          <w:rPr>
            <w:rFonts w:ascii="Arial" w:hAnsi="Arial" w:eastAsia="Courier New" w:cs="Arial"/>
            <w:color w:val="000000"/>
            <w:sz w:val="24"/>
            <w:szCs w:val="24"/>
          </w:rPr>
          <w:delText xml:space="preserve">        </w:delText>
        </w:r>
      </w:del>
    </w:p>
    <w:p w14:paraId="176AFAA5">
      <w:pPr>
        <w:spacing w:before="0" w:after="0" w:line="240" w:lineRule="auto"/>
        <w:rPr>
          <w:del w:id="1413" w:author="marpa" w:date="2026-10-25T13:45:44Z"/>
          <w:rFonts w:ascii="Arial" w:hAnsi="Arial" w:eastAsia="Courier New" w:cs="Arial"/>
          <w:color w:val="000000"/>
          <w:sz w:val="24"/>
          <w:szCs w:val="24"/>
        </w:rPr>
      </w:pPr>
      <w:del w:id="1414" w:author="marpa" w:date="2026-10-25T13:45:44Z">
        <w:r>
          <w:rPr>
            <w:rFonts w:ascii="Arial" w:hAnsi="Arial" w:eastAsia="Courier New" w:cs="Arial"/>
            <w:color w:val="000000"/>
            <w:sz w:val="24"/>
            <w:szCs w:val="24"/>
          </w:rPr>
          <w:delText xml:space="preserve">        if (WSLogin.tokensValidos.containsKey(token)) {</w:delText>
        </w:r>
      </w:del>
    </w:p>
    <w:p w14:paraId="7E1E439C">
      <w:pPr>
        <w:spacing w:before="0" w:after="0" w:line="240" w:lineRule="auto"/>
        <w:rPr>
          <w:del w:id="1415" w:author="marpa" w:date="2026-10-25T13:45:44Z"/>
          <w:rFonts w:ascii="Arial" w:hAnsi="Arial" w:eastAsia="Courier New" w:cs="Arial"/>
          <w:color w:val="000000"/>
          <w:sz w:val="24"/>
          <w:szCs w:val="24"/>
        </w:rPr>
      </w:pPr>
      <w:del w:id="1416" w:author="marpa" w:date="2026-10-25T13:45:44Z">
        <w:r>
          <w:rPr>
            <w:rFonts w:ascii="Arial" w:hAnsi="Arial" w:eastAsia="Courier New" w:cs="Arial"/>
            <w:color w:val="000000"/>
            <w:sz w:val="24"/>
            <w:szCs w:val="24"/>
          </w:rPr>
          <w:delText xml:space="preserve">            return servicio.convertirMasa(valor, unidadOrigen, unidadDestino);</w:delText>
        </w:r>
      </w:del>
    </w:p>
    <w:p w14:paraId="6A14B64C">
      <w:pPr>
        <w:spacing w:before="0" w:after="0" w:line="240" w:lineRule="auto"/>
        <w:rPr>
          <w:del w:id="1417" w:author="marpa" w:date="2026-10-25T13:45:44Z"/>
          <w:rFonts w:ascii="Arial" w:hAnsi="Arial" w:eastAsia="Courier New" w:cs="Arial"/>
          <w:color w:val="000000"/>
          <w:sz w:val="24"/>
          <w:szCs w:val="24"/>
        </w:rPr>
      </w:pPr>
      <w:del w:id="1418" w:author="marpa" w:date="2026-10-25T13:45:44Z">
        <w:r>
          <w:rPr>
            <w:rFonts w:ascii="Arial" w:hAnsi="Arial" w:eastAsia="Courier New" w:cs="Arial"/>
            <w:color w:val="000000"/>
            <w:sz w:val="24"/>
            <w:szCs w:val="24"/>
          </w:rPr>
          <w:delText xml:space="preserve">        } else {</w:delText>
        </w:r>
      </w:del>
    </w:p>
    <w:p w14:paraId="37A280EA">
      <w:pPr>
        <w:spacing w:before="0" w:after="0" w:line="240" w:lineRule="auto"/>
        <w:rPr>
          <w:del w:id="1419" w:author="marpa" w:date="2026-10-25T13:45:44Z"/>
          <w:rFonts w:ascii="Arial" w:hAnsi="Arial" w:eastAsia="Courier New" w:cs="Arial"/>
          <w:color w:val="000000"/>
          <w:sz w:val="24"/>
          <w:szCs w:val="24"/>
        </w:rPr>
      </w:pPr>
      <w:del w:id="1420" w:author="marpa" w:date="2026-10-25T13:45:44Z">
        <w:r>
          <w:rPr>
            <w:rFonts w:ascii="Arial" w:hAnsi="Arial" w:eastAsia="Courier New" w:cs="Arial"/>
            <w:color w:val="000000"/>
            <w:sz w:val="24"/>
            <w:szCs w:val="24"/>
          </w:rPr>
          <w:delText xml:space="preserve">            return -9999999.401; </w:delText>
        </w:r>
      </w:del>
    </w:p>
    <w:p w14:paraId="70385BC9">
      <w:pPr>
        <w:spacing w:before="0" w:after="0" w:line="240" w:lineRule="auto"/>
        <w:rPr>
          <w:del w:id="1421" w:author="marpa" w:date="2026-10-25T13:45:44Z"/>
          <w:rFonts w:ascii="Arial" w:hAnsi="Arial" w:eastAsia="Courier New" w:cs="Arial"/>
          <w:color w:val="000000"/>
          <w:sz w:val="24"/>
          <w:szCs w:val="24"/>
        </w:rPr>
      </w:pPr>
      <w:del w:id="1422" w:author="marpa" w:date="2026-10-25T13:45:44Z">
        <w:r>
          <w:rPr>
            <w:rFonts w:ascii="Arial" w:hAnsi="Arial" w:eastAsia="Courier New" w:cs="Arial"/>
            <w:color w:val="000000"/>
            <w:sz w:val="24"/>
            <w:szCs w:val="24"/>
          </w:rPr>
          <w:delText xml:space="preserve">        }</w:delText>
        </w:r>
      </w:del>
    </w:p>
    <w:p w14:paraId="3D261280">
      <w:pPr>
        <w:spacing w:before="0" w:after="0" w:line="240" w:lineRule="auto"/>
        <w:rPr>
          <w:del w:id="1423" w:author="marpa" w:date="2026-10-25T13:45:44Z"/>
          <w:rFonts w:ascii="Arial" w:hAnsi="Arial" w:eastAsia="Courier New" w:cs="Arial"/>
          <w:color w:val="000000"/>
          <w:sz w:val="24"/>
          <w:szCs w:val="24"/>
        </w:rPr>
      </w:pPr>
      <w:del w:id="1424" w:author="marpa" w:date="2026-10-25T13:45:44Z">
        <w:r>
          <w:rPr>
            <w:rFonts w:ascii="Arial" w:hAnsi="Arial" w:eastAsia="Courier New" w:cs="Arial"/>
            <w:color w:val="000000"/>
            <w:sz w:val="24"/>
            <w:szCs w:val="24"/>
          </w:rPr>
          <w:delText xml:space="preserve">    }</w:delText>
        </w:r>
      </w:del>
    </w:p>
    <w:p w14:paraId="52972B98">
      <w:pPr>
        <w:spacing w:before="0" w:after="0" w:line="240" w:lineRule="auto"/>
        <w:rPr>
          <w:del w:id="1425" w:author="marpa" w:date="2026-10-25T13:45:44Z"/>
          <w:rFonts w:ascii="Arial" w:hAnsi="Arial" w:eastAsia="Courier New" w:cs="Arial"/>
          <w:color w:val="000000"/>
          <w:sz w:val="24"/>
          <w:szCs w:val="24"/>
        </w:rPr>
      </w:pPr>
      <w:del w:id="1426" w:author="marpa" w:date="2026-10-25T13:45:44Z">
        <w:r>
          <w:rPr>
            <w:rFonts w:ascii="Arial" w:hAnsi="Arial" w:eastAsia="Courier New" w:cs="Arial"/>
            <w:color w:val="000000"/>
            <w:sz w:val="24"/>
            <w:szCs w:val="24"/>
          </w:rPr>
          <w:delText>}</w:delText>
        </w:r>
      </w:del>
    </w:p>
    <w:p w14:paraId="083F2894">
      <w:pPr>
        <w:rPr>
          <w:del w:id="1427" w:author="marpa" w:date="2026-10-25T13:45:44Z"/>
          <w:b/>
          <w:bCs/>
          <w:color w:val="1F497D"/>
          <w:sz w:val="24"/>
          <w:szCs w:val="24"/>
        </w:rPr>
      </w:pPr>
      <w:del w:id="1428" w:author="marpa" w:date="2026-10-25T13:45:44Z">
        <w:bookmarkStart w:id="75" w:name="_9nojaws72i58" w:colFirst="0" w:colLast="0"/>
        <w:bookmarkEnd w:id="75"/>
        <w:r>
          <w:rPr>
            <w:b/>
            <w:bCs/>
            <w:i/>
            <w:iCs/>
            <w:sz w:val="24"/>
            <w:szCs w:val="24"/>
          </w:rPr>
          <w:br w:type="page"/>
        </w:r>
      </w:del>
    </w:p>
    <w:p w14:paraId="229D2E2A">
      <w:pPr>
        <w:pStyle w:val="6"/>
        <w:spacing w:before="0" w:after="0"/>
        <w:rPr>
          <w:del w:id="1429" w:author="marpa" w:date="2026-10-25T13:45:44Z"/>
          <w:b/>
          <w:bCs/>
          <w:i w:val="0"/>
          <w:iCs w:val="0"/>
          <w:sz w:val="24"/>
          <w:szCs w:val="24"/>
        </w:rPr>
      </w:pPr>
      <w:del w:id="1430" w:author="marpa" w:date="2026-10-25T13:45:44Z">
        <w:r>
          <w:rPr>
            <w:b/>
            <w:bCs/>
            <w:i w:val="0"/>
            <w:iCs w:val="0"/>
            <w:sz w:val="24"/>
            <w:szCs w:val="24"/>
          </w:rPr>
          <w:delText>Tabla 4. Clase WSTemperatura</w:delText>
        </w:r>
      </w:del>
    </w:p>
    <w:p w14:paraId="1D541803">
      <w:pPr>
        <w:spacing w:before="0" w:after="0" w:line="240" w:lineRule="auto"/>
        <w:rPr>
          <w:del w:id="1431" w:author="marpa" w:date="2026-10-25T13:45:44Z"/>
          <w:rFonts w:ascii="Arial" w:hAnsi="Arial" w:eastAsia="Courier New" w:cs="Arial"/>
          <w:color w:val="000000"/>
          <w:sz w:val="24"/>
          <w:szCs w:val="24"/>
        </w:rPr>
      </w:pPr>
      <w:del w:id="1432" w:author="marpa" w:date="2026-10-25T13:45:44Z">
        <w:r>
          <w:rPr>
            <w:rFonts w:ascii="Arial" w:hAnsi="Arial" w:eastAsia="Courier New" w:cs="Arial"/>
            <w:color w:val="000000"/>
            <w:sz w:val="24"/>
            <w:szCs w:val="24"/>
          </w:rPr>
          <w:delText>package ec.edu.monster.WebServices;</w:delText>
        </w:r>
      </w:del>
    </w:p>
    <w:p w14:paraId="3E29ECA7">
      <w:pPr>
        <w:spacing w:before="0" w:after="0" w:line="240" w:lineRule="auto"/>
        <w:rPr>
          <w:del w:id="1433" w:author="marpa" w:date="2026-10-25T13:45:44Z"/>
          <w:rFonts w:ascii="Arial" w:hAnsi="Arial" w:eastAsia="Courier New" w:cs="Arial"/>
          <w:color w:val="000000"/>
          <w:sz w:val="24"/>
          <w:szCs w:val="24"/>
        </w:rPr>
      </w:pPr>
    </w:p>
    <w:p w14:paraId="69689A08">
      <w:pPr>
        <w:spacing w:before="0" w:after="0" w:line="240" w:lineRule="auto"/>
        <w:rPr>
          <w:del w:id="1434" w:author="marpa" w:date="2026-10-25T13:45:44Z"/>
          <w:rFonts w:ascii="Arial" w:hAnsi="Arial" w:eastAsia="Courier New" w:cs="Arial"/>
          <w:color w:val="000000"/>
          <w:sz w:val="24"/>
          <w:szCs w:val="24"/>
        </w:rPr>
      </w:pPr>
      <w:del w:id="1435" w:author="marpa" w:date="2026-10-25T13:45:44Z">
        <w:r>
          <w:rPr>
            <w:rFonts w:ascii="Arial" w:hAnsi="Arial" w:eastAsia="Courier New" w:cs="Arial"/>
            <w:color w:val="000000"/>
            <w:sz w:val="24"/>
            <w:szCs w:val="24"/>
          </w:rPr>
          <w:delText>import ec.edu.monster.servicios.ConversorTemperatura;</w:delText>
        </w:r>
      </w:del>
    </w:p>
    <w:p w14:paraId="6CEA1D2A">
      <w:pPr>
        <w:spacing w:before="0" w:after="0" w:line="240" w:lineRule="auto"/>
        <w:rPr>
          <w:del w:id="1436" w:author="marpa" w:date="2026-10-25T13:45:44Z"/>
          <w:rFonts w:ascii="Arial" w:hAnsi="Arial" w:eastAsia="Courier New" w:cs="Arial"/>
          <w:color w:val="000000"/>
          <w:sz w:val="24"/>
          <w:szCs w:val="24"/>
        </w:rPr>
      </w:pPr>
      <w:del w:id="1437" w:author="marpa" w:date="2026-10-25T13:45:44Z">
        <w:r>
          <w:rPr>
            <w:rFonts w:ascii="Arial" w:hAnsi="Arial" w:eastAsia="Courier New" w:cs="Arial"/>
            <w:color w:val="000000"/>
            <w:sz w:val="24"/>
            <w:szCs w:val="24"/>
          </w:rPr>
          <w:delText>import jakarta.jws.WebService;</w:delText>
        </w:r>
      </w:del>
    </w:p>
    <w:p w14:paraId="6C6DC28D">
      <w:pPr>
        <w:spacing w:before="0" w:after="0" w:line="240" w:lineRule="auto"/>
        <w:rPr>
          <w:del w:id="1438" w:author="marpa" w:date="2026-10-25T13:45:44Z"/>
          <w:rFonts w:ascii="Arial" w:hAnsi="Arial" w:eastAsia="Courier New" w:cs="Arial"/>
          <w:color w:val="000000"/>
          <w:sz w:val="24"/>
          <w:szCs w:val="24"/>
        </w:rPr>
      </w:pPr>
      <w:del w:id="1439" w:author="marpa" w:date="2026-10-25T13:45:44Z">
        <w:r>
          <w:rPr>
            <w:rFonts w:ascii="Arial" w:hAnsi="Arial" w:eastAsia="Courier New" w:cs="Arial"/>
            <w:color w:val="000000"/>
            <w:sz w:val="24"/>
            <w:szCs w:val="24"/>
          </w:rPr>
          <w:delText>import jakarta.jws.WebMethod;</w:delText>
        </w:r>
      </w:del>
    </w:p>
    <w:p w14:paraId="49CD8373">
      <w:pPr>
        <w:spacing w:before="0" w:after="0" w:line="240" w:lineRule="auto"/>
        <w:rPr>
          <w:del w:id="1440" w:author="marpa" w:date="2026-10-25T13:45:44Z"/>
          <w:rFonts w:ascii="Arial" w:hAnsi="Arial" w:eastAsia="Courier New" w:cs="Arial"/>
          <w:color w:val="000000"/>
          <w:sz w:val="24"/>
          <w:szCs w:val="24"/>
        </w:rPr>
      </w:pPr>
      <w:del w:id="1441" w:author="marpa" w:date="2026-10-25T13:45:44Z">
        <w:r>
          <w:rPr>
            <w:rFonts w:ascii="Arial" w:hAnsi="Arial" w:eastAsia="Courier New" w:cs="Arial"/>
            <w:color w:val="000000"/>
            <w:sz w:val="24"/>
            <w:szCs w:val="24"/>
          </w:rPr>
          <w:delText>import jakarta.jws.WebParam;</w:delText>
        </w:r>
      </w:del>
    </w:p>
    <w:p w14:paraId="6C389FBA">
      <w:pPr>
        <w:spacing w:before="0" w:after="0" w:line="240" w:lineRule="auto"/>
        <w:rPr>
          <w:del w:id="1442" w:author="marpa" w:date="2026-10-25T13:45:44Z"/>
          <w:rFonts w:ascii="Arial" w:hAnsi="Arial" w:eastAsia="Courier New" w:cs="Arial"/>
          <w:color w:val="000000"/>
          <w:sz w:val="24"/>
          <w:szCs w:val="24"/>
        </w:rPr>
      </w:pPr>
    </w:p>
    <w:p w14:paraId="53549150">
      <w:pPr>
        <w:spacing w:before="0" w:after="0" w:line="240" w:lineRule="auto"/>
        <w:rPr>
          <w:del w:id="1443" w:author="marpa" w:date="2026-10-25T13:45:44Z"/>
          <w:rFonts w:ascii="Arial" w:hAnsi="Arial" w:eastAsia="Courier New" w:cs="Arial"/>
          <w:color w:val="000000"/>
          <w:sz w:val="24"/>
          <w:szCs w:val="24"/>
        </w:rPr>
      </w:pPr>
      <w:del w:id="1444" w:author="marpa" w:date="2026-10-25T13:45:44Z">
        <w:r>
          <w:rPr>
            <w:rFonts w:ascii="Arial" w:hAnsi="Arial" w:eastAsia="Courier New" w:cs="Arial"/>
            <w:color w:val="000000"/>
            <w:sz w:val="24"/>
            <w:szCs w:val="24"/>
          </w:rPr>
          <w:delText>/**</w:delText>
        </w:r>
      </w:del>
    </w:p>
    <w:p w14:paraId="311DE78E">
      <w:pPr>
        <w:spacing w:before="0" w:after="0" w:line="240" w:lineRule="auto"/>
        <w:rPr>
          <w:del w:id="1445" w:author="marpa" w:date="2026-10-25T13:45:44Z"/>
          <w:rFonts w:ascii="Arial" w:hAnsi="Arial" w:eastAsia="Courier New" w:cs="Arial"/>
          <w:color w:val="000000"/>
          <w:sz w:val="24"/>
          <w:szCs w:val="24"/>
        </w:rPr>
      </w:pPr>
      <w:del w:id="1446" w:author="marpa" w:date="2026-10-25T13:45:44Z">
        <w:r>
          <w:rPr>
            <w:rFonts w:ascii="Arial" w:hAnsi="Arial" w:eastAsia="Courier New" w:cs="Arial"/>
            <w:color w:val="000000"/>
            <w:sz w:val="24"/>
            <w:szCs w:val="24"/>
          </w:rPr>
          <w:delText xml:space="preserve"> * @author Monster</w:delText>
        </w:r>
      </w:del>
    </w:p>
    <w:p w14:paraId="6348EE27">
      <w:pPr>
        <w:spacing w:before="0" w:after="0" w:line="240" w:lineRule="auto"/>
        <w:rPr>
          <w:del w:id="1447" w:author="marpa" w:date="2026-10-25T13:45:44Z"/>
          <w:rFonts w:ascii="Arial" w:hAnsi="Arial" w:eastAsia="Courier New" w:cs="Arial"/>
          <w:color w:val="000000"/>
          <w:sz w:val="24"/>
          <w:szCs w:val="24"/>
        </w:rPr>
      </w:pPr>
      <w:del w:id="1448" w:author="marpa" w:date="2026-10-25T13:45:44Z">
        <w:r>
          <w:rPr>
            <w:rFonts w:ascii="Arial" w:hAnsi="Arial" w:eastAsia="Courier New" w:cs="Arial"/>
            <w:color w:val="000000"/>
            <w:sz w:val="24"/>
            <w:szCs w:val="24"/>
          </w:rPr>
          <w:delText xml:space="preserve"> */</w:delText>
        </w:r>
      </w:del>
    </w:p>
    <w:p w14:paraId="7FE53783">
      <w:pPr>
        <w:spacing w:before="0" w:after="0" w:line="240" w:lineRule="auto"/>
        <w:rPr>
          <w:del w:id="1449" w:author="marpa" w:date="2026-10-25T13:45:44Z"/>
          <w:rFonts w:ascii="Arial" w:hAnsi="Arial" w:eastAsia="Courier New" w:cs="Arial"/>
          <w:color w:val="000000"/>
          <w:sz w:val="24"/>
          <w:szCs w:val="24"/>
        </w:rPr>
      </w:pPr>
      <w:del w:id="1450" w:author="marpa" w:date="2026-10-25T13:45:44Z">
        <w:r>
          <w:rPr>
            <w:rFonts w:ascii="Arial" w:hAnsi="Arial" w:eastAsia="Courier New" w:cs="Arial"/>
            <w:color w:val="000000"/>
            <w:sz w:val="24"/>
            <w:szCs w:val="24"/>
          </w:rPr>
          <w:delText>@WebService(serviceName = "WSTemperatura")</w:delText>
        </w:r>
      </w:del>
    </w:p>
    <w:p w14:paraId="178FABA1">
      <w:pPr>
        <w:spacing w:before="0" w:after="0" w:line="240" w:lineRule="auto"/>
        <w:rPr>
          <w:del w:id="1451" w:author="marpa" w:date="2026-10-25T13:45:44Z"/>
          <w:rFonts w:ascii="Arial" w:hAnsi="Arial" w:eastAsia="Courier New" w:cs="Arial"/>
          <w:color w:val="000000"/>
          <w:sz w:val="24"/>
          <w:szCs w:val="24"/>
        </w:rPr>
      </w:pPr>
      <w:del w:id="1452" w:author="marpa" w:date="2026-10-25T13:45:44Z">
        <w:r>
          <w:rPr>
            <w:rFonts w:ascii="Arial" w:hAnsi="Arial" w:eastAsia="Courier New" w:cs="Arial"/>
            <w:color w:val="000000"/>
            <w:sz w:val="24"/>
            <w:szCs w:val="24"/>
          </w:rPr>
          <w:delText>public class WSTemperatura {</w:delText>
        </w:r>
      </w:del>
    </w:p>
    <w:p w14:paraId="7DB80FE2">
      <w:pPr>
        <w:spacing w:before="0" w:after="0" w:line="240" w:lineRule="auto"/>
        <w:rPr>
          <w:del w:id="1453" w:author="marpa" w:date="2026-10-25T13:45:44Z"/>
          <w:rFonts w:ascii="Arial" w:hAnsi="Arial" w:eastAsia="Courier New" w:cs="Arial"/>
          <w:color w:val="000000"/>
          <w:sz w:val="24"/>
          <w:szCs w:val="24"/>
        </w:rPr>
      </w:pPr>
    </w:p>
    <w:p w14:paraId="19464D7C">
      <w:pPr>
        <w:spacing w:before="0" w:after="0" w:line="240" w:lineRule="auto"/>
        <w:rPr>
          <w:del w:id="1454" w:author="marpa" w:date="2026-10-25T13:45:44Z"/>
          <w:rFonts w:ascii="Arial" w:hAnsi="Arial" w:eastAsia="Courier New" w:cs="Arial"/>
          <w:color w:val="000000"/>
          <w:sz w:val="24"/>
          <w:szCs w:val="24"/>
        </w:rPr>
      </w:pPr>
      <w:del w:id="1455" w:author="marpa" w:date="2026-10-25T13:45:44Z">
        <w:r>
          <w:rPr>
            <w:rFonts w:ascii="Arial" w:hAnsi="Arial" w:eastAsia="Courier New" w:cs="Arial"/>
            <w:color w:val="000000"/>
            <w:sz w:val="24"/>
            <w:szCs w:val="24"/>
          </w:rPr>
          <w:delText xml:space="preserve">    ConversorTemperatura servicio = new ConversorTemperatura(); </w:delText>
        </w:r>
      </w:del>
    </w:p>
    <w:p w14:paraId="3917559B">
      <w:pPr>
        <w:spacing w:before="0" w:after="0" w:line="240" w:lineRule="auto"/>
        <w:rPr>
          <w:del w:id="1456" w:author="marpa" w:date="2026-10-25T13:45:44Z"/>
          <w:rFonts w:ascii="Arial" w:hAnsi="Arial" w:eastAsia="Courier New" w:cs="Arial"/>
          <w:color w:val="000000"/>
          <w:sz w:val="24"/>
          <w:szCs w:val="24"/>
        </w:rPr>
      </w:pPr>
      <w:del w:id="1457" w:author="marpa" w:date="2026-10-25T13:45:44Z">
        <w:r>
          <w:rPr>
            <w:rFonts w:ascii="Arial" w:hAnsi="Arial" w:eastAsia="Courier New" w:cs="Arial"/>
            <w:color w:val="000000"/>
            <w:sz w:val="24"/>
            <w:szCs w:val="24"/>
          </w:rPr>
          <w:delText xml:space="preserve">    </w:delText>
        </w:r>
      </w:del>
    </w:p>
    <w:p w14:paraId="4F3BE0B1">
      <w:pPr>
        <w:spacing w:before="0" w:after="0" w:line="240" w:lineRule="auto"/>
        <w:rPr>
          <w:del w:id="1458" w:author="marpa" w:date="2026-10-25T13:45:44Z"/>
          <w:rFonts w:ascii="Arial" w:hAnsi="Arial" w:eastAsia="Courier New" w:cs="Arial"/>
          <w:color w:val="000000"/>
          <w:sz w:val="24"/>
          <w:szCs w:val="24"/>
        </w:rPr>
      </w:pPr>
      <w:del w:id="1459" w:author="marpa" w:date="2026-10-25T13:45:44Z">
        <w:r>
          <w:rPr>
            <w:rFonts w:ascii="Arial" w:hAnsi="Arial" w:eastAsia="Courier New" w:cs="Arial"/>
            <w:color w:val="000000"/>
            <w:sz w:val="24"/>
            <w:szCs w:val="24"/>
          </w:rPr>
          <w:delText xml:space="preserve">    @WebMethod(operationName = "convertirTemperatura")</w:delText>
        </w:r>
      </w:del>
    </w:p>
    <w:p w14:paraId="4727C7C8">
      <w:pPr>
        <w:spacing w:before="0" w:after="0" w:line="240" w:lineRule="auto"/>
        <w:rPr>
          <w:del w:id="1460" w:author="marpa" w:date="2026-10-25T13:45:44Z"/>
          <w:rFonts w:ascii="Arial" w:hAnsi="Arial" w:eastAsia="Courier New" w:cs="Arial"/>
          <w:color w:val="000000"/>
          <w:sz w:val="24"/>
          <w:szCs w:val="24"/>
        </w:rPr>
      </w:pPr>
      <w:del w:id="1461" w:author="marpa" w:date="2026-10-25T13:45:44Z">
        <w:r>
          <w:rPr>
            <w:rFonts w:ascii="Arial" w:hAnsi="Arial" w:eastAsia="Courier New" w:cs="Arial"/>
            <w:color w:val="000000"/>
            <w:sz w:val="24"/>
            <w:szCs w:val="24"/>
          </w:rPr>
          <w:delText xml:space="preserve">    public double convertirTemperatura(</w:delText>
        </w:r>
      </w:del>
    </w:p>
    <w:p w14:paraId="5C28298F">
      <w:pPr>
        <w:spacing w:before="0" w:after="0" w:line="240" w:lineRule="auto"/>
        <w:rPr>
          <w:del w:id="1462" w:author="marpa" w:date="2026-10-25T13:45:44Z"/>
          <w:rFonts w:ascii="Arial" w:hAnsi="Arial" w:eastAsia="Courier New" w:cs="Arial"/>
          <w:color w:val="000000"/>
          <w:sz w:val="24"/>
          <w:szCs w:val="24"/>
        </w:rPr>
      </w:pPr>
      <w:del w:id="1463" w:author="marpa" w:date="2026-10-25T13:45:44Z">
        <w:r>
          <w:rPr>
            <w:rFonts w:ascii="Arial" w:hAnsi="Arial" w:eastAsia="Courier New" w:cs="Arial"/>
            <w:color w:val="000000"/>
            <w:sz w:val="24"/>
            <w:szCs w:val="24"/>
          </w:rPr>
          <w:delText xml:space="preserve">            @WebParam(name = "valor") double valor, </w:delText>
        </w:r>
      </w:del>
    </w:p>
    <w:p w14:paraId="0BCF2DFE">
      <w:pPr>
        <w:spacing w:before="0" w:after="0" w:line="240" w:lineRule="auto"/>
        <w:rPr>
          <w:del w:id="1464" w:author="marpa" w:date="2026-10-25T13:45:44Z"/>
          <w:rFonts w:ascii="Arial" w:hAnsi="Arial" w:eastAsia="Courier New" w:cs="Arial"/>
          <w:color w:val="000000"/>
          <w:sz w:val="24"/>
          <w:szCs w:val="24"/>
        </w:rPr>
      </w:pPr>
      <w:del w:id="1465" w:author="marpa" w:date="2026-10-25T13:45:44Z">
        <w:r>
          <w:rPr>
            <w:rFonts w:ascii="Arial" w:hAnsi="Arial" w:eastAsia="Courier New" w:cs="Arial"/>
            <w:color w:val="000000"/>
            <w:sz w:val="24"/>
            <w:szCs w:val="24"/>
          </w:rPr>
          <w:delText xml:space="preserve">            @WebParam(name = "opcionOrigen") String opcionOrigen, </w:delText>
        </w:r>
      </w:del>
    </w:p>
    <w:p w14:paraId="262410FD">
      <w:pPr>
        <w:spacing w:before="0" w:after="0" w:line="240" w:lineRule="auto"/>
        <w:rPr>
          <w:del w:id="1466" w:author="marpa" w:date="2026-10-25T13:45:44Z"/>
          <w:rFonts w:ascii="Arial" w:hAnsi="Arial" w:eastAsia="Courier New" w:cs="Arial"/>
          <w:color w:val="000000"/>
          <w:sz w:val="24"/>
          <w:szCs w:val="24"/>
        </w:rPr>
      </w:pPr>
      <w:del w:id="1467" w:author="marpa" w:date="2026-10-25T13:45:44Z">
        <w:r>
          <w:rPr>
            <w:rFonts w:ascii="Arial" w:hAnsi="Arial" w:eastAsia="Courier New" w:cs="Arial"/>
            <w:color w:val="000000"/>
            <w:sz w:val="24"/>
            <w:szCs w:val="24"/>
          </w:rPr>
          <w:delText xml:space="preserve">            @WebParam(name = "opcionDestino") String opcionDestino,</w:delText>
        </w:r>
      </w:del>
    </w:p>
    <w:p w14:paraId="50AC77BA">
      <w:pPr>
        <w:spacing w:before="0" w:after="0" w:line="240" w:lineRule="auto"/>
        <w:rPr>
          <w:del w:id="1468" w:author="marpa" w:date="2026-10-25T13:45:44Z"/>
          <w:rFonts w:ascii="Arial" w:hAnsi="Arial" w:eastAsia="Courier New" w:cs="Arial"/>
          <w:color w:val="000000"/>
          <w:sz w:val="24"/>
          <w:szCs w:val="24"/>
        </w:rPr>
      </w:pPr>
      <w:del w:id="1469" w:author="marpa" w:date="2026-10-25T13:45:44Z">
        <w:r>
          <w:rPr>
            <w:rFonts w:ascii="Arial" w:hAnsi="Arial" w:eastAsia="Courier New" w:cs="Arial"/>
            <w:color w:val="000000"/>
            <w:sz w:val="24"/>
            <w:szCs w:val="24"/>
          </w:rPr>
          <w:delText xml:space="preserve">            @WebParam(name = "token") String token) {</w:delText>
        </w:r>
      </w:del>
    </w:p>
    <w:p w14:paraId="0379EECB">
      <w:pPr>
        <w:spacing w:before="0" w:after="0" w:line="240" w:lineRule="auto"/>
        <w:rPr>
          <w:del w:id="1470" w:author="marpa" w:date="2026-10-25T13:45:44Z"/>
          <w:rFonts w:ascii="Arial" w:hAnsi="Arial" w:eastAsia="Courier New" w:cs="Arial"/>
          <w:color w:val="000000"/>
          <w:sz w:val="24"/>
          <w:szCs w:val="24"/>
        </w:rPr>
      </w:pPr>
      <w:del w:id="1471" w:author="marpa" w:date="2026-10-25T13:45:44Z">
        <w:r>
          <w:rPr>
            <w:rFonts w:ascii="Arial" w:hAnsi="Arial" w:eastAsia="Courier New" w:cs="Arial"/>
            <w:color w:val="000000"/>
            <w:sz w:val="24"/>
            <w:szCs w:val="24"/>
          </w:rPr>
          <w:delText xml:space="preserve">        </w:delText>
        </w:r>
      </w:del>
    </w:p>
    <w:p w14:paraId="77CA9B83">
      <w:pPr>
        <w:spacing w:before="0" w:after="0" w:line="240" w:lineRule="auto"/>
        <w:rPr>
          <w:del w:id="1472" w:author="marpa" w:date="2026-10-25T13:45:44Z"/>
          <w:rFonts w:ascii="Arial" w:hAnsi="Arial" w:eastAsia="Courier New" w:cs="Arial"/>
          <w:color w:val="000000"/>
          <w:sz w:val="24"/>
          <w:szCs w:val="24"/>
        </w:rPr>
      </w:pPr>
      <w:del w:id="1473" w:author="marpa" w:date="2026-10-25T13:45:44Z">
        <w:r>
          <w:rPr>
            <w:rFonts w:ascii="Arial" w:hAnsi="Arial" w:eastAsia="Courier New" w:cs="Arial"/>
            <w:color w:val="000000"/>
            <w:sz w:val="24"/>
            <w:szCs w:val="24"/>
          </w:rPr>
          <w:delText xml:space="preserve">        if (WSLogin.tokensValidos.containsKey(token)) {</w:delText>
        </w:r>
      </w:del>
    </w:p>
    <w:p w14:paraId="32BCF284">
      <w:pPr>
        <w:spacing w:before="0" w:after="0" w:line="240" w:lineRule="auto"/>
        <w:rPr>
          <w:del w:id="1474" w:author="marpa" w:date="2026-10-25T13:45:44Z"/>
          <w:rFonts w:ascii="Arial" w:hAnsi="Arial" w:eastAsia="Courier New" w:cs="Arial"/>
          <w:color w:val="000000"/>
          <w:sz w:val="24"/>
          <w:szCs w:val="24"/>
        </w:rPr>
      </w:pPr>
      <w:del w:id="1475" w:author="marpa" w:date="2026-10-25T13:45:44Z">
        <w:r>
          <w:rPr>
            <w:rFonts w:ascii="Arial" w:hAnsi="Arial" w:eastAsia="Courier New" w:cs="Arial"/>
            <w:color w:val="000000"/>
            <w:sz w:val="24"/>
            <w:szCs w:val="24"/>
          </w:rPr>
          <w:delText xml:space="preserve">            return servicio.convertirTemperatura(valor, opcionOrigen, opcionDestino);</w:delText>
        </w:r>
      </w:del>
    </w:p>
    <w:p w14:paraId="15B08A99">
      <w:pPr>
        <w:spacing w:before="0" w:after="0" w:line="240" w:lineRule="auto"/>
        <w:rPr>
          <w:del w:id="1476" w:author="marpa" w:date="2026-10-25T13:45:44Z"/>
          <w:rFonts w:ascii="Arial" w:hAnsi="Arial" w:eastAsia="Courier New" w:cs="Arial"/>
          <w:color w:val="000000"/>
          <w:sz w:val="24"/>
          <w:szCs w:val="24"/>
        </w:rPr>
      </w:pPr>
      <w:del w:id="1477" w:author="marpa" w:date="2026-10-25T13:45:44Z">
        <w:r>
          <w:rPr>
            <w:rFonts w:ascii="Arial" w:hAnsi="Arial" w:eastAsia="Courier New" w:cs="Arial"/>
            <w:color w:val="000000"/>
            <w:sz w:val="24"/>
            <w:szCs w:val="24"/>
          </w:rPr>
          <w:delText xml:space="preserve">        } else {</w:delText>
        </w:r>
      </w:del>
    </w:p>
    <w:p w14:paraId="30C1BE7D">
      <w:pPr>
        <w:spacing w:before="0" w:after="0" w:line="240" w:lineRule="auto"/>
        <w:rPr>
          <w:del w:id="1478" w:author="marpa" w:date="2026-10-25T13:45:44Z"/>
          <w:rFonts w:ascii="Arial" w:hAnsi="Arial" w:eastAsia="Courier New" w:cs="Arial"/>
          <w:color w:val="000000"/>
          <w:sz w:val="24"/>
          <w:szCs w:val="24"/>
        </w:rPr>
      </w:pPr>
      <w:del w:id="1479" w:author="marpa" w:date="2026-10-25T13:45:44Z">
        <w:r>
          <w:rPr>
            <w:rFonts w:ascii="Arial" w:hAnsi="Arial" w:eastAsia="Courier New" w:cs="Arial"/>
            <w:color w:val="000000"/>
            <w:sz w:val="24"/>
            <w:szCs w:val="24"/>
          </w:rPr>
          <w:delText xml:space="preserve">            return -9999999.401; </w:delText>
        </w:r>
      </w:del>
    </w:p>
    <w:p w14:paraId="13B59003">
      <w:pPr>
        <w:spacing w:before="0" w:after="0" w:line="240" w:lineRule="auto"/>
        <w:rPr>
          <w:del w:id="1480" w:author="marpa" w:date="2026-10-25T13:45:44Z"/>
          <w:rFonts w:ascii="Arial" w:hAnsi="Arial" w:eastAsia="Courier New" w:cs="Arial"/>
          <w:color w:val="000000"/>
          <w:sz w:val="24"/>
          <w:szCs w:val="24"/>
        </w:rPr>
      </w:pPr>
      <w:del w:id="1481" w:author="marpa" w:date="2026-10-25T13:45:44Z">
        <w:r>
          <w:rPr>
            <w:rFonts w:ascii="Arial" w:hAnsi="Arial" w:eastAsia="Courier New" w:cs="Arial"/>
            <w:color w:val="000000"/>
            <w:sz w:val="24"/>
            <w:szCs w:val="24"/>
          </w:rPr>
          <w:delText xml:space="preserve">        }</w:delText>
        </w:r>
      </w:del>
    </w:p>
    <w:p w14:paraId="37628B52">
      <w:pPr>
        <w:spacing w:before="0" w:after="0" w:line="240" w:lineRule="auto"/>
        <w:rPr>
          <w:del w:id="1482" w:author="marpa" w:date="2026-10-25T13:45:44Z"/>
          <w:rFonts w:ascii="Arial" w:hAnsi="Arial" w:eastAsia="Courier New" w:cs="Arial"/>
          <w:color w:val="000000"/>
          <w:sz w:val="24"/>
          <w:szCs w:val="24"/>
        </w:rPr>
      </w:pPr>
      <w:del w:id="1483" w:author="marpa" w:date="2026-10-25T13:45:44Z">
        <w:r>
          <w:rPr>
            <w:rFonts w:ascii="Arial" w:hAnsi="Arial" w:eastAsia="Courier New" w:cs="Arial"/>
            <w:color w:val="000000"/>
            <w:sz w:val="24"/>
            <w:szCs w:val="24"/>
          </w:rPr>
          <w:delText xml:space="preserve">    }</w:delText>
        </w:r>
      </w:del>
    </w:p>
    <w:p w14:paraId="2C258D8D">
      <w:pPr>
        <w:spacing w:before="0" w:after="0" w:line="240" w:lineRule="auto"/>
        <w:rPr>
          <w:del w:id="1484" w:author="marpa" w:date="2026-10-25T13:45:44Z"/>
        </w:rPr>
        <w:sectPr>
          <w:pgSz w:w="16838" w:h="11906" w:orient="landscape"/>
          <w:pgMar w:top="1417" w:right="1701" w:bottom="1417"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del w:id="1485" w:author="marpa" w:date="2026-10-25T13:45:44Z">
        <w:r>
          <w:rPr>
            <w:rFonts w:ascii="Arial" w:hAnsi="Arial" w:eastAsia="Courier New" w:cs="Arial"/>
            <w:color w:val="000000"/>
            <w:sz w:val="24"/>
            <w:szCs w:val="24"/>
          </w:rPr>
          <w:delText>}</w:delText>
        </w:r>
      </w:del>
    </w:p>
    <w:p w14:paraId="75BCCD9D">
      <w:pPr>
        <w:pStyle w:val="4"/>
        <w:rPr>
          <w:rFonts w:hint="default"/>
          <w:lang w:val="es-EC"/>
        </w:rPr>
      </w:pPr>
      <w:bookmarkStart w:id="76" w:name="_Toc14362"/>
      <w:bookmarkStart w:id="77" w:name="_Toc24567"/>
      <w:r>
        <w:t>CREACIÓN DE SERVICIO</w:t>
      </w:r>
      <w:ins w:id="1486" w:author="marpa" w:date="2026-10-25T14:05:01Z">
        <w:r>
          <w:rPr>
            <w:rFonts w:hint="default"/>
            <w:lang w:val="es-EC"/>
          </w:rPr>
          <w:t>S</w:t>
        </w:r>
        <w:bookmarkEnd w:id="76"/>
        <w:bookmarkEnd w:id="77"/>
      </w:ins>
    </w:p>
    <w:p w14:paraId="6728E8EF">
      <w:pPr>
        <w:spacing w:before="240" w:after="240"/>
        <w:rPr>
          <w:rFonts w:hint="default"/>
          <w:lang w:val="es-EC"/>
        </w:rPr>
      </w:pPr>
      <w:r>
        <w:t xml:space="preserve">En esta sección se implementa la "capa de servicio", que es el cerebro de la aplicación. Aquí se separa </w:t>
      </w:r>
      <w:del w:id="1487" w:author="marpa" w:date="2026-10-25T14:06:50Z">
        <w:r>
          <w:rPr>
            <w:rFonts w:hint="default"/>
            <w:lang w:val="en-US"/>
          </w:rPr>
          <w:delText>la lógica matemática y de seguridad del protocolo de comunicación. Al no contar con una base de datos, toda la gestión de datos se realiza en memoria, optimizando la velocidad de respuesta.</w:delText>
        </w:r>
      </w:del>
      <w:ins w:id="1488" w:author="marpa" w:date="2026-10-25T14:06:50Z">
        <w:r>
          <w:rPr>
            <w:rFonts w:hint="default"/>
            <w:lang w:val="es-EC"/>
          </w:rPr>
          <w:t>mane</w:t>
        </w:r>
      </w:ins>
      <w:ins w:id="1489" w:author="marpa" w:date="2026-10-25T14:06:51Z">
        <w:r>
          <w:rPr>
            <w:rFonts w:hint="default"/>
            <w:lang w:val="es-EC"/>
          </w:rPr>
          <w:t>ja la l</w:t>
        </w:r>
      </w:ins>
      <w:ins w:id="1490" w:author="marpa" w:date="2026-10-25T14:06:52Z">
        <w:r>
          <w:rPr>
            <w:rFonts w:hint="default"/>
            <w:lang w:val="es-EC"/>
          </w:rPr>
          <w:t>ógic</w:t>
        </w:r>
      </w:ins>
      <w:ins w:id="1491" w:author="marpa" w:date="2026-10-25T14:06:53Z">
        <w:r>
          <w:rPr>
            <w:rFonts w:hint="default"/>
            <w:lang w:val="es-EC"/>
          </w:rPr>
          <w:t>a de</w:t>
        </w:r>
      </w:ins>
      <w:ins w:id="1492" w:author="marpa" w:date="2026-10-25T14:06:56Z">
        <w:r>
          <w:rPr>
            <w:rFonts w:hint="default"/>
            <w:lang w:val="es-EC"/>
          </w:rPr>
          <w:t>trás d</w:t>
        </w:r>
      </w:ins>
      <w:ins w:id="1493" w:author="marpa" w:date="2026-10-25T14:06:57Z">
        <w:r>
          <w:rPr>
            <w:rFonts w:hint="default"/>
            <w:lang w:val="es-EC"/>
          </w:rPr>
          <w:t>e las op</w:t>
        </w:r>
      </w:ins>
      <w:ins w:id="1494" w:author="marpa" w:date="2026-10-25T14:06:58Z">
        <w:r>
          <w:rPr>
            <w:rFonts w:hint="default"/>
            <w:lang w:val="es-EC"/>
          </w:rPr>
          <w:t>eraciones</w:t>
        </w:r>
      </w:ins>
      <w:ins w:id="1495" w:author="marpa" w:date="2026-10-25T14:06:59Z">
        <w:r>
          <w:rPr>
            <w:rFonts w:hint="default"/>
            <w:lang w:val="es-EC"/>
          </w:rPr>
          <w:t>. En e</w:t>
        </w:r>
      </w:ins>
      <w:ins w:id="1496" w:author="marpa" w:date="2026-10-25T14:07:00Z">
        <w:r>
          <w:rPr>
            <w:rFonts w:hint="default"/>
            <w:lang w:val="es-EC"/>
          </w:rPr>
          <w:t>ste ca</w:t>
        </w:r>
      </w:ins>
      <w:ins w:id="1497" w:author="marpa" w:date="2026-10-25T14:07:01Z">
        <w:r>
          <w:rPr>
            <w:rFonts w:hint="default"/>
            <w:lang w:val="es-EC"/>
          </w:rPr>
          <w:t xml:space="preserve">so, </w:t>
        </w:r>
      </w:ins>
      <w:ins w:id="1498" w:author="marpa" w:date="2026-10-25T14:07:02Z">
        <w:r>
          <w:rPr>
            <w:rFonts w:hint="default"/>
            <w:lang w:val="es-EC"/>
          </w:rPr>
          <w:t xml:space="preserve">se </w:t>
        </w:r>
      </w:ins>
      <w:ins w:id="1499" w:author="marpa" w:date="2026-10-25T14:07:03Z">
        <w:r>
          <w:rPr>
            <w:rFonts w:hint="default"/>
            <w:lang w:val="es-EC"/>
          </w:rPr>
          <w:t>trabaj</w:t>
        </w:r>
      </w:ins>
      <w:ins w:id="1500" w:author="marpa" w:date="2026-10-25T14:07:04Z">
        <w:r>
          <w:rPr>
            <w:rFonts w:hint="default"/>
            <w:lang w:val="es-EC"/>
          </w:rPr>
          <w:t>a ún</w:t>
        </w:r>
      </w:ins>
      <w:ins w:id="1501" w:author="marpa" w:date="2026-10-25T14:07:05Z">
        <w:r>
          <w:rPr>
            <w:rFonts w:hint="default"/>
            <w:lang w:val="es-EC"/>
          </w:rPr>
          <w:t xml:space="preserve">icamente </w:t>
        </w:r>
      </w:ins>
      <w:ins w:id="1502" w:author="marpa" w:date="2026-10-25T14:07:06Z">
        <w:r>
          <w:rPr>
            <w:rFonts w:hint="default"/>
            <w:lang w:val="es-EC"/>
          </w:rPr>
          <w:t>con un se</w:t>
        </w:r>
      </w:ins>
      <w:ins w:id="1503" w:author="marpa" w:date="2026-10-25T14:07:07Z">
        <w:r>
          <w:rPr>
            <w:rFonts w:hint="default"/>
            <w:lang w:val="es-EC"/>
          </w:rPr>
          <w:t>rvicio</w:t>
        </w:r>
      </w:ins>
      <w:ins w:id="1504" w:author="marpa" w:date="2026-10-25T14:07:08Z">
        <w:r>
          <w:rPr>
            <w:rFonts w:hint="default"/>
            <w:lang w:val="es-EC"/>
          </w:rPr>
          <w:t xml:space="preserve"> de con</w:t>
        </w:r>
      </w:ins>
      <w:ins w:id="1505" w:author="marpa" w:date="2026-10-25T14:07:09Z">
        <w:r>
          <w:rPr>
            <w:rFonts w:hint="default"/>
            <w:lang w:val="es-EC"/>
          </w:rPr>
          <w:t>versiones</w:t>
        </w:r>
      </w:ins>
    </w:p>
    <w:p w14:paraId="277CFE0E">
      <w:pPr>
        <w:spacing w:before="240" w:after="240"/>
        <w:rPr>
          <w:del w:id="1506" w:author="marpa" w:date="2026-10-25T14:07:16Z"/>
        </w:rPr>
      </w:pPr>
      <w:del w:id="1507" w:author="marpa" w:date="2026-10-25T14:07:16Z">
        <w:r>
          <w:rPr>
            <w:b/>
            <w:bCs/>
          </w:rPr>
          <w:delText>Servicio de Seguridad:</w:delText>
        </w:r>
      </w:del>
      <w:del w:id="1508" w:author="marpa" w:date="2026-10-25T14:07:16Z">
        <w:r>
          <w:rPr/>
          <w:delText xml:space="preserve"> Encargado de la validación de credenciales "hardcoded" y la generación/verificación de tokens de sesión para proteger los puntos de entrada del servidor.</w:delText>
        </w:r>
      </w:del>
    </w:p>
    <w:p w14:paraId="012B21C7">
      <w:pPr>
        <w:spacing w:before="240" w:after="240"/>
        <w:rPr>
          <w:del w:id="1509" w:author="marpa" w:date="2026-10-25T14:07:16Z"/>
        </w:rPr>
      </w:pPr>
      <w:del w:id="1510" w:author="marpa" w:date="2026-10-25T14:07:16Z">
        <w:r>
          <w:rPr>
            <w:b/>
            <w:bCs/>
          </w:rPr>
          <w:delText>Servicio de Conversiones:</w:delText>
        </w:r>
      </w:del>
      <w:del w:id="1511" w:author="marpa" w:date="2026-10-25T14:07:16Z">
        <w:r>
          <w:rPr/>
          <w:delText xml:space="preserve"> Contiene los algoritmos y factores de conversión para las magnitudes de longitud, masa y temperatura. Está diseñado para ser escalable, permitiendo añadir nuevas unidades sin afectar la estructura principal.</w:delText>
        </w:r>
      </w:del>
    </w:p>
    <w:p w14:paraId="6EBB75BB">
      <w:pPr>
        <w:keepNext/>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ins w:id="1512" w:author="marpa" w:date="2026-10-25T14:07:32Z">
        <w:bookmarkStart w:id="78" w:name="_wwo2lfpw13yx" w:colFirst="0" w:colLast="0"/>
        <w:bookmarkEnd w:id="78"/>
        <w:r>
          <w:rPr/>
          <w:drawing>
            <wp:inline distT="0" distB="0" distL="114300" distR="114300">
              <wp:extent cx="1945640" cy="381000"/>
              <wp:effectExtent l="0" t="0" r="10160" b="0"/>
              <wp:docPr id="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
                      <pic:cNvPicPr>
                        <a:picLocks noChangeAspect="1"/>
                      </pic:cNvPicPr>
                    </pic:nvPicPr>
                    <pic:blipFill>
                      <a:blip r:embed="rId32"/>
                      <a:stretch>
                        <a:fillRect/>
                      </a:stretch>
                    </pic:blipFill>
                    <pic:spPr>
                      <a:xfrm>
                        <a:off x="0" y="0"/>
                        <a:ext cx="1945640" cy="381000"/>
                      </a:xfrm>
                      <a:prstGeom prst="rect">
                        <a:avLst/>
                      </a:prstGeom>
                      <a:noFill/>
                      <a:ln>
                        <a:noFill/>
                      </a:ln>
                    </pic:spPr>
                  </pic:pic>
                </a:graphicData>
              </a:graphic>
            </wp:inline>
          </w:drawing>
        </w:r>
      </w:ins>
      <w:del w:id="1514" w:author="marpa" w:date="2026-10-25T14:07:19Z">
        <w:r>
          <w:rPr>
            <w:i/>
            <w:iCs/>
            <w:color w:val="1F497D"/>
            <w:sz w:val="18"/>
            <w:szCs w:val="18"/>
          </w:rPr>
          <w:drawing>
            <wp:inline distT="114300" distB="114300" distL="114300" distR="114300">
              <wp:extent cx="2209800" cy="695325"/>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42" name="image34.png"/>
                      <pic:cNvPicPr preferRelativeResize="0"/>
                    </pic:nvPicPr>
                    <pic:blipFill>
                      <a:blip r:embed="rId33"/>
                      <a:srcRect/>
                      <a:stretch>
                        <a:fillRect/>
                      </a:stretch>
                    </pic:blipFill>
                    <pic:spPr>
                      <a:xfrm>
                        <a:off x="0" y="0"/>
                        <a:ext cx="2209800" cy="695325"/>
                      </a:xfrm>
                      <a:prstGeom prst="rect">
                        <a:avLst/>
                      </a:prstGeom>
                    </pic:spPr>
                  </pic:pic>
                </a:graphicData>
              </a:graphic>
            </wp:inline>
          </w:drawing>
        </w:r>
      </w:del>
    </w:p>
    <w:p w14:paraId="28A067BE">
      <w:pPr>
        <w:pStyle w:val="5"/>
      </w:pPr>
      <w:bookmarkStart w:id="79" w:name="_Toc3356"/>
      <w:bookmarkStart w:id="80" w:name="_Toc4001"/>
      <w:r>
        <w:t xml:space="preserve">Figura </w:t>
      </w:r>
      <w:ins w:id="1516" w:author="marpa" w:date="2026-10-25T14:24:39Z">
        <w:r>
          <w:rPr>
            <w:rFonts w:hint="default"/>
            <w:lang w:val="es-EC"/>
          </w:rPr>
          <w:t>20</w:t>
        </w:r>
      </w:ins>
      <w:del w:id="1517" w:author="marpa" w:date="2026-10-25T14:24:38Z">
        <w:r>
          <w:rPr/>
          <w:delText>17</w:delText>
        </w:r>
      </w:del>
      <w:r>
        <w:t>. Estructura de paquetes - servicios</w:t>
      </w:r>
      <w:bookmarkEnd w:id="79"/>
      <w:bookmarkEnd w:id="80"/>
    </w:p>
    <w:p w14:paraId="64AED911">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2CB8BD1D">
      <w:pPr>
        <w:pStyle w:val="6"/>
        <w:rPr>
          <w:rFonts w:hint="default"/>
          <w:lang w:val="es-EC"/>
        </w:rPr>
      </w:pPr>
      <w:bookmarkStart w:id="81" w:name="_Toc9152"/>
      <w:bookmarkStart w:id="82" w:name="_Toc13662"/>
      <w:r>
        <w:t xml:space="preserve">Tabla 5. Clase </w:t>
      </w:r>
      <w:del w:id="1518" w:author="marpa" w:date="2026-10-25T14:07:44Z">
        <w:r>
          <w:rPr>
            <w:rFonts w:hint="default"/>
            <w:lang w:val="en-US"/>
          </w:rPr>
          <w:delText xml:space="preserve">ConversorLongitud </w:delText>
        </w:r>
      </w:del>
      <w:ins w:id="1519" w:author="marpa" w:date="2026-10-25T14:07:44Z">
        <w:r>
          <w:rPr>
            <w:rFonts w:hint="default"/>
            <w:lang w:val="es-EC"/>
          </w:rPr>
          <w:t>Servicio</w:t>
        </w:r>
      </w:ins>
      <w:ins w:id="1520" w:author="marpa" w:date="2026-10-25T14:07:45Z">
        <w:r>
          <w:rPr>
            <w:rFonts w:hint="default"/>
            <w:lang w:val="es-EC"/>
          </w:rPr>
          <w:t>Conver</w:t>
        </w:r>
      </w:ins>
      <w:ins w:id="1521" w:author="marpa" w:date="2026-10-25T14:07:46Z">
        <w:r>
          <w:rPr>
            <w:rFonts w:hint="default"/>
            <w:lang w:val="es-EC"/>
          </w:rPr>
          <w:t>sor</w:t>
        </w:r>
        <w:bookmarkEnd w:id="81"/>
        <w:bookmarkEnd w:id="82"/>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253F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72406AE">
            <w:pPr>
              <w:spacing w:before="0" w:after="0" w:line="240" w:lineRule="auto"/>
              <w:rPr>
                <w:ins w:id="1522" w:author="marpa" w:date="2026-10-25T14:08:09Z"/>
                <w:rFonts w:hint="default" w:ascii="Courier New" w:hAnsi="Courier New" w:eastAsia="Courier New" w:cs="Courier New"/>
                <w:color w:val="000000"/>
                <w:sz w:val="16"/>
                <w:szCs w:val="16"/>
              </w:rPr>
            </w:pPr>
            <w:ins w:id="1523" w:author="marpa" w:date="2026-10-25T14:08:09Z">
              <w:r>
                <w:rPr>
                  <w:rFonts w:hint="default" w:ascii="Courier New" w:hAnsi="Courier New" w:eastAsia="Courier New" w:cs="Courier New"/>
                  <w:color w:val="000000"/>
                  <w:sz w:val="16"/>
                  <w:szCs w:val="16"/>
                </w:rPr>
                <w:t>/*</w:t>
              </w:r>
            </w:ins>
          </w:p>
          <w:p w14:paraId="7AD23477">
            <w:pPr>
              <w:spacing w:before="0" w:after="0" w:line="240" w:lineRule="auto"/>
              <w:rPr>
                <w:ins w:id="1524" w:author="marpa" w:date="2026-10-25T14:08:09Z"/>
                <w:rFonts w:hint="default" w:ascii="Courier New" w:hAnsi="Courier New" w:eastAsia="Courier New" w:cs="Courier New"/>
                <w:color w:val="000000"/>
                <w:sz w:val="16"/>
                <w:szCs w:val="16"/>
              </w:rPr>
            </w:pPr>
            <w:ins w:id="1525" w:author="marpa" w:date="2026-10-25T14:08:09Z">
              <w:r>
                <w:rPr>
                  <w:rFonts w:hint="default" w:ascii="Courier New" w:hAnsi="Courier New" w:eastAsia="Courier New" w:cs="Courier New"/>
                  <w:color w:val="000000"/>
                  <w:sz w:val="16"/>
                  <w:szCs w:val="16"/>
                </w:rPr>
                <w:t xml:space="preserve"> * Click nbfs://nbhost/SystemFileSystem/Templates/Licenses/license-default.txt to change this license</w:t>
              </w:r>
            </w:ins>
          </w:p>
          <w:p w14:paraId="7BF9ECB4">
            <w:pPr>
              <w:spacing w:before="0" w:after="0" w:line="240" w:lineRule="auto"/>
              <w:rPr>
                <w:ins w:id="1526" w:author="marpa" w:date="2026-10-25T14:08:09Z"/>
                <w:rFonts w:hint="default" w:ascii="Courier New" w:hAnsi="Courier New" w:eastAsia="Courier New" w:cs="Courier New"/>
                <w:color w:val="000000"/>
                <w:sz w:val="16"/>
                <w:szCs w:val="16"/>
              </w:rPr>
            </w:pPr>
            <w:ins w:id="1527" w:author="marpa" w:date="2026-10-25T14:08:09Z">
              <w:r>
                <w:rPr>
                  <w:rFonts w:hint="default" w:ascii="Courier New" w:hAnsi="Courier New" w:eastAsia="Courier New" w:cs="Courier New"/>
                  <w:color w:val="000000"/>
                  <w:sz w:val="16"/>
                  <w:szCs w:val="16"/>
                </w:rPr>
                <w:t xml:space="preserve"> * Click nbfs://nbhost/SystemFileSystem/Templates/Classes/Class.java to edit this template</w:t>
              </w:r>
            </w:ins>
          </w:p>
          <w:p w14:paraId="2C2C8553">
            <w:pPr>
              <w:spacing w:before="0" w:after="0" w:line="240" w:lineRule="auto"/>
              <w:rPr>
                <w:ins w:id="1528" w:author="marpa" w:date="2026-10-25T14:08:09Z"/>
                <w:rFonts w:hint="default" w:ascii="Courier New" w:hAnsi="Courier New" w:eastAsia="Courier New" w:cs="Courier New"/>
                <w:color w:val="000000"/>
                <w:sz w:val="16"/>
                <w:szCs w:val="16"/>
              </w:rPr>
            </w:pPr>
            <w:ins w:id="1529" w:author="marpa" w:date="2026-10-25T14:08:09Z">
              <w:r>
                <w:rPr>
                  <w:rFonts w:hint="default" w:ascii="Courier New" w:hAnsi="Courier New" w:eastAsia="Courier New" w:cs="Courier New"/>
                  <w:color w:val="000000"/>
                  <w:sz w:val="16"/>
                  <w:szCs w:val="16"/>
                </w:rPr>
                <w:t xml:space="preserve"> */</w:t>
              </w:r>
            </w:ins>
          </w:p>
          <w:p w14:paraId="57A3CAFB">
            <w:pPr>
              <w:spacing w:before="0" w:after="0" w:line="240" w:lineRule="auto"/>
              <w:rPr>
                <w:ins w:id="1530" w:author="marpa" w:date="2026-10-25T14:08:09Z"/>
                <w:rFonts w:hint="default" w:ascii="Courier New" w:hAnsi="Courier New" w:eastAsia="Courier New" w:cs="Courier New"/>
                <w:color w:val="000000"/>
                <w:sz w:val="16"/>
                <w:szCs w:val="16"/>
              </w:rPr>
            </w:pPr>
            <w:ins w:id="1531" w:author="marpa" w:date="2026-10-25T14:08:09Z">
              <w:r>
                <w:rPr>
                  <w:rFonts w:hint="default" w:ascii="Courier New" w:hAnsi="Courier New" w:eastAsia="Courier New" w:cs="Courier New"/>
                  <w:color w:val="000000"/>
                  <w:sz w:val="16"/>
                  <w:szCs w:val="16"/>
                </w:rPr>
                <w:t>package ec.edu.monster.servicios;</w:t>
              </w:r>
            </w:ins>
          </w:p>
          <w:p w14:paraId="18A76057">
            <w:pPr>
              <w:spacing w:before="0" w:after="0" w:line="240" w:lineRule="auto"/>
              <w:rPr>
                <w:ins w:id="1532" w:author="marpa" w:date="2026-10-25T14:08:09Z"/>
                <w:rFonts w:hint="default" w:ascii="Courier New" w:hAnsi="Courier New" w:eastAsia="Courier New" w:cs="Courier New"/>
                <w:color w:val="000000"/>
                <w:sz w:val="16"/>
                <w:szCs w:val="16"/>
              </w:rPr>
            </w:pPr>
          </w:p>
          <w:p w14:paraId="0F84F1E7">
            <w:pPr>
              <w:spacing w:before="0" w:after="0" w:line="240" w:lineRule="auto"/>
              <w:rPr>
                <w:ins w:id="1533" w:author="marpa" w:date="2026-10-25T14:08:09Z"/>
                <w:rFonts w:hint="default" w:ascii="Courier New" w:hAnsi="Courier New" w:eastAsia="Courier New" w:cs="Courier New"/>
                <w:color w:val="000000"/>
                <w:sz w:val="16"/>
                <w:szCs w:val="16"/>
              </w:rPr>
            </w:pPr>
            <w:ins w:id="1534" w:author="marpa" w:date="2026-10-25T14:08:09Z">
              <w:r>
                <w:rPr>
                  <w:rFonts w:hint="default" w:ascii="Courier New" w:hAnsi="Courier New" w:eastAsia="Courier New" w:cs="Courier New"/>
                  <w:color w:val="000000"/>
                  <w:sz w:val="16"/>
                  <w:szCs w:val="16"/>
                </w:rPr>
                <w:t>/**</w:t>
              </w:r>
            </w:ins>
          </w:p>
          <w:p w14:paraId="4B0B9E3E">
            <w:pPr>
              <w:spacing w:before="0" w:after="0" w:line="240" w:lineRule="auto"/>
              <w:rPr>
                <w:ins w:id="1535" w:author="marpa" w:date="2026-10-25T14:08:09Z"/>
                <w:rFonts w:hint="default" w:ascii="Courier New" w:hAnsi="Courier New" w:eastAsia="Courier New" w:cs="Courier New"/>
                <w:color w:val="000000"/>
                <w:sz w:val="16"/>
                <w:szCs w:val="16"/>
              </w:rPr>
            </w:pPr>
            <w:ins w:id="1536" w:author="marpa" w:date="2026-10-25T14:08:09Z">
              <w:r>
                <w:rPr>
                  <w:rFonts w:hint="default" w:ascii="Courier New" w:hAnsi="Courier New" w:eastAsia="Courier New" w:cs="Courier New"/>
                  <w:color w:val="000000"/>
                  <w:sz w:val="16"/>
                  <w:szCs w:val="16"/>
                </w:rPr>
                <w:t xml:space="preserve"> *</w:t>
              </w:r>
            </w:ins>
          </w:p>
          <w:p w14:paraId="09630AB3">
            <w:pPr>
              <w:spacing w:before="0" w:after="0" w:line="240" w:lineRule="auto"/>
              <w:rPr>
                <w:ins w:id="1537" w:author="marpa" w:date="2026-10-25T14:08:09Z"/>
                <w:rFonts w:hint="default" w:ascii="Courier New" w:hAnsi="Courier New" w:eastAsia="Courier New" w:cs="Courier New"/>
                <w:color w:val="000000"/>
                <w:sz w:val="16"/>
                <w:szCs w:val="16"/>
              </w:rPr>
            </w:pPr>
            <w:ins w:id="1538" w:author="marpa" w:date="2026-10-25T14:08:09Z">
              <w:r>
                <w:rPr>
                  <w:rFonts w:hint="default" w:ascii="Courier New" w:hAnsi="Courier New" w:eastAsia="Courier New" w:cs="Courier New"/>
                  <w:color w:val="000000"/>
                  <w:sz w:val="16"/>
                  <w:szCs w:val="16"/>
                </w:rPr>
                <w:t xml:space="preserve"> * @author USER</w:t>
              </w:r>
            </w:ins>
          </w:p>
          <w:p w14:paraId="1CC07D71">
            <w:pPr>
              <w:spacing w:before="0" w:after="0" w:line="240" w:lineRule="auto"/>
              <w:rPr>
                <w:ins w:id="1539" w:author="marpa" w:date="2026-10-25T14:08:09Z"/>
                <w:rFonts w:hint="default" w:ascii="Courier New" w:hAnsi="Courier New" w:eastAsia="Courier New" w:cs="Courier New"/>
                <w:color w:val="000000"/>
                <w:sz w:val="16"/>
                <w:szCs w:val="16"/>
              </w:rPr>
            </w:pPr>
            <w:ins w:id="1540" w:author="marpa" w:date="2026-10-25T14:08:09Z">
              <w:r>
                <w:rPr>
                  <w:rFonts w:hint="default" w:ascii="Courier New" w:hAnsi="Courier New" w:eastAsia="Courier New" w:cs="Courier New"/>
                  <w:color w:val="000000"/>
                  <w:sz w:val="16"/>
                  <w:szCs w:val="16"/>
                </w:rPr>
                <w:t xml:space="preserve"> */</w:t>
              </w:r>
            </w:ins>
          </w:p>
          <w:p w14:paraId="27A53038">
            <w:pPr>
              <w:spacing w:before="0" w:after="0" w:line="240" w:lineRule="auto"/>
              <w:rPr>
                <w:ins w:id="1541" w:author="marpa" w:date="2026-10-25T14:08:09Z"/>
                <w:rFonts w:hint="default" w:ascii="Courier New" w:hAnsi="Courier New" w:eastAsia="Courier New" w:cs="Courier New"/>
                <w:color w:val="000000"/>
                <w:sz w:val="16"/>
                <w:szCs w:val="16"/>
              </w:rPr>
            </w:pPr>
            <w:ins w:id="1542" w:author="marpa" w:date="2026-10-25T14:08:09Z">
              <w:r>
                <w:rPr>
                  <w:rFonts w:hint="default" w:ascii="Courier New" w:hAnsi="Courier New" w:eastAsia="Courier New" w:cs="Courier New"/>
                  <w:color w:val="000000"/>
                  <w:sz w:val="16"/>
                  <w:szCs w:val="16"/>
                </w:rPr>
                <w:t>import ec.edu.monster.modelos.utilidades.IConversor;</w:t>
              </w:r>
            </w:ins>
          </w:p>
          <w:p w14:paraId="4DCAA2BF">
            <w:pPr>
              <w:spacing w:before="0" w:after="0" w:line="240" w:lineRule="auto"/>
              <w:rPr>
                <w:ins w:id="1543" w:author="marpa" w:date="2026-10-25T14:08:09Z"/>
                <w:rFonts w:hint="default" w:ascii="Courier New" w:hAnsi="Courier New" w:eastAsia="Courier New" w:cs="Courier New"/>
                <w:color w:val="000000"/>
                <w:sz w:val="16"/>
                <w:szCs w:val="16"/>
              </w:rPr>
            </w:pPr>
          </w:p>
          <w:p w14:paraId="74FCF8D7">
            <w:pPr>
              <w:spacing w:before="0" w:after="0" w:line="240" w:lineRule="auto"/>
              <w:rPr>
                <w:ins w:id="1544" w:author="marpa" w:date="2026-10-25T14:08:09Z"/>
                <w:rFonts w:hint="default" w:ascii="Courier New" w:hAnsi="Courier New" w:eastAsia="Courier New" w:cs="Courier New"/>
                <w:color w:val="000000"/>
                <w:sz w:val="16"/>
                <w:szCs w:val="16"/>
              </w:rPr>
            </w:pPr>
            <w:ins w:id="1545" w:author="marpa" w:date="2026-10-25T14:08:09Z">
              <w:r>
                <w:rPr>
                  <w:rFonts w:hint="default" w:ascii="Courier New" w:hAnsi="Courier New" w:eastAsia="Courier New" w:cs="Courier New"/>
                  <w:color w:val="000000"/>
                  <w:sz w:val="16"/>
                  <w:szCs w:val="16"/>
                </w:rPr>
                <w:t>public class ServicioConversor&lt;T&gt; {</w:t>
              </w:r>
            </w:ins>
          </w:p>
          <w:p w14:paraId="0FEDDC38">
            <w:pPr>
              <w:spacing w:before="0" w:after="0" w:line="240" w:lineRule="auto"/>
              <w:rPr>
                <w:ins w:id="1546" w:author="marpa" w:date="2026-10-25T14:08:09Z"/>
                <w:rFonts w:hint="default" w:ascii="Courier New" w:hAnsi="Courier New" w:eastAsia="Courier New" w:cs="Courier New"/>
                <w:color w:val="000000"/>
                <w:sz w:val="16"/>
                <w:szCs w:val="16"/>
              </w:rPr>
            </w:pPr>
            <w:ins w:id="1547" w:author="marpa" w:date="2026-10-25T14:08:09Z">
              <w:r>
                <w:rPr>
                  <w:rFonts w:hint="default" w:ascii="Courier New" w:hAnsi="Courier New" w:eastAsia="Courier New" w:cs="Courier New"/>
                  <w:color w:val="000000"/>
                  <w:sz w:val="16"/>
                  <w:szCs w:val="16"/>
                </w:rPr>
                <w:t xml:space="preserve">    private final IConversor&lt;T&gt; conversor;</w:t>
              </w:r>
            </w:ins>
          </w:p>
          <w:p w14:paraId="77C81B66">
            <w:pPr>
              <w:spacing w:before="0" w:after="0" w:line="240" w:lineRule="auto"/>
              <w:rPr>
                <w:ins w:id="1548" w:author="marpa" w:date="2026-10-25T14:08:09Z"/>
                <w:rFonts w:hint="default" w:ascii="Courier New" w:hAnsi="Courier New" w:eastAsia="Courier New" w:cs="Courier New"/>
                <w:color w:val="000000"/>
                <w:sz w:val="16"/>
                <w:szCs w:val="16"/>
              </w:rPr>
            </w:pPr>
          </w:p>
          <w:p w14:paraId="3ED119C9">
            <w:pPr>
              <w:spacing w:before="0" w:after="0" w:line="240" w:lineRule="auto"/>
              <w:rPr>
                <w:ins w:id="1549" w:author="marpa" w:date="2026-10-25T14:08:09Z"/>
                <w:rFonts w:hint="default" w:ascii="Courier New" w:hAnsi="Courier New" w:eastAsia="Courier New" w:cs="Courier New"/>
                <w:color w:val="000000"/>
                <w:sz w:val="16"/>
                <w:szCs w:val="16"/>
              </w:rPr>
            </w:pPr>
            <w:ins w:id="1550" w:author="marpa" w:date="2026-10-25T14:08:09Z">
              <w:r>
                <w:rPr>
                  <w:rFonts w:hint="default" w:ascii="Courier New" w:hAnsi="Courier New" w:eastAsia="Courier New" w:cs="Courier New"/>
                  <w:color w:val="000000"/>
                  <w:sz w:val="16"/>
                  <w:szCs w:val="16"/>
                </w:rPr>
                <w:t xml:space="preserve">    public ServicioConversor(IConversor&lt;T&gt; conversor) {</w:t>
              </w:r>
            </w:ins>
          </w:p>
          <w:p w14:paraId="1C4324E6">
            <w:pPr>
              <w:spacing w:before="0" w:after="0" w:line="240" w:lineRule="auto"/>
              <w:rPr>
                <w:ins w:id="1551" w:author="marpa" w:date="2026-10-25T14:08:09Z"/>
                <w:rFonts w:hint="default" w:ascii="Courier New" w:hAnsi="Courier New" w:eastAsia="Courier New" w:cs="Courier New"/>
                <w:color w:val="000000"/>
                <w:sz w:val="16"/>
                <w:szCs w:val="16"/>
              </w:rPr>
            </w:pPr>
            <w:ins w:id="1552" w:author="marpa" w:date="2026-10-25T14:08:09Z">
              <w:r>
                <w:rPr>
                  <w:rFonts w:hint="default" w:ascii="Courier New" w:hAnsi="Courier New" w:eastAsia="Courier New" w:cs="Courier New"/>
                  <w:color w:val="000000"/>
                  <w:sz w:val="16"/>
                  <w:szCs w:val="16"/>
                </w:rPr>
                <w:t xml:space="preserve">        this.conversor = conversor;</w:t>
              </w:r>
            </w:ins>
          </w:p>
          <w:p w14:paraId="5888D053">
            <w:pPr>
              <w:spacing w:before="0" w:after="0" w:line="240" w:lineRule="auto"/>
              <w:rPr>
                <w:ins w:id="1553" w:author="marpa" w:date="2026-10-25T14:08:09Z"/>
                <w:rFonts w:hint="default" w:ascii="Courier New" w:hAnsi="Courier New" w:eastAsia="Courier New" w:cs="Courier New"/>
                <w:color w:val="000000"/>
                <w:sz w:val="16"/>
                <w:szCs w:val="16"/>
              </w:rPr>
            </w:pPr>
            <w:ins w:id="1554" w:author="marpa" w:date="2026-10-25T14:08:09Z">
              <w:r>
                <w:rPr>
                  <w:rFonts w:hint="default" w:ascii="Courier New" w:hAnsi="Courier New" w:eastAsia="Courier New" w:cs="Courier New"/>
                  <w:color w:val="000000"/>
                  <w:sz w:val="16"/>
                  <w:szCs w:val="16"/>
                </w:rPr>
                <w:t xml:space="preserve">    }</w:t>
              </w:r>
            </w:ins>
          </w:p>
          <w:p w14:paraId="4F5B9406">
            <w:pPr>
              <w:spacing w:before="0" w:after="0" w:line="240" w:lineRule="auto"/>
              <w:rPr>
                <w:ins w:id="1555" w:author="marpa" w:date="2026-10-25T14:08:09Z"/>
                <w:rFonts w:hint="default" w:ascii="Courier New" w:hAnsi="Courier New" w:eastAsia="Courier New" w:cs="Courier New"/>
                <w:color w:val="000000"/>
                <w:sz w:val="16"/>
                <w:szCs w:val="16"/>
              </w:rPr>
            </w:pPr>
          </w:p>
          <w:p w14:paraId="1509776E">
            <w:pPr>
              <w:spacing w:before="0" w:after="0" w:line="240" w:lineRule="auto"/>
              <w:rPr>
                <w:ins w:id="1556" w:author="marpa" w:date="2026-10-25T14:08:09Z"/>
                <w:rFonts w:hint="default" w:ascii="Courier New" w:hAnsi="Courier New" w:eastAsia="Courier New" w:cs="Courier New"/>
                <w:color w:val="000000"/>
                <w:sz w:val="16"/>
                <w:szCs w:val="16"/>
              </w:rPr>
            </w:pPr>
            <w:ins w:id="1557" w:author="marpa" w:date="2026-10-25T14:08:09Z">
              <w:r>
                <w:rPr>
                  <w:rFonts w:hint="default" w:ascii="Courier New" w:hAnsi="Courier New" w:eastAsia="Courier New" w:cs="Courier New"/>
                  <w:color w:val="000000"/>
                  <w:sz w:val="16"/>
                  <w:szCs w:val="16"/>
                </w:rPr>
                <w:t xml:space="preserve">    public double convertir(double valor, T origen, T destino) {</w:t>
              </w:r>
            </w:ins>
          </w:p>
          <w:p w14:paraId="06D7C19A">
            <w:pPr>
              <w:spacing w:before="0" w:after="0" w:line="240" w:lineRule="auto"/>
              <w:rPr>
                <w:ins w:id="1558" w:author="marpa" w:date="2026-10-25T14:08:09Z"/>
                <w:rFonts w:hint="default" w:ascii="Courier New" w:hAnsi="Courier New" w:eastAsia="Courier New" w:cs="Courier New"/>
                <w:color w:val="000000"/>
                <w:sz w:val="16"/>
                <w:szCs w:val="16"/>
              </w:rPr>
            </w:pPr>
            <w:ins w:id="1559" w:author="marpa" w:date="2026-10-25T14:08:09Z">
              <w:r>
                <w:rPr>
                  <w:rFonts w:hint="default" w:ascii="Courier New" w:hAnsi="Courier New" w:eastAsia="Courier New" w:cs="Courier New"/>
                  <w:color w:val="000000"/>
                  <w:sz w:val="16"/>
                  <w:szCs w:val="16"/>
                </w:rPr>
                <w:t xml:space="preserve">        if (conversor == null) {</w:t>
              </w:r>
            </w:ins>
          </w:p>
          <w:p w14:paraId="2C261862">
            <w:pPr>
              <w:spacing w:before="0" w:after="0" w:line="240" w:lineRule="auto"/>
              <w:rPr>
                <w:ins w:id="1560" w:author="marpa" w:date="2026-10-25T14:08:09Z"/>
                <w:rFonts w:hint="default" w:ascii="Courier New" w:hAnsi="Courier New" w:eastAsia="Courier New" w:cs="Courier New"/>
                <w:color w:val="000000"/>
                <w:sz w:val="16"/>
                <w:szCs w:val="16"/>
              </w:rPr>
            </w:pPr>
            <w:ins w:id="1561" w:author="marpa" w:date="2026-10-25T14:08:09Z">
              <w:r>
                <w:rPr>
                  <w:rFonts w:hint="default" w:ascii="Courier New" w:hAnsi="Courier New" w:eastAsia="Courier New" w:cs="Courier New"/>
                  <w:color w:val="000000"/>
                  <w:sz w:val="16"/>
                  <w:szCs w:val="16"/>
                </w:rPr>
                <w:t xml:space="preserve">            throw new IllegalStateException("No se ha inyectado un conversor");</w:t>
              </w:r>
            </w:ins>
          </w:p>
          <w:p w14:paraId="7F4D881D">
            <w:pPr>
              <w:spacing w:before="0" w:after="0" w:line="240" w:lineRule="auto"/>
              <w:rPr>
                <w:ins w:id="1562" w:author="marpa" w:date="2026-10-25T14:08:09Z"/>
                <w:rFonts w:hint="default" w:ascii="Courier New" w:hAnsi="Courier New" w:eastAsia="Courier New" w:cs="Courier New"/>
                <w:color w:val="000000"/>
                <w:sz w:val="16"/>
                <w:szCs w:val="16"/>
              </w:rPr>
            </w:pPr>
            <w:ins w:id="1563" w:author="marpa" w:date="2026-10-25T14:08:09Z">
              <w:r>
                <w:rPr>
                  <w:rFonts w:hint="default" w:ascii="Courier New" w:hAnsi="Courier New" w:eastAsia="Courier New" w:cs="Courier New"/>
                  <w:color w:val="000000"/>
                  <w:sz w:val="16"/>
                  <w:szCs w:val="16"/>
                </w:rPr>
                <w:t xml:space="preserve">        }</w:t>
              </w:r>
            </w:ins>
          </w:p>
          <w:p w14:paraId="0BFBD8C3">
            <w:pPr>
              <w:spacing w:before="0" w:after="0" w:line="240" w:lineRule="auto"/>
              <w:rPr>
                <w:ins w:id="1564" w:author="marpa" w:date="2026-10-25T14:08:09Z"/>
                <w:rFonts w:hint="default" w:ascii="Courier New" w:hAnsi="Courier New" w:eastAsia="Courier New" w:cs="Courier New"/>
                <w:color w:val="000000"/>
                <w:sz w:val="16"/>
                <w:szCs w:val="16"/>
              </w:rPr>
            </w:pPr>
            <w:ins w:id="1565" w:author="marpa" w:date="2026-10-25T14:08:09Z">
              <w:r>
                <w:rPr>
                  <w:rFonts w:hint="default" w:ascii="Courier New" w:hAnsi="Courier New" w:eastAsia="Courier New" w:cs="Courier New"/>
                  <w:color w:val="000000"/>
                  <w:sz w:val="16"/>
                  <w:szCs w:val="16"/>
                </w:rPr>
                <w:t xml:space="preserve">        return conversor.convertir(valor, origen, destino);</w:t>
              </w:r>
            </w:ins>
          </w:p>
          <w:p w14:paraId="662A7EFB">
            <w:pPr>
              <w:spacing w:before="0" w:after="0" w:line="240" w:lineRule="auto"/>
              <w:rPr>
                <w:ins w:id="1566" w:author="marpa" w:date="2026-10-25T14:08:09Z"/>
                <w:rFonts w:hint="default" w:ascii="Courier New" w:hAnsi="Courier New" w:eastAsia="Courier New" w:cs="Courier New"/>
                <w:color w:val="000000"/>
                <w:sz w:val="16"/>
                <w:szCs w:val="16"/>
              </w:rPr>
            </w:pPr>
            <w:ins w:id="1567" w:author="marpa" w:date="2026-10-25T14:08:09Z">
              <w:r>
                <w:rPr>
                  <w:rFonts w:hint="default" w:ascii="Courier New" w:hAnsi="Courier New" w:eastAsia="Courier New" w:cs="Courier New"/>
                  <w:color w:val="000000"/>
                  <w:sz w:val="16"/>
                  <w:szCs w:val="16"/>
                </w:rPr>
                <w:t xml:space="preserve">    }</w:t>
              </w:r>
            </w:ins>
          </w:p>
          <w:p w14:paraId="029DDDDD">
            <w:pPr>
              <w:spacing w:before="0" w:after="0" w:line="240" w:lineRule="auto"/>
              <w:rPr>
                <w:ins w:id="1568" w:author="marpa" w:date="2026-10-25T14:08:09Z"/>
                <w:rFonts w:hint="default" w:ascii="Courier New" w:hAnsi="Courier New" w:eastAsia="Courier New" w:cs="Courier New"/>
                <w:color w:val="000000"/>
                <w:sz w:val="16"/>
                <w:szCs w:val="16"/>
              </w:rPr>
            </w:pPr>
            <w:ins w:id="1569" w:author="marpa" w:date="2026-10-25T14:08:09Z">
              <w:r>
                <w:rPr>
                  <w:rFonts w:hint="default" w:ascii="Courier New" w:hAnsi="Courier New" w:eastAsia="Courier New" w:cs="Courier New"/>
                  <w:color w:val="000000"/>
                  <w:sz w:val="16"/>
                  <w:szCs w:val="16"/>
                </w:rPr>
                <w:t>}</w:t>
              </w:r>
            </w:ins>
          </w:p>
          <w:p w14:paraId="463BDA40">
            <w:pPr>
              <w:spacing w:before="0" w:after="0" w:line="240" w:lineRule="auto"/>
              <w:rPr>
                <w:del w:id="1570" w:author="marpa" w:date="2026-10-25T14:07:55Z"/>
                <w:rFonts w:ascii="Courier New" w:hAnsi="Courier New" w:eastAsia="Courier New" w:cs="Courier New"/>
                <w:color w:val="000000"/>
                <w:sz w:val="16"/>
                <w:szCs w:val="16"/>
              </w:rPr>
            </w:pPr>
            <w:del w:id="1571" w:author="marpa" w:date="2026-10-25T14:07:55Z">
              <w:r>
                <w:rPr>
                  <w:rFonts w:ascii="Courier New" w:hAnsi="Courier New" w:eastAsia="Courier New" w:cs="Courier New"/>
                  <w:color w:val="000000"/>
                  <w:sz w:val="16"/>
                  <w:szCs w:val="16"/>
                </w:rPr>
                <w:delText>package ec.edu.monster.servicios;</w:delText>
              </w:r>
            </w:del>
          </w:p>
          <w:p w14:paraId="0130A57E">
            <w:pPr>
              <w:spacing w:before="0" w:after="0" w:line="240" w:lineRule="auto"/>
              <w:rPr>
                <w:del w:id="1572" w:author="marpa" w:date="2026-10-25T14:07:55Z"/>
                <w:rFonts w:ascii="Courier New" w:hAnsi="Courier New" w:eastAsia="Courier New" w:cs="Courier New"/>
                <w:color w:val="000000"/>
                <w:sz w:val="16"/>
                <w:szCs w:val="16"/>
              </w:rPr>
            </w:pPr>
          </w:p>
          <w:p w14:paraId="424976E4">
            <w:pPr>
              <w:spacing w:before="0" w:after="0" w:line="240" w:lineRule="auto"/>
              <w:rPr>
                <w:del w:id="1573" w:author="marpa" w:date="2026-10-25T14:07:55Z"/>
                <w:rFonts w:ascii="Courier New" w:hAnsi="Courier New" w:eastAsia="Courier New" w:cs="Courier New"/>
                <w:color w:val="000000"/>
                <w:sz w:val="16"/>
                <w:szCs w:val="16"/>
              </w:rPr>
            </w:pPr>
            <w:del w:id="1574" w:author="marpa" w:date="2026-10-25T14:07:55Z">
              <w:r>
                <w:rPr>
                  <w:rFonts w:ascii="Courier New" w:hAnsi="Courier New" w:eastAsia="Courier New" w:cs="Courier New"/>
                  <w:color w:val="000000"/>
                  <w:sz w:val="16"/>
                  <w:szCs w:val="16"/>
                </w:rPr>
                <w:delText>/**</w:delText>
              </w:r>
            </w:del>
          </w:p>
          <w:p w14:paraId="1762D170">
            <w:pPr>
              <w:spacing w:before="0" w:after="0" w:line="240" w:lineRule="auto"/>
              <w:rPr>
                <w:del w:id="1575" w:author="marpa" w:date="2026-10-25T14:07:55Z"/>
                <w:rFonts w:ascii="Courier New" w:hAnsi="Courier New" w:eastAsia="Courier New" w:cs="Courier New"/>
                <w:color w:val="000000"/>
                <w:sz w:val="16"/>
                <w:szCs w:val="16"/>
              </w:rPr>
            </w:pPr>
            <w:del w:id="1576" w:author="marpa" w:date="2026-10-25T14:07:55Z">
              <w:r>
                <w:rPr>
                  <w:rFonts w:ascii="Courier New" w:hAnsi="Courier New" w:eastAsia="Courier New" w:cs="Courier New"/>
                  <w:color w:val="000000"/>
                  <w:sz w:val="16"/>
                  <w:szCs w:val="16"/>
                </w:rPr>
                <w:delText xml:space="preserve"> *</w:delText>
              </w:r>
            </w:del>
          </w:p>
          <w:p w14:paraId="45097500">
            <w:pPr>
              <w:spacing w:before="0" w:after="0" w:line="240" w:lineRule="auto"/>
              <w:rPr>
                <w:del w:id="1577" w:author="marpa" w:date="2026-10-25T14:07:55Z"/>
                <w:rFonts w:ascii="Courier New" w:hAnsi="Courier New" w:eastAsia="Courier New" w:cs="Courier New"/>
                <w:color w:val="000000"/>
                <w:sz w:val="16"/>
                <w:szCs w:val="16"/>
              </w:rPr>
            </w:pPr>
            <w:del w:id="1578" w:author="marpa" w:date="2026-10-25T14:07:55Z">
              <w:r>
                <w:rPr>
                  <w:rFonts w:ascii="Courier New" w:hAnsi="Courier New" w:eastAsia="Courier New" w:cs="Courier New"/>
                  <w:color w:val="000000"/>
                  <w:sz w:val="16"/>
                  <w:szCs w:val="16"/>
                </w:rPr>
                <w:delText xml:space="preserve"> * @author Soto</w:delText>
              </w:r>
            </w:del>
          </w:p>
          <w:p w14:paraId="16DA6D80">
            <w:pPr>
              <w:spacing w:before="0" w:after="0" w:line="240" w:lineRule="auto"/>
              <w:rPr>
                <w:del w:id="1579" w:author="marpa" w:date="2026-10-25T14:07:55Z"/>
                <w:rFonts w:ascii="Courier New" w:hAnsi="Courier New" w:eastAsia="Courier New" w:cs="Courier New"/>
                <w:color w:val="000000"/>
                <w:sz w:val="16"/>
                <w:szCs w:val="16"/>
              </w:rPr>
            </w:pPr>
            <w:del w:id="1580" w:author="marpa" w:date="2026-10-25T14:07:55Z">
              <w:r>
                <w:rPr>
                  <w:rFonts w:ascii="Courier New" w:hAnsi="Courier New" w:eastAsia="Courier New" w:cs="Courier New"/>
                  <w:color w:val="000000"/>
                  <w:sz w:val="16"/>
                  <w:szCs w:val="16"/>
                </w:rPr>
                <w:delText xml:space="preserve"> */</w:delText>
              </w:r>
            </w:del>
          </w:p>
          <w:p w14:paraId="54A77B93">
            <w:pPr>
              <w:spacing w:before="0" w:after="0" w:line="240" w:lineRule="auto"/>
              <w:rPr>
                <w:del w:id="1581" w:author="marpa" w:date="2026-10-25T14:07:55Z"/>
                <w:rFonts w:ascii="Courier New" w:hAnsi="Courier New" w:eastAsia="Courier New" w:cs="Courier New"/>
                <w:color w:val="000000"/>
                <w:sz w:val="16"/>
                <w:szCs w:val="16"/>
              </w:rPr>
            </w:pPr>
            <w:del w:id="1582" w:author="marpa" w:date="2026-10-25T14:07:55Z">
              <w:r>
                <w:rPr>
                  <w:rFonts w:ascii="Courier New" w:hAnsi="Courier New" w:eastAsia="Courier New" w:cs="Courier New"/>
                  <w:color w:val="000000"/>
                  <w:sz w:val="16"/>
                  <w:szCs w:val="16"/>
                </w:rPr>
                <w:delText>public class ConversorLongitud {</w:delText>
              </w:r>
            </w:del>
          </w:p>
          <w:p w14:paraId="383C9975">
            <w:pPr>
              <w:spacing w:before="0" w:after="0" w:line="240" w:lineRule="auto"/>
              <w:rPr>
                <w:del w:id="1583" w:author="marpa" w:date="2026-10-25T14:07:55Z"/>
                <w:rFonts w:ascii="Courier New" w:hAnsi="Courier New" w:eastAsia="Courier New" w:cs="Courier New"/>
                <w:color w:val="000000"/>
                <w:sz w:val="16"/>
                <w:szCs w:val="16"/>
              </w:rPr>
            </w:pPr>
          </w:p>
          <w:p w14:paraId="07D7FC4B">
            <w:pPr>
              <w:spacing w:before="0" w:after="0" w:line="240" w:lineRule="auto"/>
              <w:rPr>
                <w:del w:id="1584" w:author="marpa" w:date="2026-10-25T14:07:55Z"/>
                <w:rFonts w:ascii="Courier New" w:hAnsi="Courier New" w:eastAsia="Courier New" w:cs="Courier New"/>
                <w:color w:val="000000"/>
                <w:sz w:val="16"/>
                <w:szCs w:val="16"/>
              </w:rPr>
            </w:pPr>
            <w:del w:id="1585" w:author="marpa" w:date="2026-10-25T14:07:55Z">
              <w:r>
                <w:rPr>
                  <w:rFonts w:ascii="Courier New" w:hAnsi="Courier New" w:eastAsia="Courier New" w:cs="Courier New"/>
                  <w:color w:val="000000"/>
                  <w:sz w:val="16"/>
                  <w:szCs w:val="16"/>
                </w:rPr>
                <w:delText xml:space="preserve">    public double convertirLongitud(double valor, String unidadOrigen, String unidadDestino) {</w:delText>
              </w:r>
            </w:del>
          </w:p>
          <w:p w14:paraId="03F6741C">
            <w:pPr>
              <w:spacing w:before="0" w:after="0" w:line="240" w:lineRule="auto"/>
              <w:rPr>
                <w:del w:id="1586" w:author="marpa" w:date="2026-10-25T14:07:55Z"/>
                <w:rFonts w:ascii="Courier New" w:hAnsi="Courier New" w:eastAsia="Courier New" w:cs="Courier New"/>
                <w:color w:val="000000"/>
                <w:sz w:val="16"/>
                <w:szCs w:val="16"/>
              </w:rPr>
            </w:pPr>
            <w:del w:id="1587" w:author="marpa" w:date="2026-10-25T14:07:55Z">
              <w:r>
                <w:rPr>
                  <w:rFonts w:ascii="Courier New" w:hAnsi="Courier New" w:eastAsia="Courier New" w:cs="Courier New"/>
                  <w:color w:val="000000"/>
                  <w:sz w:val="16"/>
                  <w:szCs w:val="16"/>
                </w:rPr>
                <w:delText xml:space="preserve">        double valorEnMetros = 0.0;</w:delText>
              </w:r>
            </w:del>
          </w:p>
          <w:p w14:paraId="20D105C1">
            <w:pPr>
              <w:spacing w:before="0" w:after="0" w:line="240" w:lineRule="auto"/>
              <w:rPr>
                <w:del w:id="1588" w:author="marpa" w:date="2026-10-25T14:07:55Z"/>
                <w:rFonts w:ascii="Courier New" w:hAnsi="Courier New" w:eastAsia="Courier New" w:cs="Courier New"/>
                <w:color w:val="000000"/>
                <w:sz w:val="16"/>
                <w:szCs w:val="16"/>
              </w:rPr>
            </w:pPr>
            <w:del w:id="1589" w:author="marpa" w:date="2026-10-25T14:07:55Z">
              <w:r>
                <w:rPr>
                  <w:rFonts w:ascii="Courier New" w:hAnsi="Courier New" w:eastAsia="Courier New" w:cs="Courier New"/>
                  <w:color w:val="000000"/>
                  <w:sz w:val="16"/>
                  <w:szCs w:val="16"/>
                </w:rPr>
                <w:delText xml:space="preserve">        </w:delText>
              </w:r>
            </w:del>
          </w:p>
          <w:p w14:paraId="0DD67DB4">
            <w:pPr>
              <w:spacing w:before="0" w:after="0" w:line="240" w:lineRule="auto"/>
              <w:rPr>
                <w:del w:id="1590" w:author="marpa" w:date="2026-10-25T14:07:55Z"/>
                <w:rFonts w:ascii="Courier New" w:hAnsi="Courier New" w:eastAsia="Courier New" w:cs="Courier New"/>
                <w:color w:val="000000"/>
                <w:sz w:val="16"/>
                <w:szCs w:val="16"/>
              </w:rPr>
            </w:pPr>
            <w:del w:id="1591" w:author="marpa" w:date="2026-10-25T14:07:55Z">
              <w:r>
                <w:rPr>
                  <w:rFonts w:ascii="Courier New" w:hAnsi="Courier New" w:eastAsia="Courier New" w:cs="Courier New"/>
                  <w:color w:val="000000"/>
                  <w:sz w:val="16"/>
                  <w:szCs w:val="16"/>
                </w:rPr>
                <w:delText xml:space="preserve">        String origen = unidadOrigen.toLowerCase().trim();</w:delText>
              </w:r>
            </w:del>
          </w:p>
          <w:p w14:paraId="78A12BE4">
            <w:pPr>
              <w:spacing w:before="0" w:after="0" w:line="240" w:lineRule="auto"/>
              <w:rPr>
                <w:del w:id="1592" w:author="marpa" w:date="2026-10-25T14:07:55Z"/>
                <w:rFonts w:ascii="Courier New" w:hAnsi="Courier New" w:eastAsia="Courier New" w:cs="Courier New"/>
                <w:color w:val="000000"/>
                <w:sz w:val="16"/>
                <w:szCs w:val="16"/>
              </w:rPr>
            </w:pPr>
            <w:del w:id="1593" w:author="marpa" w:date="2026-10-25T14:07:55Z">
              <w:r>
                <w:rPr>
                  <w:rFonts w:ascii="Courier New" w:hAnsi="Courier New" w:eastAsia="Courier New" w:cs="Courier New"/>
                  <w:color w:val="000000"/>
                  <w:sz w:val="16"/>
                  <w:szCs w:val="16"/>
                </w:rPr>
                <w:delText xml:space="preserve">        String destino = unidadDestino.toLowerCase().trim();</w:delText>
              </w:r>
            </w:del>
          </w:p>
          <w:p w14:paraId="5A1DD14C">
            <w:pPr>
              <w:spacing w:before="0" w:after="0" w:line="240" w:lineRule="auto"/>
              <w:rPr>
                <w:del w:id="1594" w:author="marpa" w:date="2026-10-25T14:07:55Z"/>
                <w:rFonts w:ascii="Courier New" w:hAnsi="Courier New" w:eastAsia="Courier New" w:cs="Courier New"/>
                <w:color w:val="000000"/>
                <w:sz w:val="16"/>
                <w:szCs w:val="16"/>
              </w:rPr>
            </w:pPr>
            <w:del w:id="1595" w:author="marpa" w:date="2026-10-25T14:07:55Z">
              <w:r>
                <w:rPr>
                  <w:rFonts w:ascii="Courier New" w:hAnsi="Courier New" w:eastAsia="Courier New" w:cs="Courier New"/>
                  <w:color w:val="000000"/>
                  <w:sz w:val="16"/>
                  <w:szCs w:val="16"/>
                </w:rPr>
                <w:delText xml:space="preserve">        </w:delText>
              </w:r>
            </w:del>
          </w:p>
          <w:p w14:paraId="44F33A09">
            <w:pPr>
              <w:spacing w:before="0" w:after="0" w:line="240" w:lineRule="auto"/>
              <w:rPr>
                <w:del w:id="1596" w:author="marpa" w:date="2026-10-25T14:07:55Z"/>
                <w:rFonts w:ascii="Courier New" w:hAnsi="Courier New" w:eastAsia="Courier New" w:cs="Courier New"/>
                <w:color w:val="000000"/>
                <w:sz w:val="16"/>
                <w:szCs w:val="16"/>
              </w:rPr>
            </w:pPr>
            <w:del w:id="1597" w:author="marpa" w:date="2026-10-25T14:07:55Z">
              <w:r>
                <w:rPr>
                  <w:rFonts w:ascii="Courier New" w:hAnsi="Courier New" w:eastAsia="Courier New" w:cs="Courier New"/>
                  <w:color w:val="000000"/>
                  <w:sz w:val="16"/>
                  <w:szCs w:val="16"/>
                </w:rPr>
                <w:delText xml:space="preserve">        try {</w:delText>
              </w:r>
            </w:del>
          </w:p>
          <w:p w14:paraId="4206348D">
            <w:pPr>
              <w:spacing w:before="0" w:after="0" w:line="240" w:lineRule="auto"/>
              <w:rPr>
                <w:del w:id="1598" w:author="marpa" w:date="2026-10-25T14:07:55Z"/>
                <w:rFonts w:ascii="Courier New" w:hAnsi="Courier New" w:eastAsia="Courier New" w:cs="Courier New"/>
                <w:color w:val="000000"/>
                <w:sz w:val="16"/>
                <w:szCs w:val="16"/>
              </w:rPr>
            </w:pPr>
            <w:del w:id="1599" w:author="marpa" w:date="2026-10-25T14:07:55Z">
              <w:r>
                <w:rPr>
                  <w:rFonts w:ascii="Courier New" w:hAnsi="Courier New" w:eastAsia="Courier New" w:cs="Courier New"/>
                  <w:color w:val="000000"/>
                  <w:sz w:val="16"/>
                  <w:szCs w:val="16"/>
                </w:rPr>
                <w:delText xml:space="preserve">            //Lleva cualquier unidad a metros</w:delText>
              </w:r>
            </w:del>
          </w:p>
          <w:p w14:paraId="031AD16E">
            <w:pPr>
              <w:spacing w:before="0" w:after="0" w:line="240" w:lineRule="auto"/>
              <w:rPr>
                <w:del w:id="1600" w:author="marpa" w:date="2026-10-25T14:07:55Z"/>
                <w:rFonts w:ascii="Courier New" w:hAnsi="Courier New" w:eastAsia="Courier New" w:cs="Courier New"/>
                <w:color w:val="000000"/>
                <w:sz w:val="16"/>
                <w:szCs w:val="16"/>
              </w:rPr>
            </w:pPr>
            <w:del w:id="1601" w:author="marpa" w:date="2026-10-25T14:07:55Z">
              <w:r>
                <w:rPr>
                  <w:rFonts w:ascii="Courier New" w:hAnsi="Courier New" w:eastAsia="Courier New" w:cs="Courier New"/>
                  <w:color w:val="000000"/>
                  <w:sz w:val="16"/>
                  <w:szCs w:val="16"/>
                </w:rPr>
                <w:delText xml:space="preserve">            switch (origen) {</w:delText>
              </w:r>
            </w:del>
          </w:p>
          <w:p w14:paraId="36E11206">
            <w:pPr>
              <w:spacing w:before="0" w:after="0" w:line="240" w:lineRule="auto"/>
              <w:rPr>
                <w:del w:id="1602" w:author="marpa" w:date="2026-10-25T14:07:55Z"/>
                <w:rFonts w:ascii="Courier New" w:hAnsi="Courier New" w:eastAsia="Courier New" w:cs="Courier New"/>
                <w:color w:val="000000"/>
                <w:sz w:val="16"/>
                <w:szCs w:val="16"/>
              </w:rPr>
            </w:pPr>
            <w:del w:id="1603" w:author="marpa" w:date="2026-10-25T14:07:55Z">
              <w:r>
                <w:rPr>
                  <w:rFonts w:ascii="Courier New" w:hAnsi="Courier New" w:eastAsia="Courier New" w:cs="Courier New"/>
                  <w:color w:val="000000"/>
                  <w:sz w:val="16"/>
                  <w:szCs w:val="16"/>
                </w:rPr>
                <w:delText xml:space="preserve">                case "centimetros": </w:delText>
              </w:r>
            </w:del>
          </w:p>
          <w:p w14:paraId="737D3856">
            <w:pPr>
              <w:spacing w:before="0" w:after="0" w:line="240" w:lineRule="auto"/>
              <w:rPr>
                <w:del w:id="1604" w:author="marpa" w:date="2026-10-25T14:07:55Z"/>
                <w:rFonts w:ascii="Courier New" w:hAnsi="Courier New" w:eastAsia="Courier New" w:cs="Courier New"/>
                <w:color w:val="000000"/>
                <w:sz w:val="16"/>
                <w:szCs w:val="16"/>
              </w:rPr>
            </w:pPr>
            <w:del w:id="1605" w:author="marpa" w:date="2026-10-25T14:07:55Z">
              <w:r>
                <w:rPr>
                  <w:rFonts w:ascii="Courier New" w:hAnsi="Courier New" w:eastAsia="Courier New" w:cs="Courier New"/>
                  <w:color w:val="000000"/>
                  <w:sz w:val="16"/>
                  <w:szCs w:val="16"/>
                </w:rPr>
                <w:delText xml:space="preserve">                    valorEnMetros = valor / 100.0; </w:delText>
              </w:r>
            </w:del>
          </w:p>
          <w:p w14:paraId="25E72904">
            <w:pPr>
              <w:spacing w:before="0" w:after="0" w:line="240" w:lineRule="auto"/>
              <w:rPr>
                <w:del w:id="1606" w:author="marpa" w:date="2026-10-25T14:07:55Z"/>
                <w:rFonts w:ascii="Courier New" w:hAnsi="Courier New" w:eastAsia="Courier New" w:cs="Courier New"/>
                <w:color w:val="000000"/>
                <w:sz w:val="16"/>
                <w:szCs w:val="16"/>
              </w:rPr>
            </w:pPr>
            <w:del w:id="1607" w:author="marpa" w:date="2026-10-25T14:07:55Z">
              <w:r>
                <w:rPr>
                  <w:rFonts w:ascii="Courier New" w:hAnsi="Courier New" w:eastAsia="Courier New" w:cs="Courier New"/>
                  <w:color w:val="000000"/>
                  <w:sz w:val="16"/>
                  <w:szCs w:val="16"/>
                </w:rPr>
                <w:delText xml:space="preserve">                    break;</w:delText>
              </w:r>
            </w:del>
          </w:p>
          <w:p w14:paraId="301D35FA">
            <w:pPr>
              <w:spacing w:before="0" w:after="0" w:line="240" w:lineRule="auto"/>
              <w:rPr>
                <w:del w:id="1608" w:author="marpa" w:date="2026-10-25T14:07:55Z"/>
                <w:rFonts w:ascii="Courier New" w:hAnsi="Courier New" w:eastAsia="Courier New" w:cs="Courier New"/>
                <w:color w:val="000000"/>
                <w:sz w:val="16"/>
                <w:szCs w:val="16"/>
              </w:rPr>
            </w:pPr>
            <w:del w:id="1609" w:author="marpa" w:date="2026-10-25T14:07:55Z">
              <w:r>
                <w:rPr>
                  <w:rFonts w:ascii="Courier New" w:hAnsi="Courier New" w:eastAsia="Courier New" w:cs="Courier New"/>
                  <w:color w:val="000000"/>
                  <w:sz w:val="16"/>
                  <w:szCs w:val="16"/>
                </w:rPr>
                <w:delText xml:space="preserve">                case "metros":      </w:delText>
              </w:r>
            </w:del>
          </w:p>
          <w:p w14:paraId="6BAC8226">
            <w:pPr>
              <w:spacing w:before="0" w:after="0" w:line="240" w:lineRule="auto"/>
              <w:rPr>
                <w:del w:id="1610" w:author="marpa" w:date="2026-10-25T14:07:55Z"/>
                <w:rFonts w:ascii="Courier New" w:hAnsi="Courier New" w:eastAsia="Courier New" w:cs="Courier New"/>
                <w:color w:val="000000"/>
                <w:sz w:val="16"/>
                <w:szCs w:val="16"/>
              </w:rPr>
            </w:pPr>
            <w:del w:id="1611" w:author="marpa" w:date="2026-10-25T14:07:55Z">
              <w:r>
                <w:rPr>
                  <w:rFonts w:ascii="Courier New" w:hAnsi="Courier New" w:eastAsia="Courier New" w:cs="Courier New"/>
                  <w:color w:val="000000"/>
                  <w:sz w:val="16"/>
                  <w:szCs w:val="16"/>
                </w:rPr>
                <w:delText xml:space="preserve">                    valorEnMetros = valor;</w:delText>
              </w:r>
            </w:del>
          </w:p>
          <w:p w14:paraId="5409CCD6">
            <w:pPr>
              <w:spacing w:before="0" w:after="0" w:line="240" w:lineRule="auto"/>
              <w:rPr>
                <w:del w:id="1612" w:author="marpa" w:date="2026-10-25T14:07:55Z"/>
                <w:rFonts w:ascii="Courier New" w:hAnsi="Courier New" w:eastAsia="Courier New" w:cs="Courier New"/>
                <w:color w:val="000000"/>
                <w:sz w:val="16"/>
                <w:szCs w:val="16"/>
              </w:rPr>
            </w:pPr>
            <w:del w:id="1613" w:author="marpa" w:date="2026-10-25T14:07:55Z">
              <w:r>
                <w:rPr>
                  <w:rFonts w:ascii="Courier New" w:hAnsi="Courier New" w:eastAsia="Courier New" w:cs="Courier New"/>
                  <w:color w:val="000000"/>
                  <w:sz w:val="16"/>
                  <w:szCs w:val="16"/>
                </w:rPr>
                <w:delText xml:space="preserve">                    break;</w:delText>
              </w:r>
            </w:del>
          </w:p>
          <w:p w14:paraId="17041047">
            <w:pPr>
              <w:spacing w:before="0" w:after="0" w:line="240" w:lineRule="auto"/>
              <w:rPr>
                <w:del w:id="1614" w:author="marpa" w:date="2026-10-25T14:07:55Z"/>
                <w:rFonts w:ascii="Courier New" w:hAnsi="Courier New" w:eastAsia="Courier New" w:cs="Courier New"/>
                <w:color w:val="000000"/>
                <w:sz w:val="16"/>
                <w:szCs w:val="16"/>
              </w:rPr>
            </w:pPr>
            <w:del w:id="1615" w:author="marpa" w:date="2026-10-25T14:07:55Z">
              <w:r>
                <w:rPr>
                  <w:rFonts w:ascii="Courier New" w:hAnsi="Courier New" w:eastAsia="Courier New" w:cs="Courier New"/>
                  <w:color w:val="000000"/>
                  <w:sz w:val="16"/>
                  <w:szCs w:val="16"/>
                </w:rPr>
                <w:delText xml:space="preserve">                case "pies":        </w:delText>
              </w:r>
            </w:del>
          </w:p>
          <w:p w14:paraId="11F121CD">
            <w:pPr>
              <w:spacing w:before="0" w:after="0" w:line="240" w:lineRule="auto"/>
              <w:rPr>
                <w:del w:id="1616" w:author="marpa" w:date="2026-10-25T14:07:55Z"/>
                <w:rFonts w:ascii="Courier New" w:hAnsi="Courier New" w:eastAsia="Courier New" w:cs="Courier New"/>
                <w:color w:val="000000"/>
                <w:sz w:val="16"/>
                <w:szCs w:val="16"/>
              </w:rPr>
            </w:pPr>
            <w:del w:id="1617" w:author="marpa" w:date="2026-10-25T14:07:55Z">
              <w:r>
                <w:rPr>
                  <w:rFonts w:ascii="Courier New" w:hAnsi="Courier New" w:eastAsia="Courier New" w:cs="Courier New"/>
                  <w:color w:val="000000"/>
                  <w:sz w:val="16"/>
                  <w:szCs w:val="16"/>
                </w:rPr>
                <w:delText xml:space="preserve">                    valorEnMetros = valor * 0.3048; </w:delText>
              </w:r>
            </w:del>
          </w:p>
          <w:p w14:paraId="6AAA7D2D">
            <w:pPr>
              <w:spacing w:before="0" w:after="0" w:line="240" w:lineRule="auto"/>
              <w:rPr>
                <w:del w:id="1618" w:author="marpa" w:date="2026-10-25T14:07:55Z"/>
                <w:rFonts w:ascii="Courier New" w:hAnsi="Courier New" w:eastAsia="Courier New" w:cs="Courier New"/>
                <w:color w:val="000000"/>
                <w:sz w:val="16"/>
                <w:szCs w:val="16"/>
              </w:rPr>
            </w:pPr>
            <w:del w:id="1619" w:author="marpa" w:date="2026-10-25T14:07:55Z">
              <w:r>
                <w:rPr>
                  <w:rFonts w:ascii="Courier New" w:hAnsi="Courier New" w:eastAsia="Courier New" w:cs="Courier New"/>
                  <w:color w:val="000000"/>
                  <w:sz w:val="16"/>
                  <w:szCs w:val="16"/>
                </w:rPr>
                <w:delText xml:space="preserve">                    break;</w:delText>
              </w:r>
            </w:del>
          </w:p>
          <w:p w14:paraId="29912108">
            <w:pPr>
              <w:spacing w:before="0" w:after="0" w:line="240" w:lineRule="auto"/>
              <w:rPr>
                <w:del w:id="1620" w:author="marpa" w:date="2026-10-25T14:07:55Z"/>
                <w:rFonts w:ascii="Courier New" w:hAnsi="Courier New" w:eastAsia="Courier New" w:cs="Courier New"/>
                <w:color w:val="000000"/>
                <w:sz w:val="16"/>
                <w:szCs w:val="16"/>
              </w:rPr>
            </w:pPr>
            <w:del w:id="1621" w:author="marpa" w:date="2026-10-25T14:07:55Z">
              <w:r>
                <w:rPr>
                  <w:rFonts w:ascii="Courier New" w:hAnsi="Courier New" w:eastAsia="Courier New" w:cs="Courier New"/>
                  <w:color w:val="000000"/>
                  <w:sz w:val="16"/>
                  <w:szCs w:val="16"/>
                </w:rPr>
                <w:delText xml:space="preserve">                case "yardas":          </w:delText>
              </w:r>
            </w:del>
          </w:p>
          <w:p w14:paraId="3FAD0925">
            <w:pPr>
              <w:spacing w:before="0" w:after="0" w:line="240" w:lineRule="auto"/>
              <w:rPr>
                <w:del w:id="1622" w:author="marpa" w:date="2026-10-25T14:07:55Z"/>
                <w:rFonts w:ascii="Courier New" w:hAnsi="Courier New" w:eastAsia="Courier New" w:cs="Courier New"/>
                <w:color w:val="000000"/>
                <w:sz w:val="16"/>
                <w:szCs w:val="16"/>
              </w:rPr>
            </w:pPr>
            <w:del w:id="1623" w:author="marpa" w:date="2026-10-25T14:07:55Z">
              <w:r>
                <w:rPr>
                  <w:rFonts w:ascii="Courier New" w:hAnsi="Courier New" w:eastAsia="Courier New" w:cs="Courier New"/>
                  <w:color w:val="000000"/>
                  <w:sz w:val="16"/>
                  <w:szCs w:val="16"/>
                </w:rPr>
                <w:delText xml:space="preserve">                    valorEnMetros = valor * 0.9144; </w:delText>
              </w:r>
            </w:del>
          </w:p>
          <w:p w14:paraId="6C44B717">
            <w:pPr>
              <w:spacing w:before="0" w:after="0" w:line="240" w:lineRule="auto"/>
              <w:rPr>
                <w:del w:id="1624" w:author="marpa" w:date="2026-10-25T14:07:55Z"/>
                <w:rFonts w:ascii="Courier New" w:hAnsi="Courier New" w:eastAsia="Courier New" w:cs="Courier New"/>
                <w:color w:val="000000"/>
                <w:sz w:val="16"/>
                <w:szCs w:val="16"/>
              </w:rPr>
            </w:pPr>
            <w:del w:id="1625" w:author="marpa" w:date="2026-10-25T14:07:55Z">
              <w:r>
                <w:rPr>
                  <w:rFonts w:ascii="Courier New" w:hAnsi="Courier New" w:eastAsia="Courier New" w:cs="Courier New"/>
                  <w:color w:val="000000"/>
                  <w:sz w:val="16"/>
                  <w:szCs w:val="16"/>
                </w:rPr>
                <w:delText xml:space="preserve">                    break;</w:delText>
              </w:r>
            </w:del>
          </w:p>
          <w:p w14:paraId="2330E7B7">
            <w:pPr>
              <w:spacing w:before="0" w:after="0" w:line="240" w:lineRule="auto"/>
              <w:rPr>
                <w:del w:id="1626" w:author="marpa" w:date="2026-10-25T14:07:55Z"/>
                <w:rFonts w:ascii="Courier New" w:hAnsi="Courier New" w:eastAsia="Courier New" w:cs="Courier New"/>
                <w:color w:val="000000"/>
                <w:sz w:val="16"/>
                <w:szCs w:val="16"/>
              </w:rPr>
            </w:pPr>
            <w:del w:id="1627" w:author="marpa" w:date="2026-10-25T14:07:55Z">
              <w:r>
                <w:rPr>
                  <w:rFonts w:ascii="Courier New" w:hAnsi="Courier New" w:eastAsia="Courier New" w:cs="Courier New"/>
                  <w:color w:val="000000"/>
                  <w:sz w:val="16"/>
                  <w:szCs w:val="16"/>
                </w:rPr>
                <w:delText xml:space="preserve">                case "millas":      </w:delText>
              </w:r>
            </w:del>
          </w:p>
          <w:p w14:paraId="263622C9">
            <w:pPr>
              <w:spacing w:before="0" w:after="0" w:line="240" w:lineRule="auto"/>
              <w:rPr>
                <w:del w:id="1628" w:author="marpa" w:date="2026-10-25T14:07:55Z"/>
                <w:rFonts w:ascii="Courier New" w:hAnsi="Courier New" w:eastAsia="Courier New" w:cs="Courier New"/>
                <w:color w:val="000000"/>
                <w:sz w:val="16"/>
                <w:szCs w:val="16"/>
              </w:rPr>
            </w:pPr>
            <w:del w:id="1629" w:author="marpa" w:date="2026-10-25T14:07:55Z">
              <w:r>
                <w:rPr>
                  <w:rFonts w:ascii="Courier New" w:hAnsi="Courier New" w:eastAsia="Courier New" w:cs="Courier New"/>
                  <w:color w:val="000000"/>
                  <w:sz w:val="16"/>
                  <w:szCs w:val="16"/>
                </w:rPr>
                <w:delText xml:space="preserve">                    valorEnMetros = valor * 1609.34; </w:delText>
              </w:r>
            </w:del>
          </w:p>
          <w:p w14:paraId="05E1418E">
            <w:pPr>
              <w:spacing w:before="0" w:after="0" w:line="240" w:lineRule="auto"/>
              <w:rPr>
                <w:del w:id="1630" w:author="marpa" w:date="2026-10-25T14:07:55Z"/>
                <w:rFonts w:ascii="Courier New" w:hAnsi="Courier New" w:eastAsia="Courier New" w:cs="Courier New"/>
                <w:color w:val="000000"/>
                <w:sz w:val="16"/>
                <w:szCs w:val="16"/>
              </w:rPr>
            </w:pPr>
            <w:del w:id="1631" w:author="marpa" w:date="2026-10-25T14:07:55Z">
              <w:r>
                <w:rPr>
                  <w:rFonts w:ascii="Courier New" w:hAnsi="Courier New" w:eastAsia="Courier New" w:cs="Courier New"/>
                  <w:color w:val="000000"/>
                  <w:sz w:val="16"/>
                  <w:szCs w:val="16"/>
                </w:rPr>
                <w:delText xml:space="preserve">                    break;</w:delText>
              </w:r>
            </w:del>
          </w:p>
          <w:p w14:paraId="2D9C9178">
            <w:pPr>
              <w:spacing w:before="0" w:after="0" w:line="240" w:lineRule="auto"/>
              <w:rPr>
                <w:del w:id="1632" w:author="marpa" w:date="2026-10-25T14:07:55Z"/>
                <w:rFonts w:ascii="Courier New" w:hAnsi="Courier New" w:eastAsia="Courier New" w:cs="Courier New"/>
                <w:color w:val="000000"/>
                <w:sz w:val="16"/>
                <w:szCs w:val="16"/>
              </w:rPr>
            </w:pPr>
            <w:del w:id="1633" w:author="marpa" w:date="2026-10-25T14:07:55Z">
              <w:r>
                <w:rPr>
                  <w:rFonts w:ascii="Courier New" w:hAnsi="Courier New" w:eastAsia="Courier New" w:cs="Courier New"/>
                  <w:color w:val="000000"/>
                  <w:sz w:val="16"/>
                  <w:szCs w:val="16"/>
                </w:rPr>
                <w:delText xml:space="preserve">                default: return -999999.404; </w:delText>
              </w:r>
            </w:del>
          </w:p>
          <w:p w14:paraId="6A857ADD">
            <w:pPr>
              <w:spacing w:before="0" w:after="0" w:line="240" w:lineRule="auto"/>
              <w:rPr>
                <w:del w:id="1634" w:author="marpa" w:date="2026-10-25T14:07:55Z"/>
                <w:rFonts w:ascii="Courier New" w:hAnsi="Courier New" w:eastAsia="Courier New" w:cs="Courier New"/>
                <w:color w:val="000000"/>
                <w:sz w:val="16"/>
                <w:szCs w:val="16"/>
              </w:rPr>
            </w:pPr>
            <w:del w:id="1635" w:author="marpa" w:date="2026-10-25T14:07:55Z">
              <w:r>
                <w:rPr>
                  <w:rFonts w:ascii="Courier New" w:hAnsi="Courier New" w:eastAsia="Courier New" w:cs="Courier New"/>
                  <w:color w:val="000000"/>
                  <w:sz w:val="16"/>
                  <w:szCs w:val="16"/>
                </w:rPr>
                <w:delText xml:space="preserve">            }</w:delText>
              </w:r>
            </w:del>
          </w:p>
          <w:p w14:paraId="1DC75B0F">
            <w:pPr>
              <w:spacing w:before="0" w:after="0" w:line="240" w:lineRule="auto"/>
              <w:rPr>
                <w:del w:id="1636" w:author="marpa" w:date="2026-10-25T14:07:55Z"/>
                <w:rFonts w:ascii="Courier New" w:hAnsi="Courier New" w:eastAsia="Courier New" w:cs="Courier New"/>
                <w:color w:val="000000"/>
                <w:sz w:val="16"/>
                <w:szCs w:val="16"/>
              </w:rPr>
            </w:pPr>
          </w:p>
          <w:p w14:paraId="03FD2213">
            <w:pPr>
              <w:spacing w:before="0" w:after="0" w:line="240" w:lineRule="auto"/>
              <w:rPr>
                <w:del w:id="1637" w:author="marpa" w:date="2026-10-25T14:07:55Z"/>
                <w:rFonts w:ascii="Courier New" w:hAnsi="Courier New" w:eastAsia="Courier New" w:cs="Courier New"/>
                <w:color w:val="000000"/>
                <w:sz w:val="16"/>
                <w:szCs w:val="16"/>
              </w:rPr>
            </w:pPr>
            <w:del w:id="1638" w:author="marpa" w:date="2026-10-25T14:07:55Z">
              <w:r>
                <w:rPr>
                  <w:rFonts w:ascii="Courier New" w:hAnsi="Courier New" w:eastAsia="Courier New" w:cs="Courier New"/>
                  <w:color w:val="000000"/>
                  <w:sz w:val="16"/>
                  <w:szCs w:val="16"/>
                </w:rPr>
                <w:delText xml:space="preserve">            //Lleva de metros a la unidad de destino</w:delText>
              </w:r>
            </w:del>
          </w:p>
          <w:p w14:paraId="2110DB4A">
            <w:pPr>
              <w:spacing w:before="0" w:after="0" w:line="240" w:lineRule="auto"/>
              <w:rPr>
                <w:del w:id="1639" w:author="marpa" w:date="2026-10-25T14:07:55Z"/>
                <w:rFonts w:ascii="Courier New" w:hAnsi="Courier New" w:eastAsia="Courier New" w:cs="Courier New"/>
                <w:color w:val="000000"/>
                <w:sz w:val="16"/>
                <w:szCs w:val="16"/>
              </w:rPr>
            </w:pPr>
            <w:del w:id="1640" w:author="marpa" w:date="2026-10-25T14:07:55Z">
              <w:r>
                <w:rPr>
                  <w:rFonts w:ascii="Courier New" w:hAnsi="Courier New" w:eastAsia="Courier New" w:cs="Courier New"/>
                  <w:color w:val="000000"/>
                  <w:sz w:val="16"/>
                  <w:szCs w:val="16"/>
                </w:rPr>
                <w:delText xml:space="preserve">            switch (destino) {</w:delText>
              </w:r>
            </w:del>
          </w:p>
          <w:p w14:paraId="1EB97C0D">
            <w:pPr>
              <w:spacing w:before="0" w:after="0" w:line="240" w:lineRule="auto"/>
              <w:rPr>
                <w:del w:id="1641" w:author="marpa" w:date="2026-10-25T14:07:55Z"/>
                <w:rFonts w:ascii="Courier New" w:hAnsi="Courier New" w:eastAsia="Courier New" w:cs="Courier New"/>
                <w:color w:val="000000"/>
                <w:sz w:val="16"/>
                <w:szCs w:val="16"/>
              </w:rPr>
            </w:pPr>
            <w:del w:id="1642" w:author="marpa" w:date="2026-10-25T14:07:55Z">
              <w:r>
                <w:rPr>
                  <w:rFonts w:ascii="Courier New" w:hAnsi="Courier New" w:eastAsia="Courier New" w:cs="Courier New"/>
                  <w:color w:val="000000"/>
                  <w:sz w:val="16"/>
                  <w:szCs w:val="16"/>
                </w:rPr>
                <w:delText xml:space="preserve">                case "centimetros": </w:delText>
              </w:r>
            </w:del>
          </w:p>
          <w:p w14:paraId="4CD8D437">
            <w:pPr>
              <w:spacing w:before="0" w:after="0" w:line="240" w:lineRule="auto"/>
              <w:rPr>
                <w:del w:id="1643" w:author="marpa" w:date="2026-10-25T14:07:55Z"/>
                <w:rFonts w:ascii="Courier New" w:hAnsi="Courier New" w:eastAsia="Courier New" w:cs="Courier New"/>
                <w:color w:val="000000"/>
                <w:sz w:val="16"/>
                <w:szCs w:val="16"/>
              </w:rPr>
            </w:pPr>
            <w:del w:id="1644" w:author="marpa" w:date="2026-10-25T14:07:55Z">
              <w:r>
                <w:rPr>
                  <w:rFonts w:ascii="Courier New" w:hAnsi="Courier New" w:eastAsia="Courier New" w:cs="Courier New"/>
                  <w:color w:val="000000"/>
                  <w:sz w:val="16"/>
                  <w:szCs w:val="16"/>
                </w:rPr>
                <w:delText xml:space="preserve">                    return valorEnMetros * 100.0;</w:delText>
              </w:r>
            </w:del>
          </w:p>
          <w:p w14:paraId="3552257C">
            <w:pPr>
              <w:spacing w:before="0" w:after="0" w:line="240" w:lineRule="auto"/>
              <w:rPr>
                <w:del w:id="1645" w:author="marpa" w:date="2026-10-25T14:07:55Z"/>
                <w:rFonts w:ascii="Courier New" w:hAnsi="Courier New" w:eastAsia="Courier New" w:cs="Courier New"/>
                <w:color w:val="000000"/>
                <w:sz w:val="16"/>
                <w:szCs w:val="16"/>
              </w:rPr>
            </w:pPr>
            <w:del w:id="1646" w:author="marpa" w:date="2026-10-25T14:07:55Z">
              <w:r>
                <w:rPr>
                  <w:rFonts w:ascii="Courier New" w:hAnsi="Courier New" w:eastAsia="Courier New" w:cs="Courier New"/>
                  <w:color w:val="000000"/>
                  <w:sz w:val="16"/>
                  <w:szCs w:val="16"/>
                </w:rPr>
                <w:delText xml:space="preserve">                case "metros":      </w:delText>
              </w:r>
            </w:del>
          </w:p>
          <w:p w14:paraId="2B74E848">
            <w:pPr>
              <w:spacing w:before="0" w:after="0" w:line="240" w:lineRule="auto"/>
              <w:rPr>
                <w:del w:id="1647" w:author="marpa" w:date="2026-10-25T14:07:55Z"/>
                <w:rFonts w:ascii="Courier New" w:hAnsi="Courier New" w:eastAsia="Courier New" w:cs="Courier New"/>
                <w:color w:val="000000"/>
                <w:sz w:val="16"/>
                <w:szCs w:val="16"/>
              </w:rPr>
            </w:pPr>
            <w:del w:id="1648" w:author="marpa" w:date="2026-10-25T14:07:55Z">
              <w:r>
                <w:rPr>
                  <w:rFonts w:ascii="Courier New" w:hAnsi="Courier New" w:eastAsia="Courier New" w:cs="Courier New"/>
                  <w:color w:val="000000"/>
                  <w:sz w:val="16"/>
                  <w:szCs w:val="16"/>
                </w:rPr>
                <w:delText xml:space="preserve">                    return valorEnMetros;</w:delText>
              </w:r>
            </w:del>
          </w:p>
          <w:p w14:paraId="3EFFCAA7">
            <w:pPr>
              <w:spacing w:before="0" w:after="0" w:line="240" w:lineRule="auto"/>
              <w:rPr>
                <w:del w:id="1649" w:author="marpa" w:date="2026-10-25T14:07:55Z"/>
                <w:rFonts w:ascii="Courier New" w:hAnsi="Courier New" w:eastAsia="Courier New" w:cs="Courier New"/>
                <w:color w:val="000000"/>
                <w:sz w:val="16"/>
                <w:szCs w:val="16"/>
              </w:rPr>
            </w:pPr>
            <w:del w:id="1650" w:author="marpa" w:date="2026-10-25T14:07:55Z">
              <w:r>
                <w:rPr>
                  <w:rFonts w:ascii="Courier New" w:hAnsi="Courier New" w:eastAsia="Courier New" w:cs="Courier New"/>
                  <w:color w:val="000000"/>
                  <w:sz w:val="16"/>
                  <w:szCs w:val="16"/>
                </w:rPr>
                <w:delText xml:space="preserve">                case "pies":        </w:delText>
              </w:r>
            </w:del>
          </w:p>
          <w:p w14:paraId="760E40DB">
            <w:pPr>
              <w:spacing w:before="0" w:after="0" w:line="240" w:lineRule="auto"/>
              <w:rPr>
                <w:del w:id="1651" w:author="marpa" w:date="2026-10-25T14:07:55Z"/>
                <w:rFonts w:ascii="Courier New" w:hAnsi="Courier New" w:eastAsia="Courier New" w:cs="Courier New"/>
                <w:color w:val="000000"/>
                <w:sz w:val="16"/>
                <w:szCs w:val="16"/>
              </w:rPr>
            </w:pPr>
            <w:del w:id="1652" w:author="marpa" w:date="2026-10-25T14:07:55Z">
              <w:r>
                <w:rPr>
                  <w:rFonts w:ascii="Courier New" w:hAnsi="Courier New" w:eastAsia="Courier New" w:cs="Courier New"/>
                  <w:color w:val="000000"/>
                  <w:sz w:val="16"/>
                  <w:szCs w:val="16"/>
                </w:rPr>
                <w:delText xml:space="preserve">                    return valorEnMetros / 0.3048;</w:delText>
              </w:r>
            </w:del>
          </w:p>
          <w:p w14:paraId="1BDB09BF">
            <w:pPr>
              <w:spacing w:before="0" w:after="0" w:line="240" w:lineRule="auto"/>
              <w:rPr>
                <w:del w:id="1653" w:author="marpa" w:date="2026-10-25T14:07:55Z"/>
                <w:rFonts w:ascii="Courier New" w:hAnsi="Courier New" w:eastAsia="Courier New" w:cs="Courier New"/>
                <w:color w:val="000000"/>
                <w:sz w:val="16"/>
                <w:szCs w:val="16"/>
              </w:rPr>
            </w:pPr>
            <w:del w:id="1654" w:author="marpa" w:date="2026-10-25T14:07:55Z">
              <w:r>
                <w:rPr>
                  <w:rFonts w:ascii="Courier New" w:hAnsi="Courier New" w:eastAsia="Courier New" w:cs="Courier New"/>
                  <w:color w:val="000000"/>
                  <w:sz w:val="16"/>
                  <w:szCs w:val="16"/>
                </w:rPr>
                <w:delText xml:space="preserve">                case "yardas":      </w:delText>
              </w:r>
            </w:del>
          </w:p>
          <w:p w14:paraId="3D11A55A">
            <w:pPr>
              <w:spacing w:before="0" w:after="0" w:line="240" w:lineRule="auto"/>
              <w:rPr>
                <w:del w:id="1655" w:author="marpa" w:date="2026-10-25T14:07:55Z"/>
                <w:rFonts w:ascii="Courier New" w:hAnsi="Courier New" w:eastAsia="Courier New" w:cs="Courier New"/>
                <w:color w:val="000000"/>
                <w:sz w:val="16"/>
                <w:szCs w:val="16"/>
              </w:rPr>
            </w:pPr>
            <w:del w:id="1656" w:author="marpa" w:date="2026-10-25T14:07:55Z">
              <w:r>
                <w:rPr>
                  <w:rFonts w:ascii="Courier New" w:hAnsi="Courier New" w:eastAsia="Courier New" w:cs="Courier New"/>
                  <w:color w:val="000000"/>
                  <w:sz w:val="16"/>
                  <w:szCs w:val="16"/>
                </w:rPr>
                <w:delText xml:space="preserve">                    return valorEnMetros / 0.9144;</w:delText>
              </w:r>
            </w:del>
          </w:p>
          <w:p w14:paraId="690133AD">
            <w:pPr>
              <w:spacing w:before="0" w:after="0" w:line="240" w:lineRule="auto"/>
              <w:rPr>
                <w:del w:id="1657" w:author="marpa" w:date="2026-10-25T14:07:55Z"/>
                <w:rFonts w:ascii="Courier New" w:hAnsi="Courier New" w:eastAsia="Courier New" w:cs="Courier New"/>
                <w:color w:val="000000"/>
                <w:sz w:val="16"/>
                <w:szCs w:val="16"/>
              </w:rPr>
            </w:pPr>
            <w:del w:id="1658" w:author="marpa" w:date="2026-10-25T14:07:55Z">
              <w:r>
                <w:rPr>
                  <w:rFonts w:ascii="Courier New" w:hAnsi="Courier New" w:eastAsia="Courier New" w:cs="Courier New"/>
                  <w:color w:val="000000"/>
                  <w:sz w:val="16"/>
                  <w:szCs w:val="16"/>
                </w:rPr>
                <w:delText xml:space="preserve">                case "millas":      </w:delText>
              </w:r>
            </w:del>
          </w:p>
          <w:p w14:paraId="6E2866B6">
            <w:pPr>
              <w:spacing w:before="0" w:after="0" w:line="240" w:lineRule="auto"/>
              <w:rPr>
                <w:del w:id="1659" w:author="marpa" w:date="2026-10-25T14:07:55Z"/>
                <w:rFonts w:ascii="Courier New" w:hAnsi="Courier New" w:eastAsia="Courier New" w:cs="Courier New"/>
                <w:color w:val="000000"/>
                <w:sz w:val="16"/>
                <w:szCs w:val="16"/>
              </w:rPr>
            </w:pPr>
            <w:del w:id="1660" w:author="marpa" w:date="2026-10-25T14:07:55Z">
              <w:r>
                <w:rPr>
                  <w:rFonts w:ascii="Courier New" w:hAnsi="Courier New" w:eastAsia="Courier New" w:cs="Courier New"/>
                  <w:color w:val="000000"/>
                  <w:sz w:val="16"/>
                  <w:szCs w:val="16"/>
                </w:rPr>
                <w:delText xml:space="preserve">                    return valorEnMetros / 1609.34;</w:delText>
              </w:r>
            </w:del>
          </w:p>
          <w:p w14:paraId="1EF93F6B">
            <w:pPr>
              <w:spacing w:before="0" w:after="0" w:line="240" w:lineRule="auto"/>
              <w:rPr>
                <w:del w:id="1661" w:author="marpa" w:date="2026-10-25T14:07:55Z"/>
                <w:rFonts w:ascii="Courier New" w:hAnsi="Courier New" w:eastAsia="Courier New" w:cs="Courier New"/>
                <w:color w:val="000000"/>
                <w:sz w:val="16"/>
                <w:szCs w:val="16"/>
              </w:rPr>
            </w:pPr>
            <w:del w:id="1662" w:author="marpa" w:date="2026-10-25T14:07:55Z">
              <w:r>
                <w:rPr>
                  <w:rFonts w:ascii="Courier New" w:hAnsi="Courier New" w:eastAsia="Courier New" w:cs="Courier New"/>
                  <w:color w:val="000000"/>
                  <w:sz w:val="16"/>
                  <w:szCs w:val="16"/>
                </w:rPr>
                <w:delText xml:space="preserve">                default: return -999999.404;</w:delText>
              </w:r>
            </w:del>
          </w:p>
          <w:p w14:paraId="5B02A38B">
            <w:pPr>
              <w:spacing w:before="0" w:after="0" w:line="240" w:lineRule="auto"/>
              <w:rPr>
                <w:del w:id="1663" w:author="marpa" w:date="2026-10-25T14:07:55Z"/>
                <w:rFonts w:ascii="Courier New" w:hAnsi="Courier New" w:eastAsia="Courier New" w:cs="Courier New"/>
                <w:color w:val="000000"/>
                <w:sz w:val="16"/>
                <w:szCs w:val="16"/>
              </w:rPr>
            </w:pPr>
            <w:del w:id="1664" w:author="marpa" w:date="2026-10-25T14:07:55Z">
              <w:r>
                <w:rPr>
                  <w:rFonts w:ascii="Courier New" w:hAnsi="Courier New" w:eastAsia="Courier New" w:cs="Courier New"/>
                  <w:color w:val="000000"/>
                  <w:sz w:val="16"/>
                  <w:szCs w:val="16"/>
                </w:rPr>
                <w:delText xml:space="preserve">            }</w:delText>
              </w:r>
            </w:del>
          </w:p>
          <w:p w14:paraId="0F48E3C4">
            <w:pPr>
              <w:spacing w:before="0" w:after="0" w:line="240" w:lineRule="auto"/>
              <w:rPr>
                <w:del w:id="1665" w:author="marpa" w:date="2026-10-25T14:07:55Z"/>
                <w:rFonts w:ascii="Courier New" w:hAnsi="Courier New" w:eastAsia="Courier New" w:cs="Courier New"/>
                <w:color w:val="000000"/>
                <w:sz w:val="16"/>
                <w:szCs w:val="16"/>
              </w:rPr>
            </w:pPr>
            <w:del w:id="1666" w:author="marpa" w:date="2026-10-25T14:07:55Z">
              <w:r>
                <w:rPr>
                  <w:rFonts w:ascii="Courier New" w:hAnsi="Courier New" w:eastAsia="Courier New" w:cs="Courier New"/>
                  <w:color w:val="000000"/>
                  <w:sz w:val="16"/>
                  <w:szCs w:val="16"/>
                </w:rPr>
                <w:delText xml:space="preserve">        } catch (Exception e) {</w:delText>
              </w:r>
            </w:del>
          </w:p>
          <w:p w14:paraId="7A5688A0">
            <w:pPr>
              <w:spacing w:before="0" w:after="0" w:line="240" w:lineRule="auto"/>
              <w:rPr>
                <w:del w:id="1667" w:author="marpa" w:date="2026-10-25T14:07:55Z"/>
                <w:rFonts w:ascii="Courier New" w:hAnsi="Courier New" w:eastAsia="Courier New" w:cs="Courier New"/>
                <w:color w:val="000000"/>
                <w:sz w:val="16"/>
                <w:szCs w:val="16"/>
              </w:rPr>
            </w:pPr>
            <w:del w:id="1668" w:author="marpa" w:date="2026-10-25T14:07:55Z">
              <w:r>
                <w:rPr>
                  <w:rFonts w:ascii="Courier New" w:hAnsi="Courier New" w:eastAsia="Courier New" w:cs="Courier New"/>
                  <w:color w:val="000000"/>
                  <w:sz w:val="16"/>
                  <w:szCs w:val="16"/>
                </w:rPr>
                <w:delText xml:space="preserve">            return -999999.500; //error de calculo </w:delText>
              </w:r>
            </w:del>
          </w:p>
          <w:p w14:paraId="64C46BB1">
            <w:pPr>
              <w:spacing w:before="0" w:after="0" w:line="240" w:lineRule="auto"/>
              <w:rPr>
                <w:del w:id="1669" w:author="marpa" w:date="2026-10-25T14:07:55Z"/>
                <w:rFonts w:ascii="Courier New" w:hAnsi="Courier New" w:eastAsia="Courier New" w:cs="Courier New"/>
                <w:color w:val="000000"/>
                <w:sz w:val="16"/>
                <w:szCs w:val="16"/>
              </w:rPr>
            </w:pPr>
            <w:del w:id="1670" w:author="marpa" w:date="2026-10-25T14:07:55Z">
              <w:r>
                <w:rPr>
                  <w:rFonts w:ascii="Courier New" w:hAnsi="Courier New" w:eastAsia="Courier New" w:cs="Courier New"/>
                  <w:color w:val="000000"/>
                  <w:sz w:val="16"/>
                  <w:szCs w:val="16"/>
                </w:rPr>
                <w:delText xml:space="preserve">        }</w:delText>
              </w:r>
            </w:del>
          </w:p>
          <w:p w14:paraId="5E645205">
            <w:pPr>
              <w:spacing w:before="0" w:after="0" w:line="240" w:lineRule="auto"/>
              <w:rPr>
                <w:del w:id="1671" w:author="marpa" w:date="2026-10-25T14:07:55Z"/>
                <w:rFonts w:ascii="Courier New" w:hAnsi="Courier New" w:eastAsia="Courier New" w:cs="Courier New"/>
                <w:color w:val="000000"/>
                <w:sz w:val="16"/>
                <w:szCs w:val="16"/>
              </w:rPr>
            </w:pPr>
            <w:del w:id="1672" w:author="marpa" w:date="2026-10-25T14:07:55Z">
              <w:r>
                <w:rPr>
                  <w:rFonts w:ascii="Courier New" w:hAnsi="Courier New" w:eastAsia="Courier New" w:cs="Courier New"/>
                  <w:color w:val="000000"/>
                  <w:sz w:val="16"/>
                  <w:szCs w:val="16"/>
                </w:rPr>
                <w:delText xml:space="preserve">    }</w:delText>
              </w:r>
            </w:del>
          </w:p>
          <w:p w14:paraId="49AB7929">
            <w:pPr>
              <w:spacing w:before="0" w:after="0" w:line="240" w:lineRule="auto"/>
              <w:rPr>
                <w:rFonts w:ascii="Courier New" w:hAnsi="Courier New" w:eastAsia="Courier New" w:cs="Courier New"/>
                <w:color w:val="000000"/>
                <w:sz w:val="16"/>
                <w:szCs w:val="16"/>
              </w:rPr>
            </w:pPr>
            <w:del w:id="1673" w:author="marpa" w:date="2026-10-25T14:07:55Z">
              <w:r>
                <w:rPr>
                  <w:rFonts w:ascii="Courier New" w:hAnsi="Courier New" w:eastAsia="Courier New" w:cs="Courier New"/>
                  <w:color w:val="000000"/>
                  <w:sz w:val="16"/>
                  <w:szCs w:val="16"/>
                </w:rPr>
                <w:delText>}</w:delText>
              </w:r>
            </w:del>
          </w:p>
        </w:tc>
      </w:tr>
    </w:tbl>
    <w:p w14:paraId="79418A66">
      <w:pPr>
        <w:pStyle w:val="6"/>
        <w:rPr>
          <w:del w:id="1674" w:author="marpa" w:date="2026-10-25T14:08:18Z"/>
        </w:rPr>
      </w:pPr>
      <w:del w:id="1675" w:author="marpa" w:date="2026-10-25T14:08:18Z">
        <w:r>
          <w:rPr/>
          <w:delText>Tabla 6. Clase ConversorMasa</w:delText>
        </w:r>
      </w:del>
    </w:p>
    <w:tbl>
      <w:tblPr>
        <w:tblStyle w:val="2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485A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del w:id="1676" w:author="marpa" w:date="2026-10-25T14:08:18Z"/>
        </w:trPr>
        <w:tc>
          <w:tcPr>
            <w:tcW w:w="8494" w:type="dxa"/>
            <w:shd w:val="clear" w:color="auto" w:fill="D9D9D9"/>
          </w:tcPr>
          <w:p w14:paraId="62675813">
            <w:pPr>
              <w:spacing w:before="0" w:after="0" w:line="240" w:lineRule="auto"/>
              <w:rPr>
                <w:del w:id="1677" w:author="marpa" w:date="2026-10-25T14:08:18Z"/>
                <w:rFonts w:ascii="Courier New" w:hAnsi="Courier New" w:eastAsia="Courier New" w:cs="Courier New"/>
                <w:color w:val="000000"/>
                <w:sz w:val="16"/>
                <w:szCs w:val="16"/>
              </w:rPr>
            </w:pPr>
            <w:del w:id="1678" w:author="marpa" w:date="2026-10-25T14:08:18Z">
              <w:r>
                <w:rPr>
                  <w:rFonts w:ascii="Courier New" w:hAnsi="Courier New" w:eastAsia="Courier New" w:cs="Courier New"/>
                  <w:color w:val="000000"/>
                  <w:sz w:val="16"/>
                  <w:szCs w:val="16"/>
                </w:rPr>
                <w:delText>package ec.edu.monster.servicios;</w:delText>
              </w:r>
            </w:del>
          </w:p>
          <w:p w14:paraId="31AAB5D5">
            <w:pPr>
              <w:spacing w:before="0" w:after="0" w:line="240" w:lineRule="auto"/>
              <w:rPr>
                <w:del w:id="1679" w:author="marpa" w:date="2026-10-25T14:08:18Z"/>
                <w:rFonts w:ascii="Courier New" w:hAnsi="Courier New" w:eastAsia="Courier New" w:cs="Courier New"/>
                <w:color w:val="000000"/>
                <w:sz w:val="16"/>
                <w:szCs w:val="16"/>
              </w:rPr>
            </w:pPr>
          </w:p>
          <w:p w14:paraId="7D0E798D">
            <w:pPr>
              <w:spacing w:before="0" w:after="0" w:line="240" w:lineRule="auto"/>
              <w:rPr>
                <w:del w:id="1680" w:author="marpa" w:date="2026-10-25T14:08:18Z"/>
                <w:rFonts w:ascii="Courier New" w:hAnsi="Courier New" w:eastAsia="Courier New" w:cs="Courier New"/>
                <w:color w:val="000000"/>
                <w:sz w:val="16"/>
                <w:szCs w:val="16"/>
              </w:rPr>
            </w:pPr>
            <w:del w:id="1681" w:author="marpa" w:date="2026-10-25T14:08:18Z">
              <w:r>
                <w:rPr>
                  <w:rFonts w:ascii="Courier New" w:hAnsi="Courier New" w:eastAsia="Courier New" w:cs="Courier New"/>
                  <w:color w:val="000000"/>
                  <w:sz w:val="16"/>
                  <w:szCs w:val="16"/>
                </w:rPr>
                <w:delText>/**</w:delText>
              </w:r>
            </w:del>
          </w:p>
          <w:p w14:paraId="2F5A19DF">
            <w:pPr>
              <w:spacing w:before="0" w:after="0" w:line="240" w:lineRule="auto"/>
              <w:rPr>
                <w:del w:id="1682" w:author="marpa" w:date="2026-10-25T14:08:18Z"/>
                <w:rFonts w:ascii="Courier New" w:hAnsi="Courier New" w:eastAsia="Courier New" w:cs="Courier New"/>
                <w:color w:val="000000"/>
                <w:sz w:val="16"/>
                <w:szCs w:val="16"/>
              </w:rPr>
            </w:pPr>
            <w:del w:id="1683" w:author="marpa" w:date="2026-10-25T14:08:18Z">
              <w:r>
                <w:rPr>
                  <w:rFonts w:ascii="Courier New" w:hAnsi="Courier New" w:eastAsia="Courier New" w:cs="Courier New"/>
                  <w:color w:val="000000"/>
                  <w:sz w:val="16"/>
                  <w:szCs w:val="16"/>
                </w:rPr>
                <w:delText xml:space="preserve"> *</w:delText>
              </w:r>
            </w:del>
          </w:p>
          <w:p w14:paraId="2E9F5F66">
            <w:pPr>
              <w:spacing w:before="0" w:after="0" w:line="240" w:lineRule="auto"/>
              <w:rPr>
                <w:del w:id="1684" w:author="marpa" w:date="2026-10-25T14:08:18Z"/>
                <w:rFonts w:ascii="Courier New" w:hAnsi="Courier New" w:eastAsia="Courier New" w:cs="Courier New"/>
                <w:color w:val="000000"/>
                <w:sz w:val="16"/>
                <w:szCs w:val="16"/>
              </w:rPr>
            </w:pPr>
            <w:del w:id="1685" w:author="marpa" w:date="2026-10-25T14:08:18Z">
              <w:r>
                <w:rPr>
                  <w:rFonts w:ascii="Courier New" w:hAnsi="Courier New" w:eastAsia="Courier New" w:cs="Courier New"/>
                  <w:color w:val="000000"/>
                  <w:sz w:val="16"/>
                  <w:szCs w:val="16"/>
                </w:rPr>
                <w:delText xml:space="preserve"> * @author Soto</w:delText>
              </w:r>
            </w:del>
          </w:p>
          <w:p w14:paraId="331B884C">
            <w:pPr>
              <w:spacing w:before="0" w:after="0" w:line="240" w:lineRule="auto"/>
              <w:rPr>
                <w:del w:id="1686" w:author="marpa" w:date="2026-10-25T14:08:18Z"/>
                <w:rFonts w:ascii="Courier New" w:hAnsi="Courier New" w:eastAsia="Courier New" w:cs="Courier New"/>
                <w:color w:val="000000"/>
                <w:sz w:val="16"/>
                <w:szCs w:val="16"/>
              </w:rPr>
            </w:pPr>
            <w:del w:id="1687" w:author="marpa" w:date="2026-10-25T14:08:18Z">
              <w:r>
                <w:rPr>
                  <w:rFonts w:ascii="Courier New" w:hAnsi="Courier New" w:eastAsia="Courier New" w:cs="Courier New"/>
                  <w:color w:val="000000"/>
                  <w:sz w:val="16"/>
                  <w:szCs w:val="16"/>
                </w:rPr>
                <w:delText xml:space="preserve"> */</w:delText>
              </w:r>
            </w:del>
          </w:p>
          <w:p w14:paraId="4248A6F2">
            <w:pPr>
              <w:spacing w:before="0" w:after="0" w:line="240" w:lineRule="auto"/>
              <w:rPr>
                <w:del w:id="1688" w:author="marpa" w:date="2026-10-25T14:08:18Z"/>
                <w:rFonts w:ascii="Courier New" w:hAnsi="Courier New" w:eastAsia="Courier New" w:cs="Courier New"/>
                <w:color w:val="000000"/>
                <w:sz w:val="16"/>
                <w:szCs w:val="16"/>
              </w:rPr>
            </w:pPr>
            <w:del w:id="1689" w:author="marpa" w:date="2026-10-25T14:08:18Z">
              <w:r>
                <w:rPr>
                  <w:rFonts w:ascii="Courier New" w:hAnsi="Courier New" w:eastAsia="Courier New" w:cs="Courier New"/>
                  <w:color w:val="000000"/>
                  <w:sz w:val="16"/>
                  <w:szCs w:val="16"/>
                </w:rPr>
                <w:delText>public class ConversorMasa {</w:delText>
              </w:r>
            </w:del>
          </w:p>
          <w:p w14:paraId="78397BDC">
            <w:pPr>
              <w:spacing w:before="0" w:after="0" w:line="240" w:lineRule="auto"/>
              <w:rPr>
                <w:del w:id="1690" w:author="marpa" w:date="2026-10-25T14:08:18Z"/>
                <w:rFonts w:ascii="Courier New" w:hAnsi="Courier New" w:eastAsia="Courier New" w:cs="Courier New"/>
                <w:color w:val="000000"/>
                <w:sz w:val="16"/>
                <w:szCs w:val="16"/>
              </w:rPr>
            </w:pPr>
          </w:p>
          <w:p w14:paraId="5051A0FB">
            <w:pPr>
              <w:spacing w:before="0" w:after="0" w:line="240" w:lineRule="auto"/>
              <w:rPr>
                <w:del w:id="1691" w:author="marpa" w:date="2026-10-25T14:08:18Z"/>
                <w:rFonts w:ascii="Courier New" w:hAnsi="Courier New" w:eastAsia="Courier New" w:cs="Courier New"/>
                <w:color w:val="000000"/>
                <w:sz w:val="16"/>
                <w:szCs w:val="16"/>
              </w:rPr>
            </w:pPr>
            <w:del w:id="1692" w:author="marpa" w:date="2026-10-25T14:08:18Z">
              <w:r>
                <w:rPr>
                  <w:rFonts w:ascii="Courier New" w:hAnsi="Courier New" w:eastAsia="Courier New" w:cs="Courier New"/>
                  <w:color w:val="000000"/>
                  <w:sz w:val="16"/>
                  <w:szCs w:val="16"/>
                </w:rPr>
                <w:delText xml:space="preserve">    public double convertirMasa(double valor, String unidadOrigen, String unidadDestino) {</w:delText>
              </w:r>
            </w:del>
          </w:p>
          <w:p w14:paraId="669992F9">
            <w:pPr>
              <w:spacing w:before="0" w:after="0" w:line="240" w:lineRule="auto"/>
              <w:rPr>
                <w:del w:id="1693" w:author="marpa" w:date="2026-10-25T14:08:18Z"/>
                <w:rFonts w:ascii="Courier New" w:hAnsi="Courier New" w:eastAsia="Courier New" w:cs="Courier New"/>
                <w:color w:val="000000"/>
                <w:sz w:val="16"/>
                <w:szCs w:val="16"/>
              </w:rPr>
            </w:pPr>
            <w:del w:id="1694" w:author="marpa" w:date="2026-10-25T14:08:18Z">
              <w:r>
                <w:rPr>
                  <w:rFonts w:ascii="Courier New" w:hAnsi="Courier New" w:eastAsia="Courier New" w:cs="Courier New"/>
                  <w:color w:val="000000"/>
                  <w:sz w:val="16"/>
                  <w:szCs w:val="16"/>
                </w:rPr>
                <w:delText xml:space="preserve">        double valorEnKilos = 0.0;</w:delText>
              </w:r>
            </w:del>
          </w:p>
          <w:p w14:paraId="2CA859D6">
            <w:pPr>
              <w:spacing w:before="0" w:after="0" w:line="240" w:lineRule="auto"/>
              <w:rPr>
                <w:del w:id="1695" w:author="marpa" w:date="2026-10-25T14:08:18Z"/>
                <w:rFonts w:ascii="Courier New" w:hAnsi="Courier New" w:eastAsia="Courier New" w:cs="Courier New"/>
                <w:color w:val="000000"/>
                <w:sz w:val="16"/>
                <w:szCs w:val="16"/>
              </w:rPr>
            </w:pPr>
            <w:del w:id="1696" w:author="marpa" w:date="2026-10-25T14:08:18Z">
              <w:r>
                <w:rPr>
                  <w:rFonts w:ascii="Courier New" w:hAnsi="Courier New" w:eastAsia="Courier New" w:cs="Courier New"/>
                  <w:color w:val="000000"/>
                  <w:sz w:val="16"/>
                  <w:szCs w:val="16"/>
                </w:rPr>
                <w:delText xml:space="preserve">        String origen = unidadOrigen.toLowerCase();</w:delText>
              </w:r>
            </w:del>
          </w:p>
          <w:p w14:paraId="518B387D">
            <w:pPr>
              <w:spacing w:before="0" w:after="0" w:line="240" w:lineRule="auto"/>
              <w:rPr>
                <w:del w:id="1697" w:author="marpa" w:date="2026-10-25T14:08:18Z"/>
                <w:rFonts w:ascii="Courier New" w:hAnsi="Courier New" w:eastAsia="Courier New" w:cs="Courier New"/>
                <w:color w:val="000000"/>
                <w:sz w:val="16"/>
                <w:szCs w:val="16"/>
              </w:rPr>
            </w:pPr>
            <w:del w:id="1698" w:author="marpa" w:date="2026-10-25T14:08:18Z">
              <w:r>
                <w:rPr>
                  <w:rFonts w:ascii="Courier New" w:hAnsi="Courier New" w:eastAsia="Courier New" w:cs="Courier New"/>
                  <w:color w:val="000000"/>
                  <w:sz w:val="16"/>
                  <w:szCs w:val="16"/>
                </w:rPr>
                <w:delText xml:space="preserve">        String destino = unidadDestino.toLowerCase();</w:delText>
              </w:r>
            </w:del>
          </w:p>
          <w:p w14:paraId="6502F3C4">
            <w:pPr>
              <w:spacing w:before="0" w:after="0" w:line="240" w:lineRule="auto"/>
              <w:rPr>
                <w:del w:id="1699" w:author="marpa" w:date="2026-10-25T14:08:18Z"/>
                <w:rFonts w:ascii="Courier New" w:hAnsi="Courier New" w:eastAsia="Courier New" w:cs="Courier New"/>
                <w:color w:val="000000"/>
                <w:sz w:val="16"/>
                <w:szCs w:val="16"/>
              </w:rPr>
            </w:pPr>
            <w:del w:id="1700" w:author="marpa" w:date="2026-10-25T14:08:18Z">
              <w:r>
                <w:rPr>
                  <w:rFonts w:ascii="Courier New" w:hAnsi="Courier New" w:eastAsia="Courier New" w:cs="Courier New"/>
                  <w:color w:val="000000"/>
                  <w:sz w:val="16"/>
                  <w:szCs w:val="16"/>
                </w:rPr>
                <w:delText xml:space="preserve">        </w:delText>
              </w:r>
            </w:del>
          </w:p>
          <w:p w14:paraId="3D4E96AC">
            <w:pPr>
              <w:spacing w:before="0" w:after="0" w:line="240" w:lineRule="auto"/>
              <w:rPr>
                <w:del w:id="1701" w:author="marpa" w:date="2026-10-25T14:08:18Z"/>
                <w:rFonts w:ascii="Courier New" w:hAnsi="Courier New" w:eastAsia="Courier New" w:cs="Courier New"/>
                <w:color w:val="000000"/>
                <w:sz w:val="16"/>
                <w:szCs w:val="16"/>
              </w:rPr>
            </w:pPr>
            <w:del w:id="1702" w:author="marpa" w:date="2026-10-25T14:08:18Z">
              <w:r>
                <w:rPr>
                  <w:rFonts w:ascii="Courier New" w:hAnsi="Courier New" w:eastAsia="Courier New" w:cs="Courier New"/>
                  <w:color w:val="000000"/>
                  <w:sz w:val="16"/>
                  <w:szCs w:val="16"/>
                </w:rPr>
                <w:delText xml:space="preserve">        try {</w:delText>
              </w:r>
            </w:del>
          </w:p>
          <w:p w14:paraId="0AF7109D">
            <w:pPr>
              <w:spacing w:before="0" w:after="0" w:line="240" w:lineRule="auto"/>
              <w:rPr>
                <w:del w:id="1703" w:author="marpa" w:date="2026-10-25T14:08:18Z"/>
                <w:rFonts w:ascii="Courier New" w:hAnsi="Courier New" w:eastAsia="Courier New" w:cs="Courier New"/>
                <w:color w:val="000000"/>
                <w:sz w:val="16"/>
                <w:szCs w:val="16"/>
              </w:rPr>
            </w:pPr>
            <w:del w:id="1704" w:author="marpa" w:date="2026-10-25T14:08:18Z">
              <w:r>
                <w:rPr>
                  <w:rFonts w:ascii="Courier New" w:hAnsi="Courier New" w:eastAsia="Courier New" w:cs="Courier New"/>
                  <w:color w:val="000000"/>
                  <w:sz w:val="16"/>
                  <w:szCs w:val="16"/>
                </w:rPr>
                <w:delText xml:space="preserve">            //Lleva cualquier unidad a kg</w:delText>
              </w:r>
            </w:del>
          </w:p>
          <w:p w14:paraId="43451F7E">
            <w:pPr>
              <w:spacing w:before="0" w:after="0" w:line="240" w:lineRule="auto"/>
              <w:rPr>
                <w:del w:id="1705" w:author="marpa" w:date="2026-10-25T14:08:18Z"/>
                <w:rFonts w:ascii="Courier New" w:hAnsi="Courier New" w:eastAsia="Courier New" w:cs="Courier New"/>
                <w:color w:val="000000"/>
                <w:sz w:val="16"/>
                <w:szCs w:val="16"/>
              </w:rPr>
            </w:pPr>
            <w:del w:id="1706" w:author="marpa" w:date="2026-10-25T14:08:18Z">
              <w:r>
                <w:rPr>
                  <w:rFonts w:ascii="Courier New" w:hAnsi="Courier New" w:eastAsia="Courier New" w:cs="Courier New"/>
                  <w:color w:val="000000"/>
                  <w:sz w:val="16"/>
                  <w:szCs w:val="16"/>
                </w:rPr>
                <w:delText xml:space="preserve">            switch (origen) {</w:delText>
              </w:r>
            </w:del>
          </w:p>
          <w:p w14:paraId="4DD5F10D">
            <w:pPr>
              <w:spacing w:before="0" w:after="0" w:line="240" w:lineRule="auto"/>
              <w:rPr>
                <w:del w:id="1707" w:author="marpa" w:date="2026-10-25T14:08:18Z"/>
                <w:rFonts w:ascii="Courier New" w:hAnsi="Courier New" w:eastAsia="Courier New" w:cs="Courier New"/>
                <w:color w:val="000000"/>
                <w:sz w:val="16"/>
                <w:szCs w:val="16"/>
              </w:rPr>
            </w:pPr>
            <w:del w:id="1708" w:author="marpa" w:date="2026-10-25T14:08:18Z">
              <w:r>
                <w:rPr>
                  <w:rFonts w:ascii="Courier New" w:hAnsi="Courier New" w:eastAsia="Courier New" w:cs="Courier New"/>
                  <w:color w:val="000000"/>
                  <w:sz w:val="16"/>
                  <w:szCs w:val="16"/>
                </w:rPr>
                <w:delText xml:space="preserve">                case "gramos": valorEnKilos = valor / 1000.0; break;</w:delText>
              </w:r>
            </w:del>
          </w:p>
          <w:p w14:paraId="238D561E">
            <w:pPr>
              <w:spacing w:before="0" w:after="0" w:line="240" w:lineRule="auto"/>
              <w:rPr>
                <w:del w:id="1709" w:author="marpa" w:date="2026-10-25T14:08:18Z"/>
                <w:rFonts w:ascii="Courier New" w:hAnsi="Courier New" w:eastAsia="Courier New" w:cs="Courier New"/>
                <w:color w:val="000000"/>
                <w:sz w:val="16"/>
                <w:szCs w:val="16"/>
              </w:rPr>
            </w:pPr>
            <w:del w:id="1710" w:author="marpa" w:date="2026-10-25T14:08:18Z">
              <w:r>
                <w:rPr>
                  <w:rFonts w:ascii="Courier New" w:hAnsi="Courier New" w:eastAsia="Courier New" w:cs="Courier New"/>
                  <w:color w:val="000000"/>
                  <w:sz w:val="16"/>
                  <w:szCs w:val="16"/>
                </w:rPr>
                <w:delText xml:space="preserve">                case "kilogramos": valorEnKilos = valor; break;</w:delText>
              </w:r>
            </w:del>
          </w:p>
          <w:p w14:paraId="002D80F0">
            <w:pPr>
              <w:spacing w:before="0" w:after="0" w:line="240" w:lineRule="auto"/>
              <w:rPr>
                <w:del w:id="1711" w:author="marpa" w:date="2026-10-25T14:08:18Z"/>
                <w:rFonts w:ascii="Courier New" w:hAnsi="Courier New" w:eastAsia="Courier New" w:cs="Courier New"/>
                <w:color w:val="000000"/>
                <w:sz w:val="16"/>
                <w:szCs w:val="16"/>
              </w:rPr>
            </w:pPr>
            <w:del w:id="1712" w:author="marpa" w:date="2026-10-25T14:08:18Z">
              <w:r>
                <w:rPr>
                  <w:rFonts w:ascii="Courier New" w:hAnsi="Courier New" w:eastAsia="Courier New" w:cs="Courier New"/>
                  <w:color w:val="000000"/>
                  <w:sz w:val="16"/>
                  <w:szCs w:val="16"/>
                </w:rPr>
                <w:delText xml:space="preserve">                case "onzas": valorEnKilos = valor * 0.0283495; break;</w:delText>
              </w:r>
            </w:del>
          </w:p>
          <w:p w14:paraId="6CB827F7">
            <w:pPr>
              <w:spacing w:before="0" w:after="0" w:line="240" w:lineRule="auto"/>
              <w:rPr>
                <w:del w:id="1713" w:author="marpa" w:date="2026-10-25T14:08:18Z"/>
                <w:rFonts w:ascii="Courier New" w:hAnsi="Courier New" w:eastAsia="Courier New" w:cs="Courier New"/>
                <w:color w:val="000000"/>
                <w:sz w:val="16"/>
                <w:szCs w:val="16"/>
              </w:rPr>
            </w:pPr>
            <w:del w:id="1714" w:author="marpa" w:date="2026-10-25T14:08:18Z">
              <w:r>
                <w:rPr>
                  <w:rFonts w:ascii="Courier New" w:hAnsi="Courier New" w:eastAsia="Courier New" w:cs="Courier New"/>
                  <w:color w:val="000000"/>
                  <w:sz w:val="16"/>
                  <w:szCs w:val="16"/>
                </w:rPr>
                <w:delText xml:space="preserve">                case "libras": valorEnKilos = valor * 0.453592; break;</w:delText>
              </w:r>
            </w:del>
          </w:p>
          <w:p w14:paraId="6FE21216">
            <w:pPr>
              <w:spacing w:before="0" w:after="0" w:line="240" w:lineRule="auto"/>
              <w:rPr>
                <w:del w:id="1715" w:author="marpa" w:date="2026-10-25T14:08:18Z"/>
                <w:rFonts w:ascii="Courier New" w:hAnsi="Courier New" w:eastAsia="Courier New" w:cs="Courier New"/>
                <w:color w:val="000000"/>
                <w:sz w:val="16"/>
                <w:szCs w:val="16"/>
              </w:rPr>
            </w:pPr>
            <w:del w:id="1716" w:author="marpa" w:date="2026-10-25T14:08:18Z">
              <w:r>
                <w:rPr>
                  <w:rFonts w:ascii="Courier New" w:hAnsi="Courier New" w:eastAsia="Courier New" w:cs="Courier New"/>
                  <w:color w:val="000000"/>
                  <w:sz w:val="16"/>
                  <w:szCs w:val="16"/>
                </w:rPr>
                <w:delText xml:space="preserve">                case "quintales": valorEnKilos = (valor * 100.0) * 0.453592; break; </w:delText>
              </w:r>
            </w:del>
          </w:p>
          <w:p w14:paraId="4EDCB8AC">
            <w:pPr>
              <w:spacing w:before="0" w:after="0" w:line="240" w:lineRule="auto"/>
              <w:rPr>
                <w:del w:id="1717" w:author="marpa" w:date="2026-10-25T14:08:18Z"/>
                <w:rFonts w:ascii="Courier New" w:hAnsi="Courier New" w:eastAsia="Courier New" w:cs="Courier New"/>
                <w:color w:val="000000"/>
                <w:sz w:val="16"/>
                <w:szCs w:val="16"/>
              </w:rPr>
            </w:pPr>
            <w:del w:id="1718" w:author="marpa" w:date="2026-10-25T14:08:18Z">
              <w:r>
                <w:rPr>
                  <w:rFonts w:ascii="Courier New" w:hAnsi="Courier New" w:eastAsia="Courier New" w:cs="Courier New"/>
                  <w:color w:val="000000"/>
                  <w:sz w:val="16"/>
                  <w:szCs w:val="16"/>
                </w:rPr>
                <w:delText xml:space="preserve">                default: return -999999.404; //codigo de error para unidad no existente</w:delText>
              </w:r>
            </w:del>
          </w:p>
          <w:p w14:paraId="04A580DF">
            <w:pPr>
              <w:spacing w:before="0" w:after="0" w:line="240" w:lineRule="auto"/>
              <w:rPr>
                <w:del w:id="1719" w:author="marpa" w:date="2026-10-25T14:08:18Z"/>
                <w:rFonts w:ascii="Courier New" w:hAnsi="Courier New" w:eastAsia="Courier New" w:cs="Courier New"/>
                <w:color w:val="000000"/>
                <w:sz w:val="16"/>
                <w:szCs w:val="16"/>
              </w:rPr>
            </w:pPr>
            <w:del w:id="1720" w:author="marpa" w:date="2026-10-25T14:08:18Z">
              <w:r>
                <w:rPr>
                  <w:rFonts w:ascii="Courier New" w:hAnsi="Courier New" w:eastAsia="Courier New" w:cs="Courier New"/>
                  <w:color w:val="000000"/>
                  <w:sz w:val="16"/>
                  <w:szCs w:val="16"/>
                </w:rPr>
                <w:delText xml:space="preserve">            }</w:delText>
              </w:r>
            </w:del>
          </w:p>
          <w:p w14:paraId="5C4D8B14">
            <w:pPr>
              <w:spacing w:before="0" w:after="0" w:line="240" w:lineRule="auto"/>
              <w:rPr>
                <w:del w:id="1721" w:author="marpa" w:date="2026-10-25T14:08:18Z"/>
                <w:rFonts w:ascii="Courier New" w:hAnsi="Courier New" w:eastAsia="Courier New" w:cs="Courier New"/>
                <w:color w:val="000000"/>
                <w:sz w:val="16"/>
                <w:szCs w:val="16"/>
              </w:rPr>
            </w:pPr>
          </w:p>
          <w:p w14:paraId="25DD7494">
            <w:pPr>
              <w:spacing w:before="0" w:after="0" w:line="240" w:lineRule="auto"/>
              <w:rPr>
                <w:del w:id="1722" w:author="marpa" w:date="2026-10-25T14:08:18Z"/>
                <w:rFonts w:ascii="Courier New" w:hAnsi="Courier New" w:eastAsia="Courier New" w:cs="Courier New"/>
                <w:color w:val="000000"/>
                <w:sz w:val="16"/>
                <w:szCs w:val="16"/>
              </w:rPr>
            </w:pPr>
            <w:del w:id="1723" w:author="marpa" w:date="2026-10-25T14:08:18Z">
              <w:r>
                <w:rPr>
                  <w:rFonts w:ascii="Courier New" w:hAnsi="Courier New" w:eastAsia="Courier New" w:cs="Courier New"/>
                  <w:color w:val="000000"/>
                  <w:sz w:val="16"/>
                  <w:szCs w:val="16"/>
                </w:rPr>
                <w:delText xml:space="preserve">            //De kg a la unidad destino</w:delText>
              </w:r>
            </w:del>
          </w:p>
          <w:p w14:paraId="3BCE2456">
            <w:pPr>
              <w:spacing w:before="0" w:after="0" w:line="240" w:lineRule="auto"/>
              <w:rPr>
                <w:del w:id="1724" w:author="marpa" w:date="2026-10-25T14:08:18Z"/>
                <w:rFonts w:ascii="Courier New" w:hAnsi="Courier New" w:eastAsia="Courier New" w:cs="Courier New"/>
                <w:color w:val="000000"/>
                <w:sz w:val="16"/>
                <w:szCs w:val="16"/>
              </w:rPr>
            </w:pPr>
            <w:del w:id="1725" w:author="marpa" w:date="2026-10-25T14:08:18Z">
              <w:r>
                <w:rPr>
                  <w:rFonts w:ascii="Courier New" w:hAnsi="Courier New" w:eastAsia="Courier New" w:cs="Courier New"/>
                  <w:color w:val="000000"/>
                  <w:sz w:val="16"/>
                  <w:szCs w:val="16"/>
                </w:rPr>
                <w:delText xml:space="preserve">            switch (destino) {</w:delText>
              </w:r>
            </w:del>
          </w:p>
          <w:p w14:paraId="6E54D786">
            <w:pPr>
              <w:spacing w:before="0" w:after="0" w:line="240" w:lineRule="auto"/>
              <w:rPr>
                <w:del w:id="1726" w:author="marpa" w:date="2026-10-25T14:08:18Z"/>
                <w:rFonts w:ascii="Courier New" w:hAnsi="Courier New" w:eastAsia="Courier New" w:cs="Courier New"/>
                <w:color w:val="000000"/>
                <w:sz w:val="16"/>
                <w:szCs w:val="16"/>
              </w:rPr>
            </w:pPr>
            <w:del w:id="1727" w:author="marpa" w:date="2026-10-25T14:08:18Z">
              <w:r>
                <w:rPr>
                  <w:rFonts w:ascii="Courier New" w:hAnsi="Courier New" w:eastAsia="Courier New" w:cs="Courier New"/>
                  <w:color w:val="000000"/>
                  <w:sz w:val="16"/>
                  <w:szCs w:val="16"/>
                </w:rPr>
                <w:delText xml:space="preserve">                case "gramos": return valorEnKilos * 1000.0;</w:delText>
              </w:r>
            </w:del>
          </w:p>
          <w:p w14:paraId="47DD192E">
            <w:pPr>
              <w:spacing w:before="0" w:after="0" w:line="240" w:lineRule="auto"/>
              <w:rPr>
                <w:del w:id="1728" w:author="marpa" w:date="2026-10-25T14:08:18Z"/>
                <w:rFonts w:ascii="Courier New" w:hAnsi="Courier New" w:eastAsia="Courier New" w:cs="Courier New"/>
                <w:color w:val="000000"/>
                <w:sz w:val="16"/>
                <w:szCs w:val="16"/>
              </w:rPr>
            </w:pPr>
            <w:del w:id="1729" w:author="marpa" w:date="2026-10-25T14:08:18Z">
              <w:r>
                <w:rPr>
                  <w:rFonts w:ascii="Courier New" w:hAnsi="Courier New" w:eastAsia="Courier New" w:cs="Courier New"/>
                  <w:color w:val="000000"/>
                  <w:sz w:val="16"/>
                  <w:szCs w:val="16"/>
                </w:rPr>
                <w:delText xml:space="preserve">                case "kilogramos": return valorEnKilos;</w:delText>
              </w:r>
            </w:del>
          </w:p>
          <w:p w14:paraId="081BC9F6">
            <w:pPr>
              <w:spacing w:before="0" w:after="0" w:line="240" w:lineRule="auto"/>
              <w:rPr>
                <w:del w:id="1730" w:author="marpa" w:date="2026-10-25T14:08:18Z"/>
                <w:rFonts w:ascii="Courier New" w:hAnsi="Courier New" w:eastAsia="Courier New" w:cs="Courier New"/>
                <w:color w:val="000000"/>
                <w:sz w:val="16"/>
                <w:szCs w:val="16"/>
              </w:rPr>
            </w:pPr>
            <w:del w:id="1731" w:author="marpa" w:date="2026-10-25T14:08:18Z">
              <w:r>
                <w:rPr>
                  <w:rFonts w:ascii="Courier New" w:hAnsi="Courier New" w:eastAsia="Courier New" w:cs="Courier New"/>
                  <w:color w:val="000000"/>
                  <w:sz w:val="16"/>
                  <w:szCs w:val="16"/>
                </w:rPr>
                <w:delText xml:space="preserve">                case "onzas": return valorEnKilos / 0.0283495;</w:delText>
              </w:r>
            </w:del>
          </w:p>
          <w:p w14:paraId="2D1FAA73">
            <w:pPr>
              <w:spacing w:before="0" w:after="0" w:line="240" w:lineRule="auto"/>
              <w:rPr>
                <w:del w:id="1732" w:author="marpa" w:date="2026-10-25T14:08:18Z"/>
                <w:rFonts w:ascii="Courier New" w:hAnsi="Courier New" w:eastAsia="Courier New" w:cs="Courier New"/>
                <w:color w:val="000000"/>
                <w:sz w:val="16"/>
                <w:szCs w:val="16"/>
              </w:rPr>
            </w:pPr>
            <w:del w:id="1733" w:author="marpa" w:date="2026-10-25T14:08:18Z">
              <w:r>
                <w:rPr>
                  <w:rFonts w:ascii="Courier New" w:hAnsi="Courier New" w:eastAsia="Courier New" w:cs="Courier New"/>
                  <w:color w:val="000000"/>
                  <w:sz w:val="16"/>
                  <w:szCs w:val="16"/>
                </w:rPr>
                <w:delText xml:space="preserve">                case "libras": return valorEnKilos / 0.453592;</w:delText>
              </w:r>
            </w:del>
          </w:p>
          <w:p w14:paraId="32DACD94">
            <w:pPr>
              <w:spacing w:before="0" w:after="0" w:line="240" w:lineRule="auto"/>
              <w:rPr>
                <w:del w:id="1734" w:author="marpa" w:date="2026-10-25T14:08:18Z"/>
                <w:rFonts w:ascii="Courier New" w:hAnsi="Courier New" w:eastAsia="Courier New" w:cs="Courier New"/>
                <w:color w:val="000000"/>
                <w:sz w:val="16"/>
                <w:szCs w:val="16"/>
              </w:rPr>
            </w:pPr>
            <w:del w:id="1735" w:author="marpa" w:date="2026-10-25T14:08:18Z">
              <w:r>
                <w:rPr>
                  <w:rFonts w:ascii="Courier New" w:hAnsi="Courier New" w:eastAsia="Courier New" w:cs="Courier New"/>
                  <w:color w:val="000000"/>
                  <w:sz w:val="16"/>
                  <w:szCs w:val="16"/>
                </w:rPr>
                <w:delText xml:space="preserve">                case "quintales": return (valorEnKilos / 0.453592) / 100.0;</w:delText>
              </w:r>
            </w:del>
          </w:p>
          <w:p w14:paraId="0F0D6B67">
            <w:pPr>
              <w:spacing w:before="0" w:after="0" w:line="240" w:lineRule="auto"/>
              <w:rPr>
                <w:del w:id="1736" w:author="marpa" w:date="2026-10-25T14:08:18Z"/>
                <w:rFonts w:ascii="Courier New" w:hAnsi="Courier New" w:eastAsia="Courier New" w:cs="Courier New"/>
                <w:color w:val="000000"/>
                <w:sz w:val="16"/>
                <w:szCs w:val="16"/>
              </w:rPr>
            </w:pPr>
            <w:del w:id="1737" w:author="marpa" w:date="2026-10-25T14:08:18Z">
              <w:r>
                <w:rPr>
                  <w:rFonts w:ascii="Courier New" w:hAnsi="Courier New" w:eastAsia="Courier New" w:cs="Courier New"/>
                  <w:color w:val="000000"/>
                  <w:sz w:val="16"/>
                  <w:szCs w:val="16"/>
                </w:rPr>
                <w:delText xml:space="preserve">                default: return -999999.404; //codigo de error de unidad no existente </w:delText>
              </w:r>
            </w:del>
          </w:p>
          <w:p w14:paraId="10DE1095">
            <w:pPr>
              <w:spacing w:before="0" w:after="0" w:line="240" w:lineRule="auto"/>
              <w:rPr>
                <w:del w:id="1738" w:author="marpa" w:date="2026-10-25T14:08:18Z"/>
                <w:rFonts w:ascii="Courier New" w:hAnsi="Courier New" w:eastAsia="Courier New" w:cs="Courier New"/>
                <w:color w:val="000000"/>
                <w:sz w:val="16"/>
                <w:szCs w:val="16"/>
              </w:rPr>
            </w:pPr>
            <w:del w:id="1739" w:author="marpa" w:date="2026-10-25T14:08:18Z">
              <w:r>
                <w:rPr>
                  <w:rFonts w:ascii="Courier New" w:hAnsi="Courier New" w:eastAsia="Courier New" w:cs="Courier New"/>
                  <w:color w:val="000000"/>
                  <w:sz w:val="16"/>
                  <w:szCs w:val="16"/>
                </w:rPr>
                <w:delText xml:space="preserve">            }</w:delText>
              </w:r>
            </w:del>
          </w:p>
          <w:p w14:paraId="322EE684">
            <w:pPr>
              <w:spacing w:before="0" w:after="0" w:line="240" w:lineRule="auto"/>
              <w:rPr>
                <w:del w:id="1740" w:author="marpa" w:date="2026-10-25T14:08:18Z"/>
                <w:rFonts w:ascii="Courier New" w:hAnsi="Courier New" w:eastAsia="Courier New" w:cs="Courier New"/>
                <w:color w:val="000000"/>
                <w:sz w:val="16"/>
                <w:szCs w:val="16"/>
              </w:rPr>
            </w:pPr>
            <w:del w:id="1741" w:author="marpa" w:date="2026-10-25T14:08:18Z">
              <w:r>
                <w:rPr>
                  <w:rFonts w:ascii="Courier New" w:hAnsi="Courier New" w:eastAsia="Courier New" w:cs="Courier New"/>
                  <w:color w:val="000000"/>
                  <w:sz w:val="16"/>
                  <w:szCs w:val="16"/>
                </w:rPr>
                <w:delText xml:space="preserve">        } catch (Exception e) {</w:delText>
              </w:r>
            </w:del>
          </w:p>
          <w:p w14:paraId="4C4E2D3F">
            <w:pPr>
              <w:spacing w:before="0" w:after="0" w:line="240" w:lineRule="auto"/>
              <w:rPr>
                <w:del w:id="1742" w:author="marpa" w:date="2026-10-25T14:08:18Z"/>
                <w:rFonts w:ascii="Courier New" w:hAnsi="Courier New" w:eastAsia="Courier New" w:cs="Courier New"/>
                <w:color w:val="000000"/>
                <w:sz w:val="16"/>
                <w:szCs w:val="16"/>
              </w:rPr>
            </w:pPr>
            <w:del w:id="1743" w:author="marpa" w:date="2026-10-25T14:08:18Z">
              <w:r>
                <w:rPr>
                  <w:rFonts w:ascii="Courier New" w:hAnsi="Courier New" w:eastAsia="Courier New" w:cs="Courier New"/>
                  <w:color w:val="000000"/>
                  <w:sz w:val="16"/>
                  <w:szCs w:val="16"/>
                </w:rPr>
                <w:delText xml:space="preserve">            return -999999.500; //error de calculo </w:delText>
              </w:r>
            </w:del>
          </w:p>
          <w:p w14:paraId="6E2A94D0">
            <w:pPr>
              <w:spacing w:before="0" w:after="0" w:line="240" w:lineRule="auto"/>
              <w:rPr>
                <w:del w:id="1744" w:author="marpa" w:date="2026-10-25T14:08:18Z"/>
                <w:rFonts w:ascii="Courier New" w:hAnsi="Courier New" w:eastAsia="Courier New" w:cs="Courier New"/>
                <w:color w:val="000000"/>
                <w:sz w:val="16"/>
                <w:szCs w:val="16"/>
              </w:rPr>
            </w:pPr>
            <w:del w:id="1745" w:author="marpa" w:date="2026-10-25T14:08:18Z">
              <w:r>
                <w:rPr>
                  <w:rFonts w:ascii="Courier New" w:hAnsi="Courier New" w:eastAsia="Courier New" w:cs="Courier New"/>
                  <w:color w:val="000000"/>
                  <w:sz w:val="16"/>
                  <w:szCs w:val="16"/>
                </w:rPr>
                <w:delText xml:space="preserve">        }</w:delText>
              </w:r>
            </w:del>
          </w:p>
          <w:p w14:paraId="729BE1FA">
            <w:pPr>
              <w:spacing w:before="0" w:after="0" w:line="240" w:lineRule="auto"/>
              <w:rPr>
                <w:del w:id="1746" w:author="marpa" w:date="2026-10-25T14:08:18Z"/>
                <w:rFonts w:ascii="Courier New" w:hAnsi="Courier New" w:eastAsia="Courier New" w:cs="Courier New"/>
                <w:color w:val="000000"/>
                <w:sz w:val="16"/>
                <w:szCs w:val="16"/>
              </w:rPr>
            </w:pPr>
          </w:p>
          <w:p w14:paraId="61391BBF">
            <w:pPr>
              <w:spacing w:before="0" w:after="0" w:line="240" w:lineRule="auto"/>
              <w:rPr>
                <w:del w:id="1747" w:author="marpa" w:date="2026-10-25T14:08:18Z"/>
                <w:rFonts w:ascii="Courier New" w:hAnsi="Courier New" w:eastAsia="Courier New" w:cs="Courier New"/>
                <w:color w:val="000000"/>
                <w:sz w:val="16"/>
                <w:szCs w:val="16"/>
              </w:rPr>
            </w:pPr>
            <w:del w:id="1748" w:author="marpa" w:date="2026-10-25T14:08:18Z">
              <w:r>
                <w:rPr>
                  <w:rFonts w:ascii="Courier New" w:hAnsi="Courier New" w:eastAsia="Courier New" w:cs="Courier New"/>
                  <w:color w:val="000000"/>
                  <w:sz w:val="16"/>
                  <w:szCs w:val="16"/>
                </w:rPr>
                <w:delText xml:space="preserve">    }</w:delText>
              </w:r>
            </w:del>
          </w:p>
          <w:p w14:paraId="66EA45D3">
            <w:pPr>
              <w:spacing w:before="0" w:after="0" w:line="240" w:lineRule="auto"/>
              <w:rPr>
                <w:del w:id="1749" w:author="marpa" w:date="2026-10-25T14:08:18Z"/>
                <w:rFonts w:ascii="Courier New" w:hAnsi="Courier New" w:eastAsia="Courier New" w:cs="Courier New"/>
                <w:color w:val="000000"/>
                <w:sz w:val="16"/>
                <w:szCs w:val="16"/>
              </w:rPr>
            </w:pPr>
            <w:del w:id="1750" w:author="marpa" w:date="2026-10-25T14:08:18Z">
              <w:r>
                <w:rPr>
                  <w:rFonts w:ascii="Courier New" w:hAnsi="Courier New" w:eastAsia="Courier New" w:cs="Courier New"/>
                  <w:color w:val="000000"/>
                  <w:sz w:val="16"/>
                  <w:szCs w:val="16"/>
                </w:rPr>
                <w:delText>}</w:delText>
              </w:r>
            </w:del>
          </w:p>
        </w:tc>
      </w:tr>
    </w:tbl>
    <w:p w14:paraId="5792D7E9">
      <w:pPr>
        <w:pStyle w:val="6"/>
        <w:rPr>
          <w:del w:id="1751" w:author="marpa" w:date="2026-10-25T14:08:18Z"/>
        </w:rPr>
      </w:pPr>
      <w:del w:id="1752" w:author="marpa" w:date="2026-10-25T14:08:18Z">
        <w:bookmarkStart w:id="83" w:name="_b6a9aa80midt" w:colFirst="0" w:colLast="0"/>
        <w:bookmarkEnd w:id="83"/>
        <w:r>
          <w:rPr/>
          <w:delText>Tabla 7. Clase ConversorTemperatura</w:delText>
        </w:r>
      </w:del>
    </w:p>
    <w:tbl>
      <w:tblPr>
        <w:tblStyle w:val="30"/>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449D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del w:id="1753" w:author="marpa" w:date="2026-10-25T14:08:18Z"/>
        </w:trPr>
        <w:tc>
          <w:tcPr>
            <w:tcW w:w="8494" w:type="dxa"/>
            <w:shd w:val="clear" w:color="auto" w:fill="D9D9D9"/>
          </w:tcPr>
          <w:p w14:paraId="3771EE3F">
            <w:pPr>
              <w:spacing w:before="0" w:after="0" w:line="240" w:lineRule="auto"/>
              <w:rPr>
                <w:del w:id="1754" w:author="marpa" w:date="2026-10-25T14:08:18Z"/>
                <w:rFonts w:ascii="Courier New" w:hAnsi="Courier New" w:eastAsia="Courier New" w:cs="Courier New"/>
                <w:color w:val="000000"/>
                <w:sz w:val="16"/>
                <w:szCs w:val="16"/>
              </w:rPr>
            </w:pPr>
            <w:del w:id="1755" w:author="marpa" w:date="2026-10-25T14:08:18Z">
              <w:r>
                <w:rPr>
                  <w:rFonts w:ascii="Courier New" w:hAnsi="Courier New" w:eastAsia="Courier New" w:cs="Courier New"/>
                  <w:color w:val="000000"/>
                  <w:sz w:val="16"/>
                  <w:szCs w:val="16"/>
                </w:rPr>
                <w:delText>package ec.edu.monster.servicios;</w:delText>
              </w:r>
            </w:del>
          </w:p>
          <w:p w14:paraId="28CDB03E">
            <w:pPr>
              <w:spacing w:before="0" w:after="0" w:line="240" w:lineRule="auto"/>
              <w:rPr>
                <w:del w:id="1756" w:author="marpa" w:date="2026-10-25T14:08:18Z"/>
                <w:rFonts w:ascii="Courier New" w:hAnsi="Courier New" w:eastAsia="Courier New" w:cs="Courier New"/>
                <w:color w:val="000000"/>
                <w:sz w:val="16"/>
                <w:szCs w:val="16"/>
              </w:rPr>
            </w:pPr>
          </w:p>
          <w:p w14:paraId="75EF0DB1">
            <w:pPr>
              <w:spacing w:before="0" w:after="0" w:line="240" w:lineRule="auto"/>
              <w:rPr>
                <w:del w:id="1757" w:author="marpa" w:date="2026-10-25T14:08:18Z"/>
                <w:rFonts w:ascii="Courier New" w:hAnsi="Courier New" w:eastAsia="Courier New" w:cs="Courier New"/>
                <w:color w:val="000000"/>
                <w:sz w:val="16"/>
                <w:szCs w:val="16"/>
              </w:rPr>
            </w:pPr>
            <w:del w:id="1758" w:author="marpa" w:date="2026-10-25T14:08:18Z">
              <w:r>
                <w:rPr>
                  <w:rFonts w:ascii="Courier New" w:hAnsi="Courier New" w:eastAsia="Courier New" w:cs="Courier New"/>
                  <w:color w:val="000000"/>
                  <w:sz w:val="16"/>
                  <w:szCs w:val="16"/>
                </w:rPr>
                <w:delText>/**</w:delText>
              </w:r>
            </w:del>
          </w:p>
          <w:p w14:paraId="6EED30F7">
            <w:pPr>
              <w:spacing w:before="0" w:after="0" w:line="240" w:lineRule="auto"/>
              <w:rPr>
                <w:del w:id="1759" w:author="marpa" w:date="2026-10-25T14:08:18Z"/>
                <w:rFonts w:ascii="Courier New" w:hAnsi="Courier New" w:eastAsia="Courier New" w:cs="Courier New"/>
                <w:color w:val="000000"/>
                <w:sz w:val="16"/>
                <w:szCs w:val="16"/>
              </w:rPr>
            </w:pPr>
            <w:del w:id="1760" w:author="marpa" w:date="2026-10-25T14:08:18Z">
              <w:r>
                <w:rPr>
                  <w:rFonts w:ascii="Courier New" w:hAnsi="Courier New" w:eastAsia="Courier New" w:cs="Courier New"/>
                  <w:color w:val="000000"/>
                  <w:sz w:val="16"/>
                  <w:szCs w:val="16"/>
                </w:rPr>
                <w:delText xml:space="preserve"> *</w:delText>
              </w:r>
            </w:del>
          </w:p>
          <w:p w14:paraId="1C7C62B4">
            <w:pPr>
              <w:spacing w:before="0" w:after="0" w:line="240" w:lineRule="auto"/>
              <w:rPr>
                <w:del w:id="1761" w:author="marpa" w:date="2026-10-25T14:08:18Z"/>
                <w:rFonts w:ascii="Courier New" w:hAnsi="Courier New" w:eastAsia="Courier New" w:cs="Courier New"/>
                <w:color w:val="000000"/>
                <w:sz w:val="16"/>
                <w:szCs w:val="16"/>
              </w:rPr>
            </w:pPr>
            <w:del w:id="1762" w:author="marpa" w:date="2026-10-25T14:08:18Z">
              <w:r>
                <w:rPr>
                  <w:rFonts w:ascii="Courier New" w:hAnsi="Courier New" w:eastAsia="Courier New" w:cs="Courier New"/>
                  <w:color w:val="000000"/>
                  <w:sz w:val="16"/>
                  <w:szCs w:val="16"/>
                </w:rPr>
                <w:delText xml:space="preserve"> * @author Soto</w:delText>
              </w:r>
            </w:del>
          </w:p>
          <w:p w14:paraId="6AE34750">
            <w:pPr>
              <w:spacing w:before="0" w:after="0" w:line="240" w:lineRule="auto"/>
              <w:rPr>
                <w:del w:id="1763" w:author="marpa" w:date="2026-10-25T14:08:18Z"/>
                <w:rFonts w:ascii="Courier New" w:hAnsi="Courier New" w:eastAsia="Courier New" w:cs="Courier New"/>
                <w:color w:val="000000"/>
                <w:sz w:val="16"/>
                <w:szCs w:val="16"/>
              </w:rPr>
            </w:pPr>
            <w:del w:id="1764" w:author="marpa" w:date="2026-10-25T14:08:18Z">
              <w:r>
                <w:rPr>
                  <w:rFonts w:ascii="Courier New" w:hAnsi="Courier New" w:eastAsia="Courier New" w:cs="Courier New"/>
                  <w:color w:val="000000"/>
                  <w:sz w:val="16"/>
                  <w:szCs w:val="16"/>
                </w:rPr>
                <w:delText xml:space="preserve"> */</w:delText>
              </w:r>
            </w:del>
          </w:p>
          <w:p w14:paraId="2C33C38C">
            <w:pPr>
              <w:spacing w:before="0" w:after="0" w:line="240" w:lineRule="auto"/>
              <w:rPr>
                <w:del w:id="1765" w:author="marpa" w:date="2026-10-25T14:08:18Z"/>
                <w:rFonts w:ascii="Courier New" w:hAnsi="Courier New" w:eastAsia="Courier New" w:cs="Courier New"/>
                <w:color w:val="000000"/>
                <w:sz w:val="16"/>
                <w:szCs w:val="16"/>
              </w:rPr>
            </w:pPr>
            <w:del w:id="1766" w:author="marpa" w:date="2026-10-25T14:08:18Z">
              <w:r>
                <w:rPr>
                  <w:rFonts w:ascii="Courier New" w:hAnsi="Courier New" w:eastAsia="Courier New" w:cs="Courier New"/>
                  <w:color w:val="000000"/>
                  <w:sz w:val="16"/>
                  <w:szCs w:val="16"/>
                </w:rPr>
                <w:delText>public class ConversorTemperatura {</w:delText>
              </w:r>
            </w:del>
          </w:p>
          <w:p w14:paraId="58E19285">
            <w:pPr>
              <w:spacing w:before="0" w:after="0" w:line="240" w:lineRule="auto"/>
              <w:rPr>
                <w:del w:id="1767" w:author="marpa" w:date="2026-10-25T14:08:18Z"/>
                <w:rFonts w:ascii="Courier New" w:hAnsi="Courier New" w:eastAsia="Courier New" w:cs="Courier New"/>
                <w:color w:val="000000"/>
                <w:sz w:val="16"/>
                <w:szCs w:val="16"/>
              </w:rPr>
            </w:pPr>
            <w:del w:id="1768" w:author="marpa" w:date="2026-10-25T14:08:18Z">
              <w:r>
                <w:rPr>
                  <w:rFonts w:ascii="Courier New" w:hAnsi="Courier New" w:eastAsia="Courier New" w:cs="Courier New"/>
                  <w:color w:val="000000"/>
                  <w:sz w:val="16"/>
                  <w:szCs w:val="16"/>
                </w:rPr>
                <w:delText xml:space="preserve">    public double convertirTemperatura(double valor, String opcionOrigen, String opcionDestino) {</w:delText>
              </w:r>
            </w:del>
          </w:p>
          <w:p w14:paraId="60BEEF27">
            <w:pPr>
              <w:spacing w:before="0" w:after="0" w:line="240" w:lineRule="auto"/>
              <w:rPr>
                <w:del w:id="1769" w:author="marpa" w:date="2026-10-25T14:08:18Z"/>
                <w:rFonts w:ascii="Courier New" w:hAnsi="Courier New" w:eastAsia="Courier New" w:cs="Courier New"/>
                <w:color w:val="000000"/>
                <w:sz w:val="16"/>
                <w:szCs w:val="16"/>
              </w:rPr>
            </w:pPr>
            <w:del w:id="1770" w:author="marpa" w:date="2026-10-25T14:08:18Z">
              <w:r>
                <w:rPr>
                  <w:rFonts w:ascii="Courier New" w:hAnsi="Courier New" w:eastAsia="Courier New" w:cs="Courier New"/>
                  <w:color w:val="000000"/>
                  <w:sz w:val="16"/>
                  <w:szCs w:val="16"/>
                </w:rPr>
                <w:delText xml:space="preserve">        double valorEnCelsius = 0.0;</w:delText>
              </w:r>
            </w:del>
          </w:p>
          <w:p w14:paraId="17E98828">
            <w:pPr>
              <w:spacing w:before="0" w:after="0" w:line="240" w:lineRule="auto"/>
              <w:rPr>
                <w:del w:id="1771" w:author="marpa" w:date="2026-10-25T14:08:18Z"/>
                <w:rFonts w:ascii="Courier New" w:hAnsi="Courier New" w:eastAsia="Courier New" w:cs="Courier New"/>
                <w:color w:val="000000"/>
                <w:sz w:val="16"/>
                <w:szCs w:val="16"/>
              </w:rPr>
            </w:pPr>
            <w:del w:id="1772" w:author="marpa" w:date="2026-10-25T14:08:18Z">
              <w:r>
                <w:rPr>
                  <w:rFonts w:ascii="Courier New" w:hAnsi="Courier New" w:eastAsia="Courier New" w:cs="Courier New"/>
                  <w:color w:val="000000"/>
                  <w:sz w:val="16"/>
                  <w:szCs w:val="16"/>
                </w:rPr>
                <w:delText xml:space="preserve">        String origen = opcionOrigen.toLowerCase();</w:delText>
              </w:r>
            </w:del>
          </w:p>
          <w:p w14:paraId="751929F7">
            <w:pPr>
              <w:spacing w:before="0" w:after="0" w:line="240" w:lineRule="auto"/>
              <w:rPr>
                <w:del w:id="1773" w:author="marpa" w:date="2026-10-25T14:08:18Z"/>
                <w:rFonts w:ascii="Courier New" w:hAnsi="Courier New" w:eastAsia="Courier New" w:cs="Courier New"/>
                <w:color w:val="000000"/>
                <w:sz w:val="16"/>
                <w:szCs w:val="16"/>
              </w:rPr>
            </w:pPr>
            <w:del w:id="1774" w:author="marpa" w:date="2026-10-25T14:08:18Z">
              <w:r>
                <w:rPr>
                  <w:rFonts w:ascii="Courier New" w:hAnsi="Courier New" w:eastAsia="Courier New" w:cs="Courier New"/>
                  <w:color w:val="000000"/>
                  <w:sz w:val="16"/>
                  <w:szCs w:val="16"/>
                </w:rPr>
                <w:delText xml:space="preserve">        String destino = opcionDestino.toLowerCase();</w:delText>
              </w:r>
            </w:del>
          </w:p>
          <w:p w14:paraId="616BD4DA">
            <w:pPr>
              <w:spacing w:before="0" w:after="0" w:line="240" w:lineRule="auto"/>
              <w:rPr>
                <w:del w:id="1775" w:author="marpa" w:date="2026-10-25T14:08:18Z"/>
                <w:rFonts w:ascii="Courier New" w:hAnsi="Courier New" w:eastAsia="Courier New" w:cs="Courier New"/>
                <w:color w:val="000000"/>
                <w:sz w:val="16"/>
                <w:szCs w:val="16"/>
              </w:rPr>
            </w:pPr>
            <w:del w:id="1776" w:author="marpa" w:date="2026-10-25T14:08:18Z">
              <w:r>
                <w:rPr>
                  <w:rFonts w:ascii="Courier New" w:hAnsi="Courier New" w:eastAsia="Courier New" w:cs="Courier New"/>
                  <w:color w:val="000000"/>
                  <w:sz w:val="16"/>
                  <w:szCs w:val="16"/>
                </w:rPr>
                <w:delText xml:space="preserve">        </w:delText>
              </w:r>
            </w:del>
          </w:p>
          <w:p w14:paraId="00D18D3C">
            <w:pPr>
              <w:spacing w:before="0" w:after="0" w:line="240" w:lineRule="auto"/>
              <w:rPr>
                <w:del w:id="1777" w:author="marpa" w:date="2026-10-25T14:08:18Z"/>
                <w:rFonts w:ascii="Courier New" w:hAnsi="Courier New" w:eastAsia="Courier New" w:cs="Courier New"/>
                <w:color w:val="000000"/>
                <w:sz w:val="16"/>
                <w:szCs w:val="16"/>
              </w:rPr>
            </w:pPr>
            <w:del w:id="1778" w:author="marpa" w:date="2026-10-25T14:08:18Z">
              <w:r>
                <w:rPr>
                  <w:rFonts w:ascii="Courier New" w:hAnsi="Courier New" w:eastAsia="Courier New" w:cs="Courier New"/>
                  <w:color w:val="000000"/>
                  <w:sz w:val="16"/>
                  <w:szCs w:val="16"/>
                </w:rPr>
                <w:delText xml:space="preserve">        try {</w:delText>
              </w:r>
            </w:del>
          </w:p>
          <w:p w14:paraId="0223E8B4">
            <w:pPr>
              <w:spacing w:before="0" w:after="0" w:line="240" w:lineRule="auto"/>
              <w:rPr>
                <w:del w:id="1779" w:author="marpa" w:date="2026-10-25T14:08:18Z"/>
                <w:rFonts w:ascii="Courier New" w:hAnsi="Courier New" w:eastAsia="Courier New" w:cs="Courier New"/>
                <w:color w:val="000000"/>
                <w:sz w:val="16"/>
                <w:szCs w:val="16"/>
              </w:rPr>
            </w:pPr>
            <w:del w:id="1780" w:author="marpa" w:date="2026-10-25T14:08:18Z">
              <w:r>
                <w:rPr>
                  <w:rFonts w:ascii="Courier New" w:hAnsi="Courier New" w:eastAsia="Courier New" w:cs="Courier New"/>
                  <w:color w:val="000000"/>
                  <w:sz w:val="16"/>
                  <w:szCs w:val="16"/>
                </w:rPr>
                <w:delText xml:space="preserve">            //Lleva cualquier temperatura a celsius</w:delText>
              </w:r>
            </w:del>
          </w:p>
          <w:p w14:paraId="36A2F3D2">
            <w:pPr>
              <w:spacing w:before="0" w:after="0" w:line="240" w:lineRule="auto"/>
              <w:rPr>
                <w:del w:id="1781" w:author="marpa" w:date="2026-10-25T14:08:18Z"/>
                <w:rFonts w:ascii="Courier New" w:hAnsi="Courier New" w:eastAsia="Courier New" w:cs="Courier New"/>
                <w:color w:val="000000"/>
                <w:sz w:val="16"/>
                <w:szCs w:val="16"/>
              </w:rPr>
            </w:pPr>
            <w:del w:id="1782" w:author="marpa" w:date="2026-10-25T14:08:18Z">
              <w:r>
                <w:rPr>
                  <w:rFonts w:ascii="Courier New" w:hAnsi="Courier New" w:eastAsia="Courier New" w:cs="Courier New"/>
                  <w:color w:val="000000"/>
                  <w:sz w:val="16"/>
                  <w:szCs w:val="16"/>
                </w:rPr>
                <w:delText xml:space="preserve">            switch (origen) {</w:delText>
              </w:r>
            </w:del>
          </w:p>
          <w:p w14:paraId="247087A2">
            <w:pPr>
              <w:spacing w:before="0" w:after="0" w:line="240" w:lineRule="auto"/>
              <w:rPr>
                <w:del w:id="1783" w:author="marpa" w:date="2026-10-25T14:08:18Z"/>
                <w:rFonts w:ascii="Courier New" w:hAnsi="Courier New" w:eastAsia="Courier New" w:cs="Courier New"/>
                <w:color w:val="000000"/>
                <w:sz w:val="16"/>
                <w:szCs w:val="16"/>
              </w:rPr>
            </w:pPr>
            <w:del w:id="1784" w:author="marpa" w:date="2026-10-25T14:08:18Z">
              <w:r>
                <w:rPr>
                  <w:rFonts w:ascii="Courier New" w:hAnsi="Courier New" w:eastAsia="Courier New" w:cs="Courier New"/>
                  <w:color w:val="000000"/>
                  <w:sz w:val="16"/>
                  <w:szCs w:val="16"/>
                </w:rPr>
                <w:delText xml:space="preserve">                case "fahrenheit": valorEnCelsius = (valor - 32) * 5.0 / 9.0; break;</w:delText>
              </w:r>
            </w:del>
          </w:p>
          <w:p w14:paraId="0C100FE5">
            <w:pPr>
              <w:spacing w:before="0" w:after="0" w:line="240" w:lineRule="auto"/>
              <w:rPr>
                <w:del w:id="1785" w:author="marpa" w:date="2026-10-25T14:08:18Z"/>
                <w:rFonts w:ascii="Courier New" w:hAnsi="Courier New" w:eastAsia="Courier New" w:cs="Courier New"/>
                <w:color w:val="000000"/>
                <w:sz w:val="16"/>
                <w:szCs w:val="16"/>
              </w:rPr>
            </w:pPr>
            <w:del w:id="1786" w:author="marpa" w:date="2026-10-25T14:08:18Z">
              <w:r>
                <w:rPr>
                  <w:rFonts w:ascii="Courier New" w:hAnsi="Courier New" w:eastAsia="Courier New" w:cs="Courier New"/>
                  <w:color w:val="000000"/>
                  <w:sz w:val="16"/>
                  <w:szCs w:val="16"/>
                </w:rPr>
                <w:delText xml:space="preserve">                case "kelvin": valorEnCelsius = valor - 273.15; break;</w:delText>
              </w:r>
            </w:del>
          </w:p>
          <w:p w14:paraId="5F3E86F3">
            <w:pPr>
              <w:spacing w:before="0" w:after="0" w:line="240" w:lineRule="auto"/>
              <w:rPr>
                <w:del w:id="1787" w:author="marpa" w:date="2026-10-25T14:08:18Z"/>
                <w:rFonts w:ascii="Courier New" w:hAnsi="Courier New" w:eastAsia="Courier New" w:cs="Courier New"/>
                <w:color w:val="000000"/>
                <w:sz w:val="16"/>
                <w:szCs w:val="16"/>
              </w:rPr>
            </w:pPr>
            <w:del w:id="1788" w:author="marpa" w:date="2026-10-25T14:08:18Z">
              <w:r>
                <w:rPr>
                  <w:rFonts w:ascii="Courier New" w:hAnsi="Courier New" w:eastAsia="Courier New" w:cs="Courier New"/>
                  <w:color w:val="000000"/>
                  <w:sz w:val="16"/>
                  <w:szCs w:val="16"/>
                </w:rPr>
                <w:delText xml:space="preserve">                case "celsius": valorEnCelsius = valor; break;</w:delText>
              </w:r>
            </w:del>
          </w:p>
          <w:p w14:paraId="7CCC1268">
            <w:pPr>
              <w:spacing w:before="0" w:after="0" w:line="240" w:lineRule="auto"/>
              <w:rPr>
                <w:del w:id="1789" w:author="marpa" w:date="2026-10-25T14:08:18Z"/>
                <w:rFonts w:ascii="Courier New" w:hAnsi="Courier New" w:eastAsia="Courier New" w:cs="Courier New"/>
                <w:color w:val="000000"/>
                <w:sz w:val="16"/>
                <w:szCs w:val="16"/>
              </w:rPr>
            </w:pPr>
            <w:del w:id="1790" w:author="marpa" w:date="2026-10-25T14:08:18Z">
              <w:r>
                <w:rPr>
                  <w:rFonts w:ascii="Courier New" w:hAnsi="Courier New" w:eastAsia="Courier New" w:cs="Courier New"/>
                  <w:color w:val="000000"/>
                  <w:sz w:val="16"/>
                  <w:szCs w:val="16"/>
                </w:rPr>
                <w:delText xml:space="preserve">                case "newton": valorEnCelsius = valor * 100.0 / 33.0; break;</w:delText>
              </w:r>
            </w:del>
          </w:p>
          <w:p w14:paraId="3BEB22D5">
            <w:pPr>
              <w:spacing w:before="0" w:after="0" w:line="240" w:lineRule="auto"/>
              <w:rPr>
                <w:del w:id="1791" w:author="marpa" w:date="2026-10-25T14:08:18Z"/>
                <w:rFonts w:ascii="Courier New" w:hAnsi="Courier New" w:eastAsia="Courier New" w:cs="Courier New"/>
                <w:color w:val="000000"/>
                <w:sz w:val="16"/>
                <w:szCs w:val="16"/>
              </w:rPr>
            </w:pPr>
            <w:del w:id="1792" w:author="marpa" w:date="2026-10-25T14:08:18Z">
              <w:r>
                <w:rPr>
                  <w:rFonts w:ascii="Courier New" w:hAnsi="Courier New" w:eastAsia="Courier New" w:cs="Courier New"/>
                  <w:color w:val="000000"/>
                  <w:sz w:val="16"/>
                  <w:szCs w:val="16"/>
                </w:rPr>
                <w:delText xml:space="preserve">                case "reaumur": valorEnCelsius = valor * 5.0 / 4.0; break;</w:delText>
              </w:r>
            </w:del>
          </w:p>
          <w:p w14:paraId="46A41361">
            <w:pPr>
              <w:spacing w:before="0" w:after="0" w:line="240" w:lineRule="auto"/>
              <w:rPr>
                <w:del w:id="1793" w:author="marpa" w:date="2026-10-25T14:08:18Z"/>
                <w:rFonts w:ascii="Courier New" w:hAnsi="Courier New" w:eastAsia="Courier New" w:cs="Courier New"/>
                <w:color w:val="000000"/>
                <w:sz w:val="16"/>
                <w:szCs w:val="16"/>
              </w:rPr>
            </w:pPr>
            <w:del w:id="1794" w:author="marpa" w:date="2026-10-25T14:08:18Z">
              <w:r>
                <w:rPr>
                  <w:rFonts w:ascii="Courier New" w:hAnsi="Courier New" w:eastAsia="Courier New" w:cs="Courier New"/>
                  <w:color w:val="000000"/>
                  <w:sz w:val="16"/>
                  <w:szCs w:val="16"/>
                </w:rPr>
                <w:delText xml:space="preserve">                default: return -999999.404; </w:delText>
              </w:r>
            </w:del>
          </w:p>
          <w:p w14:paraId="1F884D74">
            <w:pPr>
              <w:spacing w:before="0" w:after="0" w:line="240" w:lineRule="auto"/>
              <w:rPr>
                <w:del w:id="1795" w:author="marpa" w:date="2026-10-25T14:08:18Z"/>
                <w:rFonts w:ascii="Courier New" w:hAnsi="Courier New" w:eastAsia="Courier New" w:cs="Courier New"/>
                <w:color w:val="000000"/>
                <w:sz w:val="16"/>
                <w:szCs w:val="16"/>
              </w:rPr>
            </w:pPr>
            <w:del w:id="1796" w:author="marpa" w:date="2026-10-25T14:08:18Z">
              <w:r>
                <w:rPr>
                  <w:rFonts w:ascii="Courier New" w:hAnsi="Courier New" w:eastAsia="Courier New" w:cs="Courier New"/>
                  <w:color w:val="000000"/>
                  <w:sz w:val="16"/>
                  <w:szCs w:val="16"/>
                </w:rPr>
                <w:delText xml:space="preserve">            }</w:delText>
              </w:r>
            </w:del>
          </w:p>
          <w:p w14:paraId="4B100D1E">
            <w:pPr>
              <w:spacing w:before="0" w:after="0" w:line="240" w:lineRule="auto"/>
              <w:rPr>
                <w:del w:id="1797" w:author="marpa" w:date="2026-10-25T14:08:18Z"/>
                <w:rFonts w:ascii="Courier New" w:hAnsi="Courier New" w:eastAsia="Courier New" w:cs="Courier New"/>
                <w:color w:val="000000"/>
                <w:sz w:val="16"/>
                <w:szCs w:val="16"/>
              </w:rPr>
            </w:pPr>
          </w:p>
          <w:p w14:paraId="41D417A8">
            <w:pPr>
              <w:spacing w:before="0" w:after="0" w:line="240" w:lineRule="auto"/>
              <w:rPr>
                <w:del w:id="1798" w:author="marpa" w:date="2026-10-25T14:08:18Z"/>
                <w:rFonts w:ascii="Courier New" w:hAnsi="Courier New" w:eastAsia="Courier New" w:cs="Courier New"/>
                <w:color w:val="000000"/>
                <w:sz w:val="16"/>
                <w:szCs w:val="16"/>
              </w:rPr>
            </w:pPr>
            <w:del w:id="1799" w:author="marpa" w:date="2026-10-25T14:08:18Z">
              <w:r>
                <w:rPr>
                  <w:rFonts w:ascii="Courier New" w:hAnsi="Courier New" w:eastAsia="Courier New" w:cs="Courier New"/>
                  <w:color w:val="000000"/>
                  <w:sz w:val="16"/>
                  <w:szCs w:val="16"/>
                </w:rPr>
                <w:delText xml:space="preserve">            //Lleva de celsius a la unidad de destino</w:delText>
              </w:r>
            </w:del>
          </w:p>
          <w:p w14:paraId="009C671F">
            <w:pPr>
              <w:spacing w:before="0" w:after="0" w:line="240" w:lineRule="auto"/>
              <w:rPr>
                <w:del w:id="1800" w:author="marpa" w:date="2026-10-25T14:08:18Z"/>
                <w:rFonts w:ascii="Courier New" w:hAnsi="Courier New" w:eastAsia="Courier New" w:cs="Courier New"/>
                <w:color w:val="000000"/>
                <w:sz w:val="16"/>
                <w:szCs w:val="16"/>
              </w:rPr>
            </w:pPr>
            <w:del w:id="1801" w:author="marpa" w:date="2026-10-25T14:08:18Z">
              <w:r>
                <w:rPr>
                  <w:rFonts w:ascii="Courier New" w:hAnsi="Courier New" w:eastAsia="Courier New" w:cs="Courier New"/>
                  <w:color w:val="000000"/>
                  <w:sz w:val="16"/>
                  <w:szCs w:val="16"/>
                </w:rPr>
                <w:delText xml:space="preserve">            switch (destino) {</w:delText>
              </w:r>
            </w:del>
          </w:p>
          <w:p w14:paraId="0B2CB0A2">
            <w:pPr>
              <w:spacing w:before="0" w:after="0" w:line="240" w:lineRule="auto"/>
              <w:rPr>
                <w:del w:id="1802" w:author="marpa" w:date="2026-10-25T14:08:18Z"/>
                <w:rFonts w:ascii="Courier New" w:hAnsi="Courier New" w:eastAsia="Courier New" w:cs="Courier New"/>
                <w:color w:val="000000"/>
                <w:sz w:val="16"/>
                <w:szCs w:val="16"/>
              </w:rPr>
            </w:pPr>
            <w:del w:id="1803" w:author="marpa" w:date="2026-10-25T14:08:18Z">
              <w:r>
                <w:rPr>
                  <w:rFonts w:ascii="Courier New" w:hAnsi="Courier New" w:eastAsia="Courier New" w:cs="Courier New"/>
                  <w:color w:val="000000"/>
                  <w:sz w:val="16"/>
                  <w:szCs w:val="16"/>
                </w:rPr>
                <w:delText xml:space="preserve">                case "fahrenheit": return (valorEnCelsius * 9.0 / 5.0) + 32;</w:delText>
              </w:r>
            </w:del>
          </w:p>
          <w:p w14:paraId="4C80FC50">
            <w:pPr>
              <w:spacing w:before="0" w:after="0" w:line="240" w:lineRule="auto"/>
              <w:rPr>
                <w:del w:id="1804" w:author="marpa" w:date="2026-10-25T14:08:18Z"/>
                <w:rFonts w:ascii="Courier New" w:hAnsi="Courier New" w:eastAsia="Courier New" w:cs="Courier New"/>
                <w:color w:val="000000"/>
                <w:sz w:val="16"/>
                <w:szCs w:val="16"/>
              </w:rPr>
            </w:pPr>
            <w:del w:id="1805" w:author="marpa" w:date="2026-10-25T14:08:18Z">
              <w:r>
                <w:rPr>
                  <w:rFonts w:ascii="Courier New" w:hAnsi="Courier New" w:eastAsia="Courier New" w:cs="Courier New"/>
                  <w:color w:val="000000"/>
                  <w:sz w:val="16"/>
                  <w:szCs w:val="16"/>
                </w:rPr>
                <w:delText xml:space="preserve">                case "kelvin": return valorEnCelsius + 273.15;</w:delText>
              </w:r>
            </w:del>
          </w:p>
          <w:p w14:paraId="0B5C56A7">
            <w:pPr>
              <w:spacing w:before="0" w:after="0" w:line="240" w:lineRule="auto"/>
              <w:rPr>
                <w:del w:id="1806" w:author="marpa" w:date="2026-10-25T14:08:18Z"/>
                <w:rFonts w:ascii="Courier New" w:hAnsi="Courier New" w:eastAsia="Courier New" w:cs="Courier New"/>
                <w:color w:val="000000"/>
                <w:sz w:val="16"/>
                <w:szCs w:val="16"/>
              </w:rPr>
            </w:pPr>
            <w:del w:id="1807" w:author="marpa" w:date="2026-10-25T14:08:18Z">
              <w:r>
                <w:rPr>
                  <w:rFonts w:ascii="Courier New" w:hAnsi="Courier New" w:eastAsia="Courier New" w:cs="Courier New"/>
                  <w:color w:val="000000"/>
                  <w:sz w:val="16"/>
                  <w:szCs w:val="16"/>
                </w:rPr>
                <w:delText xml:space="preserve">                case "celsius": return valorEnCelsius;</w:delText>
              </w:r>
            </w:del>
          </w:p>
          <w:p w14:paraId="70750EB2">
            <w:pPr>
              <w:spacing w:before="0" w:after="0" w:line="240" w:lineRule="auto"/>
              <w:rPr>
                <w:del w:id="1808" w:author="marpa" w:date="2026-10-25T14:08:18Z"/>
                <w:rFonts w:ascii="Courier New" w:hAnsi="Courier New" w:eastAsia="Courier New" w:cs="Courier New"/>
                <w:color w:val="000000"/>
                <w:sz w:val="16"/>
                <w:szCs w:val="16"/>
              </w:rPr>
            </w:pPr>
            <w:del w:id="1809" w:author="marpa" w:date="2026-10-25T14:08:18Z">
              <w:r>
                <w:rPr>
                  <w:rFonts w:ascii="Courier New" w:hAnsi="Courier New" w:eastAsia="Courier New" w:cs="Courier New"/>
                  <w:color w:val="000000"/>
                  <w:sz w:val="16"/>
                  <w:szCs w:val="16"/>
                </w:rPr>
                <w:delText xml:space="preserve">                case "newton": return valorEnCelsius * 33.0 / 100.0;</w:delText>
              </w:r>
            </w:del>
          </w:p>
          <w:p w14:paraId="55C1AE2F">
            <w:pPr>
              <w:spacing w:before="0" w:after="0" w:line="240" w:lineRule="auto"/>
              <w:rPr>
                <w:del w:id="1810" w:author="marpa" w:date="2026-10-25T14:08:18Z"/>
                <w:rFonts w:ascii="Courier New" w:hAnsi="Courier New" w:eastAsia="Courier New" w:cs="Courier New"/>
                <w:color w:val="000000"/>
                <w:sz w:val="16"/>
                <w:szCs w:val="16"/>
              </w:rPr>
            </w:pPr>
            <w:del w:id="1811" w:author="marpa" w:date="2026-10-25T14:08:18Z">
              <w:r>
                <w:rPr>
                  <w:rFonts w:ascii="Courier New" w:hAnsi="Courier New" w:eastAsia="Courier New" w:cs="Courier New"/>
                  <w:color w:val="000000"/>
                  <w:sz w:val="16"/>
                  <w:szCs w:val="16"/>
                </w:rPr>
                <w:delText xml:space="preserve">                case "reaumur": return valorEnCelsius * 4.0 / 5.0;</w:delText>
              </w:r>
            </w:del>
          </w:p>
          <w:p w14:paraId="02443418">
            <w:pPr>
              <w:spacing w:before="0" w:after="0" w:line="240" w:lineRule="auto"/>
              <w:rPr>
                <w:del w:id="1812" w:author="marpa" w:date="2026-10-25T14:08:18Z"/>
                <w:rFonts w:ascii="Courier New" w:hAnsi="Courier New" w:eastAsia="Courier New" w:cs="Courier New"/>
                <w:color w:val="000000"/>
                <w:sz w:val="16"/>
                <w:szCs w:val="16"/>
              </w:rPr>
            </w:pPr>
            <w:del w:id="1813" w:author="marpa" w:date="2026-10-25T14:08:18Z">
              <w:r>
                <w:rPr>
                  <w:rFonts w:ascii="Courier New" w:hAnsi="Courier New" w:eastAsia="Courier New" w:cs="Courier New"/>
                  <w:color w:val="000000"/>
                  <w:sz w:val="16"/>
                  <w:szCs w:val="16"/>
                </w:rPr>
                <w:delText xml:space="preserve">                default: return -999999.404;</w:delText>
              </w:r>
            </w:del>
          </w:p>
          <w:p w14:paraId="0D8F293B">
            <w:pPr>
              <w:spacing w:before="0" w:after="0" w:line="240" w:lineRule="auto"/>
              <w:rPr>
                <w:del w:id="1814" w:author="marpa" w:date="2026-10-25T14:08:18Z"/>
                <w:rFonts w:ascii="Courier New" w:hAnsi="Courier New" w:eastAsia="Courier New" w:cs="Courier New"/>
                <w:color w:val="000000"/>
                <w:sz w:val="16"/>
                <w:szCs w:val="16"/>
              </w:rPr>
            </w:pPr>
            <w:del w:id="1815" w:author="marpa" w:date="2026-10-25T14:08:18Z">
              <w:r>
                <w:rPr>
                  <w:rFonts w:ascii="Courier New" w:hAnsi="Courier New" w:eastAsia="Courier New" w:cs="Courier New"/>
                  <w:color w:val="000000"/>
                  <w:sz w:val="16"/>
                  <w:szCs w:val="16"/>
                </w:rPr>
                <w:delText xml:space="preserve">            }</w:delText>
              </w:r>
            </w:del>
          </w:p>
          <w:p w14:paraId="482D6BDE">
            <w:pPr>
              <w:spacing w:before="0" w:after="0" w:line="240" w:lineRule="auto"/>
              <w:rPr>
                <w:del w:id="1816" w:author="marpa" w:date="2026-10-25T14:08:18Z"/>
                <w:rFonts w:ascii="Courier New" w:hAnsi="Courier New" w:eastAsia="Courier New" w:cs="Courier New"/>
                <w:color w:val="000000"/>
                <w:sz w:val="16"/>
                <w:szCs w:val="16"/>
              </w:rPr>
            </w:pPr>
            <w:del w:id="1817" w:author="marpa" w:date="2026-10-25T14:08:18Z">
              <w:r>
                <w:rPr>
                  <w:rFonts w:ascii="Courier New" w:hAnsi="Courier New" w:eastAsia="Courier New" w:cs="Courier New"/>
                  <w:color w:val="000000"/>
                  <w:sz w:val="16"/>
                  <w:szCs w:val="16"/>
                </w:rPr>
                <w:delText xml:space="preserve">        }catch (Exception e) {</w:delText>
              </w:r>
            </w:del>
          </w:p>
          <w:p w14:paraId="118FED4E">
            <w:pPr>
              <w:spacing w:before="0" w:after="0" w:line="240" w:lineRule="auto"/>
              <w:rPr>
                <w:del w:id="1818" w:author="marpa" w:date="2026-10-25T14:08:18Z"/>
                <w:rFonts w:ascii="Courier New" w:hAnsi="Courier New" w:eastAsia="Courier New" w:cs="Courier New"/>
                <w:color w:val="000000"/>
                <w:sz w:val="16"/>
                <w:szCs w:val="16"/>
              </w:rPr>
            </w:pPr>
            <w:del w:id="1819" w:author="marpa" w:date="2026-10-25T14:08:18Z">
              <w:r>
                <w:rPr>
                  <w:rFonts w:ascii="Courier New" w:hAnsi="Courier New" w:eastAsia="Courier New" w:cs="Courier New"/>
                  <w:color w:val="000000"/>
                  <w:sz w:val="16"/>
                  <w:szCs w:val="16"/>
                </w:rPr>
                <w:delText xml:space="preserve">            return -999999.500; //error de calculo </w:delText>
              </w:r>
            </w:del>
          </w:p>
          <w:p w14:paraId="598F9204">
            <w:pPr>
              <w:spacing w:before="0" w:after="0" w:line="240" w:lineRule="auto"/>
              <w:rPr>
                <w:del w:id="1820" w:author="marpa" w:date="2026-10-25T14:08:18Z"/>
                <w:rFonts w:ascii="Courier New" w:hAnsi="Courier New" w:eastAsia="Courier New" w:cs="Courier New"/>
                <w:color w:val="000000"/>
                <w:sz w:val="16"/>
                <w:szCs w:val="16"/>
              </w:rPr>
            </w:pPr>
            <w:del w:id="1821" w:author="marpa" w:date="2026-10-25T14:08:18Z">
              <w:r>
                <w:rPr>
                  <w:rFonts w:ascii="Courier New" w:hAnsi="Courier New" w:eastAsia="Courier New" w:cs="Courier New"/>
                  <w:color w:val="000000"/>
                  <w:sz w:val="16"/>
                  <w:szCs w:val="16"/>
                </w:rPr>
                <w:delText xml:space="preserve">        }</w:delText>
              </w:r>
            </w:del>
          </w:p>
          <w:p w14:paraId="73E184A2">
            <w:pPr>
              <w:spacing w:before="0" w:after="0" w:line="240" w:lineRule="auto"/>
              <w:rPr>
                <w:del w:id="1822" w:author="marpa" w:date="2026-10-25T14:08:18Z"/>
                <w:rFonts w:ascii="Courier New" w:hAnsi="Courier New" w:eastAsia="Courier New" w:cs="Courier New"/>
                <w:color w:val="000000"/>
                <w:sz w:val="16"/>
                <w:szCs w:val="16"/>
              </w:rPr>
            </w:pPr>
            <w:del w:id="1823" w:author="marpa" w:date="2026-10-25T14:08:18Z">
              <w:r>
                <w:rPr>
                  <w:rFonts w:ascii="Courier New" w:hAnsi="Courier New" w:eastAsia="Courier New" w:cs="Courier New"/>
                  <w:color w:val="000000"/>
                  <w:sz w:val="16"/>
                  <w:szCs w:val="16"/>
                </w:rPr>
                <w:delText xml:space="preserve">    }</w:delText>
              </w:r>
            </w:del>
          </w:p>
          <w:p w14:paraId="2DAA2B3F">
            <w:pPr>
              <w:spacing w:before="0" w:after="0" w:line="240" w:lineRule="auto"/>
              <w:rPr>
                <w:del w:id="1824" w:author="marpa" w:date="2026-10-25T14:08:18Z"/>
                <w:rFonts w:ascii="Courier New" w:hAnsi="Courier New" w:eastAsia="Courier New" w:cs="Courier New"/>
                <w:color w:val="000000"/>
                <w:sz w:val="16"/>
                <w:szCs w:val="16"/>
              </w:rPr>
            </w:pPr>
            <w:del w:id="1825" w:author="marpa" w:date="2026-10-25T14:08:18Z">
              <w:r>
                <w:rPr>
                  <w:rFonts w:ascii="Courier New" w:hAnsi="Courier New" w:eastAsia="Courier New" w:cs="Courier New"/>
                  <w:color w:val="000000"/>
                  <w:sz w:val="16"/>
                  <w:szCs w:val="16"/>
                </w:rPr>
                <w:delText>}</w:delText>
              </w:r>
            </w:del>
          </w:p>
        </w:tc>
      </w:tr>
    </w:tbl>
    <w:p w14:paraId="4F7EF9EF">
      <w:pPr>
        <w:keepNext/>
        <w:pBdr>
          <w:top w:val="none" w:color="auto" w:sz="0" w:space="0"/>
          <w:left w:val="none" w:color="auto" w:sz="0" w:space="0"/>
          <w:bottom w:val="none" w:color="auto" w:sz="0" w:space="0"/>
          <w:right w:val="none" w:color="auto" w:sz="0" w:space="0"/>
          <w:between w:val="none" w:color="auto" w:sz="0" w:space="0"/>
        </w:pBdr>
        <w:spacing w:line="240" w:lineRule="auto"/>
        <w:rPr>
          <w:del w:id="1826" w:author="marpa" w:date="2026-10-25T14:08:18Z"/>
        </w:rPr>
      </w:pPr>
      <w:bookmarkStart w:id="84" w:name="_bc94b3siixpn" w:colFirst="0" w:colLast="0"/>
      <w:bookmarkEnd w:id="84"/>
    </w:p>
    <w:p w14:paraId="46D05163">
      <w:pPr>
        <w:pStyle w:val="3"/>
        <w:sectPr>
          <w:pgSz w:w="16838" w:h="11906" w:orient="landscape"/>
          <w:pgMar w:top="1701" w:right="1276" w:bottom="1701" w:left="993"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5C3E4863">
      <w:pPr>
        <w:pStyle w:val="3"/>
        <w:rPr>
          <w:ins w:id="1827" w:author="marpa" w:date="2026-10-25T14:09:12Z"/>
          <w:rFonts w:hint="default"/>
          <w:lang w:val="es-EC"/>
        </w:rPr>
      </w:pPr>
      <w:ins w:id="1828" w:author="marpa" w:date="2026-10-25T14:09:07Z">
        <w:bookmarkStart w:id="85" w:name="_Toc6089"/>
        <w:bookmarkStart w:id="86" w:name="_Toc232"/>
        <w:r>
          <w:rPr>
            <w:rFonts w:hint="default"/>
            <w:lang w:val="es-EC"/>
          </w:rPr>
          <w:t>CO</w:t>
        </w:r>
      </w:ins>
      <w:ins w:id="1829" w:author="marpa" w:date="2026-10-25T14:09:08Z">
        <w:r>
          <w:rPr>
            <w:rFonts w:hint="default"/>
            <w:lang w:val="es-EC"/>
          </w:rPr>
          <w:t>MPONENTE</w:t>
        </w:r>
      </w:ins>
      <w:ins w:id="1830" w:author="marpa" w:date="2026-10-25T14:09:09Z">
        <w:r>
          <w:rPr>
            <w:rFonts w:hint="default"/>
            <w:lang w:val="es-EC"/>
          </w:rPr>
          <w:t>S DE SEG</w:t>
        </w:r>
      </w:ins>
      <w:ins w:id="1831" w:author="marpa" w:date="2026-10-25T14:09:10Z">
        <w:r>
          <w:rPr>
            <w:rFonts w:hint="default"/>
            <w:lang w:val="es-EC"/>
          </w:rPr>
          <w:t>URIDAD</w:t>
        </w:r>
        <w:bookmarkEnd w:id="85"/>
        <w:bookmarkEnd w:id="86"/>
      </w:ins>
    </w:p>
    <w:p w14:paraId="76154CCD">
      <w:pPr>
        <w:rPr>
          <w:ins w:id="1832" w:author="marpa" w:date="2026-10-25T14:11:07Z"/>
          <w:rFonts w:hint="default"/>
          <w:lang w:val="es-EC"/>
        </w:rPr>
      </w:pPr>
      <w:ins w:id="1833" w:author="marpa" w:date="2026-10-25T14:09:13Z">
        <w:r>
          <w:rPr>
            <w:rFonts w:hint="default"/>
            <w:lang w:val="es-EC"/>
          </w:rPr>
          <w:t>Además</w:t>
        </w:r>
      </w:ins>
      <w:ins w:id="1834" w:author="marpa" w:date="2026-10-25T14:09:14Z">
        <w:r>
          <w:rPr>
            <w:rFonts w:hint="default"/>
            <w:lang w:val="es-EC"/>
          </w:rPr>
          <w:t xml:space="preserve"> </w:t>
        </w:r>
      </w:ins>
      <w:ins w:id="1835" w:author="marpa" w:date="2026-10-25T14:09:15Z">
        <w:r>
          <w:rPr>
            <w:rFonts w:hint="default"/>
            <w:lang w:val="es-EC"/>
          </w:rPr>
          <w:t>de</w:t>
        </w:r>
      </w:ins>
      <w:ins w:id="1836" w:author="marpa" w:date="2026-10-25T14:09:20Z">
        <w:r>
          <w:rPr>
            <w:rFonts w:hint="default"/>
            <w:lang w:val="es-EC"/>
          </w:rPr>
          <w:t>l s</w:t>
        </w:r>
      </w:ins>
      <w:ins w:id="1837" w:author="marpa" w:date="2026-10-25T14:09:21Z">
        <w:r>
          <w:rPr>
            <w:rFonts w:hint="default"/>
            <w:lang w:val="es-EC"/>
          </w:rPr>
          <w:t xml:space="preserve">ervicio </w:t>
        </w:r>
      </w:ins>
      <w:ins w:id="1838" w:author="marpa" w:date="2026-10-25T14:09:22Z">
        <w:r>
          <w:rPr>
            <w:rFonts w:hint="default"/>
            <w:lang w:val="es-EC"/>
          </w:rPr>
          <w:t>de conve</w:t>
        </w:r>
      </w:ins>
      <w:ins w:id="1839" w:author="marpa" w:date="2026-10-25T14:09:23Z">
        <w:r>
          <w:rPr>
            <w:rFonts w:hint="default"/>
            <w:lang w:val="es-EC"/>
          </w:rPr>
          <w:t>rsión,</w:t>
        </w:r>
      </w:ins>
      <w:ins w:id="1840" w:author="marpa" w:date="2026-10-25T14:09:24Z">
        <w:r>
          <w:rPr>
            <w:rFonts w:hint="default"/>
            <w:lang w:val="es-EC"/>
          </w:rPr>
          <w:t xml:space="preserve"> el si</w:t>
        </w:r>
      </w:ins>
      <w:ins w:id="1841" w:author="marpa" w:date="2026-10-25T14:09:25Z">
        <w:r>
          <w:rPr>
            <w:rFonts w:hint="default"/>
            <w:lang w:val="es-EC"/>
          </w:rPr>
          <w:t>stema de</w:t>
        </w:r>
      </w:ins>
      <w:ins w:id="1842" w:author="marpa" w:date="2026-10-25T14:09:26Z">
        <w:r>
          <w:rPr>
            <w:rFonts w:hint="default"/>
            <w:lang w:val="es-EC"/>
          </w:rPr>
          <w:t>be mane</w:t>
        </w:r>
      </w:ins>
      <w:ins w:id="1843" w:author="marpa" w:date="2026-10-25T14:09:27Z">
        <w:r>
          <w:rPr>
            <w:rFonts w:hint="default"/>
            <w:lang w:val="es-EC"/>
          </w:rPr>
          <w:t xml:space="preserve">jar </w:t>
        </w:r>
      </w:ins>
      <w:ins w:id="1844" w:author="marpa" w:date="2026-10-25T14:10:18Z">
        <w:r>
          <w:rPr>
            <w:rFonts w:hint="default"/>
            <w:lang w:val="es-EC"/>
          </w:rPr>
          <w:t>el i</w:t>
        </w:r>
      </w:ins>
      <w:ins w:id="1845" w:author="marpa" w:date="2026-10-25T14:10:19Z">
        <w:r>
          <w:rPr>
            <w:rFonts w:hint="default"/>
            <w:lang w:val="es-EC"/>
          </w:rPr>
          <w:t>nic</w:t>
        </w:r>
      </w:ins>
      <w:ins w:id="1846" w:author="marpa" w:date="2026-10-25T14:10:20Z">
        <w:r>
          <w:rPr>
            <w:rFonts w:hint="default"/>
            <w:lang w:val="es-EC"/>
          </w:rPr>
          <w:t xml:space="preserve">io </w:t>
        </w:r>
      </w:ins>
      <w:ins w:id="1847" w:author="marpa" w:date="2026-10-25T14:10:21Z">
        <w:r>
          <w:rPr>
            <w:rFonts w:hint="default"/>
            <w:lang w:val="es-EC"/>
          </w:rPr>
          <w:t>de sesi</w:t>
        </w:r>
      </w:ins>
      <w:ins w:id="1848" w:author="marpa" w:date="2026-10-25T14:10:22Z">
        <w:r>
          <w:rPr>
            <w:rFonts w:hint="default"/>
            <w:lang w:val="es-EC"/>
          </w:rPr>
          <w:t xml:space="preserve">ón </w:t>
        </w:r>
      </w:ins>
      <w:ins w:id="1849" w:author="marpa" w:date="2026-10-25T14:09:30Z">
        <w:r>
          <w:rPr>
            <w:rFonts w:hint="default"/>
            <w:lang w:val="es-EC"/>
          </w:rPr>
          <w:t>de</w:t>
        </w:r>
      </w:ins>
      <w:ins w:id="1850" w:author="marpa" w:date="2026-10-25T14:10:23Z">
        <w:r>
          <w:rPr>
            <w:rFonts w:hint="default"/>
            <w:lang w:val="es-EC"/>
          </w:rPr>
          <w:t xml:space="preserve"> </w:t>
        </w:r>
      </w:ins>
      <w:ins w:id="1851" w:author="marpa" w:date="2026-10-25T14:10:24Z">
        <w:r>
          <w:rPr>
            <w:rFonts w:hint="default"/>
            <w:lang w:val="es-EC"/>
          </w:rPr>
          <w:t>los</w:t>
        </w:r>
      </w:ins>
      <w:ins w:id="1852" w:author="marpa" w:date="2026-10-25T14:09:30Z">
        <w:r>
          <w:rPr>
            <w:rFonts w:hint="default"/>
            <w:lang w:val="es-EC"/>
          </w:rPr>
          <w:t xml:space="preserve"> us</w:t>
        </w:r>
      </w:ins>
      <w:ins w:id="1853" w:author="marpa" w:date="2026-10-25T14:09:31Z">
        <w:r>
          <w:rPr>
            <w:rFonts w:hint="default"/>
            <w:lang w:val="es-EC"/>
          </w:rPr>
          <w:t>uarios pa</w:t>
        </w:r>
      </w:ins>
      <w:ins w:id="1854" w:author="marpa" w:date="2026-10-25T14:09:32Z">
        <w:r>
          <w:rPr>
            <w:rFonts w:hint="default"/>
            <w:lang w:val="es-EC"/>
          </w:rPr>
          <w:t>ra ingre</w:t>
        </w:r>
      </w:ins>
      <w:ins w:id="1855" w:author="marpa" w:date="2026-10-25T14:09:33Z">
        <w:r>
          <w:rPr>
            <w:rFonts w:hint="default"/>
            <w:lang w:val="es-EC"/>
          </w:rPr>
          <w:t xml:space="preserve">sar </w:t>
        </w:r>
      </w:ins>
      <w:ins w:id="1856" w:author="marpa" w:date="2026-10-25T14:09:34Z">
        <w:r>
          <w:rPr>
            <w:rFonts w:hint="default"/>
            <w:lang w:val="es-EC"/>
          </w:rPr>
          <w:t>al conver</w:t>
        </w:r>
      </w:ins>
      <w:ins w:id="1857" w:author="marpa" w:date="2026-10-25T14:09:35Z">
        <w:r>
          <w:rPr>
            <w:rFonts w:hint="default"/>
            <w:lang w:val="es-EC"/>
          </w:rPr>
          <w:t>so</w:t>
        </w:r>
      </w:ins>
      <w:ins w:id="1858" w:author="marpa" w:date="2026-10-25T14:09:53Z">
        <w:r>
          <w:rPr>
            <w:rFonts w:hint="default"/>
            <w:lang w:val="es-EC"/>
          </w:rPr>
          <w:t xml:space="preserve">r, </w:t>
        </w:r>
      </w:ins>
      <w:ins w:id="1859" w:author="marpa" w:date="2026-10-25T14:10:11Z">
        <w:r>
          <w:rPr>
            <w:rFonts w:hint="default"/>
            <w:lang w:val="es-EC"/>
          </w:rPr>
          <w:t xml:space="preserve">lo que </w:t>
        </w:r>
      </w:ins>
      <w:ins w:id="1860" w:author="marpa" w:date="2026-10-25T14:10:12Z">
        <w:r>
          <w:rPr>
            <w:rFonts w:hint="default"/>
            <w:lang w:val="es-EC"/>
          </w:rPr>
          <w:t>implica</w:t>
        </w:r>
      </w:ins>
      <w:ins w:id="1861" w:author="marpa" w:date="2026-10-25T14:10:13Z">
        <w:r>
          <w:rPr>
            <w:rFonts w:hint="default"/>
            <w:lang w:val="es-EC"/>
          </w:rPr>
          <w:t xml:space="preserve"> </w:t>
        </w:r>
      </w:ins>
      <w:ins w:id="1862" w:author="marpa" w:date="2026-10-25T14:10:26Z">
        <w:r>
          <w:rPr>
            <w:rFonts w:hint="default"/>
            <w:lang w:val="es-EC"/>
          </w:rPr>
          <w:t>au</w:t>
        </w:r>
      </w:ins>
      <w:ins w:id="1863" w:author="marpa" w:date="2026-10-25T14:10:27Z">
        <w:r>
          <w:rPr>
            <w:rFonts w:hint="default"/>
            <w:lang w:val="es-EC"/>
          </w:rPr>
          <w:t>tentica</w:t>
        </w:r>
      </w:ins>
      <w:ins w:id="1864" w:author="marpa" w:date="2026-10-25T14:10:28Z">
        <w:r>
          <w:rPr>
            <w:rFonts w:hint="default"/>
            <w:lang w:val="es-EC"/>
          </w:rPr>
          <w:t>r</w:t>
        </w:r>
      </w:ins>
      <w:ins w:id="1865" w:author="marpa" w:date="2026-10-25T14:10:29Z">
        <w:r>
          <w:rPr>
            <w:rFonts w:hint="default"/>
            <w:lang w:val="es-EC"/>
          </w:rPr>
          <w:t xml:space="preserve"> </w:t>
        </w:r>
      </w:ins>
      <w:ins w:id="1866" w:author="marpa" w:date="2026-10-25T14:10:34Z">
        <w:r>
          <w:rPr>
            <w:rFonts w:hint="default"/>
            <w:lang w:val="es-EC"/>
          </w:rPr>
          <w:t>y</w:t>
        </w:r>
      </w:ins>
      <w:ins w:id="1867" w:author="marpa" w:date="2026-10-25T14:10:35Z">
        <w:r>
          <w:rPr>
            <w:rFonts w:hint="default"/>
            <w:lang w:val="es-EC"/>
          </w:rPr>
          <w:t xml:space="preserve"> au</w:t>
        </w:r>
      </w:ins>
      <w:ins w:id="1868" w:author="marpa" w:date="2026-10-25T14:10:36Z">
        <w:r>
          <w:rPr>
            <w:rFonts w:hint="default"/>
            <w:lang w:val="es-EC"/>
          </w:rPr>
          <w:t>to</w:t>
        </w:r>
      </w:ins>
      <w:ins w:id="1869" w:author="marpa" w:date="2026-10-25T14:10:37Z">
        <w:r>
          <w:rPr>
            <w:rFonts w:hint="default"/>
            <w:lang w:val="es-EC"/>
          </w:rPr>
          <w:t>rizar e</w:t>
        </w:r>
      </w:ins>
      <w:ins w:id="1870" w:author="marpa" w:date="2026-10-25T14:10:38Z">
        <w:r>
          <w:rPr>
            <w:rFonts w:hint="default"/>
            <w:lang w:val="es-EC"/>
          </w:rPr>
          <w:t>l acces</w:t>
        </w:r>
      </w:ins>
      <w:ins w:id="1871" w:author="marpa" w:date="2026-10-25T14:10:39Z">
        <w:r>
          <w:rPr>
            <w:rFonts w:hint="default"/>
            <w:lang w:val="es-EC"/>
          </w:rPr>
          <w:t xml:space="preserve">o </w:t>
        </w:r>
      </w:ins>
      <w:ins w:id="1872" w:author="marpa" w:date="2026-10-25T14:10:40Z">
        <w:r>
          <w:rPr>
            <w:rFonts w:hint="default"/>
            <w:lang w:val="es-EC"/>
          </w:rPr>
          <w:t xml:space="preserve">mediante </w:t>
        </w:r>
      </w:ins>
      <w:ins w:id="1873" w:author="marpa" w:date="2026-10-25T14:10:41Z">
        <w:r>
          <w:rPr>
            <w:rFonts w:hint="default"/>
            <w:lang w:val="es-EC"/>
          </w:rPr>
          <w:t>la emi</w:t>
        </w:r>
      </w:ins>
      <w:ins w:id="1874" w:author="marpa" w:date="2026-10-25T14:10:42Z">
        <w:r>
          <w:rPr>
            <w:rFonts w:hint="default"/>
            <w:lang w:val="es-EC"/>
          </w:rPr>
          <w:t>sión de</w:t>
        </w:r>
      </w:ins>
      <w:ins w:id="1875" w:author="marpa" w:date="2026-10-25T14:10:43Z">
        <w:r>
          <w:rPr>
            <w:rFonts w:hint="default"/>
            <w:lang w:val="es-EC"/>
          </w:rPr>
          <w:t xml:space="preserve"> un t</w:t>
        </w:r>
      </w:ins>
      <w:ins w:id="1876" w:author="marpa" w:date="2026-10-25T14:10:44Z">
        <w:r>
          <w:rPr>
            <w:rFonts w:hint="default"/>
            <w:lang w:val="es-EC"/>
          </w:rPr>
          <w:t>oken de</w:t>
        </w:r>
      </w:ins>
      <w:ins w:id="1877" w:author="marpa" w:date="2026-10-25T14:10:45Z">
        <w:r>
          <w:rPr>
            <w:rFonts w:hint="default"/>
            <w:lang w:val="es-EC"/>
          </w:rPr>
          <w:t xml:space="preserve"> segur</w:t>
        </w:r>
      </w:ins>
      <w:ins w:id="1878" w:author="marpa" w:date="2026-10-25T14:10:47Z">
        <w:r>
          <w:rPr>
            <w:rFonts w:hint="default"/>
            <w:lang w:val="es-EC"/>
          </w:rPr>
          <w:t>idad.</w:t>
        </w:r>
      </w:ins>
      <w:ins w:id="1879" w:author="marpa" w:date="2026-10-25T14:10:49Z">
        <w:r>
          <w:rPr>
            <w:rFonts w:hint="default"/>
            <w:lang w:val="es-EC"/>
          </w:rPr>
          <w:t xml:space="preserve"> </w:t>
        </w:r>
      </w:ins>
      <w:ins w:id="1880" w:author="marpa" w:date="2026-10-25T14:10:53Z">
        <w:r>
          <w:rPr>
            <w:rFonts w:hint="default"/>
            <w:lang w:val="es-EC"/>
          </w:rPr>
          <w:t>Pa</w:t>
        </w:r>
      </w:ins>
      <w:ins w:id="1881" w:author="marpa" w:date="2026-10-25T14:10:54Z">
        <w:r>
          <w:rPr>
            <w:rFonts w:hint="default"/>
            <w:lang w:val="es-EC"/>
          </w:rPr>
          <w:t>ra ello</w:t>
        </w:r>
      </w:ins>
      <w:ins w:id="1882" w:author="marpa" w:date="2026-10-25T14:10:55Z">
        <w:r>
          <w:rPr>
            <w:rFonts w:hint="default"/>
            <w:lang w:val="es-EC"/>
          </w:rPr>
          <w:t>, se c</w:t>
        </w:r>
      </w:ins>
      <w:ins w:id="1883" w:author="marpa" w:date="2026-10-25T14:10:56Z">
        <w:r>
          <w:rPr>
            <w:rFonts w:hint="default"/>
            <w:lang w:val="es-EC"/>
          </w:rPr>
          <w:t>rearon l</w:t>
        </w:r>
      </w:ins>
      <w:ins w:id="1884" w:author="marpa" w:date="2026-10-25T14:10:57Z">
        <w:r>
          <w:rPr>
            <w:rFonts w:hint="default"/>
            <w:lang w:val="es-EC"/>
          </w:rPr>
          <w:t>as sigui</w:t>
        </w:r>
      </w:ins>
      <w:ins w:id="1885" w:author="marpa" w:date="2026-10-25T14:10:58Z">
        <w:r>
          <w:rPr>
            <w:rFonts w:hint="default"/>
            <w:lang w:val="es-EC"/>
          </w:rPr>
          <w:t>entes cla</w:t>
        </w:r>
      </w:ins>
      <w:ins w:id="1886" w:author="marpa" w:date="2026-10-25T14:10:59Z">
        <w:r>
          <w:rPr>
            <w:rFonts w:hint="default"/>
            <w:lang w:val="es-EC"/>
          </w:rPr>
          <w:t>ses en e</w:t>
        </w:r>
      </w:ins>
      <w:ins w:id="1887" w:author="marpa" w:date="2026-10-25T14:11:00Z">
        <w:r>
          <w:rPr>
            <w:rFonts w:hint="default"/>
            <w:lang w:val="es-EC"/>
          </w:rPr>
          <w:t>l pa</w:t>
        </w:r>
      </w:ins>
      <w:ins w:id="1888" w:author="marpa" w:date="2026-10-25T14:11:01Z">
        <w:r>
          <w:rPr>
            <w:rFonts w:hint="default"/>
            <w:lang w:val="es-EC"/>
          </w:rPr>
          <w:t xml:space="preserve">quete </w:t>
        </w:r>
      </w:ins>
      <w:ins w:id="1889" w:author="marpa" w:date="2026-10-25T14:11:02Z">
        <w:r>
          <w:rPr>
            <w:rFonts w:hint="default"/>
            <w:lang w:val="es-EC"/>
          </w:rPr>
          <w:t>ec.</w:t>
        </w:r>
      </w:ins>
      <w:ins w:id="1890" w:author="marpa" w:date="2026-10-25T14:11:03Z">
        <w:r>
          <w:rPr>
            <w:rFonts w:hint="default"/>
            <w:lang w:val="es-EC"/>
          </w:rPr>
          <w:t>edu.</w:t>
        </w:r>
      </w:ins>
      <w:ins w:id="1891" w:author="marpa" w:date="2026-10-25T14:11:04Z">
        <w:r>
          <w:rPr>
            <w:rFonts w:hint="default"/>
            <w:lang w:val="es-EC"/>
          </w:rPr>
          <w:t>monst</w:t>
        </w:r>
      </w:ins>
      <w:ins w:id="1892" w:author="marpa" w:date="2026-10-25T14:11:05Z">
        <w:r>
          <w:rPr>
            <w:rFonts w:hint="default"/>
            <w:lang w:val="es-EC"/>
          </w:rPr>
          <w:t>er.</w:t>
        </w:r>
      </w:ins>
      <w:ins w:id="1893" w:author="marpa" w:date="2026-10-25T14:11:06Z">
        <w:r>
          <w:rPr>
            <w:rFonts w:hint="default"/>
            <w:lang w:val="es-EC"/>
          </w:rPr>
          <w:t>segur</w:t>
        </w:r>
      </w:ins>
      <w:ins w:id="1894" w:author="marpa" w:date="2026-10-25T14:11:07Z">
        <w:r>
          <w:rPr>
            <w:rFonts w:hint="default"/>
            <w:lang w:val="es-EC"/>
          </w:rPr>
          <w:t>idad:</w:t>
        </w:r>
      </w:ins>
    </w:p>
    <w:p w14:paraId="798BFD41">
      <w:pPr>
        <w:numPr>
          <w:ilvl w:val="0"/>
          <w:numId w:val="2"/>
          <w:ins w:id="1896" w:author="marpa" w:date="2026-10-25T14:11:11Z"/>
        </w:numPr>
        <w:ind w:left="420" w:hanging="420"/>
        <w:rPr>
          <w:ins w:id="1897" w:author="marpa" w:date="2026-10-25T14:12:03Z"/>
          <w:rFonts w:hint="default"/>
          <w:b/>
          <w:bCs/>
          <w:lang w:val="es-EC"/>
        </w:rPr>
        <w:pPrChange w:id="1895" w:author="marpa" w:date="2026-10-25T14:11:11Z">
          <w:pPr/>
        </w:pPrChange>
      </w:pPr>
      <w:ins w:id="1898" w:author="marpa" w:date="2026-10-25T14:11:33Z">
        <w:r>
          <w:rPr>
            <w:rFonts w:hint="default"/>
            <w:b/>
            <w:bCs/>
            <w:lang w:val="es-EC"/>
            <w:rPrChange w:id="1899" w:author="marpa" w:date="2026-10-25T14:11:41Z">
              <w:rPr>
                <w:rFonts w:hint="default"/>
                <w:lang w:val="es-EC"/>
              </w:rPr>
            </w:rPrChange>
          </w:rPr>
          <w:t>AdministradorCredenciales</w:t>
        </w:r>
      </w:ins>
      <w:ins w:id="1900" w:author="marpa" w:date="2026-10-25T14:11:42Z">
        <w:r>
          <w:rPr>
            <w:rFonts w:hint="default"/>
            <w:b/>
            <w:bCs/>
            <w:lang w:val="es-EC"/>
          </w:rPr>
          <w:t>:</w:t>
        </w:r>
      </w:ins>
      <w:ins w:id="1901" w:author="marpa" w:date="2026-10-25T14:11:43Z">
        <w:r>
          <w:rPr>
            <w:rFonts w:hint="default"/>
            <w:b w:val="0"/>
            <w:bCs w:val="0"/>
            <w:lang w:val="es-EC"/>
          </w:rPr>
          <w:t xml:space="preserve"> </w:t>
        </w:r>
      </w:ins>
      <w:ins w:id="1902" w:author="marpa" w:date="2026-10-25T14:11:44Z">
        <w:r>
          <w:rPr>
            <w:rFonts w:hint="default"/>
            <w:b w:val="0"/>
            <w:bCs w:val="0"/>
            <w:lang w:val="es-EC"/>
          </w:rPr>
          <w:t>Manej</w:t>
        </w:r>
      </w:ins>
      <w:ins w:id="1903" w:author="marpa" w:date="2026-10-25T14:11:45Z">
        <w:r>
          <w:rPr>
            <w:rFonts w:hint="default"/>
            <w:b w:val="0"/>
            <w:bCs w:val="0"/>
            <w:lang w:val="es-EC"/>
          </w:rPr>
          <w:t>a la val</w:t>
        </w:r>
      </w:ins>
      <w:ins w:id="1904" w:author="marpa" w:date="2026-10-25T14:11:46Z">
        <w:r>
          <w:rPr>
            <w:rFonts w:hint="default"/>
            <w:b w:val="0"/>
            <w:bCs w:val="0"/>
            <w:lang w:val="es-EC"/>
          </w:rPr>
          <w:t>idaci</w:t>
        </w:r>
      </w:ins>
      <w:ins w:id="1905" w:author="marpa" w:date="2026-10-25T14:11:47Z">
        <w:r>
          <w:rPr>
            <w:rFonts w:hint="default"/>
            <w:b w:val="0"/>
            <w:bCs w:val="0"/>
            <w:lang w:val="es-EC"/>
          </w:rPr>
          <w:t xml:space="preserve">ón de </w:t>
        </w:r>
      </w:ins>
      <w:ins w:id="1906" w:author="marpa" w:date="2026-10-25T14:11:48Z">
        <w:r>
          <w:rPr>
            <w:rFonts w:hint="default"/>
            <w:b w:val="0"/>
            <w:bCs w:val="0"/>
            <w:lang w:val="es-EC"/>
          </w:rPr>
          <w:t>creden</w:t>
        </w:r>
      </w:ins>
      <w:ins w:id="1907" w:author="marpa" w:date="2026-10-25T14:11:49Z">
        <w:r>
          <w:rPr>
            <w:rFonts w:hint="default"/>
            <w:b w:val="0"/>
            <w:bCs w:val="0"/>
            <w:lang w:val="es-EC"/>
          </w:rPr>
          <w:t>ciale</w:t>
        </w:r>
      </w:ins>
      <w:ins w:id="1908" w:author="marpa" w:date="2026-10-25T14:11:50Z">
        <w:r>
          <w:rPr>
            <w:rFonts w:hint="default"/>
            <w:b w:val="0"/>
            <w:bCs w:val="0"/>
            <w:lang w:val="es-EC"/>
          </w:rPr>
          <w:t>s</w:t>
        </w:r>
      </w:ins>
      <w:ins w:id="1909" w:author="marpa" w:date="2026-10-25T14:11:54Z">
        <w:r>
          <w:rPr>
            <w:rFonts w:hint="default"/>
            <w:b w:val="0"/>
            <w:bCs w:val="0"/>
            <w:lang w:val="es-EC"/>
          </w:rPr>
          <w:t xml:space="preserve"> (</w:t>
        </w:r>
      </w:ins>
      <w:ins w:id="1910" w:author="marpa" w:date="2026-10-25T14:11:55Z">
        <w:r>
          <w:rPr>
            <w:rFonts w:hint="default"/>
            <w:b w:val="0"/>
            <w:bCs w:val="0"/>
            <w:lang w:val="es-EC"/>
          </w:rPr>
          <w:t>usuario</w:t>
        </w:r>
      </w:ins>
      <w:ins w:id="1911" w:author="marpa" w:date="2026-10-25T14:11:56Z">
        <w:r>
          <w:rPr>
            <w:rFonts w:hint="default"/>
            <w:b w:val="0"/>
            <w:bCs w:val="0"/>
            <w:lang w:val="es-EC"/>
          </w:rPr>
          <w:t xml:space="preserve"> y contr</w:t>
        </w:r>
      </w:ins>
      <w:ins w:id="1912" w:author="marpa" w:date="2026-10-25T14:11:57Z">
        <w:r>
          <w:rPr>
            <w:rFonts w:hint="default"/>
            <w:b w:val="0"/>
            <w:bCs w:val="0"/>
            <w:lang w:val="es-EC"/>
          </w:rPr>
          <w:t>aseña</w:t>
        </w:r>
      </w:ins>
      <w:ins w:id="1913" w:author="marpa" w:date="2026-10-25T14:11:58Z">
        <w:r>
          <w:rPr>
            <w:rFonts w:hint="default"/>
            <w:b w:val="0"/>
            <w:bCs w:val="0"/>
            <w:lang w:val="es-EC"/>
          </w:rPr>
          <w:t>) par</w:t>
        </w:r>
      </w:ins>
      <w:ins w:id="1914" w:author="marpa" w:date="2026-10-25T14:11:59Z">
        <w:r>
          <w:rPr>
            <w:rFonts w:hint="default"/>
            <w:b w:val="0"/>
            <w:bCs w:val="0"/>
            <w:lang w:val="es-EC"/>
          </w:rPr>
          <w:t>a auten</w:t>
        </w:r>
      </w:ins>
      <w:ins w:id="1915" w:author="marpa" w:date="2026-10-25T14:12:00Z">
        <w:r>
          <w:rPr>
            <w:rFonts w:hint="default"/>
            <w:b w:val="0"/>
            <w:bCs w:val="0"/>
            <w:lang w:val="es-EC"/>
          </w:rPr>
          <w:t xml:space="preserve">ticar </w:t>
        </w:r>
      </w:ins>
      <w:ins w:id="1916" w:author="marpa" w:date="2026-10-25T14:12:02Z">
        <w:r>
          <w:rPr>
            <w:rFonts w:hint="default"/>
            <w:b w:val="0"/>
            <w:bCs w:val="0"/>
            <w:lang w:val="es-EC"/>
          </w:rPr>
          <w:t>usuarios</w:t>
        </w:r>
      </w:ins>
      <w:ins w:id="1917" w:author="marpa" w:date="2026-10-25T14:12:03Z">
        <w:r>
          <w:rPr>
            <w:rFonts w:hint="default"/>
            <w:b w:val="0"/>
            <w:bCs w:val="0"/>
            <w:lang w:val="es-EC"/>
          </w:rPr>
          <w:t>.</w:t>
        </w:r>
      </w:ins>
    </w:p>
    <w:p w14:paraId="31EB6EED">
      <w:pPr>
        <w:numPr>
          <w:ilvl w:val="0"/>
          <w:numId w:val="2"/>
          <w:ins w:id="1919" w:author="marpa" w:date="2026-10-25T14:11:11Z"/>
        </w:numPr>
        <w:ind w:left="420" w:hanging="420"/>
        <w:rPr>
          <w:ins w:id="1920" w:author="marpa" w:date="2026-10-25T14:12:48Z"/>
          <w:rFonts w:hint="default"/>
          <w:b/>
          <w:bCs/>
          <w:lang w:val="es-EC"/>
        </w:rPr>
        <w:pPrChange w:id="1918" w:author="marpa" w:date="2026-10-25T14:11:11Z">
          <w:pPr/>
        </w:pPrChange>
      </w:pPr>
      <w:ins w:id="1921" w:author="marpa" w:date="2026-10-25T14:12:11Z">
        <w:r>
          <w:rPr>
            <w:rFonts w:hint="default"/>
            <w:b/>
            <w:bCs/>
            <w:lang w:val="es-EC"/>
          </w:rPr>
          <w:t>AdministradorTokens</w:t>
        </w:r>
      </w:ins>
      <w:ins w:id="1922" w:author="marpa" w:date="2026-10-25T14:12:12Z">
        <w:r>
          <w:rPr>
            <w:rFonts w:hint="default"/>
            <w:b/>
            <w:bCs/>
            <w:lang w:val="es-EC"/>
          </w:rPr>
          <w:t>:</w:t>
        </w:r>
      </w:ins>
      <w:ins w:id="1923" w:author="marpa" w:date="2026-10-25T14:12:13Z">
        <w:r>
          <w:rPr>
            <w:rFonts w:hint="default"/>
            <w:b/>
            <w:bCs/>
            <w:lang w:val="es-EC"/>
          </w:rPr>
          <w:t xml:space="preserve"> </w:t>
        </w:r>
      </w:ins>
      <w:ins w:id="1924" w:author="marpa" w:date="2026-10-25T14:12:14Z">
        <w:r>
          <w:rPr>
            <w:rFonts w:hint="default"/>
            <w:b w:val="0"/>
            <w:bCs w:val="0"/>
            <w:lang w:val="es-EC"/>
          </w:rPr>
          <w:t xml:space="preserve">Genera </w:t>
        </w:r>
      </w:ins>
      <w:ins w:id="1925" w:author="marpa" w:date="2026-10-25T14:12:15Z">
        <w:r>
          <w:rPr>
            <w:rFonts w:hint="default"/>
            <w:b w:val="0"/>
            <w:bCs w:val="0"/>
            <w:lang w:val="es-EC"/>
          </w:rPr>
          <w:t>token</w:t>
        </w:r>
      </w:ins>
      <w:ins w:id="1926" w:author="marpa" w:date="2026-10-25T14:12:16Z">
        <w:r>
          <w:rPr>
            <w:rFonts w:hint="default"/>
            <w:b w:val="0"/>
            <w:bCs w:val="0"/>
            <w:lang w:val="es-EC"/>
          </w:rPr>
          <w:t xml:space="preserve">s </w:t>
        </w:r>
      </w:ins>
      <w:ins w:id="1927" w:author="marpa" w:date="2026-10-25T14:12:17Z">
        <w:r>
          <w:rPr>
            <w:rFonts w:hint="default"/>
            <w:b w:val="0"/>
            <w:bCs w:val="0"/>
            <w:lang w:val="es-EC"/>
          </w:rPr>
          <w:t>UUI</w:t>
        </w:r>
      </w:ins>
      <w:ins w:id="1928" w:author="marpa" w:date="2026-10-25T14:12:18Z">
        <w:r>
          <w:rPr>
            <w:rFonts w:hint="default"/>
            <w:b w:val="0"/>
            <w:bCs w:val="0"/>
            <w:lang w:val="es-EC"/>
          </w:rPr>
          <w:t>D</w:t>
        </w:r>
      </w:ins>
      <w:ins w:id="1929" w:author="marpa" w:date="2026-10-25T14:12:19Z">
        <w:r>
          <w:rPr>
            <w:rFonts w:hint="default"/>
            <w:b w:val="0"/>
            <w:bCs w:val="0"/>
            <w:lang w:val="es-EC"/>
          </w:rPr>
          <w:t xml:space="preserve"> para </w:t>
        </w:r>
      </w:ins>
      <w:ins w:id="1930" w:author="marpa" w:date="2026-10-25T14:12:20Z">
        <w:r>
          <w:rPr>
            <w:rFonts w:hint="default"/>
            <w:b w:val="0"/>
            <w:bCs w:val="0"/>
            <w:lang w:val="es-EC"/>
          </w:rPr>
          <w:t>los u</w:t>
        </w:r>
      </w:ins>
      <w:ins w:id="1931" w:author="marpa" w:date="2026-10-25T14:12:21Z">
        <w:r>
          <w:rPr>
            <w:rFonts w:hint="default"/>
            <w:b w:val="0"/>
            <w:bCs w:val="0"/>
            <w:lang w:val="es-EC"/>
          </w:rPr>
          <w:t>sua</w:t>
        </w:r>
      </w:ins>
      <w:ins w:id="1932" w:author="marpa" w:date="2026-10-25T14:12:22Z">
        <w:r>
          <w:rPr>
            <w:rFonts w:hint="default"/>
            <w:b w:val="0"/>
            <w:bCs w:val="0"/>
            <w:lang w:val="es-EC"/>
          </w:rPr>
          <w:t>ri</w:t>
        </w:r>
      </w:ins>
      <w:ins w:id="1933" w:author="marpa" w:date="2026-10-25T14:12:23Z">
        <w:r>
          <w:rPr>
            <w:rFonts w:hint="default"/>
            <w:b w:val="0"/>
            <w:bCs w:val="0"/>
            <w:lang w:val="es-EC"/>
          </w:rPr>
          <w:t>os a</w:t>
        </w:r>
      </w:ins>
      <w:ins w:id="1934" w:author="marpa" w:date="2026-10-25T14:12:24Z">
        <w:r>
          <w:rPr>
            <w:rFonts w:hint="default"/>
            <w:b w:val="0"/>
            <w:bCs w:val="0"/>
            <w:lang w:val="es-EC"/>
          </w:rPr>
          <w:t>utenti</w:t>
        </w:r>
      </w:ins>
      <w:ins w:id="1935" w:author="marpa" w:date="2026-10-25T14:12:25Z">
        <w:r>
          <w:rPr>
            <w:rFonts w:hint="default"/>
            <w:b w:val="0"/>
            <w:bCs w:val="0"/>
            <w:lang w:val="es-EC"/>
          </w:rPr>
          <w:t>cados</w:t>
        </w:r>
      </w:ins>
      <w:ins w:id="1936" w:author="marpa" w:date="2026-10-25T14:12:26Z">
        <w:r>
          <w:rPr>
            <w:rFonts w:hint="default"/>
            <w:b w:val="0"/>
            <w:bCs w:val="0"/>
            <w:lang w:val="es-EC"/>
          </w:rPr>
          <w:t xml:space="preserve">, </w:t>
        </w:r>
      </w:ins>
      <w:ins w:id="1937" w:author="marpa" w:date="2026-10-25T14:12:28Z">
        <w:r>
          <w:rPr>
            <w:rFonts w:hint="default"/>
            <w:b w:val="0"/>
            <w:bCs w:val="0"/>
            <w:lang w:val="es-EC"/>
          </w:rPr>
          <w:t>asig</w:t>
        </w:r>
      </w:ins>
      <w:ins w:id="1938" w:author="marpa" w:date="2026-10-25T14:12:29Z">
        <w:r>
          <w:rPr>
            <w:rFonts w:hint="default"/>
            <w:b w:val="0"/>
            <w:bCs w:val="0"/>
            <w:lang w:val="es-EC"/>
          </w:rPr>
          <w:t>nando un</w:t>
        </w:r>
      </w:ins>
      <w:ins w:id="1939" w:author="marpa" w:date="2026-10-25T14:12:30Z">
        <w:r>
          <w:rPr>
            <w:rFonts w:hint="default"/>
            <w:b w:val="0"/>
            <w:bCs w:val="0"/>
            <w:lang w:val="es-EC"/>
          </w:rPr>
          <w:t xml:space="preserve"> tiempo d</w:t>
        </w:r>
      </w:ins>
      <w:ins w:id="1940" w:author="marpa" w:date="2026-10-25T14:12:31Z">
        <w:r>
          <w:rPr>
            <w:rFonts w:hint="default"/>
            <w:b w:val="0"/>
            <w:bCs w:val="0"/>
            <w:lang w:val="es-EC"/>
          </w:rPr>
          <w:t>e expir</w:t>
        </w:r>
      </w:ins>
      <w:ins w:id="1941" w:author="marpa" w:date="2026-10-25T14:12:32Z">
        <w:r>
          <w:rPr>
            <w:rFonts w:hint="default"/>
            <w:b w:val="0"/>
            <w:bCs w:val="0"/>
            <w:lang w:val="es-EC"/>
          </w:rPr>
          <w:t>ación pa</w:t>
        </w:r>
      </w:ins>
      <w:ins w:id="1942" w:author="marpa" w:date="2026-10-25T14:12:33Z">
        <w:r>
          <w:rPr>
            <w:rFonts w:hint="default"/>
            <w:b w:val="0"/>
            <w:bCs w:val="0"/>
            <w:lang w:val="es-EC"/>
          </w:rPr>
          <w:t xml:space="preserve">ra las </w:t>
        </w:r>
      </w:ins>
      <w:ins w:id="1943" w:author="marpa" w:date="2026-10-25T14:12:34Z">
        <w:r>
          <w:rPr>
            <w:rFonts w:hint="default"/>
            <w:b w:val="0"/>
            <w:bCs w:val="0"/>
            <w:lang w:val="es-EC"/>
          </w:rPr>
          <w:t xml:space="preserve">sesiones </w:t>
        </w:r>
      </w:ins>
      <w:ins w:id="1944" w:author="marpa" w:date="2026-10-25T14:12:35Z">
        <w:r>
          <w:rPr>
            <w:rFonts w:hint="default"/>
            <w:b w:val="0"/>
            <w:bCs w:val="0"/>
            <w:lang w:val="es-EC"/>
          </w:rPr>
          <w:t xml:space="preserve">y </w:t>
        </w:r>
      </w:ins>
      <w:ins w:id="1945" w:author="marpa" w:date="2026-10-25T14:12:36Z">
        <w:r>
          <w:rPr>
            <w:rFonts w:hint="default"/>
            <w:b w:val="0"/>
            <w:bCs w:val="0"/>
            <w:lang w:val="es-EC"/>
          </w:rPr>
          <w:t>guardan</w:t>
        </w:r>
      </w:ins>
      <w:ins w:id="1946" w:author="marpa" w:date="2026-10-25T14:12:37Z">
        <w:r>
          <w:rPr>
            <w:rFonts w:hint="default"/>
            <w:b w:val="0"/>
            <w:bCs w:val="0"/>
            <w:lang w:val="es-EC"/>
          </w:rPr>
          <w:t>do una c</w:t>
        </w:r>
      </w:ins>
      <w:ins w:id="1947" w:author="marpa" w:date="2026-10-25T14:12:38Z">
        <w:r>
          <w:rPr>
            <w:rFonts w:hint="default"/>
            <w:b w:val="0"/>
            <w:bCs w:val="0"/>
            <w:lang w:val="es-EC"/>
          </w:rPr>
          <w:t>opia de</w:t>
        </w:r>
      </w:ins>
      <w:ins w:id="1948" w:author="marpa" w:date="2026-10-25T14:12:39Z">
        <w:r>
          <w:rPr>
            <w:rFonts w:hint="default"/>
            <w:b w:val="0"/>
            <w:bCs w:val="0"/>
            <w:lang w:val="es-EC"/>
          </w:rPr>
          <w:t xml:space="preserve"> los </w:t>
        </w:r>
      </w:ins>
      <w:ins w:id="1949" w:author="marpa" w:date="2026-10-25T14:12:40Z">
        <w:r>
          <w:rPr>
            <w:rFonts w:hint="default"/>
            <w:b w:val="0"/>
            <w:bCs w:val="0"/>
            <w:lang w:val="es-EC"/>
          </w:rPr>
          <w:t xml:space="preserve">tokens </w:t>
        </w:r>
      </w:ins>
      <w:ins w:id="1950" w:author="marpa" w:date="2026-10-25T14:12:41Z">
        <w:r>
          <w:rPr>
            <w:rFonts w:hint="default"/>
            <w:b w:val="0"/>
            <w:bCs w:val="0"/>
            <w:lang w:val="es-EC"/>
          </w:rPr>
          <w:t>cre</w:t>
        </w:r>
      </w:ins>
      <w:ins w:id="1951" w:author="marpa" w:date="2026-10-25T14:12:42Z">
        <w:r>
          <w:rPr>
            <w:rFonts w:hint="default"/>
            <w:b w:val="0"/>
            <w:bCs w:val="0"/>
            <w:lang w:val="es-EC"/>
          </w:rPr>
          <w:t>ados par</w:t>
        </w:r>
      </w:ins>
      <w:ins w:id="1952" w:author="marpa" w:date="2026-10-25T14:12:43Z">
        <w:r>
          <w:rPr>
            <w:rFonts w:hint="default"/>
            <w:b w:val="0"/>
            <w:bCs w:val="0"/>
            <w:lang w:val="es-EC"/>
          </w:rPr>
          <w:t>a v</w:t>
        </w:r>
      </w:ins>
      <w:ins w:id="1953" w:author="marpa" w:date="2026-10-25T14:12:45Z">
        <w:r>
          <w:rPr>
            <w:rFonts w:hint="default"/>
            <w:b w:val="0"/>
            <w:bCs w:val="0"/>
            <w:lang w:val="es-EC"/>
          </w:rPr>
          <w:t>alida</w:t>
        </w:r>
      </w:ins>
      <w:ins w:id="1954" w:author="marpa" w:date="2026-10-25T14:12:46Z">
        <w:r>
          <w:rPr>
            <w:rFonts w:hint="default"/>
            <w:b w:val="0"/>
            <w:bCs w:val="0"/>
            <w:lang w:val="es-EC"/>
          </w:rPr>
          <w:t>r</w:t>
        </w:r>
      </w:ins>
      <w:ins w:id="1955" w:author="marpa" w:date="2026-10-25T14:12:47Z">
        <w:r>
          <w:rPr>
            <w:rFonts w:hint="default"/>
            <w:b w:val="0"/>
            <w:bCs w:val="0"/>
            <w:lang w:val="es-EC"/>
          </w:rPr>
          <w:t>lo</w:t>
        </w:r>
      </w:ins>
      <w:ins w:id="1956" w:author="marpa" w:date="2026-10-25T14:12:48Z">
        <w:r>
          <w:rPr>
            <w:rFonts w:hint="default"/>
            <w:b w:val="0"/>
            <w:bCs w:val="0"/>
            <w:lang w:val="es-EC"/>
          </w:rPr>
          <w:t>s.</w:t>
        </w:r>
      </w:ins>
      <w:ins w:id="1957" w:author="marpa" w:date="2026-10-25T14:15:10Z">
        <w:r>
          <w:rPr>
            <w:rFonts w:hint="default"/>
            <w:b w:val="0"/>
            <w:bCs w:val="0"/>
            <w:lang w:val="es-EC"/>
          </w:rPr>
          <w:t xml:space="preserve"> Si</w:t>
        </w:r>
      </w:ins>
      <w:ins w:id="1958" w:author="marpa" w:date="2026-10-25T14:15:11Z">
        <w:r>
          <w:rPr>
            <w:rFonts w:hint="default"/>
            <w:b w:val="0"/>
            <w:bCs w:val="0"/>
            <w:lang w:val="es-EC"/>
          </w:rPr>
          <w:t xml:space="preserve"> </w:t>
        </w:r>
      </w:ins>
      <w:ins w:id="1959" w:author="marpa" w:date="2026-10-25T14:15:12Z">
        <w:r>
          <w:rPr>
            <w:rFonts w:hint="default"/>
            <w:b w:val="0"/>
            <w:bCs w:val="0"/>
            <w:lang w:val="es-EC"/>
          </w:rPr>
          <w:t>el to</w:t>
        </w:r>
      </w:ins>
      <w:ins w:id="1960" w:author="marpa" w:date="2026-10-25T14:15:13Z">
        <w:r>
          <w:rPr>
            <w:rFonts w:hint="default"/>
            <w:b w:val="0"/>
            <w:bCs w:val="0"/>
            <w:lang w:val="es-EC"/>
          </w:rPr>
          <w:t>ken y</w:t>
        </w:r>
      </w:ins>
      <w:ins w:id="1961" w:author="marpa" w:date="2026-10-25T14:15:14Z">
        <w:r>
          <w:rPr>
            <w:rFonts w:hint="default"/>
            <w:b w:val="0"/>
            <w:bCs w:val="0"/>
            <w:lang w:val="es-EC"/>
          </w:rPr>
          <w:t>a está e</w:t>
        </w:r>
      </w:ins>
      <w:ins w:id="1962" w:author="marpa" w:date="2026-10-25T14:15:15Z">
        <w:r>
          <w:rPr>
            <w:rFonts w:hint="default"/>
            <w:b w:val="0"/>
            <w:bCs w:val="0"/>
            <w:lang w:val="es-EC"/>
          </w:rPr>
          <w:t>x</w:t>
        </w:r>
      </w:ins>
      <w:ins w:id="1963" w:author="marpa" w:date="2026-10-25T14:15:16Z">
        <w:r>
          <w:rPr>
            <w:rFonts w:hint="default"/>
            <w:b w:val="0"/>
            <w:bCs w:val="0"/>
            <w:lang w:val="es-EC"/>
          </w:rPr>
          <w:t>pirado</w:t>
        </w:r>
      </w:ins>
      <w:ins w:id="1964" w:author="marpa" w:date="2026-10-25T14:15:17Z">
        <w:r>
          <w:rPr>
            <w:rFonts w:hint="default"/>
            <w:b w:val="0"/>
            <w:bCs w:val="0"/>
            <w:lang w:val="es-EC"/>
          </w:rPr>
          <w:t xml:space="preserve">, </w:t>
        </w:r>
      </w:ins>
      <w:ins w:id="1965" w:author="marpa" w:date="2026-10-25T14:15:18Z">
        <w:r>
          <w:rPr>
            <w:rFonts w:hint="default"/>
            <w:b w:val="0"/>
            <w:bCs w:val="0"/>
            <w:lang w:val="es-EC"/>
          </w:rPr>
          <w:t xml:space="preserve">lo </w:t>
        </w:r>
      </w:ins>
      <w:ins w:id="1966" w:author="marpa" w:date="2026-10-25T14:15:19Z">
        <w:r>
          <w:rPr>
            <w:rFonts w:hint="default"/>
            <w:b w:val="0"/>
            <w:bCs w:val="0"/>
            <w:lang w:val="es-EC"/>
          </w:rPr>
          <w:t>eli</w:t>
        </w:r>
      </w:ins>
      <w:ins w:id="1967" w:author="marpa" w:date="2026-10-25T14:15:20Z">
        <w:r>
          <w:rPr>
            <w:rFonts w:hint="default"/>
            <w:b w:val="0"/>
            <w:bCs w:val="0"/>
            <w:lang w:val="es-EC"/>
          </w:rPr>
          <w:t xml:space="preserve">mina de </w:t>
        </w:r>
      </w:ins>
      <w:ins w:id="1968" w:author="marpa" w:date="2026-10-25T14:15:21Z">
        <w:r>
          <w:rPr>
            <w:rFonts w:hint="default"/>
            <w:b w:val="0"/>
            <w:bCs w:val="0"/>
            <w:lang w:val="es-EC"/>
          </w:rPr>
          <w:t>su alm</w:t>
        </w:r>
      </w:ins>
      <w:ins w:id="1969" w:author="marpa" w:date="2026-10-25T14:15:22Z">
        <w:r>
          <w:rPr>
            <w:rFonts w:hint="default"/>
            <w:b w:val="0"/>
            <w:bCs w:val="0"/>
            <w:lang w:val="es-EC"/>
          </w:rPr>
          <w:t>acen</w:t>
        </w:r>
      </w:ins>
      <w:ins w:id="1970" w:author="marpa" w:date="2026-10-25T14:15:23Z">
        <w:r>
          <w:rPr>
            <w:rFonts w:hint="default"/>
            <w:b w:val="0"/>
            <w:bCs w:val="0"/>
            <w:lang w:val="es-EC"/>
          </w:rPr>
          <w:t xml:space="preserve">amiento </w:t>
        </w:r>
      </w:ins>
      <w:ins w:id="1971" w:author="marpa" w:date="2026-10-25T14:15:24Z">
        <w:r>
          <w:rPr>
            <w:rFonts w:hint="default"/>
            <w:b w:val="0"/>
            <w:bCs w:val="0"/>
            <w:lang w:val="es-EC"/>
          </w:rPr>
          <w:t xml:space="preserve">y </w:t>
        </w:r>
      </w:ins>
      <w:ins w:id="1972" w:author="marpa" w:date="2026-10-25T14:15:28Z">
        <w:r>
          <w:rPr>
            <w:rFonts w:hint="default"/>
            <w:b w:val="0"/>
            <w:bCs w:val="0"/>
            <w:lang w:val="es-EC"/>
          </w:rPr>
          <w:t>eli</w:t>
        </w:r>
      </w:ins>
      <w:ins w:id="1973" w:author="marpa" w:date="2026-10-25T14:15:29Z">
        <w:r>
          <w:rPr>
            <w:rFonts w:hint="default"/>
            <w:b w:val="0"/>
            <w:bCs w:val="0"/>
            <w:lang w:val="es-EC"/>
          </w:rPr>
          <w:t>m</w:t>
        </w:r>
      </w:ins>
      <w:ins w:id="1974" w:author="marpa" w:date="2026-10-25T14:15:30Z">
        <w:r>
          <w:rPr>
            <w:rFonts w:hint="default"/>
            <w:b w:val="0"/>
            <w:bCs w:val="0"/>
            <w:lang w:val="es-EC"/>
          </w:rPr>
          <w:t>ina la</w:t>
        </w:r>
      </w:ins>
      <w:ins w:id="1975" w:author="marpa" w:date="2026-10-25T14:15:31Z">
        <w:r>
          <w:rPr>
            <w:rFonts w:hint="default"/>
            <w:b w:val="0"/>
            <w:bCs w:val="0"/>
            <w:lang w:val="es-EC"/>
          </w:rPr>
          <w:t xml:space="preserve"> s</w:t>
        </w:r>
      </w:ins>
      <w:ins w:id="1976" w:author="marpa" w:date="2026-10-25T14:15:32Z">
        <w:r>
          <w:rPr>
            <w:rFonts w:hint="default"/>
            <w:b w:val="0"/>
            <w:bCs w:val="0"/>
            <w:lang w:val="es-EC"/>
          </w:rPr>
          <w:t>esión</w:t>
        </w:r>
      </w:ins>
      <w:ins w:id="1977" w:author="marpa" w:date="2026-10-25T14:15:33Z">
        <w:r>
          <w:rPr>
            <w:rFonts w:hint="default"/>
            <w:b w:val="0"/>
            <w:bCs w:val="0"/>
            <w:lang w:val="es-EC"/>
          </w:rPr>
          <w:t>.</w:t>
        </w:r>
      </w:ins>
    </w:p>
    <w:p w14:paraId="056D6463">
      <w:pPr>
        <w:numPr>
          <w:ilvl w:val="0"/>
          <w:numId w:val="2"/>
          <w:ins w:id="1979" w:author="marpa" w:date="2026-10-25T14:11:11Z"/>
        </w:numPr>
        <w:ind w:left="420" w:hanging="420"/>
        <w:rPr>
          <w:ins w:id="1980" w:author="marpa" w:date="2026-10-25T14:14:45Z"/>
          <w:rFonts w:hint="default"/>
          <w:b/>
          <w:bCs/>
          <w:lang w:val="es-EC"/>
        </w:rPr>
        <w:pPrChange w:id="1978" w:author="marpa" w:date="2026-10-25T14:11:11Z">
          <w:pPr/>
        </w:pPrChange>
      </w:pPr>
      <w:ins w:id="1981" w:author="marpa" w:date="2026-10-25T14:13:05Z">
        <w:r>
          <w:rPr>
            <w:rFonts w:hint="default"/>
            <w:b/>
            <w:bCs/>
            <w:lang w:val="es-EC"/>
          </w:rPr>
          <w:t>F</w:t>
        </w:r>
      </w:ins>
      <w:ins w:id="1982" w:author="marpa" w:date="2026-10-25T14:13:07Z">
        <w:r>
          <w:rPr>
            <w:rFonts w:hint="default"/>
            <w:b/>
            <w:bCs/>
            <w:lang w:val="es-EC"/>
          </w:rPr>
          <w:t>iltro</w:t>
        </w:r>
      </w:ins>
      <w:ins w:id="1983" w:author="marpa" w:date="2026-10-25T14:13:08Z">
        <w:r>
          <w:rPr>
            <w:rFonts w:hint="default"/>
            <w:b/>
            <w:bCs/>
            <w:lang w:val="es-EC"/>
          </w:rPr>
          <w:t>Cors</w:t>
        </w:r>
      </w:ins>
      <w:ins w:id="1984" w:author="marpa" w:date="2026-10-25T14:13:09Z">
        <w:r>
          <w:rPr>
            <w:rFonts w:hint="default"/>
            <w:b/>
            <w:bCs/>
            <w:lang w:val="es-EC"/>
          </w:rPr>
          <w:t>:</w:t>
        </w:r>
      </w:ins>
      <w:ins w:id="1985" w:author="marpa" w:date="2026-10-25T14:13:10Z">
        <w:r>
          <w:rPr>
            <w:rFonts w:hint="default"/>
            <w:b w:val="0"/>
            <w:bCs w:val="0"/>
            <w:lang w:val="es-EC"/>
          </w:rPr>
          <w:t xml:space="preserve"> </w:t>
        </w:r>
      </w:ins>
      <w:ins w:id="1986" w:author="marpa" w:date="2026-10-25T14:13:16Z">
        <w:r>
          <w:rPr>
            <w:rFonts w:hint="default"/>
            <w:b w:val="0"/>
            <w:bCs w:val="0"/>
            <w:lang w:val="es-EC"/>
          </w:rPr>
          <w:t>Man</w:t>
        </w:r>
      </w:ins>
      <w:ins w:id="1987" w:author="marpa" w:date="2026-10-25T14:13:17Z">
        <w:r>
          <w:rPr>
            <w:rFonts w:hint="default"/>
            <w:b w:val="0"/>
            <w:bCs w:val="0"/>
            <w:lang w:val="es-EC"/>
          </w:rPr>
          <w:t>eja la s</w:t>
        </w:r>
      </w:ins>
      <w:ins w:id="1988" w:author="marpa" w:date="2026-10-25T14:13:18Z">
        <w:r>
          <w:rPr>
            <w:rFonts w:hint="default"/>
            <w:b w:val="0"/>
            <w:bCs w:val="0"/>
            <w:lang w:val="es-EC"/>
          </w:rPr>
          <w:t>egurida</w:t>
        </w:r>
      </w:ins>
      <w:ins w:id="1989" w:author="marpa" w:date="2026-10-25T14:13:19Z">
        <w:r>
          <w:rPr>
            <w:rFonts w:hint="default"/>
            <w:b w:val="0"/>
            <w:bCs w:val="0"/>
            <w:lang w:val="es-EC"/>
          </w:rPr>
          <w:t xml:space="preserve">d </w:t>
        </w:r>
      </w:ins>
      <w:ins w:id="1990" w:author="marpa" w:date="2026-10-25T14:13:20Z">
        <w:r>
          <w:rPr>
            <w:rFonts w:hint="default"/>
            <w:b w:val="0"/>
            <w:bCs w:val="0"/>
            <w:lang w:val="es-EC"/>
          </w:rPr>
          <w:t>de la</w:t>
        </w:r>
      </w:ins>
      <w:ins w:id="1991" w:author="marpa" w:date="2026-10-25T14:13:21Z">
        <w:r>
          <w:rPr>
            <w:rFonts w:hint="default"/>
            <w:b w:val="0"/>
            <w:bCs w:val="0"/>
            <w:lang w:val="es-EC"/>
          </w:rPr>
          <w:t>s conex</w:t>
        </w:r>
      </w:ins>
      <w:ins w:id="1992" w:author="marpa" w:date="2026-10-25T14:13:22Z">
        <w:r>
          <w:rPr>
            <w:rFonts w:hint="default"/>
            <w:b w:val="0"/>
            <w:bCs w:val="0"/>
            <w:lang w:val="es-EC"/>
          </w:rPr>
          <w:t>iones</w:t>
        </w:r>
      </w:ins>
      <w:ins w:id="1993" w:author="marpa" w:date="2026-10-25T14:13:26Z">
        <w:r>
          <w:rPr>
            <w:rFonts w:hint="default"/>
            <w:b w:val="0"/>
            <w:bCs w:val="0"/>
            <w:lang w:val="es-EC"/>
          </w:rPr>
          <w:t xml:space="preserve"> exte</w:t>
        </w:r>
      </w:ins>
      <w:ins w:id="1994" w:author="marpa" w:date="2026-10-25T14:13:27Z">
        <w:r>
          <w:rPr>
            <w:rFonts w:hint="default"/>
            <w:b w:val="0"/>
            <w:bCs w:val="0"/>
            <w:lang w:val="es-EC"/>
          </w:rPr>
          <w:t xml:space="preserve">rnas </w:t>
        </w:r>
      </w:ins>
      <w:ins w:id="1995" w:author="marpa" w:date="2026-10-25T14:13:28Z">
        <w:r>
          <w:rPr>
            <w:rFonts w:hint="default"/>
            <w:b w:val="0"/>
            <w:bCs w:val="0"/>
            <w:lang w:val="es-EC"/>
          </w:rPr>
          <w:t>haci</w:t>
        </w:r>
      </w:ins>
      <w:ins w:id="1996" w:author="marpa" w:date="2026-10-25T14:13:29Z">
        <w:r>
          <w:rPr>
            <w:rFonts w:hint="default"/>
            <w:b w:val="0"/>
            <w:bCs w:val="0"/>
            <w:lang w:val="es-EC"/>
          </w:rPr>
          <w:t>a</w:t>
        </w:r>
      </w:ins>
      <w:ins w:id="1997" w:author="marpa" w:date="2026-10-25T14:13:22Z">
        <w:r>
          <w:rPr>
            <w:rFonts w:hint="default"/>
            <w:b w:val="0"/>
            <w:bCs w:val="0"/>
            <w:lang w:val="es-EC"/>
          </w:rPr>
          <w:t xml:space="preserve"> </w:t>
        </w:r>
      </w:ins>
      <w:ins w:id="1998" w:author="marpa" w:date="2026-10-25T14:13:29Z">
        <w:r>
          <w:rPr>
            <w:rFonts w:hint="default"/>
            <w:b w:val="0"/>
            <w:bCs w:val="0"/>
            <w:lang w:val="es-EC"/>
          </w:rPr>
          <w:t>e</w:t>
        </w:r>
      </w:ins>
      <w:ins w:id="1999" w:author="marpa" w:date="2026-10-25T14:13:22Z">
        <w:r>
          <w:rPr>
            <w:rFonts w:hint="default"/>
            <w:b w:val="0"/>
            <w:bCs w:val="0"/>
            <w:lang w:val="es-EC"/>
          </w:rPr>
          <w:t>l</w:t>
        </w:r>
      </w:ins>
      <w:ins w:id="2000" w:author="marpa" w:date="2026-10-25T14:13:23Z">
        <w:r>
          <w:rPr>
            <w:rFonts w:hint="default"/>
            <w:b w:val="0"/>
            <w:bCs w:val="0"/>
            <w:lang w:val="es-EC"/>
          </w:rPr>
          <w:t xml:space="preserve"> servido</w:t>
        </w:r>
      </w:ins>
      <w:ins w:id="2001" w:author="marpa" w:date="2026-10-25T14:13:24Z">
        <w:r>
          <w:rPr>
            <w:rFonts w:hint="default"/>
            <w:b w:val="0"/>
            <w:bCs w:val="0"/>
            <w:lang w:val="es-EC"/>
          </w:rPr>
          <w:t>r</w:t>
        </w:r>
      </w:ins>
      <w:ins w:id="2002" w:author="marpa" w:date="2026-10-25T14:13:31Z">
        <w:r>
          <w:rPr>
            <w:rFonts w:hint="default"/>
            <w:b w:val="0"/>
            <w:bCs w:val="0"/>
            <w:lang w:val="es-EC"/>
          </w:rPr>
          <w:t>.</w:t>
        </w:r>
      </w:ins>
    </w:p>
    <w:p w14:paraId="7781684D">
      <w:pPr>
        <w:numPr>
          <w:ilvl w:val="0"/>
          <w:numId w:val="2"/>
          <w:ins w:id="2004" w:author="marpa" w:date="2026-10-25T14:11:11Z"/>
        </w:numPr>
        <w:ind w:left="420" w:hanging="420"/>
        <w:rPr>
          <w:ins w:id="2005" w:author="marpa" w:date="2026-10-25T14:08:52Z"/>
          <w:rFonts w:hint="default"/>
          <w:b/>
          <w:bCs/>
          <w:lang w:val="es-EC"/>
          <w:rPrChange w:id="2006" w:author="marpa" w:date="2026-10-25T14:11:41Z">
            <w:rPr>
              <w:ins w:id="2007" w:author="marpa" w:date="2026-10-25T14:08:52Z"/>
              <w:rFonts w:hint="default"/>
              <w:lang w:val="es-EC"/>
            </w:rPr>
          </w:rPrChange>
        </w:rPr>
        <w:pPrChange w:id="2003" w:author="marpa" w:date="2026-10-25T14:11:11Z">
          <w:pPr/>
        </w:pPrChange>
      </w:pPr>
      <w:ins w:id="2008" w:author="marpa" w:date="2026-10-25T14:14:47Z">
        <w:r>
          <w:rPr>
            <w:rFonts w:hint="default"/>
            <w:b/>
            <w:bCs/>
            <w:lang w:val="es-EC"/>
          </w:rPr>
          <w:t>Sesi</w:t>
        </w:r>
      </w:ins>
      <w:ins w:id="2009" w:author="marpa" w:date="2026-10-25T14:14:48Z">
        <w:r>
          <w:rPr>
            <w:rFonts w:hint="default"/>
            <w:b/>
            <w:bCs/>
            <w:lang w:val="es-EC"/>
          </w:rPr>
          <w:t>ón:</w:t>
        </w:r>
      </w:ins>
      <w:ins w:id="2010" w:author="marpa" w:date="2026-10-25T14:14:49Z">
        <w:r>
          <w:rPr>
            <w:rFonts w:hint="default"/>
            <w:b w:val="0"/>
            <w:bCs w:val="0"/>
            <w:lang w:val="es-EC"/>
          </w:rPr>
          <w:t xml:space="preserve"> Entid</w:t>
        </w:r>
      </w:ins>
      <w:ins w:id="2011" w:author="marpa" w:date="2026-10-25T14:14:50Z">
        <w:r>
          <w:rPr>
            <w:rFonts w:hint="default"/>
            <w:b w:val="0"/>
            <w:bCs w:val="0"/>
            <w:lang w:val="es-EC"/>
          </w:rPr>
          <w:t xml:space="preserve">ad </w:t>
        </w:r>
      </w:ins>
      <w:ins w:id="2012" w:author="marpa" w:date="2026-10-25T14:14:56Z">
        <w:r>
          <w:rPr>
            <w:rFonts w:hint="default"/>
            <w:b w:val="0"/>
            <w:bCs w:val="0"/>
            <w:lang w:val="es-EC"/>
          </w:rPr>
          <w:t>que ma</w:t>
        </w:r>
      </w:ins>
      <w:ins w:id="2013" w:author="marpa" w:date="2026-10-25T14:14:57Z">
        <w:r>
          <w:rPr>
            <w:rFonts w:hint="default"/>
            <w:b w:val="0"/>
            <w:bCs w:val="0"/>
            <w:lang w:val="es-EC"/>
          </w:rPr>
          <w:t>neja</w:t>
        </w:r>
      </w:ins>
      <w:ins w:id="2014" w:author="marpa" w:date="2026-10-25T14:14:58Z">
        <w:r>
          <w:rPr>
            <w:rFonts w:hint="default"/>
            <w:b w:val="0"/>
            <w:bCs w:val="0"/>
            <w:lang w:val="es-EC"/>
          </w:rPr>
          <w:t xml:space="preserve"> los dato</w:t>
        </w:r>
      </w:ins>
      <w:ins w:id="2015" w:author="marpa" w:date="2026-10-25T14:14:59Z">
        <w:r>
          <w:rPr>
            <w:rFonts w:hint="default"/>
            <w:b w:val="0"/>
            <w:bCs w:val="0"/>
            <w:lang w:val="es-EC"/>
          </w:rPr>
          <w:t xml:space="preserve">s de </w:t>
        </w:r>
      </w:ins>
      <w:ins w:id="2016" w:author="marpa" w:date="2026-10-25T14:15:00Z">
        <w:r>
          <w:rPr>
            <w:rFonts w:hint="default"/>
            <w:b w:val="0"/>
            <w:bCs w:val="0"/>
            <w:lang w:val="es-EC"/>
          </w:rPr>
          <w:t>una s</w:t>
        </w:r>
      </w:ins>
      <w:ins w:id="2017" w:author="marpa" w:date="2026-10-25T14:15:01Z">
        <w:r>
          <w:rPr>
            <w:rFonts w:hint="default"/>
            <w:b w:val="0"/>
            <w:bCs w:val="0"/>
            <w:lang w:val="es-EC"/>
          </w:rPr>
          <w:t>esión</w:t>
        </w:r>
      </w:ins>
      <w:ins w:id="2018" w:author="marpa" w:date="2026-10-25T14:15:02Z">
        <w:r>
          <w:rPr>
            <w:rFonts w:hint="default"/>
            <w:b w:val="0"/>
            <w:bCs w:val="0"/>
            <w:lang w:val="es-EC"/>
          </w:rPr>
          <w:t xml:space="preserve">a </w:t>
        </w:r>
      </w:ins>
      <w:ins w:id="2019" w:author="marpa" w:date="2026-10-25T14:15:03Z">
        <w:r>
          <w:rPr>
            <w:rFonts w:hint="default"/>
            <w:b w:val="0"/>
            <w:bCs w:val="0"/>
            <w:lang w:val="es-EC"/>
          </w:rPr>
          <w:t>act</w:t>
        </w:r>
      </w:ins>
      <w:ins w:id="2020" w:author="marpa" w:date="2026-10-25T14:15:04Z">
        <w:r>
          <w:rPr>
            <w:rFonts w:hint="default"/>
            <w:b w:val="0"/>
            <w:bCs w:val="0"/>
            <w:lang w:val="es-EC"/>
          </w:rPr>
          <w:t>iva de</w:t>
        </w:r>
      </w:ins>
      <w:ins w:id="2021" w:author="marpa" w:date="2026-10-25T14:15:05Z">
        <w:r>
          <w:rPr>
            <w:rFonts w:hint="default"/>
            <w:b w:val="0"/>
            <w:bCs w:val="0"/>
            <w:lang w:val="es-EC"/>
          </w:rPr>
          <w:t xml:space="preserve"> </w:t>
        </w:r>
      </w:ins>
      <w:ins w:id="2022" w:author="marpa" w:date="2026-10-25T14:15:07Z">
        <w:r>
          <w:rPr>
            <w:rFonts w:hint="default"/>
            <w:b w:val="0"/>
            <w:bCs w:val="0"/>
            <w:lang w:val="es-EC"/>
          </w:rPr>
          <w:t>un clie</w:t>
        </w:r>
      </w:ins>
      <w:ins w:id="2023" w:author="marpa" w:date="2026-10-25T14:15:08Z">
        <w:r>
          <w:rPr>
            <w:rFonts w:hint="default"/>
            <w:b w:val="0"/>
            <w:bCs w:val="0"/>
            <w:lang w:val="es-EC"/>
          </w:rPr>
          <w:t>nte.</w:t>
        </w:r>
      </w:ins>
    </w:p>
    <w:p w14:paraId="4F8CF671">
      <w:pPr>
        <w:pStyle w:val="6"/>
        <w:rPr>
          <w:ins w:id="2024" w:author="marpa" w:date="2026-10-25T14:13:47Z"/>
          <w:rFonts w:hint="default"/>
          <w:lang w:val="es-EC"/>
        </w:rPr>
      </w:pPr>
      <w:ins w:id="2025" w:author="marpa" w:date="2026-10-25T14:13:47Z">
        <w:bookmarkStart w:id="87" w:name="_Toc26883"/>
        <w:bookmarkStart w:id="88" w:name="_Toc5940"/>
        <w:r>
          <w:rPr/>
          <w:t xml:space="preserve">Tabla 5. Clase </w:t>
        </w:r>
      </w:ins>
      <w:ins w:id="2026" w:author="marpa" w:date="2026-10-25T14:15:47Z">
        <w:r>
          <w:rPr>
            <w:rFonts w:hint="default"/>
            <w:b w:val="0"/>
            <w:bCs w:val="0"/>
            <w:lang w:val="es-EC"/>
            <w:rPrChange w:id="2027" w:author="marpa" w:date="2026-10-25T14:15:48Z">
              <w:rPr>
                <w:rFonts w:hint="default"/>
                <w:b/>
                <w:bCs/>
                <w:lang w:val="es-EC"/>
              </w:rPr>
            </w:rPrChange>
          </w:rPr>
          <w:t>AdministradorCredenciales</w:t>
        </w:r>
        <w:bookmarkEnd w:id="87"/>
        <w:bookmarkEnd w:id="88"/>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3D6B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028" w:author="marpa" w:date="2026-10-25T14:14:09Z"/>
        </w:trPr>
        <w:tc>
          <w:tcPr>
            <w:tcW w:w="8494" w:type="dxa"/>
            <w:shd w:val="clear" w:color="auto" w:fill="D9D9D9"/>
          </w:tcPr>
          <w:p w14:paraId="64504D88">
            <w:pPr>
              <w:spacing w:before="0" w:after="0" w:line="240" w:lineRule="auto"/>
              <w:rPr>
                <w:ins w:id="2029" w:author="marpa" w:date="2026-10-25T14:16:18Z"/>
                <w:rFonts w:hint="default" w:ascii="Courier New" w:hAnsi="Courier New" w:eastAsia="Courier New" w:cs="Courier New"/>
                <w:color w:val="000000"/>
                <w:sz w:val="16"/>
                <w:szCs w:val="16"/>
              </w:rPr>
            </w:pPr>
            <w:ins w:id="2030" w:author="marpa" w:date="2026-10-25T14:14:09Z">
              <w:r>
                <w:rPr>
                  <w:rFonts w:hint="default" w:ascii="Courier New" w:hAnsi="Courier New" w:eastAsia="Courier New" w:cs="Courier New"/>
                  <w:color w:val="000000"/>
                  <w:sz w:val="16"/>
                  <w:szCs w:val="16"/>
                </w:rPr>
                <w:t xml:space="preserve">  </w:t>
              </w:r>
            </w:ins>
            <w:ins w:id="2031" w:author="marpa" w:date="2026-10-25T14:16:18Z">
              <w:r>
                <w:rPr>
                  <w:rFonts w:hint="default" w:ascii="Courier New" w:hAnsi="Courier New" w:eastAsia="Courier New" w:cs="Courier New"/>
                  <w:color w:val="000000"/>
                  <w:sz w:val="16"/>
                  <w:szCs w:val="16"/>
                </w:rPr>
                <w:t>package ec.edu.monster.seguridad;</w:t>
              </w:r>
            </w:ins>
          </w:p>
          <w:p w14:paraId="4677064F">
            <w:pPr>
              <w:spacing w:before="0" w:after="0" w:line="240" w:lineRule="auto"/>
              <w:rPr>
                <w:ins w:id="2032" w:author="marpa" w:date="2026-10-25T14:16:18Z"/>
                <w:rFonts w:hint="default" w:ascii="Courier New" w:hAnsi="Courier New" w:eastAsia="Courier New" w:cs="Courier New"/>
                <w:color w:val="000000"/>
                <w:sz w:val="16"/>
                <w:szCs w:val="16"/>
              </w:rPr>
            </w:pPr>
          </w:p>
          <w:p w14:paraId="041675F4">
            <w:pPr>
              <w:spacing w:before="0" w:after="0" w:line="240" w:lineRule="auto"/>
              <w:rPr>
                <w:ins w:id="2033" w:author="marpa" w:date="2026-10-25T14:16:18Z"/>
                <w:rFonts w:hint="default" w:ascii="Courier New" w:hAnsi="Courier New" w:eastAsia="Courier New" w:cs="Courier New"/>
                <w:color w:val="000000"/>
                <w:sz w:val="16"/>
                <w:szCs w:val="16"/>
              </w:rPr>
            </w:pPr>
            <w:ins w:id="2034" w:author="marpa" w:date="2026-10-25T14:16:18Z">
              <w:r>
                <w:rPr>
                  <w:rFonts w:hint="default" w:ascii="Courier New" w:hAnsi="Courier New" w:eastAsia="Courier New" w:cs="Courier New"/>
                  <w:color w:val="000000"/>
                  <w:sz w:val="16"/>
                  <w:szCs w:val="16"/>
                </w:rPr>
                <w:t>public final class AdministradorCredenciales {</w:t>
              </w:r>
            </w:ins>
          </w:p>
          <w:p w14:paraId="124E83EC">
            <w:pPr>
              <w:spacing w:before="0" w:after="0" w:line="240" w:lineRule="auto"/>
              <w:rPr>
                <w:ins w:id="2035" w:author="marpa" w:date="2026-10-25T14:16:18Z"/>
                <w:rFonts w:hint="default" w:ascii="Courier New" w:hAnsi="Courier New" w:eastAsia="Courier New" w:cs="Courier New"/>
                <w:color w:val="000000"/>
                <w:sz w:val="16"/>
                <w:szCs w:val="16"/>
              </w:rPr>
            </w:pPr>
          </w:p>
          <w:p w14:paraId="1FEBEC88">
            <w:pPr>
              <w:spacing w:before="0" w:after="0" w:line="240" w:lineRule="auto"/>
              <w:rPr>
                <w:ins w:id="2036" w:author="marpa" w:date="2026-10-25T14:16:18Z"/>
                <w:rFonts w:hint="default" w:ascii="Courier New" w:hAnsi="Courier New" w:eastAsia="Courier New" w:cs="Courier New"/>
                <w:color w:val="000000"/>
                <w:sz w:val="16"/>
                <w:szCs w:val="16"/>
              </w:rPr>
            </w:pPr>
            <w:ins w:id="2037" w:author="marpa" w:date="2026-10-25T14:16:18Z">
              <w:r>
                <w:rPr>
                  <w:rFonts w:hint="default" w:ascii="Courier New" w:hAnsi="Courier New" w:eastAsia="Courier New" w:cs="Courier New"/>
                  <w:color w:val="000000"/>
                  <w:sz w:val="16"/>
                  <w:szCs w:val="16"/>
                </w:rPr>
                <w:t xml:space="preserve">    private static final String USUARIO = "MONSTER";</w:t>
              </w:r>
            </w:ins>
          </w:p>
          <w:p w14:paraId="02A83B1A">
            <w:pPr>
              <w:spacing w:before="0" w:after="0" w:line="240" w:lineRule="auto"/>
              <w:rPr>
                <w:ins w:id="2038" w:author="marpa" w:date="2026-10-25T14:16:18Z"/>
                <w:rFonts w:hint="default" w:ascii="Courier New" w:hAnsi="Courier New" w:eastAsia="Courier New" w:cs="Courier New"/>
                <w:color w:val="000000"/>
                <w:sz w:val="16"/>
                <w:szCs w:val="16"/>
              </w:rPr>
            </w:pPr>
            <w:ins w:id="2039" w:author="marpa" w:date="2026-10-25T14:16:18Z">
              <w:r>
                <w:rPr>
                  <w:rFonts w:hint="default" w:ascii="Courier New" w:hAnsi="Courier New" w:eastAsia="Courier New" w:cs="Courier New"/>
                  <w:color w:val="000000"/>
                  <w:sz w:val="16"/>
                  <w:szCs w:val="16"/>
                </w:rPr>
                <w:t xml:space="preserve">    private static String contrasenia = "MONSTER9";</w:t>
              </w:r>
            </w:ins>
          </w:p>
          <w:p w14:paraId="2AE5828B">
            <w:pPr>
              <w:spacing w:before="0" w:after="0" w:line="240" w:lineRule="auto"/>
              <w:rPr>
                <w:ins w:id="2040" w:author="marpa" w:date="2026-10-25T14:16:18Z"/>
                <w:rFonts w:hint="default" w:ascii="Courier New" w:hAnsi="Courier New" w:eastAsia="Courier New" w:cs="Courier New"/>
                <w:color w:val="000000"/>
                <w:sz w:val="16"/>
                <w:szCs w:val="16"/>
              </w:rPr>
            </w:pPr>
          </w:p>
          <w:p w14:paraId="4E564497">
            <w:pPr>
              <w:spacing w:before="0" w:after="0" w:line="240" w:lineRule="auto"/>
              <w:rPr>
                <w:ins w:id="2041" w:author="marpa" w:date="2026-10-25T14:16:18Z"/>
                <w:rFonts w:hint="default" w:ascii="Courier New" w:hAnsi="Courier New" w:eastAsia="Courier New" w:cs="Courier New"/>
                <w:color w:val="000000"/>
                <w:sz w:val="16"/>
                <w:szCs w:val="16"/>
              </w:rPr>
            </w:pPr>
            <w:ins w:id="2042" w:author="marpa" w:date="2026-10-25T14:16:18Z">
              <w:r>
                <w:rPr>
                  <w:rFonts w:hint="default" w:ascii="Courier New" w:hAnsi="Courier New" w:eastAsia="Courier New" w:cs="Courier New"/>
                  <w:color w:val="000000"/>
                  <w:sz w:val="16"/>
                  <w:szCs w:val="16"/>
                </w:rPr>
                <w:t xml:space="preserve">    private AdministradorCredenciales() {</w:t>
              </w:r>
            </w:ins>
          </w:p>
          <w:p w14:paraId="079C824A">
            <w:pPr>
              <w:spacing w:before="0" w:after="0" w:line="240" w:lineRule="auto"/>
              <w:rPr>
                <w:ins w:id="2043" w:author="marpa" w:date="2026-10-25T14:16:18Z"/>
                <w:rFonts w:hint="default" w:ascii="Courier New" w:hAnsi="Courier New" w:eastAsia="Courier New" w:cs="Courier New"/>
                <w:color w:val="000000"/>
                <w:sz w:val="16"/>
                <w:szCs w:val="16"/>
              </w:rPr>
            </w:pPr>
            <w:ins w:id="2044" w:author="marpa" w:date="2026-10-25T14:16:18Z">
              <w:r>
                <w:rPr>
                  <w:rFonts w:hint="default" w:ascii="Courier New" w:hAnsi="Courier New" w:eastAsia="Courier New" w:cs="Courier New"/>
                  <w:color w:val="000000"/>
                  <w:sz w:val="16"/>
                  <w:szCs w:val="16"/>
                </w:rPr>
                <w:t xml:space="preserve">    }</w:t>
              </w:r>
            </w:ins>
          </w:p>
          <w:p w14:paraId="0E8E06A7">
            <w:pPr>
              <w:spacing w:before="0" w:after="0" w:line="240" w:lineRule="auto"/>
              <w:rPr>
                <w:ins w:id="2045" w:author="marpa" w:date="2026-10-25T14:16:18Z"/>
                <w:rFonts w:hint="default" w:ascii="Courier New" w:hAnsi="Courier New" w:eastAsia="Courier New" w:cs="Courier New"/>
                <w:color w:val="000000"/>
                <w:sz w:val="16"/>
                <w:szCs w:val="16"/>
              </w:rPr>
            </w:pPr>
          </w:p>
          <w:p w14:paraId="089FAC02">
            <w:pPr>
              <w:spacing w:before="0" w:after="0" w:line="240" w:lineRule="auto"/>
              <w:rPr>
                <w:ins w:id="2046" w:author="marpa" w:date="2026-10-25T14:16:18Z"/>
                <w:rFonts w:hint="default" w:ascii="Courier New" w:hAnsi="Courier New" w:eastAsia="Courier New" w:cs="Courier New"/>
                <w:color w:val="000000"/>
                <w:sz w:val="16"/>
                <w:szCs w:val="16"/>
              </w:rPr>
            </w:pPr>
            <w:ins w:id="2047" w:author="marpa" w:date="2026-10-25T14:16:18Z">
              <w:r>
                <w:rPr>
                  <w:rFonts w:hint="default" w:ascii="Courier New" w:hAnsi="Courier New" w:eastAsia="Courier New" w:cs="Courier New"/>
                  <w:color w:val="000000"/>
                  <w:sz w:val="16"/>
                  <w:szCs w:val="16"/>
                </w:rPr>
                <w:t xml:space="preserve">    public static synchronized boolean validarCredenciales(String usuario, String contraseniaIngresada) {</w:t>
              </w:r>
            </w:ins>
          </w:p>
          <w:p w14:paraId="5C9EDD65">
            <w:pPr>
              <w:spacing w:before="0" w:after="0" w:line="240" w:lineRule="auto"/>
              <w:rPr>
                <w:ins w:id="2048" w:author="marpa" w:date="2026-10-25T14:16:18Z"/>
                <w:rFonts w:hint="default" w:ascii="Courier New" w:hAnsi="Courier New" w:eastAsia="Courier New" w:cs="Courier New"/>
                <w:color w:val="000000"/>
                <w:sz w:val="16"/>
                <w:szCs w:val="16"/>
              </w:rPr>
            </w:pPr>
            <w:ins w:id="2049" w:author="marpa" w:date="2026-10-25T14:16:18Z">
              <w:r>
                <w:rPr>
                  <w:rFonts w:hint="default" w:ascii="Courier New" w:hAnsi="Courier New" w:eastAsia="Courier New" w:cs="Courier New"/>
                  <w:color w:val="000000"/>
                  <w:sz w:val="16"/>
                  <w:szCs w:val="16"/>
                </w:rPr>
                <w:t xml:space="preserve">        return USUARIO.equals(usuario) &amp;&amp; contrasenia.equals(contraseniaIngresada);</w:t>
              </w:r>
            </w:ins>
          </w:p>
          <w:p w14:paraId="6915CB9C">
            <w:pPr>
              <w:spacing w:before="0" w:after="0" w:line="240" w:lineRule="auto"/>
              <w:rPr>
                <w:ins w:id="2050" w:author="marpa" w:date="2026-10-25T14:16:18Z"/>
                <w:rFonts w:hint="default" w:ascii="Courier New" w:hAnsi="Courier New" w:eastAsia="Courier New" w:cs="Courier New"/>
                <w:color w:val="000000"/>
                <w:sz w:val="16"/>
                <w:szCs w:val="16"/>
              </w:rPr>
            </w:pPr>
            <w:ins w:id="2051" w:author="marpa" w:date="2026-10-25T14:16:18Z">
              <w:r>
                <w:rPr>
                  <w:rFonts w:hint="default" w:ascii="Courier New" w:hAnsi="Courier New" w:eastAsia="Courier New" w:cs="Courier New"/>
                  <w:color w:val="000000"/>
                  <w:sz w:val="16"/>
                  <w:szCs w:val="16"/>
                </w:rPr>
                <w:t xml:space="preserve">    }</w:t>
              </w:r>
            </w:ins>
          </w:p>
          <w:p w14:paraId="53123EA0">
            <w:pPr>
              <w:spacing w:before="0" w:after="0" w:line="240" w:lineRule="auto"/>
              <w:rPr>
                <w:ins w:id="2052" w:author="marpa" w:date="2026-10-25T14:16:18Z"/>
                <w:rFonts w:hint="default" w:ascii="Courier New" w:hAnsi="Courier New" w:eastAsia="Courier New" w:cs="Courier New"/>
                <w:color w:val="000000"/>
                <w:sz w:val="16"/>
                <w:szCs w:val="16"/>
              </w:rPr>
            </w:pPr>
          </w:p>
          <w:p w14:paraId="5442CF74">
            <w:pPr>
              <w:spacing w:before="0" w:after="0" w:line="240" w:lineRule="auto"/>
              <w:rPr>
                <w:ins w:id="2053" w:author="marpa" w:date="2026-10-25T14:16:18Z"/>
                <w:rFonts w:hint="default" w:ascii="Courier New" w:hAnsi="Courier New" w:eastAsia="Courier New" w:cs="Courier New"/>
                <w:color w:val="000000"/>
                <w:sz w:val="16"/>
                <w:szCs w:val="16"/>
              </w:rPr>
            </w:pPr>
            <w:ins w:id="2054" w:author="marpa" w:date="2026-10-25T14:16:18Z">
              <w:r>
                <w:rPr>
                  <w:rFonts w:hint="default" w:ascii="Courier New" w:hAnsi="Courier New" w:eastAsia="Courier New" w:cs="Courier New"/>
                  <w:color w:val="000000"/>
                  <w:sz w:val="16"/>
                  <w:szCs w:val="16"/>
                </w:rPr>
                <w:t xml:space="preserve">    public static synchronized void cambiarContrasenia(String contraseniaActual, String contraseniaNueva) {</w:t>
              </w:r>
            </w:ins>
          </w:p>
          <w:p w14:paraId="586DC089">
            <w:pPr>
              <w:spacing w:before="0" w:after="0" w:line="240" w:lineRule="auto"/>
              <w:rPr>
                <w:ins w:id="2055" w:author="marpa" w:date="2026-10-25T14:16:18Z"/>
                <w:rFonts w:hint="default" w:ascii="Courier New" w:hAnsi="Courier New" w:eastAsia="Courier New" w:cs="Courier New"/>
                <w:color w:val="000000"/>
                <w:sz w:val="16"/>
                <w:szCs w:val="16"/>
              </w:rPr>
            </w:pPr>
            <w:ins w:id="2056" w:author="marpa" w:date="2026-10-25T14:16:18Z">
              <w:r>
                <w:rPr>
                  <w:rFonts w:hint="default" w:ascii="Courier New" w:hAnsi="Courier New" w:eastAsia="Courier New" w:cs="Courier New"/>
                  <w:color w:val="000000"/>
                  <w:sz w:val="16"/>
                  <w:szCs w:val="16"/>
                </w:rPr>
                <w:t xml:space="preserve">        if (!contrasenia.equals(contraseniaActual)) {</w:t>
              </w:r>
            </w:ins>
          </w:p>
          <w:p w14:paraId="32584D8B">
            <w:pPr>
              <w:spacing w:before="0" w:after="0" w:line="240" w:lineRule="auto"/>
              <w:rPr>
                <w:ins w:id="2057" w:author="marpa" w:date="2026-10-25T14:16:18Z"/>
                <w:rFonts w:hint="default" w:ascii="Courier New" w:hAnsi="Courier New" w:eastAsia="Courier New" w:cs="Courier New"/>
                <w:color w:val="000000"/>
                <w:sz w:val="16"/>
                <w:szCs w:val="16"/>
              </w:rPr>
            </w:pPr>
            <w:ins w:id="2058" w:author="marpa" w:date="2026-10-25T14:16:18Z">
              <w:r>
                <w:rPr>
                  <w:rFonts w:hint="default" w:ascii="Courier New" w:hAnsi="Courier New" w:eastAsia="Courier New" w:cs="Courier New"/>
                  <w:color w:val="000000"/>
                  <w:sz w:val="16"/>
                  <w:szCs w:val="16"/>
                </w:rPr>
                <w:t xml:space="preserve">            throw new RuntimeException("La contrasenia actual es incorrecta");</w:t>
              </w:r>
            </w:ins>
          </w:p>
          <w:p w14:paraId="61833A47">
            <w:pPr>
              <w:spacing w:before="0" w:after="0" w:line="240" w:lineRule="auto"/>
              <w:rPr>
                <w:ins w:id="2059" w:author="marpa" w:date="2026-10-25T14:16:18Z"/>
                <w:rFonts w:hint="default" w:ascii="Courier New" w:hAnsi="Courier New" w:eastAsia="Courier New" w:cs="Courier New"/>
                <w:color w:val="000000"/>
                <w:sz w:val="16"/>
                <w:szCs w:val="16"/>
              </w:rPr>
            </w:pPr>
            <w:ins w:id="2060" w:author="marpa" w:date="2026-10-25T14:16:18Z">
              <w:r>
                <w:rPr>
                  <w:rFonts w:hint="default" w:ascii="Courier New" w:hAnsi="Courier New" w:eastAsia="Courier New" w:cs="Courier New"/>
                  <w:color w:val="000000"/>
                  <w:sz w:val="16"/>
                  <w:szCs w:val="16"/>
                </w:rPr>
                <w:t xml:space="preserve">        }</w:t>
              </w:r>
            </w:ins>
          </w:p>
          <w:p w14:paraId="582D8D36">
            <w:pPr>
              <w:spacing w:before="0" w:after="0" w:line="240" w:lineRule="auto"/>
              <w:rPr>
                <w:ins w:id="2061" w:author="marpa" w:date="2026-10-25T14:16:18Z"/>
                <w:rFonts w:hint="default" w:ascii="Courier New" w:hAnsi="Courier New" w:eastAsia="Courier New" w:cs="Courier New"/>
                <w:color w:val="000000"/>
                <w:sz w:val="16"/>
                <w:szCs w:val="16"/>
              </w:rPr>
            </w:pPr>
          </w:p>
          <w:p w14:paraId="0E1A646C">
            <w:pPr>
              <w:spacing w:before="0" w:after="0" w:line="240" w:lineRule="auto"/>
              <w:rPr>
                <w:ins w:id="2062" w:author="marpa" w:date="2026-10-25T14:16:18Z"/>
                <w:rFonts w:hint="default" w:ascii="Courier New" w:hAnsi="Courier New" w:eastAsia="Courier New" w:cs="Courier New"/>
                <w:color w:val="000000"/>
                <w:sz w:val="16"/>
                <w:szCs w:val="16"/>
              </w:rPr>
            </w:pPr>
            <w:ins w:id="2063" w:author="marpa" w:date="2026-10-25T14:16:18Z">
              <w:r>
                <w:rPr>
                  <w:rFonts w:hint="default" w:ascii="Courier New" w:hAnsi="Courier New" w:eastAsia="Courier New" w:cs="Courier New"/>
                  <w:color w:val="000000"/>
                  <w:sz w:val="16"/>
                  <w:szCs w:val="16"/>
                </w:rPr>
                <w:t xml:space="preserve">        if (contraseniaNueva == null || contraseniaNueva.isBlank()) {</w:t>
              </w:r>
            </w:ins>
          </w:p>
          <w:p w14:paraId="36D99007">
            <w:pPr>
              <w:spacing w:before="0" w:after="0" w:line="240" w:lineRule="auto"/>
              <w:rPr>
                <w:ins w:id="2064" w:author="marpa" w:date="2026-10-25T14:16:18Z"/>
                <w:rFonts w:hint="default" w:ascii="Courier New" w:hAnsi="Courier New" w:eastAsia="Courier New" w:cs="Courier New"/>
                <w:color w:val="000000"/>
                <w:sz w:val="16"/>
                <w:szCs w:val="16"/>
              </w:rPr>
            </w:pPr>
            <w:ins w:id="2065" w:author="marpa" w:date="2026-10-25T14:16:18Z">
              <w:r>
                <w:rPr>
                  <w:rFonts w:hint="default" w:ascii="Courier New" w:hAnsi="Courier New" w:eastAsia="Courier New" w:cs="Courier New"/>
                  <w:color w:val="000000"/>
                  <w:sz w:val="16"/>
                  <w:szCs w:val="16"/>
                </w:rPr>
                <w:t xml:space="preserve">            throw new RuntimeException("La nueva contrasenia es obligatoria");</w:t>
              </w:r>
            </w:ins>
          </w:p>
          <w:p w14:paraId="29AC8268">
            <w:pPr>
              <w:spacing w:before="0" w:after="0" w:line="240" w:lineRule="auto"/>
              <w:rPr>
                <w:ins w:id="2066" w:author="marpa" w:date="2026-10-25T14:16:18Z"/>
                <w:rFonts w:hint="default" w:ascii="Courier New" w:hAnsi="Courier New" w:eastAsia="Courier New" w:cs="Courier New"/>
                <w:color w:val="000000"/>
                <w:sz w:val="16"/>
                <w:szCs w:val="16"/>
              </w:rPr>
            </w:pPr>
            <w:ins w:id="2067" w:author="marpa" w:date="2026-10-25T14:16:18Z">
              <w:r>
                <w:rPr>
                  <w:rFonts w:hint="default" w:ascii="Courier New" w:hAnsi="Courier New" w:eastAsia="Courier New" w:cs="Courier New"/>
                  <w:color w:val="000000"/>
                  <w:sz w:val="16"/>
                  <w:szCs w:val="16"/>
                </w:rPr>
                <w:t xml:space="preserve">        }</w:t>
              </w:r>
            </w:ins>
          </w:p>
          <w:p w14:paraId="3E866D17">
            <w:pPr>
              <w:spacing w:before="0" w:after="0" w:line="240" w:lineRule="auto"/>
              <w:rPr>
                <w:ins w:id="2068" w:author="marpa" w:date="2026-10-25T14:16:18Z"/>
                <w:rFonts w:hint="default" w:ascii="Courier New" w:hAnsi="Courier New" w:eastAsia="Courier New" w:cs="Courier New"/>
                <w:color w:val="000000"/>
                <w:sz w:val="16"/>
                <w:szCs w:val="16"/>
              </w:rPr>
            </w:pPr>
          </w:p>
          <w:p w14:paraId="5B5E301B">
            <w:pPr>
              <w:spacing w:before="0" w:after="0" w:line="240" w:lineRule="auto"/>
              <w:rPr>
                <w:ins w:id="2069" w:author="marpa" w:date="2026-10-25T14:16:18Z"/>
                <w:rFonts w:hint="default" w:ascii="Courier New" w:hAnsi="Courier New" w:eastAsia="Courier New" w:cs="Courier New"/>
                <w:color w:val="000000"/>
                <w:sz w:val="16"/>
                <w:szCs w:val="16"/>
              </w:rPr>
            </w:pPr>
            <w:ins w:id="2070" w:author="marpa" w:date="2026-10-25T14:16:18Z">
              <w:r>
                <w:rPr>
                  <w:rFonts w:hint="default" w:ascii="Courier New" w:hAnsi="Courier New" w:eastAsia="Courier New" w:cs="Courier New"/>
                  <w:color w:val="000000"/>
                  <w:sz w:val="16"/>
                  <w:szCs w:val="16"/>
                </w:rPr>
                <w:t xml:space="preserve">        contrasenia = contraseniaNueva;</w:t>
              </w:r>
            </w:ins>
          </w:p>
          <w:p w14:paraId="2204266F">
            <w:pPr>
              <w:spacing w:before="0" w:after="0" w:line="240" w:lineRule="auto"/>
              <w:rPr>
                <w:ins w:id="2071" w:author="marpa" w:date="2026-10-25T14:16:18Z"/>
                <w:rFonts w:hint="default" w:ascii="Courier New" w:hAnsi="Courier New" w:eastAsia="Courier New" w:cs="Courier New"/>
                <w:color w:val="000000"/>
                <w:sz w:val="16"/>
                <w:szCs w:val="16"/>
              </w:rPr>
            </w:pPr>
            <w:ins w:id="2072" w:author="marpa" w:date="2026-10-25T14:16:18Z">
              <w:r>
                <w:rPr>
                  <w:rFonts w:hint="default" w:ascii="Courier New" w:hAnsi="Courier New" w:eastAsia="Courier New" w:cs="Courier New"/>
                  <w:color w:val="000000"/>
                  <w:sz w:val="16"/>
                  <w:szCs w:val="16"/>
                </w:rPr>
                <w:t xml:space="preserve">    }</w:t>
              </w:r>
            </w:ins>
          </w:p>
          <w:p w14:paraId="3DA7AB4D">
            <w:pPr>
              <w:spacing w:before="0" w:after="0" w:line="240" w:lineRule="auto"/>
              <w:rPr>
                <w:ins w:id="2073" w:author="marpa" w:date="2026-10-25T14:14:09Z"/>
                <w:rFonts w:ascii="Courier New" w:hAnsi="Courier New" w:eastAsia="Courier New" w:cs="Courier New"/>
                <w:color w:val="000000"/>
                <w:sz w:val="16"/>
                <w:szCs w:val="16"/>
              </w:rPr>
            </w:pPr>
            <w:ins w:id="2074" w:author="marpa" w:date="2026-10-25T14:16:18Z">
              <w:r>
                <w:rPr>
                  <w:rFonts w:hint="default" w:ascii="Courier New" w:hAnsi="Courier New" w:eastAsia="Courier New" w:cs="Courier New"/>
                  <w:color w:val="000000"/>
                  <w:sz w:val="16"/>
                  <w:szCs w:val="16"/>
                </w:rPr>
                <w:t>}</w:t>
              </w:r>
            </w:ins>
            <w:ins w:id="2075" w:author="marpa" w:date="2026-10-25T14:14:09Z">
              <w:r>
                <w:rPr>
                  <w:rFonts w:hint="default" w:ascii="Courier New" w:hAnsi="Courier New" w:eastAsia="Courier New" w:cs="Courier New"/>
                  <w:color w:val="000000"/>
                  <w:sz w:val="16"/>
                  <w:szCs w:val="16"/>
                </w:rPr>
                <w:t xml:space="preserve">  </w:t>
              </w:r>
            </w:ins>
          </w:p>
        </w:tc>
      </w:tr>
    </w:tbl>
    <w:p w14:paraId="7BB84582">
      <w:pPr>
        <w:pStyle w:val="6"/>
        <w:rPr>
          <w:ins w:id="2076" w:author="marpa" w:date="2026-10-25T14:14:33Z"/>
          <w:rFonts w:hint="default"/>
          <w:lang w:val="es-EC"/>
        </w:rPr>
      </w:pPr>
      <w:ins w:id="2077" w:author="marpa" w:date="2026-10-25T14:14:33Z">
        <w:bookmarkStart w:id="89" w:name="_Toc11718"/>
        <w:bookmarkStart w:id="90" w:name="_Toc7172"/>
        <w:r>
          <w:rPr/>
          <w:t xml:space="preserve">Tabla </w:t>
        </w:r>
      </w:ins>
      <w:ins w:id="2078" w:author="marpa" w:date="2026-10-25T14:14:39Z">
        <w:r>
          <w:rPr>
            <w:rFonts w:hint="default"/>
            <w:lang w:val="es-EC"/>
          </w:rPr>
          <w:t>6</w:t>
        </w:r>
      </w:ins>
      <w:ins w:id="2079" w:author="marpa" w:date="2026-10-25T14:14:33Z">
        <w:r>
          <w:rPr/>
          <w:t xml:space="preserve">. Clase </w:t>
        </w:r>
      </w:ins>
      <w:ins w:id="2080" w:author="marpa" w:date="2026-10-25T14:15:51Z">
        <w:r>
          <w:rPr>
            <w:rFonts w:hint="default"/>
            <w:b w:val="0"/>
            <w:bCs w:val="0"/>
            <w:lang w:val="es-EC"/>
            <w:rPrChange w:id="2081" w:author="marpa" w:date="2026-10-25T14:15:53Z">
              <w:rPr>
                <w:rFonts w:hint="default"/>
                <w:b/>
                <w:bCs/>
                <w:lang w:val="es-EC"/>
              </w:rPr>
            </w:rPrChange>
          </w:rPr>
          <w:t>AdministradorTokens</w:t>
        </w:r>
        <w:bookmarkEnd w:id="89"/>
        <w:bookmarkEnd w:id="90"/>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9B35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082" w:author="marpa" w:date="2026-10-25T14:14:33Z"/>
        </w:trPr>
        <w:tc>
          <w:tcPr>
            <w:tcW w:w="8494" w:type="dxa"/>
            <w:shd w:val="clear" w:color="auto" w:fill="D9D9D9"/>
          </w:tcPr>
          <w:p w14:paraId="69374BBD">
            <w:pPr>
              <w:spacing w:before="0" w:after="0" w:line="240" w:lineRule="auto"/>
              <w:rPr>
                <w:ins w:id="2083" w:author="marpa" w:date="2026-10-25T14:16:44Z"/>
                <w:rFonts w:hint="default" w:ascii="Courier New" w:hAnsi="Courier New" w:eastAsia="Courier New" w:cs="Courier New"/>
                <w:color w:val="000000"/>
                <w:sz w:val="16"/>
                <w:szCs w:val="16"/>
              </w:rPr>
            </w:pPr>
            <w:ins w:id="2084" w:author="marpa" w:date="2026-10-25T14:16:44Z">
              <w:r>
                <w:rPr>
                  <w:rFonts w:hint="default" w:ascii="Courier New" w:hAnsi="Courier New" w:eastAsia="Courier New" w:cs="Courier New"/>
                  <w:color w:val="000000"/>
                  <w:sz w:val="16"/>
                  <w:szCs w:val="16"/>
                </w:rPr>
                <w:t>package ec.edu.monster.seguridad;</w:t>
              </w:r>
            </w:ins>
          </w:p>
          <w:p w14:paraId="556394CB">
            <w:pPr>
              <w:spacing w:before="0" w:after="0" w:line="240" w:lineRule="auto"/>
              <w:rPr>
                <w:ins w:id="2085" w:author="marpa" w:date="2026-10-25T14:16:44Z"/>
                <w:rFonts w:hint="default" w:ascii="Courier New" w:hAnsi="Courier New" w:eastAsia="Courier New" w:cs="Courier New"/>
                <w:color w:val="000000"/>
                <w:sz w:val="16"/>
                <w:szCs w:val="16"/>
              </w:rPr>
            </w:pPr>
          </w:p>
          <w:p w14:paraId="0481F259">
            <w:pPr>
              <w:spacing w:before="0" w:after="0" w:line="240" w:lineRule="auto"/>
              <w:rPr>
                <w:ins w:id="2086" w:author="marpa" w:date="2026-10-25T14:16:44Z"/>
                <w:rFonts w:hint="default" w:ascii="Courier New" w:hAnsi="Courier New" w:eastAsia="Courier New" w:cs="Courier New"/>
                <w:color w:val="000000"/>
                <w:sz w:val="16"/>
                <w:szCs w:val="16"/>
              </w:rPr>
            </w:pPr>
            <w:ins w:id="2087" w:author="marpa" w:date="2026-10-25T14:16:44Z">
              <w:r>
                <w:rPr>
                  <w:rFonts w:hint="default" w:ascii="Courier New" w:hAnsi="Courier New" w:eastAsia="Courier New" w:cs="Courier New"/>
                  <w:color w:val="000000"/>
                  <w:sz w:val="16"/>
                  <w:szCs w:val="16"/>
                </w:rPr>
                <w:t>import jakarta.ejb.Singleton;</w:t>
              </w:r>
            </w:ins>
          </w:p>
          <w:p w14:paraId="362F5CF9">
            <w:pPr>
              <w:spacing w:before="0" w:after="0" w:line="240" w:lineRule="auto"/>
              <w:rPr>
                <w:ins w:id="2088" w:author="marpa" w:date="2026-10-25T14:16:44Z"/>
                <w:rFonts w:hint="default" w:ascii="Courier New" w:hAnsi="Courier New" w:eastAsia="Courier New" w:cs="Courier New"/>
                <w:color w:val="000000"/>
                <w:sz w:val="16"/>
                <w:szCs w:val="16"/>
              </w:rPr>
            </w:pPr>
            <w:ins w:id="2089" w:author="marpa" w:date="2026-10-25T14:16:44Z">
              <w:r>
                <w:rPr>
                  <w:rFonts w:hint="default" w:ascii="Courier New" w:hAnsi="Courier New" w:eastAsia="Courier New" w:cs="Courier New"/>
                  <w:color w:val="000000"/>
                  <w:sz w:val="16"/>
                  <w:szCs w:val="16"/>
                </w:rPr>
                <w:t>import java.util.Map;</w:t>
              </w:r>
            </w:ins>
          </w:p>
          <w:p w14:paraId="75F3DF07">
            <w:pPr>
              <w:spacing w:before="0" w:after="0" w:line="240" w:lineRule="auto"/>
              <w:rPr>
                <w:ins w:id="2090" w:author="marpa" w:date="2026-10-25T14:16:44Z"/>
                <w:rFonts w:hint="default" w:ascii="Courier New" w:hAnsi="Courier New" w:eastAsia="Courier New" w:cs="Courier New"/>
                <w:color w:val="000000"/>
                <w:sz w:val="16"/>
                <w:szCs w:val="16"/>
              </w:rPr>
            </w:pPr>
            <w:ins w:id="2091" w:author="marpa" w:date="2026-10-25T14:16:44Z">
              <w:r>
                <w:rPr>
                  <w:rFonts w:hint="default" w:ascii="Courier New" w:hAnsi="Courier New" w:eastAsia="Courier New" w:cs="Courier New"/>
                  <w:color w:val="000000"/>
                  <w:sz w:val="16"/>
                  <w:szCs w:val="16"/>
                </w:rPr>
                <w:t>import java.util.concurrent.ConcurrentHashMap;</w:t>
              </w:r>
            </w:ins>
          </w:p>
          <w:p w14:paraId="30DABA3C">
            <w:pPr>
              <w:spacing w:before="0" w:after="0" w:line="240" w:lineRule="auto"/>
              <w:rPr>
                <w:ins w:id="2092" w:author="marpa" w:date="2026-10-25T14:16:44Z"/>
                <w:rFonts w:hint="default" w:ascii="Courier New" w:hAnsi="Courier New" w:eastAsia="Courier New" w:cs="Courier New"/>
                <w:color w:val="000000"/>
                <w:sz w:val="16"/>
                <w:szCs w:val="16"/>
              </w:rPr>
            </w:pPr>
            <w:ins w:id="2093" w:author="marpa" w:date="2026-10-25T14:16:44Z">
              <w:r>
                <w:rPr>
                  <w:rFonts w:hint="default" w:ascii="Courier New" w:hAnsi="Courier New" w:eastAsia="Courier New" w:cs="Courier New"/>
                  <w:color w:val="000000"/>
                  <w:sz w:val="16"/>
                  <w:szCs w:val="16"/>
                </w:rPr>
                <w:t>import java.util.UUID;</w:t>
              </w:r>
            </w:ins>
          </w:p>
          <w:p w14:paraId="5D200523">
            <w:pPr>
              <w:spacing w:before="0" w:after="0" w:line="240" w:lineRule="auto"/>
              <w:rPr>
                <w:ins w:id="2094" w:author="marpa" w:date="2026-10-25T14:16:44Z"/>
                <w:rFonts w:hint="default" w:ascii="Courier New" w:hAnsi="Courier New" w:eastAsia="Courier New" w:cs="Courier New"/>
                <w:color w:val="000000"/>
                <w:sz w:val="16"/>
                <w:szCs w:val="16"/>
              </w:rPr>
            </w:pPr>
            <w:ins w:id="2095" w:author="marpa" w:date="2026-10-25T14:16:44Z">
              <w:r>
                <w:rPr>
                  <w:rFonts w:hint="default" w:ascii="Courier New" w:hAnsi="Courier New" w:eastAsia="Courier New" w:cs="Courier New"/>
                  <w:color w:val="000000"/>
                  <w:sz w:val="16"/>
                  <w:szCs w:val="16"/>
                </w:rPr>
                <w:t>import ec.edu.monster.seguridad.Sesion;</w:t>
              </w:r>
            </w:ins>
          </w:p>
          <w:p w14:paraId="2E9A7436">
            <w:pPr>
              <w:spacing w:before="0" w:after="0" w:line="240" w:lineRule="auto"/>
              <w:rPr>
                <w:ins w:id="2096" w:author="marpa" w:date="2026-10-25T14:16:44Z"/>
                <w:rFonts w:hint="default" w:ascii="Courier New" w:hAnsi="Courier New" w:eastAsia="Courier New" w:cs="Courier New"/>
                <w:color w:val="000000"/>
                <w:sz w:val="16"/>
                <w:szCs w:val="16"/>
              </w:rPr>
            </w:pPr>
            <w:ins w:id="2097" w:author="marpa" w:date="2026-10-25T14:16:44Z">
              <w:r>
                <w:rPr>
                  <w:rFonts w:hint="default" w:ascii="Courier New" w:hAnsi="Courier New" w:eastAsia="Courier New" w:cs="Courier New"/>
                  <w:color w:val="000000"/>
                  <w:sz w:val="16"/>
                  <w:szCs w:val="16"/>
                </w:rPr>
                <w:t>import java.time.Instant;</w:t>
              </w:r>
            </w:ins>
          </w:p>
          <w:p w14:paraId="1365DD79">
            <w:pPr>
              <w:spacing w:before="0" w:after="0" w:line="240" w:lineRule="auto"/>
              <w:rPr>
                <w:ins w:id="2098" w:author="marpa" w:date="2026-10-25T14:16:44Z"/>
                <w:rFonts w:hint="default" w:ascii="Courier New" w:hAnsi="Courier New" w:eastAsia="Courier New" w:cs="Courier New"/>
                <w:color w:val="000000"/>
                <w:sz w:val="16"/>
                <w:szCs w:val="16"/>
              </w:rPr>
            </w:pPr>
          </w:p>
          <w:p w14:paraId="4607727C">
            <w:pPr>
              <w:spacing w:before="0" w:after="0" w:line="240" w:lineRule="auto"/>
              <w:rPr>
                <w:ins w:id="2099" w:author="marpa" w:date="2026-10-25T14:16:44Z"/>
                <w:rFonts w:hint="default" w:ascii="Courier New" w:hAnsi="Courier New" w:eastAsia="Courier New" w:cs="Courier New"/>
                <w:color w:val="000000"/>
                <w:sz w:val="16"/>
                <w:szCs w:val="16"/>
              </w:rPr>
            </w:pPr>
            <w:ins w:id="2100" w:author="marpa" w:date="2026-10-25T14:16:44Z">
              <w:r>
                <w:rPr>
                  <w:rFonts w:hint="default" w:ascii="Courier New" w:hAnsi="Courier New" w:eastAsia="Courier New" w:cs="Courier New"/>
                  <w:color w:val="000000"/>
                  <w:sz w:val="16"/>
                  <w:szCs w:val="16"/>
                </w:rPr>
                <w:t>@Singleton</w:t>
              </w:r>
            </w:ins>
          </w:p>
          <w:p w14:paraId="150D5B2D">
            <w:pPr>
              <w:spacing w:before="0" w:after="0" w:line="240" w:lineRule="auto"/>
              <w:rPr>
                <w:ins w:id="2101" w:author="marpa" w:date="2026-10-25T14:16:44Z"/>
                <w:rFonts w:hint="default" w:ascii="Courier New" w:hAnsi="Courier New" w:eastAsia="Courier New" w:cs="Courier New"/>
                <w:color w:val="000000"/>
                <w:sz w:val="16"/>
                <w:szCs w:val="16"/>
              </w:rPr>
            </w:pPr>
            <w:ins w:id="2102" w:author="marpa" w:date="2026-10-25T14:16:44Z">
              <w:r>
                <w:rPr>
                  <w:rFonts w:hint="default" w:ascii="Courier New" w:hAnsi="Courier New" w:eastAsia="Courier New" w:cs="Courier New"/>
                  <w:color w:val="000000"/>
                  <w:sz w:val="16"/>
                  <w:szCs w:val="16"/>
                </w:rPr>
                <w:t>public class AdministradorTokens {</w:t>
              </w:r>
            </w:ins>
          </w:p>
          <w:p w14:paraId="2A26294B">
            <w:pPr>
              <w:spacing w:before="0" w:after="0" w:line="240" w:lineRule="auto"/>
              <w:rPr>
                <w:ins w:id="2103" w:author="marpa" w:date="2026-10-25T14:16:44Z"/>
                <w:rFonts w:hint="default" w:ascii="Courier New" w:hAnsi="Courier New" w:eastAsia="Courier New" w:cs="Courier New"/>
                <w:color w:val="000000"/>
                <w:sz w:val="16"/>
                <w:szCs w:val="16"/>
              </w:rPr>
            </w:pPr>
            <w:ins w:id="2104" w:author="marpa" w:date="2026-10-25T14:16:44Z">
              <w:r>
                <w:rPr>
                  <w:rFonts w:hint="default" w:ascii="Courier New" w:hAnsi="Courier New" w:eastAsia="Courier New" w:cs="Courier New"/>
                  <w:color w:val="000000"/>
                  <w:sz w:val="16"/>
                  <w:szCs w:val="16"/>
                </w:rPr>
                <w:t xml:space="preserve">    </w:t>
              </w:r>
            </w:ins>
          </w:p>
          <w:p w14:paraId="08A21CDF">
            <w:pPr>
              <w:spacing w:before="0" w:after="0" w:line="240" w:lineRule="auto"/>
              <w:rPr>
                <w:ins w:id="2105" w:author="marpa" w:date="2026-10-25T14:16:44Z"/>
                <w:rFonts w:hint="default" w:ascii="Courier New" w:hAnsi="Courier New" w:eastAsia="Courier New" w:cs="Courier New"/>
                <w:color w:val="000000"/>
                <w:sz w:val="16"/>
                <w:szCs w:val="16"/>
              </w:rPr>
            </w:pPr>
            <w:ins w:id="2106" w:author="marpa" w:date="2026-10-25T14:16:44Z">
              <w:r>
                <w:rPr>
                  <w:rFonts w:hint="default" w:ascii="Courier New" w:hAnsi="Courier New" w:eastAsia="Courier New" w:cs="Courier New"/>
                  <w:color w:val="000000"/>
                  <w:sz w:val="16"/>
                  <w:szCs w:val="16"/>
                </w:rPr>
                <w:t xml:space="preserve">    private final Map&lt;String, Sesion&gt; registroSesiones = new ConcurrentHashMap&lt;&gt;();</w:t>
              </w:r>
            </w:ins>
          </w:p>
          <w:p w14:paraId="0B8D5027">
            <w:pPr>
              <w:spacing w:before="0" w:after="0" w:line="240" w:lineRule="auto"/>
              <w:rPr>
                <w:ins w:id="2107" w:author="marpa" w:date="2026-10-25T14:16:44Z"/>
                <w:rFonts w:hint="default" w:ascii="Courier New" w:hAnsi="Courier New" w:eastAsia="Courier New" w:cs="Courier New"/>
                <w:color w:val="000000"/>
                <w:sz w:val="16"/>
                <w:szCs w:val="16"/>
              </w:rPr>
            </w:pPr>
            <w:ins w:id="2108" w:author="marpa" w:date="2026-10-25T14:16:44Z">
              <w:r>
                <w:rPr>
                  <w:rFonts w:hint="default" w:ascii="Courier New" w:hAnsi="Courier New" w:eastAsia="Courier New" w:cs="Courier New"/>
                  <w:color w:val="000000"/>
                  <w:sz w:val="16"/>
                  <w:szCs w:val="16"/>
                </w:rPr>
                <w:t xml:space="preserve">    private final static int TTL_MINUTOS = 15;</w:t>
              </w:r>
            </w:ins>
          </w:p>
          <w:p w14:paraId="4940E7B3">
            <w:pPr>
              <w:spacing w:before="0" w:after="0" w:line="240" w:lineRule="auto"/>
              <w:rPr>
                <w:ins w:id="2109" w:author="marpa" w:date="2026-10-25T14:16:44Z"/>
                <w:rFonts w:hint="default" w:ascii="Courier New" w:hAnsi="Courier New" w:eastAsia="Courier New" w:cs="Courier New"/>
                <w:color w:val="000000"/>
                <w:sz w:val="16"/>
                <w:szCs w:val="16"/>
              </w:rPr>
            </w:pPr>
          </w:p>
          <w:p w14:paraId="29FA3551">
            <w:pPr>
              <w:spacing w:before="0" w:after="0" w:line="240" w:lineRule="auto"/>
              <w:rPr>
                <w:ins w:id="2110" w:author="marpa" w:date="2026-10-25T14:16:44Z"/>
                <w:rFonts w:hint="default" w:ascii="Courier New" w:hAnsi="Courier New" w:eastAsia="Courier New" w:cs="Courier New"/>
                <w:color w:val="000000"/>
                <w:sz w:val="16"/>
                <w:szCs w:val="16"/>
              </w:rPr>
            </w:pPr>
            <w:ins w:id="2111" w:author="marpa" w:date="2026-10-25T14:16:44Z">
              <w:r>
                <w:rPr>
                  <w:rFonts w:hint="default" w:ascii="Courier New" w:hAnsi="Courier New" w:eastAsia="Courier New" w:cs="Courier New"/>
                  <w:color w:val="000000"/>
                  <w:sz w:val="16"/>
                  <w:szCs w:val="16"/>
                </w:rPr>
                <w:t xml:space="preserve">    public String generarToken() {</w:t>
              </w:r>
            </w:ins>
          </w:p>
          <w:p w14:paraId="0B981A50">
            <w:pPr>
              <w:spacing w:before="0" w:after="0" w:line="240" w:lineRule="auto"/>
              <w:rPr>
                <w:ins w:id="2112" w:author="marpa" w:date="2026-10-25T14:16:44Z"/>
                <w:rFonts w:hint="default" w:ascii="Courier New" w:hAnsi="Courier New" w:eastAsia="Courier New" w:cs="Courier New"/>
                <w:color w:val="000000"/>
                <w:sz w:val="16"/>
                <w:szCs w:val="16"/>
              </w:rPr>
            </w:pPr>
            <w:ins w:id="2113" w:author="marpa" w:date="2026-10-25T14:16:44Z">
              <w:r>
                <w:rPr>
                  <w:rFonts w:hint="default" w:ascii="Courier New" w:hAnsi="Courier New" w:eastAsia="Courier New" w:cs="Courier New"/>
                  <w:color w:val="000000"/>
                  <w:sz w:val="16"/>
                  <w:szCs w:val="16"/>
                </w:rPr>
                <w:t xml:space="preserve">        String token = UUID.randomUUID().toString();</w:t>
              </w:r>
            </w:ins>
          </w:p>
          <w:p w14:paraId="7DEE8DE8">
            <w:pPr>
              <w:spacing w:before="0" w:after="0" w:line="240" w:lineRule="auto"/>
              <w:rPr>
                <w:ins w:id="2114" w:author="marpa" w:date="2026-10-25T14:16:44Z"/>
                <w:rFonts w:hint="default" w:ascii="Courier New" w:hAnsi="Courier New" w:eastAsia="Courier New" w:cs="Courier New"/>
                <w:color w:val="000000"/>
                <w:sz w:val="16"/>
                <w:szCs w:val="16"/>
              </w:rPr>
            </w:pPr>
            <w:ins w:id="2115" w:author="marpa" w:date="2026-10-25T14:16:44Z">
              <w:r>
                <w:rPr>
                  <w:rFonts w:hint="default" w:ascii="Courier New" w:hAnsi="Courier New" w:eastAsia="Courier New" w:cs="Courier New"/>
                  <w:color w:val="000000"/>
                  <w:sz w:val="16"/>
                  <w:szCs w:val="16"/>
                </w:rPr>
                <w:t xml:space="preserve">        Sesion sesionActiva = new Sesion(token, TTL_MINUTOS);</w:t>
              </w:r>
            </w:ins>
          </w:p>
          <w:p w14:paraId="5156F39E">
            <w:pPr>
              <w:spacing w:before="0" w:after="0" w:line="240" w:lineRule="auto"/>
              <w:rPr>
                <w:ins w:id="2116" w:author="marpa" w:date="2026-10-25T14:16:44Z"/>
                <w:rFonts w:hint="default" w:ascii="Courier New" w:hAnsi="Courier New" w:eastAsia="Courier New" w:cs="Courier New"/>
                <w:color w:val="000000"/>
                <w:sz w:val="16"/>
                <w:szCs w:val="16"/>
              </w:rPr>
            </w:pPr>
            <w:ins w:id="2117" w:author="marpa" w:date="2026-10-25T14:16:44Z">
              <w:r>
                <w:rPr>
                  <w:rFonts w:hint="default" w:ascii="Courier New" w:hAnsi="Courier New" w:eastAsia="Courier New" w:cs="Courier New"/>
                  <w:color w:val="000000"/>
                  <w:sz w:val="16"/>
                  <w:szCs w:val="16"/>
                </w:rPr>
                <w:t xml:space="preserve">        registroSesiones.put(token, sesionActiva);</w:t>
              </w:r>
            </w:ins>
          </w:p>
          <w:p w14:paraId="4FA0E010">
            <w:pPr>
              <w:spacing w:before="0" w:after="0" w:line="240" w:lineRule="auto"/>
              <w:rPr>
                <w:ins w:id="2118" w:author="marpa" w:date="2026-10-25T14:16:44Z"/>
                <w:rFonts w:hint="default" w:ascii="Courier New" w:hAnsi="Courier New" w:eastAsia="Courier New" w:cs="Courier New"/>
                <w:color w:val="000000"/>
                <w:sz w:val="16"/>
                <w:szCs w:val="16"/>
              </w:rPr>
            </w:pPr>
            <w:ins w:id="2119" w:author="marpa" w:date="2026-10-25T14:16:44Z">
              <w:r>
                <w:rPr>
                  <w:rFonts w:hint="default" w:ascii="Courier New" w:hAnsi="Courier New" w:eastAsia="Courier New" w:cs="Courier New"/>
                  <w:color w:val="000000"/>
                  <w:sz w:val="16"/>
                  <w:szCs w:val="16"/>
                </w:rPr>
                <w:t xml:space="preserve">        return token;</w:t>
              </w:r>
            </w:ins>
          </w:p>
          <w:p w14:paraId="3CF31A95">
            <w:pPr>
              <w:spacing w:before="0" w:after="0" w:line="240" w:lineRule="auto"/>
              <w:rPr>
                <w:ins w:id="2120" w:author="marpa" w:date="2026-10-25T14:16:44Z"/>
                <w:rFonts w:hint="default" w:ascii="Courier New" w:hAnsi="Courier New" w:eastAsia="Courier New" w:cs="Courier New"/>
                <w:color w:val="000000"/>
                <w:sz w:val="16"/>
                <w:szCs w:val="16"/>
              </w:rPr>
            </w:pPr>
            <w:ins w:id="2121" w:author="marpa" w:date="2026-10-25T14:16:44Z">
              <w:r>
                <w:rPr>
                  <w:rFonts w:hint="default" w:ascii="Courier New" w:hAnsi="Courier New" w:eastAsia="Courier New" w:cs="Courier New"/>
                  <w:color w:val="000000"/>
                  <w:sz w:val="16"/>
                  <w:szCs w:val="16"/>
                </w:rPr>
                <w:t xml:space="preserve">    }</w:t>
              </w:r>
            </w:ins>
          </w:p>
          <w:p w14:paraId="7B5EDFB2">
            <w:pPr>
              <w:spacing w:before="0" w:after="0" w:line="240" w:lineRule="auto"/>
              <w:rPr>
                <w:ins w:id="2122" w:author="marpa" w:date="2026-10-25T14:16:44Z"/>
                <w:rFonts w:hint="default" w:ascii="Courier New" w:hAnsi="Courier New" w:eastAsia="Courier New" w:cs="Courier New"/>
                <w:color w:val="000000"/>
                <w:sz w:val="16"/>
                <w:szCs w:val="16"/>
              </w:rPr>
            </w:pPr>
          </w:p>
          <w:p w14:paraId="6AD0E3C9">
            <w:pPr>
              <w:spacing w:before="0" w:after="0" w:line="240" w:lineRule="auto"/>
              <w:rPr>
                <w:ins w:id="2123" w:author="marpa" w:date="2026-10-25T14:16:44Z"/>
                <w:rFonts w:hint="default" w:ascii="Courier New" w:hAnsi="Courier New" w:eastAsia="Courier New" w:cs="Courier New"/>
                <w:color w:val="000000"/>
                <w:sz w:val="16"/>
                <w:szCs w:val="16"/>
              </w:rPr>
            </w:pPr>
            <w:ins w:id="2124" w:author="marpa" w:date="2026-10-25T14:16:44Z">
              <w:r>
                <w:rPr>
                  <w:rFonts w:hint="default" w:ascii="Courier New" w:hAnsi="Courier New" w:eastAsia="Courier New" w:cs="Courier New"/>
                  <w:color w:val="000000"/>
                  <w:sz w:val="16"/>
                  <w:szCs w:val="16"/>
                </w:rPr>
                <w:t xml:space="preserve">    public boolean validarToken(String token) {</w:t>
              </w:r>
            </w:ins>
          </w:p>
          <w:p w14:paraId="215EAC7F">
            <w:pPr>
              <w:spacing w:before="0" w:after="0" w:line="240" w:lineRule="auto"/>
              <w:rPr>
                <w:ins w:id="2125" w:author="marpa" w:date="2026-10-25T14:16:44Z"/>
                <w:rFonts w:hint="default" w:ascii="Courier New" w:hAnsi="Courier New" w:eastAsia="Courier New" w:cs="Courier New"/>
                <w:color w:val="000000"/>
                <w:sz w:val="16"/>
                <w:szCs w:val="16"/>
              </w:rPr>
            </w:pPr>
            <w:ins w:id="2126" w:author="marpa" w:date="2026-10-25T14:16:44Z">
              <w:r>
                <w:rPr>
                  <w:rFonts w:hint="default" w:ascii="Courier New" w:hAnsi="Courier New" w:eastAsia="Courier New" w:cs="Courier New"/>
                  <w:color w:val="000000"/>
                  <w:sz w:val="16"/>
                  <w:szCs w:val="16"/>
                </w:rPr>
                <w:t xml:space="preserve">        Sesion sesionRecuperada = registroSesiones.get(token);</w:t>
              </w:r>
            </w:ins>
          </w:p>
          <w:p w14:paraId="265EB478">
            <w:pPr>
              <w:spacing w:before="0" w:after="0" w:line="240" w:lineRule="auto"/>
              <w:rPr>
                <w:ins w:id="2127" w:author="marpa" w:date="2026-10-25T14:16:44Z"/>
                <w:rFonts w:hint="default" w:ascii="Courier New" w:hAnsi="Courier New" w:eastAsia="Courier New" w:cs="Courier New"/>
                <w:color w:val="000000"/>
                <w:sz w:val="16"/>
                <w:szCs w:val="16"/>
              </w:rPr>
            </w:pPr>
            <w:ins w:id="2128" w:author="marpa" w:date="2026-10-25T14:16:44Z">
              <w:r>
                <w:rPr>
                  <w:rFonts w:hint="default" w:ascii="Courier New" w:hAnsi="Courier New" w:eastAsia="Courier New" w:cs="Courier New"/>
                  <w:color w:val="000000"/>
                  <w:sz w:val="16"/>
                  <w:szCs w:val="16"/>
                </w:rPr>
                <w:t xml:space="preserve">        if(sesionRecuperada==null)</w:t>
              </w:r>
            </w:ins>
          </w:p>
          <w:p w14:paraId="758AC993">
            <w:pPr>
              <w:spacing w:before="0" w:after="0" w:line="240" w:lineRule="auto"/>
              <w:rPr>
                <w:ins w:id="2129" w:author="marpa" w:date="2026-10-25T14:16:44Z"/>
                <w:rFonts w:hint="default" w:ascii="Courier New" w:hAnsi="Courier New" w:eastAsia="Courier New" w:cs="Courier New"/>
                <w:color w:val="000000"/>
                <w:sz w:val="16"/>
                <w:szCs w:val="16"/>
              </w:rPr>
            </w:pPr>
            <w:ins w:id="2130" w:author="marpa" w:date="2026-10-25T14:16:44Z">
              <w:r>
                <w:rPr>
                  <w:rFonts w:hint="default" w:ascii="Courier New" w:hAnsi="Courier New" w:eastAsia="Courier New" w:cs="Courier New"/>
                  <w:color w:val="000000"/>
                  <w:sz w:val="16"/>
                  <w:szCs w:val="16"/>
                </w:rPr>
                <w:t xml:space="preserve">        {</w:t>
              </w:r>
            </w:ins>
          </w:p>
          <w:p w14:paraId="445AC293">
            <w:pPr>
              <w:spacing w:before="0" w:after="0" w:line="240" w:lineRule="auto"/>
              <w:rPr>
                <w:ins w:id="2131" w:author="marpa" w:date="2026-10-25T14:16:44Z"/>
                <w:rFonts w:hint="default" w:ascii="Courier New" w:hAnsi="Courier New" w:eastAsia="Courier New" w:cs="Courier New"/>
                <w:color w:val="000000"/>
                <w:sz w:val="16"/>
                <w:szCs w:val="16"/>
              </w:rPr>
            </w:pPr>
            <w:ins w:id="2132" w:author="marpa" w:date="2026-10-25T14:16:44Z">
              <w:r>
                <w:rPr>
                  <w:rFonts w:hint="default" w:ascii="Courier New" w:hAnsi="Courier New" w:eastAsia="Courier New" w:cs="Courier New"/>
                  <w:color w:val="000000"/>
                  <w:sz w:val="16"/>
                  <w:szCs w:val="16"/>
                </w:rPr>
                <w:t xml:space="preserve">            return false;</w:t>
              </w:r>
            </w:ins>
          </w:p>
          <w:p w14:paraId="34648537">
            <w:pPr>
              <w:spacing w:before="0" w:after="0" w:line="240" w:lineRule="auto"/>
              <w:rPr>
                <w:ins w:id="2133" w:author="marpa" w:date="2026-10-25T14:16:44Z"/>
                <w:rFonts w:hint="default" w:ascii="Courier New" w:hAnsi="Courier New" w:eastAsia="Courier New" w:cs="Courier New"/>
                <w:color w:val="000000"/>
                <w:sz w:val="16"/>
                <w:szCs w:val="16"/>
              </w:rPr>
            </w:pPr>
            <w:ins w:id="2134" w:author="marpa" w:date="2026-10-25T14:16:44Z">
              <w:r>
                <w:rPr>
                  <w:rFonts w:hint="default" w:ascii="Courier New" w:hAnsi="Courier New" w:eastAsia="Courier New" w:cs="Courier New"/>
                  <w:color w:val="000000"/>
                  <w:sz w:val="16"/>
                  <w:szCs w:val="16"/>
                </w:rPr>
                <w:t xml:space="preserve">        }</w:t>
              </w:r>
            </w:ins>
          </w:p>
          <w:p w14:paraId="64237389">
            <w:pPr>
              <w:spacing w:before="0" w:after="0" w:line="240" w:lineRule="auto"/>
              <w:rPr>
                <w:ins w:id="2135" w:author="marpa" w:date="2026-10-25T14:16:44Z"/>
                <w:rFonts w:hint="default" w:ascii="Courier New" w:hAnsi="Courier New" w:eastAsia="Courier New" w:cs="Courier New"/>
                <w:color w:val="000000"/>
                <w:sz w:val="16"/>
                <w:szCs w:val="16"/>
              </w:rPr>
            </w:pPr>
          </w:p>
          <w:p w14:paraId="41B27195">
            <w:pPr>
              <w:spacing w:before="0" w:after="0" w:line="240" w:lineRule="auto"/>
              <w:rPr>
                <w:ins w:id="2136" w:author="marpa" w:date="2026-10-25T14:16:44Z"/>
                <w:rFonts w:hint="default" w:ascii="Courier New" w:hAnsi="Courier New" w:eastAsia="Courier New" w:cs="Courier New"/>
                <w:color w:val="000000"/>
                <w:sz w:val="16"/>
                <w:szCs w:val="16"/>
              </w:rPr>
            </w:pPr>
            <w:ins w:id="2137" w:author="marpa" w:date="2026-10-25T14:16:44Z">
              <w:r>
                <w:rPr>
                  <w:rFonts w:hint="default" w:ascii="Courier New" w:hAnsi="Courier New" w:eastAsia="Courier New" w:cs="Courier New"/>
                  <w:color w:val="000000"/>
                  <w:sz w:val="16"/>
                  <w:szCs w:val="16"/>
                </w:rPr>
                <w:t xml:space="preserve">        boolean sesionCaducada = Instant.now().isAfter(sesionRecuperada.getExpiracion());</w:t>
              </w:r>
            </w:ins>
          </w:p>
          <w:p w14:paraId="6E0CD204">
            <w:pPr>
              <w:spacing w:before="0" w:after="0" w:line="240" w:lineRule="auto"/>
              <w:rPr>
                <w:ins w:id="2138" w:author="marpa" w:date="2026-10-25T14:16:44Z"/>
                <w:rFonts w:hint="default" w:ascii="Courier New" w:hAnsi="Courier New" w:eastAsia="Courier New" w:cs="Courier New"/>
                <w:color w:val="000000"/>
                <w:sz w:val="16"/>
                <w:szCs w:val="16"/>
              </w:rPr>
            </w:pPr>
            <w:ins w:id="2139" w:author="marpa" w:date="2026-10-25T14:16:44Z">
              <w:r>
                <w:rPr>
                  <w:rFonts w:hint="default" w:ascii="Courier New" w:hAnsi="Courier New" w:eastAsia="Courier New" w:cs="Courier New"/>
                  <w:color w:val="000000"/>
                  <w:sz w:val="16"/>
                  <w:szCs w:val="16"/>
                </w:rPr>
                <w:t xml:space="preserve">        if(sesionCaducada)</w:t>
              </w:r>
            </w:ins>
          </w:p>
          <w:p w14:paraId="56233231">
            <w:pPr>
              <w:spacing w:before="0" w:after="0" w:line="240" w:lineRule="auto"/>
              <w:rPr>
                <w:ins w:id="2140" w:author="marpa" w:date="2026-10-25T14:16:44Z"/>
                <w:rFonts w:hint="default" w:ascii="Courier New" w:hAnsi="Courier New" w:eastAsia="Courier New" w:cs="Courier New"/>
                <w:color w:val="000000"/>
                <w:sz w:val="16"/>
                <w:szCs w:val="16"/>
              </w:rPr>
            </w:pPr>
            <w:ins w:id="2141" w:author="marpa" w:date="2026-10-25T14:16:44Z">
              <w:r>
                <w:rPr>
                  <w:rFonts w:hint="default" w:ascii="Courier New" w:hAnsi="Courier New" w:eastAsia="Courier New" w:cs="Courier New"/>
                  <w:color w:val="000000"/>
                  <w:sz w:val="16"/>
                  <w:szCs w:val="16"/>
                </w:rPr>
                <w:t xml:space="preserve">        {</w:t>
              </w:r>
            </w:ins>
          </w:p>
          <w:p w14:paraId="3C44DB86">
            <w:pPr>
              <w:spacing w:before="0" w:after="0" w:line="240" w:lineRule="auto"/>
              <w:rPr>
                <w:ins w:id="2142" w:author="marpa" w:date="2026-10-25T14:16:44Z"/>
                <w:rFonts w:hint="default" w:ascii="Courier New" w:hAnsi="Courier New" w:eastAsia="Courier New" w:cs="Courier New"/>
                <w:color w:val="000000"/>
                <w:sz w:val="16"/>
                <w:szCs w:val="16"/>
              </w:rPr>
            </w:pPr>
            <w:ins w:id="2143" w:author="marpa" w:date="2026-10-25T14:16:44Z">
              <w:r>
                <w:rPr>
                  <w:rFonts w:hint="default" w:ascii="Courier New" w:hAnsi="Courier New" w:eastAsia="Courier New" w:cs="Courier New"/>
                  <w:color w:val="000000"/>
                  <w:sz w:val="16"/>
                  <w:szCs w:val="16"/>
                </w:rPr>
                <w:t xml:space="preserve">            registroSesiones.remove(token);</w:t>
              </w:r>
            </w:ins>
          </w:p>
          <w:p w14:paraId="1DEDF286">
            <w:pPr>
              <w:spacing w:before="0" w:after="0" w:line="240" w:lineRule="auto"/>
              <w:rPr>
                <w:ins w:id="2144" w:author="marpa" w:date="2026-10-25T14:16:44Z"/>
                <w:rFonts w:hint="default" w:ascii="Courier New" w:hAnsi="Courier New" w:eastAsia="Courier New" w:cs="Courier New"/>
                <w:color w:val="000000"/>
                <w:sz w:val="16"/>
                <w:szCs w:val="16"/>
              </w:rPr>
            </w:pPr>
            <w:ins w:id="2145" w:author="marpa" w:date="2026-10-25T14:16:44Z">
              <w:r>
                <w:rPr>
                  <w:rFonts w:hint="default" w:ascii="Courier New" w:hAnsi="Courier New" w:eastAsia="Courier New" w:cs="Courier New"/>
                  <w:color w:val="000000"/>
                  <w:sz w:val="16"/>
                  <w:szCs w:val="16"/>
                </w:rPr>
                <w:t xml:space="preserve">        }</w:t>
              </w:r>
            </w:ins>
          </w:p>
          <w:p w14:paraId="0C3AFA7A">
            <w:pPr>
              <w:spacing w:before="0" w:after="0" w:line="240" w:lineRule="auto"/>
              <w:rPr>
                <w:ins w:id="2146" w:author="marpa" w:date="2026-10-25T14:16:44Z"/>
                <w:rFonts w:hint="default" w:ascii="Courier New" w:hAnsi="Courier New" w:eastAsia="Courier New" w:cs="Courier New"/>
                <w:color w:val="000000"/>
                <w:sz w:val="16"/>
                <w:szCs w:val="16"/>
              </w:rPr>
            </w:pPr>
            <w:ins w:id="2147" w:author="marpa" w:date="2026-10-25T14:16:44Z">
              <w:r>
                <w:rPr>
                  <w:rFonts w:hint="default" w:ascii="Courier New" w:hAnsi="Courier New" w:eastAsia="Courier New" w:cs="Courier New"/>
                  <w:color w:val="000000"/>
                  <w:sz w:val="16"/>
                  <w:szCs w:val="16"/>
                </w:rPr>
                <w:t xml:space="preserve">        return !sesionCaducada;</w:t>
              </w:r>
            </w:ins>
          </w:p>
          <w:p w14:paraId="7BEED1CD">
            <w:pPr>
              <w:spacing w:before="0" w:after="0" w:line="240" w:lineRule="auto"/>
              <w:rPr>
                <w:ins w:id="2148" w:author="marpa" w:date="2026-10-25T14:16:44Z"/>
                <w:rFonts w:hint="default" w:ascii="Courier New" w:hAnsi="Courier New" w:eastAsia="Courier New" w:cs="Courier New"/>
                <w:color w:val="000000"/>
                <w:sz w:val="16"/>
                <w:szCs w:val="16"/>
              </w:rPr>
            </w:pPr>
            <w:ins w:id="2149" w:author="marpa" w:date="2026-10-25T14:16:44Z">
              <w:r>
                <w:rPr>
                  <w:rFonts w:hint="default" w:ascii="Courier New" w:hAnsi="Courier New" w:eastAsia="Courier New" w:cs="Courier New"/>
                  <w:color w:val="000000"/>
                  <w:sz w:val="16"/>
                  <w:szCs w:val="16"/>
                </w:rPr>
                <w:t xml:space="preserve">    }</w:t>
              </w:r>
            </w:ins>
          </w:p>
          <w:p w14:paraId="0E85B361">
            <w:pPr>
              <w:spacing w:before="0" w:after="0" w:line="240" w:lineRule="auto"/>
              <w:rPr>
                <w:ins w:id="2150" w:author="marpa" w:date="2026-10-25T14:14:33Z"/>
                <w:rFonts w:hint="default" w:ascii="Courier New" w:hAnsi="Courier New" w:eastAsia="Courier New" w:cs="Courier New"/>
                <w:color w:val="000000"/>
                <w:sz w:val="16"/>
                <w:szCs w:val="16"/>
              </w:rPr>
            </w:pPr>
            <w:ins w:id="2151" w:author="marpa" w:date="2026-10-25T14:16:44Z">
              <w:r>
                <w:rPr>
                  <w:rFonts w:hint="default" w:ascii="Courier New" w:hAnsi="Courier New" w:eastAsia="Courier New" w:cs="Courier New"/>
                  <w:color w:val="000000"/>
                  <w:sz w:val="16"/>
                  <w:szCs w:val="16"/>
                </w:rPr>
                <w:t>}</w:t>
              </w:r>
            </w:ins>
          </w:p>
          <w:p w14:paraId="19DC0806">
            <w:pPr>
              <w:spacing w:before="0" w:after="0" w:line="240" w:lineRule="auto"/>
              <w:rPr>
                <w:ins w:id="2152" w:author="marpa" w:date="2026-10-25T14:14:33Z"/>
                <w:rFonts w:ascii="Courier New" w:hAnsi="Courier New" w:eastAsia="Courier New" w:cs="Courier New"/>
                <w:color w:val="000000"/>
                <w:sz w:val="16"/>
                <w:szCs w:val="16"/>
              </w:rPr>
            </w:pPr>
            <w:ins w:id="2153" w:author="marpa" w:date="2026-10-25T14:14:33Z">
              <w:r>
                <w:rPr>
                  <w:rFonts w:hint="default" w:ascii="Courier New" w:hAnsi="Courier New" w:eastAsia="Courier New" w:cs="Courier New"/>
                  <w:color w:val="000000"/>
                  <w:sz w:val="16"/>
                  <w:szCs w:val="16"/>
                </w:rPr>
                <w:t xml:space="preserve">    </w:t>
              </w:r>
            </w:ins>
          </w:p>
        </w:tc>
      </w:tr>
    </w:tbl>
    <w:p w14:paraId="2E93B5EF">
      <w:pPr>
        <w:pStyle w:val="6"/>
        <w:rPr>
          <w:ins w:id="2154" w:author="marpa" w:date="2026-10-25T14:14:34Z"/>
          <w:rFonts w:hint="default"/>
          <w:lang w:val="es-EC"/>
        </w:rPr>
      </w:pPr>
      <w:ins w:id="2155" w:author="marpa" w:date="2026-10-25T14:14:34Z">
        <w:bookmarkStart w:id="91" w:name="_Toc13533"/>
        <w:bookmarkStart w:id="92" w:name="_Toc24365"/>
        <w:r>
          <w:rPr/>
          <w:t xml:space="preserve">Tabla </w:t>
        </w:r>
      </w:ins>
      <w:ins w:id="2156" w:author="marpa" w:date="2026-10-25T14:14:41Z">
        <w:r>
          <w:rPr>
            <w:rFonts w:hint="default"/>
            <w:lang w:val="es-EC"/>
          </w:rPr>
          <w:t>7</w:t>
        </w:r>
      </w:ins>
      <w:ins w:id="2157" w:author="marpa" w:date="2026-10-25T14:14:34Z">
        <w:r>
          <w:rPr/>
          <w:t xml:space="preserve">. Clase </w:t>
        </w:r>
      </w:ins>
      <w:ins w:id="2158" w:author="marpa" w:date="2026-10-25T14:15:58Z">
        <w:r>
          <w:rPr>
            <w:rFonts w:hint="default"/>
            <w:b w:val="0"/>
            <w:bCs w:val="0"/>
            <w:lang w:val="es-EC"/>
            <w:rPrChange w:id="2159" w:author="marpa" w:date="2026-10-25T14:16:00Z">
              <w:rPr>
                <w:rFonts w:hint="default"/>
                <w:b/>
                <w:bCs/>
                <w:lang w:val="es-EC"/>
              </w:rPr>
            </w:rPrChange>
          </w:rPr>
          <w:t>FiltroCors</w:t>
        </w:r>
        <w:bookmarkEnd w:id="91"/>
        <w:bookmarkEnd w:id="92"/>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0025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160" w:author="marpa" w:date="2026-10-25T14:14:34Z"/>
        </w:trPr>
        <w:tc>
          <w:tcPr>
            <w:tcW w:w="8494" w:type="dxa"/>
            <w:shd w:val="clear" w:color="auto" w:fill="D9D9D9"/>
          </w:tcPr>
          <w:p w14:paraId="3FD046A6">
            <w:pPr>
              <w:spacing w:before="0" w:after="0" w:line="240" w:lineRule="auto"/>
              <w:rPr>
                <w:ins w:id="2161" w:author="marpa" w:date="2026-10-25T14:17:01Z"/>
                <w:rFonts w:hint="default" w:ascii="Courier New" w:hAnsi="Courier New" w:eastAsia="Courier New" w:cs="Courier New"/>
                <w:color w:val="000000"/>
                <w:sz w:val="16"/>
                <w:szCs w:val="16"/>
              </w:rPr>
            </w:pPr>
            <w:ins w:id="2162" w:author="marpa" w:date="2026-10-25T14:17:01Z">
              <w:r>
                <w:rPr>
                  <w:rFonts w:hint="default" w:ascii="Courier New" w:hAnsi="Courier New" w:eastAsia="Courier New" w:cs="Courier New"/>
                  <w:color w:val="000000"/>
                  <w:sz w:val="16"/>
                  <w:szCs w:val="16"/>
                </w:rPr>
                <w:t>package ec.edu.monster.seguridad;</w:t>
              </w:r>
            </w:ins>
          </w:p>
          <w:p w14:paraId="445E28D2">
            <w:pPr>
              <w:spacing w:before="0" w:after="0" w:line="240" w:lineRule="auto"/>
              <w:rPr>
                <w:ins w:id="2163" w:author="marpa" w:date="2026-10-25T14:17:01Z"/>
                <w:rFonts w:hint="default" w:ascii="Courier New" w:hAnsi="Courier New" w:eastAsia="Courier New" w:cs="Courier New"/>
                <w:color w:val="000000"/>
                <w:sz w:val="16"/>
                <w:szCs w:val="16"/>
              </w:rPr>
            </w:pPr>
          </w:p>
          <w:p w14:paraId="4DE023F2">
            <w:pPr>
              <w:spacing w:before="0" w:after="0" w:line="240" w:lineRule="auto"/>
              <w:rPr>
                <w:ins w:id="2164" w:author="marpa" w:date="2026-10-25T14:17:01Z"/>
                <w:rFonts w:hint="default" w:ascii="Courier New" w:hAnsi="Courier New" w:eastAsia="Courier New" w:cs="Courier New"/>
                <w:color w:val="000000"/>
                <w:sz w:val="16"/>
                <w:szCs w:val="16"/>
              </w:rPr>
            </w:pPr>
            <w:ins w:id="2165" w:author="marpa" w:date="2026-10-25T14:17:01Z">
              <w:r>
                <w:rPr>
                  <w:rFonts w:hint="default" w:ascii="Courier New" w:hAnsi="Courier New" w:eastAsia="Courier New" w:cs="Courier New"/>
                  <w:color w:val="000000"/>
                  <w:sz w:val="16"/>
                  <w:szCs w:val="16"/>
                </w:rPr>
                <w:t>import jakarta.servlet.Filter;</w:t>
              </w:r>
            </w:ins>
          </w:p>
          <w:p w14:paraId="0070400C">
            <w:pPr>
              <w:spacing w:before="0" w:after="0" w:line="240" w:lineRule="auto"/>
              <w:rPr>
                <w:ins w:id="2166" w:author="marpa" w:date="2026-10-25T14:17:01Z"/>
                <w:rFonts w:hint="default" w:ascii="Courier New" w:hAnsi="Courier New" w:eastAsia="Courier New" w:cs="Courier New"/>
                <w:color w:val="000000"/>
                <w:sz w:val="16"/>
                <w:szCs w:val="16"/>
              </w:rPr>
            </w:pPr>
            <w:ins w:id="2167" w:author="marpa" w:date="2026-10-25T14:17:01Z">
              <w:r>
                <w:rPr>
                  <w:rFonts w:hint="default" w:ascii="Courier New" w:hAnsi="Courier New" w:eastAsia="Courier New" w:cs="Courier New"/>
                  <w:color w:val="000000"/>
                  <w:sz w:val="16"/>
                  <w:szCs w:val="16"/>
                </w:rPr>
                <w:t>import jakarta.servlet.FilterChain;</w:t>
              </w:r>
            </w:ins>
          </w:p>
          <w:p w14:paraId="0B7E2A17">
            <w:pPr>
              <w:spacing w:before="0" w:after="0" w:line="240" w:lineRule="auto"/>
              <w:rPr>
                <w:ins w:id="2168" w:author="marpa" w:date="2026-10-25T14:17:01Z"/>
                <w:rFonts w:hint="default" w:ascii="Courier New" w:hAnsi="Courier New" w:eastAsia="Courier New" w:cs="Courier New"/>
                <w:color w:val="000000"/>
                <w:sz w:val="16"/>
                <w:szCs w:val="16"/>
              </w:rPr>
            </w:pPr>
            <w:ins w:id="2169" w:author="marpa" w:date="2026-10-25T14:17:01Z">
              <w:r>
                <w:rPr>
                  <w:rFonts w:hint="default" w:ascii="Courier New" w:hAnsi="Courier New" w:eastAsia="Courier New" w:cs="Courier New"/>
                  <w:color w:val="000000"/>
                  <w:sz w:val="16"/>
                  <w:szCs w:val="16"/>
                </w:rPr>
                <w:t>import jakarta.servlet.FilterConfig;</w:t>
              </w:r>
            </w:ins>
          </w:p>
          <w:p w14:paraId="14F7273F">
            <w:pPr>
              <w:spacing w:before="0" w:after="0" w:line="240" w:lineRule="auto"/>
              <w:rPr>
                <w:ins w:id="2170" w:author="marpa" w:date="2026-10-25T14:17:01Z"/>
                <w:rFonts w:hint="default" w:ascii="Courier New" w:hAnsi="Courier New" w:eastAsia="Courier New" w:cs="Courier New"/>
                <w:color w:val="000000"/>
                <w:sz w:val="16"/>
                <w:szCs w:val="16"/>
              </w:rPr>
            </w:pPr>
            <w:ins w:id="2171" w:author="marpa" w:date="2026-10-25T14:17:01Z">
              <w:r>
                <w:rPr>
                  <w:rFonts w:hint="default" w:ascii="Courier New" w:hAnsi="Courier New" w:eastAsia="Courier New" w:cs="Courier New"/>
                  <w:color w:val="000000"/>
                  <w:sz w:val="16"/>
                  <w:szCs w:val="16"/>
                </w:rPr>
                <w:t>import jakarta.servlet.ServletException;</w:t>
              </w:r>
            </w:ins>
          </w:p>
          <w:p w14:paraId="530B1894">
            <w:pPr>
              <w:spacing w:before="0" w:after="0" w:line="240" w:lineRule="auto"/>
              <w:rPr>
                <w:ins w:id="2172" w:author="marpa" w:date="2026-10-25T14:17:01Z"/>
                <w:rFonts w:hint="default" w:ascii="Courier New" w:hAnsi="Courier New" w:eastAsia="Courier New" w:cs="Courier New"/>
                <w:color w:val="000000"/>
                <w:sz w:val="16"/>
                <w:szCs w:val="16"/>
              </w:rPr>
            </w:pPr>
            <w:ins w:id="2173" w:author="marpa" w:date="2026-10-25T14:17:01Z">
              <w:r>
                <w:rPr>
                  <w:rFonts w:hint="default" w:ascii="Courier New" w:hAnsi="Courier New" w:eastAsia="Courier New" w:cs="Courier New"/>
                  <w:color w:val="000000"/>
                  <w:sz w:val="16"/>
                  <w:szCs w:val="16"/>
                </w:rPr>
                <w:t>import jakarta.servlet.ServletRequest;</w:t>
              </w:r>
            </w:ins>
          </w:p>
          <w:p w14:paraId="63712C07">
            <w:pPr>
              <w:spacing w:before="0" w:after="0" w:line="240" w:lineRule="auto"/>
              <w:rPr>
                <w:ins w:id="2174" w:author="marpa" w:date="2026-10-25T14:17:01Z"/>
                <w:rFonts w:hint="default" w:ascii="Courier New" w:hAnsi="Courier New" w:eastAsia="Courier New" w:cs="Courier New"/>
                <w:color w:val="000000"/>
                <w:sz w:val="16"/>
                <w:szCs w:val="16"/>
              </w:rPr>
            </w:pPr>
            <w:ins w:id="2175" w:author="marpa" w:date="2026-10-25T14:17:01Z">
              <w:r>
                <w:rPr>
                  <w:rFonts w:hint="default" w:ascii="Courier New" w:hAnsi="Courier New" w:eastAsia="Courier New" w:cs="Courier New"/>
                  <w:color w:val="000000"/>
                  <w:sz w:val="16"/>
                  <w:szCs w:val="16"/>
                </w:rPr>
                <w:t>import jakarta.servlet.ServletResponse;</w:t>
              </w:r>
            </w:ins>
          </w:p>
          <w:p w14:paraId="575F20EB">
            <w:pPr>
              <w:spacing w:before="0" w:after="0" w:line="240" w:lineRule="auto"/>
              <w:rPr>
                <w:ins w:id="2176" w:author="marpa" w:date="2026-10-25T14:17:01Z"/>
                <w:rFonts w:hint="default" w:ascii="Courier New" w:hAnsi="Courier New" w:eastAsia="Courier New" w:cs="Courier New"/>
                <w:color w:val="000000"/>
                <w:sz w:val="16"/>
                <w:szCs w:val="16"/>
              </w:rPr>
            </w:pPr>
            <w:ins w:id="2177" w:author="marpa" w:date="2026-10-25T14:17:01Z">
              <w:r>
                <w:rPr>
                  <w:rFonts w:hint="default" w:ascii="Courier New" w:hAnsi="Courier New" w:eastAsia="Courier New" w:cs="Courier New"/>
                  <w:color w:val="000000"/>
                  <w:sz w:val="16"/>
                  <w:szCs w:val="16"/>
                </w:rPr>
                <w:t>import jakarta.servlet.http.HttpServletRequest;</w:t>
              </w:r>
            </w:ins>
          </w:p>
          <w:p w14:paraId="5E621391">
            <w:pPr>
              <w:spacing w:before="0" w:after="0" w:line="240" w:lineRule="auto"/>
              <w:rPr>
                <w:ins w:id="2178" w:author="marpa" w:date="2026-10-25T14:17:01Z"/>
                <w:rFonts w:hint="default" w:ascii="Courier New" w:hAnsi="Courier New" w:eastAsia="Courier New" w:cs="Courier New"/>
                <w:color w:val="000000"/>
                <w:sz w:val="16"/>
                <w:szCs w:val="16"/>
              </w:rPr>
            </w:pPr>
            <w:ins w:id="2179" w:author="marpa" w:date="2026-10-25T14:17:01Z">
              <w:r>
                <w:rPr>
                  <w:rFonts w:hint="default" w:ascii="Courier New" w:hAnsi="Courier New" w:eastAsia="Courier New" w:cs="Courier New"/>
                  <w:color w:val="000000"/>
                  <w:sz w:val="16"/>
                  <w:szCs w:val="16"/>
                </w:rPr>
                <w:t>import jakarta.servlet.http.HttpServletResponse;</w:t>
              </w:r>
            </w:ins>
          </w:p>
          <w:p w14:paraId="48852734">
            <w:pPr>
              <w:spacing w:before="0" w:after="0" w:line="240" w:lineRule="auto"/>
              <w:rPr>
                <w:ins w:id="2180" w:author="marpa" w:date="2026-10-25T14:17:01Z"/>
                <w:rFonts w:hint="default" w:ascii="Courier New" w:hAnsi="Courier New" w:eastAsia="Courier New" w:cs="Courier New"/>
                <w:color w:val="000000"/>
                <w:sz w:val="16"/>
                <w:szCs w:val="16"/>
              </w:rPr>
            </w:pPr>
          </w:p>
          <w:p w14:paraId="0ADBA89A">
            <w:pPr>
              <w:spacing w:before="0" w:after="0" w:line="240" w:lineRule="auto"/>
              <w:rPr>
                <w:ins w:id="2181" w:author="marpa" w:date="2026-10-25T14:17:01Z"/>
                <w:rFonts w:hint="default" w:ascii="Courier New" w:hAnsi="Courier New" w:eastAsia="Courier New" w:cs="Courier New"/>
                <w:color w:val="000000"/>
                <w:sz w:val="16"/>
                <w:szCs w:val="16"/>
              </w:rPr>
            </w:pPr>
            <w:ins w:id="2182" w:author="marpa" w:date="2026-10-25T14:17:01Z">
              <w:r>
                <w:rPr>
                  <w:rFonts w:hint="default" w:ascii="Courier New" w:hAnsi="Courier New" w:eastAsia="Courier New" w:cs="Courier New"/>
                  <w:color w:val="000000"/>
                  <w:sz w:val="16"/>
                  <w:szCs w:val="16"/>
                </w:rPr>
                <w:t>import java.io.IOException;</w:t>
              </w:r>
            </w:ins>
          </w:p>
          <w:p w14:paraId="45BA515D">
            <w:pPr>
              <w:spacing w:before="0" w:after="0" w:line="240" w:lineRule="auto"/>
              <w:rPr>
                <w:ins w:id="2183" w:author="marpa" w:date="2026-10-25T14:17:01Z"/>
                <w:rFonts w:hint="default" w:ascii="Courier New" w:hAnsi="Courier New" w:eastAsia="Courier New" w:cs="Courier New"/>
                <w:color w:val="000000"/>
                <w:sz w:val="16"/>
                <w:szCs w:val="16"/>
              </w:rPr>
            </w:pPr>
            <w:ins w:id="2184" w:author="marpa" w:date="2026-10-25T14:17:01Z">
              <w:r>
                <w:rPr>
                  <w:rFonts w:hint="default" w:ascii="Courier New" w:hAnsi="Courier New" w:eastAsia="Courier New" w:cs="Courier New"/>
                  <w:color w:val="000000"/>
                  <w:sz w:val="16"/>
                  <w:szCs w:val="16"/>
                </w:rPr>
                <w:t>import java.util.Arrays;</w:t>
              </w:r>
            </w:ins>
          </w:p>
          <w:p w14:paraId="09B161F7">
            <w:pPr>
              <w:spacing w:before="0" w:after="0" w:line="240" w:lineRule="auto"/>
              <w:rPr>
                <w:ins w:id="2185" w:author="marpa" w:date="2026-10-25T14:17:01Z"/>
                <w:rFonts w:hint="default" w:ascii="Courier New" w:hAnsi="Courier New" w:eastAsia="Courier New" w:cs="Courier New"/>
                <w:color w:val="000000"/>
                <w:sz w:val="16"/>
                <w:szCs w:val="16"/>
              </w:rPr>
            </w:pPr>
            <w:ins w:id="2186" w:author="marpa" w:date="2026-10-25T14:17:01Z">
              <w:r>
                <w:rPr>
                  <w:rFonts w:hint="default" w:ascii="Courier New" w:hAnsi="Courier New" w:eastAsia="Courier New" w:cs="Courier New"/>
                  <w:color w:val="000000"/>
                  <w:sz w:val="16"/>
                  <w:szCs w:val="16"/>
                </w:rPr>
                <w:t>import java.util.Collections;</w:t>
              </w:r>
            </w:ins>
          </w:p>
          <w:p w14:paraId="2F0018E1">
            <w:pPr>
              <w:spacing w:before="0" w:after="0" w:line="240" w:lineRule="auto"/>
              <w:rPr>
                <w:ins w:id="2187" w:author="marpa" w:date="2026-10-25T14:17:01Z"/>
                <w:rFonts w:hint="default" w:ascii="Courier New" w:hAnsi="Courier New" w:eastAsia="Courier New" w:cs="Courier New"/>
                <w:color w:val="000000"/>
                <w:sz w:val="16"/>
                <w:szCs w:val="16"/>
              </w:rPr>
            </w:pPr>
            <w:ins w:id="2188" w:author="marpa" w:date="2026-10-25T14:17:01Z">
              <w:r>
                <w:rPr>
                  <w:rFonts w:hint="default" w:ascii="Courier New" w:hAnsi="Courier New" w:eastAsia="Courier New" w:cs="Courier New"/>
                  <w:color w:val="000000"/>
                  <w:sz w:val="16"/>
                  <w:szCs w:val="16"/>
                </w:rPr>
                <w:t>import java.util.LinkedHashSet;</w:t>
              </w:r>
            </w:ins>
          </w:p>
          <w:p w14:paraId="52E02B65">
            <w:pPr>
              <w:spacing w:before="0" w:after="0" w:line="240" w:lineRule="auto"/>
              <w:rPr>
                <w:ins w:id="2189" w:author="marpa" w:date="2026-10-25T14:17:01Z"/>
                <w:rFonts w:hint="default" w:ascii="Courier New" w:hAnsi="Courier New" w:eastAsia="Courier New" w:cs="Courier New"/>
                <w:color w:val="000000"/>
                <w:sz w:val="16"/>
                <w:szCs w:val="16"/>
              </w:rPr>
            </w:pPr>
            <w:ins w:id="2190" w:author="marpa" w:date="2026-10-25T14:17:01Z">
              <w:r>
                <w:rPr>
                  <w:rFonts w:hint="default" w:ascii="Courier New" w:hAnsi="Courier New" w:eastAsia="Courier New" w:cs="Courier New"/>
                  <w:color w:val="000000"/>
                  <w:sz w:val="16"/>
                  <w:szCs w:val="16"/>
                </w:rPr>
                <w:t>import java.util.Set;</w:t>
              </w:r>
            </w:ins>
          </w:p>
          <w:p w14:paraId="1B6A8650">
            <w:pPr>
              <w:spacing w:before="0" w:after="0" w:line="240" w:lineRule="auto"/>
              <w:rPr>
                <w:ins w:id="2191" w:author="marpa" w:date="2026-10-25T14:17:01Z"/>
                <w:rFonts w:hint="default" w:ascii="Courier New" w:hAnsi="Courier New" w:eastAsia="Courier New" w:cs="Courier New"/>
                <w:color w:val="000000"/>
                <w:sz w:val="16"/>
                <w:szCs w:val="16"/>
              </w:rPr>
            </w:pPr>
            <w:ins w:id="2192" w:author="marpa" w:date="2026-10-25T14:17:01Z">
              <w:r>
                <w:rPr>
                  <w:rFonts w:hint="default" w:ascii="Courier New" w:hAnsi="Courier New" w:eastAsia="Courier New" w:cs="Courier New"/>
                  <w:color w:val="000000"/>
                  <w:sz w:val="16"/>
                  <w:szCs w:val="16"/>
                </w:rPr>
                <w:t>import java.util.stream.Collectors;</w:t>
              </w:r>
            </w:ins>
          </w:p>
          <w:p w14:paraId="1CA49007">
            <w:pPr>
              <w:spacing w:before="0" w:after="0" w:line="240" w:lineRule="auto"/>
              <w:rPr>
                <w:ins w:id="2193" w:author="marpa" w:date="2026-10-25T14:17:01Z"/>
                <w:rFonts w:hint="default" w:ascii="Courier New" w:hAnsi="Courier New" w:eastAsia="Courier New" w:cs="Courier New"/>
                <w:color w:val="000000"/>
                <w:sz w:val="16"/>
                <w:szCs w:val="16"/>
              </w:rPr>
            </w:pPr>
          </w:p>
          <w:p w14:paraId="317F9047">
            <w:pPr>
              <w:spacing w:before="0" w:after="0" w:line="240" w:lineRule="auto"/>
              <w:rPr>
                <w:ins w:id="2194" w:author="marpa" w:date="2026-10-25T14:17:01Z"/>
                <w:rFonts w:hint="default" w:ascii="Courier New" w:hAnsi="Courier New" w:eastAsia="Courier New" w:cs="Courier New"/>
                <w:color w:val="000000"/>
                <w:sz w:val="16"/>
                <w:szCs w:val="16"/>
              </w:rPr>
            </w:pPr>
            <w:ins w:id="2195" w:author="marpa" w:date="2026-10-25T14:17:01Z">
              <w:r>
                <w:rPr>
                  <w:rFonts w:hint="default" w:ascii="Courier New" w:hAnsi="Courier New" w:eastAsia="Courier New" w:cs="Courier New"/>
                  <w:color w:val="000000"/>
                  <w:sz w:val="16"/>
                  <w:szCs w:val="16"/>
                </w:rPr>
                <w:t>/**</w:t>
              </w:r>
            </w:ins>
          </w:p>
          <w:p w14:paraId="422D2053">
            <w:pPr>
              <w:spacing w:before="0" w:after="0" w:line="240" w:lineRule="auto"/>
              <w:rPr>
                <w:ins w:id="2196" w:author="marpa" w:date="2026-10-25T14:17:01Z"/>
                <w:rFonts w:hint="default" w:ascii="Courier New" w:hAnsi="Courier New" w:eastAsia="Courier New" w:cs="Courier New"/>
                <w:color w:val="000000"/>
                <w:sz w:val="16"/>
                <w:szCs w:val="16"/>
              </w:rPr>
            </w:pPr>
            <w:ins w:id="2197" w:author="marpa" w:date="2026-10-25T14:17:01Z">
              <w:r>
                <w:rPr>
                  <w:rFonts w:hint="default" w:ascii="Courier New" w:hAnsi="Courier New" w:eastAsia="Courier New" w:cs="Courier New"/>
                  <w:color w:val="000000"/>
                  <w:sz w:val="16"/>
                  <w:szCs w:val="16"/>
                </w:rPr>
                <w:t xml:space="preserve"> * Filtro CORS global para exponer servicios REST/SOAP a clientes web.</w:t>
              </w:r>
            </w:ins>
          </w:p>
          <w:p w14:paraId="654AEB35">
            <w:pPr>
              <w:spacing w:before="0" w:after="0" w:line="240" w:lineRule="auto"/>
              <w:rPr>
                <w:ins w:id="2198" w:author="marpa" w:date="2026-10-25T14:17:01Z"/>
                <w:rFonts w:hint="default" w:ascii="Courier New" w:hAnsi="Courier New" w:eastAsia="Courier New" w:cs="Courier New"/>
                <w:color w:val="000000"/>
                <w:sz w:val="16"/>
                <w:szCs w:val="16"/>
              </w:rPr>
            </w:pPr>
            <w:ins w:id="2199" w:author="marpa" w:date="2026-10-25T14:17:01Z">
              <w:r>
                <w:rPr>
                  <w:rFonts w:hint="default" w:ascii="Courier New" w:hAnsi="Courier New" w:eastAsia="Courier New" w:cs="Courier New"/>
                  <w:color w:val="000000"/>
                  <w:sz w:val="16"/>
                  <w:szCs w:val="16"/>
                </w:rPr>
                <w:t xml:space="preserve"> */</w:t>
              </w:r>
            </w:ins>
          </w:p>
          <w:p w14:paraId="50F8ACB9">
            <w:pPr>
              <w:spacing w:before="0" w:after="0" w:line="240" w:lineRule="auto"/>
              <w:rPr>
                <w:ins w:id="2200" w:author="marpa" w:date="2026-10-25T14:17:01Z"/>
                <w:rFonts w:hint="default" w:ascii="Courier New" w:hAnsi="Courier New" w:eastAsia="Courier New" w:cs="Courier New"/>
                <w:color w:val="000000"/>
                <w:sz w:val="16"/>
                <w:szCs w:val="16"/>
              </w:rPr>
            </w:pPr>
            <w:ins w:id="2201" w:author="marpa" w:date="2026-10-25T14:17:01Z">
              <w:r>
                <w:rPr>
                  <w:rFonts w:hint="default" w:ascii="Courier New" w:hAnsi="Courier New" w:eastAsia="Courier New" w:cs="Courier New"/>
                  <w:color w:val="000000"/>
                  <w:sz w:val="16"/>
                  <w:szCs w:val="16"/>
                </w:rPr>
                <w:t>public class FiltroCors implements Filter {</w:t>
              </w:r>
            </w:ins>
          </w:p>
          <w:p w14:paraId="34FECA89">
            <w:pPr>
              <w:spacing w:before="0" w:after="0" w:line="240" w:lineRule="auto"/>
              <w:rPr>
                <w:ins w:id="2202" w:author="marpa" w:date="2026-10-25T14:17:01Z"/>
                <w:rFonts w:hint="default" w:ascii="Courier New" w:hAnsi="Courier New" w:eastAsia="Courier New" w:cs="Courier New"/>
                <w:color w:val="000000"/>
                <w:sz w:val="16"/>
                <w:szCs w:val="16"/>
              </w:rPr>
            </w:pPr>
          </w:p>
          <w:p w14:paraId="0054A223">
            <w:pPr>
              <w:spacing w:before="0" w:after="0" w:line="240" w:lineRule="auto"/>
              <w:rPr>
                <w:ins w:id="2203" w:author="marpa" w:date="2026-10-25T14:17:01Z"/>
                <w:rFonts w:hint="default" w:ascii="Courier New" w:hAnsi="Courier New" w:eastAsia="Courier New" w:cs="Courier New"/>
                <w:color w:val="000000"/>
                <w:sz w:val="16"/>
                <w:szCs w:val="16"/>
              </w:rPr>
            </w:pPr>
            <w:ins w:id="2204" w:author="marpa" w:date="2026-10-25T14:17:01Z">
              <w:r>
                <w:rPr>
                  <w:rFonts w:hint="default" w:ascii="Courier New" w:hAnsi="Courier New" w:eastAsia="Courier New" w:cs="Courier New"/>
                  <w:color w:val="000000"/>
                  <w:sz w:val="16"/>
                  <w:szCs w:val="16"/>
                </w:rPr>
                <w:t xml:space="preserve">    private static final String PARAM_ORIGENES = "cors.allowed.origins";</w:t>
              </w:r>
            </w:ins>
          </w:p>
          <w:p w14:paraId="275F76CF">
            <w:pPr>
              <w:spacing w:before="0" w:after="0" w:line="240" w:lineRule="auto"/>
              <w:rPr>
                <w:ins w:id="2205" w:author="marpa" w:date="2026-10-25T14:17:01Z"/>
                <w:rFonts w:hint="default" w:ascii="Courier New" w:hAnsi="Courier New" w:eastAsia="Courier New" w:cs="Courier New"/>
                <w:color w:val="000000"/>
                <w:sz w:val="16"/>
                <w:szCs w:val="16"/>
              </w:rPr>
            </w:pPr>
            <w:ins w:id="2206" w:author="marpa" w:date="2026-10-25T14:17:01Z">
              <w:r>
                <w:rPr>
                  <w:rFonts w:hint="default" w:ascii="Courier New" w:hAnsi="Courier New" w:eastAsia="Courier New" w:cs="Courier New"/>
                  <w:color w:val="000000"/>
                  <w:sz w:val="16"/>
                  <w:szCs w:val="16"/>
                </w:rPr>
                <w:t xml:space="preserve">    private static final String PARAM_METODOS = "cors.allowed.methods";</w:t>
              </w:r>
            </w:ins>
          </w:p>
          <w:p w14:paraId="2FBE509C">
            <w:pPr>
              <w:spacing w:before="0" w:after="0" w:line="240" w:lineRule="auto"/>
              <w:rPr>
                <w:ins w:id="2207" w:author="marpa" w:date="2026-10-25T14:17:01Z"/>
                <w:rFonts w:hint="default" w:ascii="Courier New" w:hAnsi="Courier New" w:eastAsia="Courier New" w:cs="Courier New"/>
                <w:color w:val="000000"/>
                <w:sz w:val="16"/>
                <w:szCs w:val="16"/>
              </w:rPr>
            </w:pPr>
            <w:ins w:id="2208" w:author="marpa" w:date="2026-10-25T14:17:01Z">
              <w:r>
                <w:rPr>
                  <w:rFonts w:hint="default" w:ascii="Courier New" w:hAnsi="Courier New" w:eastAsia="Courier New" w:cs="Courier New"/>
                  <w:color w:val="000000"/>
                  <w:sz w:val="16"/>
                  <w:szCs w:val="16"/>
                </w:rPr>
                <w:t xml:space="preserve">    private static final String PARAM_HEADERS = "cors.allowed.headers";</w:t>
              </w:r>
            </w:ins>
          </w:p>
          <w:p w14:paraId="7D8045F0">
            <w:pPr>
              <w:spacing w:before="0" w:after="0" w:line="240" w:lineRule="auto"/>
              <w:rPr>
                <w:ins w:id="2209" w:author="marpa" w:date="2026-10-25T14:17:01Z"/>
                <w:rFonts w:hint="default" w:ascii="Courier New" w:hAnsi="Courier New" w:eastAsia="Courier New" w:cs="Courier New"/>
                <w:color w:val="000000"/>
                <w:sz w:val="16"/>
                <w:szCs w:val="16"/>
              </w:rPr>
            </w:pPr>
            <w:ins w:id="2210" w:author="marpa" w:date="2026-10-25T14:17:01Z">
              <w:r>
                <w:rPr>
                  <w:rFonts w:hint="default" w:ascii="Courier New" w:hAnsi="Courier New" w:eastAsia="Courier New" w:cs="Courier New"/>
                  <w:color w:val="000000"/>
                  <w:sz w:val="16"/>
                  <w:szCs w:val="16"/>
                </w:rPr>
                <w:t xml:space="preserve">    private static final String PARAM_MAX_AGE = "cors.max.age";</w:t>
              </w:r>
            </w:ins>
          </w:p>
          <w:p w14:paraId="061D140C">
            <w:pPr>
              <w:spacing w:before="0" w:after="0" w:line="240" w:lineRule="auto"/>
              <w:rPr>
                <w:ins w:id="2211" w:author="marpa" w:date="2026-10-25T14:17:01Z"/>
                <w:rFonts w:hint="default" w:ascii="Courier New" w:hAnsi="Courier New" w:eastAsia="Courier New" w:cs="Courier New"/>
                <w:color w:val="000000"/>
                <w:sz w:val="16"/>
                <w:szCs w:val="16"/>
              </w:rPr>
            </w:pPr>
            <w:ins w:id="2212" w:author="marpa" w:date="2026-10-25T14:17:01Z">
              <w:r>
                <w:rPr>
                  <w:rFonts w:hint="default" w:ascii="Courier New" w:hAnsi="Courier New" w:eastAsia="Courier New" w:cs="Courier New"/>
                  <w:color w:val="000000"/>
                  <w:sz w:val="16"/>
                  <w:szCs w:val="16"/>
                </w:rPr>
                <w:t xml:space="preserve">    private static final String PARAM_CREDENCIALES = "cors.allow.credentials";</w:t>
              </w:r>
            </w:ins>
          </w:p>
          <w:p w14:paraId="65726C7A">
            <w:pPr>
              <w:spacing w:before="0" w:after="0" w:line="240" w:lineRule="auto"/>
              <w:rPr>
                <w:ins w:id="2213" w:author="marpa" w:date="2026-10-25T14:17:01Z"/>
                <w:rFonts w:hint="default" w:ascii="Courier New" w:hAnsi="Courier New" w:eastAsia="Courier New" w:cs="Courier New"/>
                <w:color w:val="000000"/>
                <w:sz w:val="16"/>
                <w:szCs w:val="16"/>
              </w:rPr>
            </w:pPr>
          </w:p>
          <w:p w14:paraId="0FB49D24">
            <w:pPr>
              <w:spacing w:before="0" w:after="0" w:line="240" w:lineRule="auto"/>
              <w:rPr>
                <w:ins w:id="2214" w:author="marpa" w:date="2026-10-25T14:17:01Z"/>
                <w:rFonts w:hint="default" w:ascii="Courier New" w:hAnsi="Courier New" w:eastAsia="Courier New" w:cs="Courier New"/>
                <w:color w:val="000000"/>
                <w:sz w:val="16"/>
                <w:szCs w:val="16"/>
              </w:rPr>
            </w:pPr>
            <w:ins w:id="2215" w:author="marpa" w:date="2026-10-25T14:17:01Z">
              <w:r>
                <w:rPr>
                  <w:rFonts w:hint="default" w:ascii="Courier New" w:hAnsi="Courier New" w:eastAsia="Courier New" w:cs="Courier New"/>
                  <w:color w:val="000000"/>
                  <w:sz w:val="16"/>
                  <w:szCs w:val="16"/>
                </w:rPr>
                <w:t xml:space="preserve">    private static final String ORIGENES_DEFECTO = "*";</w:t>
              </w:r>
            </w:ins>
          </w:p>
          <w:p w14:paraId="31C49C9F">
            <w:pPr>
              <w:spacing w:before="0" w:after="0" w:line="240" w:lineRule="auto"/>
              <w:rPr>
                <w:ins w:id="2216" w:author="marpa" w:date="2026-10-25T14:17:01Z"/>
                <w:rFonts w:hint="default" w:ascii="Courier New" w:hAnsi="Courier New" w:eastAsia="Courier New" w:cs="Courier New"/>
                <w:color w:val="000000"/>
                <w:sz w:val="16"/>
                <w:szCs w:val="16"/>
              </w:rPr>
            </w:pPr>
            <w:ins w:id="2217" w:author="marpa" w:date="2026-10-25T14:17:01Z">
              <w:r>
                <w:rPr>
                  <w:rFonts w:hint="default" w:ascii="Courier New" w:hAnsi="Courier New" w:eastAsia="Courier New" w:cs="Courier New"/>
                  <w:color w:val="000000"/>
                  <w:sz w:val="16"/>
                  <w:szCs w:val="16"/>
                </w:rPr>
                <w:t xml:space="preserve">    private static final String METODOS_DEFECTO = "GET,POST,PUT,DELETE,OPTIONS";</w:t>
              </w:r>
            </w:ins>
          </w:p>
          <w:p w14:paraId="3F65AAEA">
            <w:pPr>
              <w:spacing w:before="0" w:after="0" w:line="240" w:lineRule="auto"/>
              <w:rPr>
                <w:ins w:id="2218" w:author="marpa" w:date="2026-10-25T14:17:01Z"/>
                <w:rFonts w:hint="default" w:ascii="Courier New" w:hAnsi="Courier New" w:eastAsia="Courier New" w:cs="Courier New"/>
                <w:color w:val="000000"/>
                <w:sz w:val="16"/>
                <w:szCs w:val="16"/>
              </w:rPr>
            </w:pPr>
            <w:ins w:id="2219" w:author="marpa" w:date="2026-10-25T14:17:01Z">
              <w:r>
                <w:rPr>
                  <w:rFonts w:hint="default" w:ascii="Courier New" w:hAnsi="Courier New" w:eastAsia="Courier New" w:cs="Courier New"/>
                  <w:color w:val="000000"/>
                  <w:sz w:val="16"/>
                  <w:szCs w:val="16"/>
                </w:rPr>
                <w:t xml:space="preserve">    private static final String HEADERS_DEFECTO = "Origin,Content-Type,Accept,Authorization,SOAPAction,X-Requested-With";</w:t>
              </w:r>
            </w:ins>
          </w:p>
          <w:p w14:paraId="50CE74F7">
            <w:pPr>
              <w:spacing w:before="0" w:after="0" w:line="240" w:lineRule="auto"/>
              <w:rPr>
                <w:ins w:id="2220" w:author="marpa" w:date="2026-10-25T14:17:01Z"/>
                <w:rFonts w:hint="default" w:ascii="Courier New" w:hAnsi="Courier New" w:eastAsia="Courier New" w:cs="Courier New"/>
                <w:color w:val="000000"/>
                <w:sz w:val="16"/>
                <w:szCs w:val="16"/>
              </w:rPr>
            </w:pPr>
            <w:ins w:id="2221" w:author="marpa" w:date="2026-10-25T14:17:01Z">
              <w:r>
                <w:rPr>
                  <w:rFonts w:hint="default" w:ascii="Courier New" w:hAnsi="Courier New" w:eastAsia="Courier New" w:cs="Courier New"/>
                  <w:color w:val="000000"/>
                  <w:sz w:val="16"/>
                  <w:szCs w:val="16"/>
                </w:rPr>
                <w:t xml:space="preserve">    private static final String MAX_AGE_DEFECTO = "3600";</w:t>
              </w:r>
            </w:ins>
          </w:p>
          <w:p w14:paraId="3AF82FB8">
            <w:pPr>
              <w:spacing w:before="0" w:after="0" w:line="240" w:lineRule="auto"/>
              <w:rPr>
                <w:ins w:id="2222" w:author="marpa" w:date="2026-10-25T14:17:01Z"/>
                <w:rFonts w:hint="default" w:ascii="Courier New" w:hAnsi="Courier New" w:eastAsia="Courier New" w:cs="Courier New"/>
                <w:color w:val="000000"/>
                <w:sz w:val="16"/>
                <w:szCs w:val="16"/>
              </w:rPr>
            </w:pPr>
          </w:p>
          <w:p w14:paraId="31E2FAFA">
            <w:pPr>
              <w:spacing w:before="0" w:after="0" w:line="240" w:lineRule="auto"/>
              <w:rPr>
                <w:ins w:id="2223" w:author="marpa" w:date="2026-10-25T14:17:01Z"/>
                <w:rFonts w:hint="default" w:ascii="Courier New" w:hAnsi="Courier New" w:eastAsia="Courier New" w:cs="Courier New"/>
                <w:color w:val="000000"/>
                <w:sz w:val="16"/>
                <w:szCs w:val="16"/>
              </w:rPr>
            </w:pPr>
            <w:ins w:id="2224" w:author="marpa" w:date="2026-10-25T14:17:01Z">
              <w:r>
                <w:rPr>
                  <w:rFonts w:hint="default" w:ascii="Courier New" w:hAnsi="Courier New" w:eastAsia="Courier New" w:cs="Courier New"/>
                  <w:color w:val="000000"/>
                  <w:sz w:val="16"/>
                  <w:szCs w:val="16"/>
                </w:rPr>
                <w:t xml:space="preserve">    private Set&lt;String&gt; origenesPermitidos = Collections.emptySet();</w:t>
              </w:r>
            </w:ins>
          </w:p>
          <w:p w14:paraId="5AD8149D">
            <w:pPr>
              <w:spacing w:before="0" w:after="0" w:line="240" w:lineRule="auto"/>
              <w:rPr>
                <w:ins w:id="2225" w:author="marpa" w:date="2026-10-25T14:17:01Z"/>
                <w:rFonts w:hint="default" w:ascii="Courier New" w:hAnsi="Courier New" w:eastAsia="Courier New" w:cs="Courier New"/>
                <w:color w:val="000000"/>
                <w:sz w:val="16"/>
                <w:szCs w:val="16"/>
              </w:rPr>
            </w:pPr>
            <w:ins w:id="2226" w:author="marpa" w:date="2026-10-25T14:17:01Z">
              <w:r>
                <w:rPr>
                  <w:rFonts w:hint="default" w:ascii="Courier New" w:hAnsi="Courier New" w:eastAsia="Courier New" w:cs="Courier New"/>
                  <w:color w:val="000000"/>
                  <w:sz w:val="16"/>
                  <w:szCs w:val="16"/>
                </w:rPr>
                <w:t xml:space="preserve">    private boolean permitirTodosLosOrigenes;</w:t>
              </w:r>
            </w:ins>
          </w:p>
          <w:p w14:paraId="1D76A5A4">
            <w:pPr>
              <w:spacing w:before="0" w:after="0" w:line="240" w:lineRule="auto"/>
              <w:rPr>
                <w:ins w:id="2227" w:author="marpa" w:date="2026-10-25T14:17:01Z"/>
                <w:rFonts w:hint="default" w:ascii="Courier New" w:hAnsi="Courier New" w:eastAsia="Courier New" w:cs="Courier New"/>
                <w:color w:val="000000"/>
                <w:sz w:val="16"/>
                <w:szCs w:val="16"/>
              </w:rPr>
            </w:pPr>
            <w:ins w:id="2228" w:author="marpa" w:date="2026-10-25T14:17:01Z">
              <w:r>
                <w:rPr>
                  <w:rFonts w:hint="default" w:ascii="Courier New" w:hAnsi="Courier New" w:eastAsia="Courier New" w:cs="Courier New"/>
                  <w:color w:val="000000"/>
                  <w:sz w:val="16"/>
                  <w:szCs w:val="16"/>
                </w:rPr>
                <w:t xml:space="preserve">    private boolean permitirCredenciales;</w:t>
              </w:r>
            </w:ins>
          </w:p>
          <w:p w14:paraId="77E44B9D">
            <w:pPr>
              <w:spacing w:before="0" w:after="0" w:line="240" w:lineRule="auto"/>
              <w:rPr>
                <w:ins w:id="2229" w:author="marpa" w:date="2026-10-25T14:17:01Z"/>
                <w:rFonts w:hint="default" w:ascii="Courier New" w:hAnsi="Courier New" w:eastAsia="Courier New" w:cs="Courier New"/>
                <w:color w:val="000000"/>
                <w:sz w:val="16"/>
                <w:szCs w:val="16"/>
              </w:rPr>
            </w:pPr>
            <w:ins w:id="2230" w:author="marpa" w:date="2026-10-25T14:17:01Z">
              <w:r>
                <w:rPr>
                  <w:rFonts w:hint="default" w:ascii="Courier New" w:hAnsi="Courier New" w:eastAsia="Courier New" w:cs="Courier New"/>
                  <w:color w:val="000000"/>
                  <w:sz w:val="16"/>
                  <w:szCs w:val="16"/>
                </w:rPr>
                <w:t xml:space="preserve">    private String metodosPermitidos;</w:t>
              </w:r>
            </w:ins>
          </w:p>
          <w:p w14:paraId="13D019A8">
            <w:pPr>
              <w:spacing w:before="0" w:after="0" w:line="240" w:lineRule="auto"/>
              <w:rPr>
                <w:ins w:id="2231" w:author="marpa" w:date="2026-10-25T14:17:01Z"/>
                <w:rFonts w:hint="default" w:ascii="Courier New" w:hAnsi="Courier New" w:eastAsia="Courier New" w:cs="Courier New"/>
                <w:color w:val="000000"/>
                <w:sz w:val="16"/>
                <w:szCs w:val="16"/>
              </w:rPr>
            </w:pPr>
            <w:ins w:id="2232" w:author="marpa" w:date="2026-10-25T14:17:01Z">
              <w:r>
                <w:rPr>
                  <w:rFonts w:hint="default" w:ascii="Courier New" w:hAnsi="Courier New" w:eastAsia="Courier New" w:cs="Courier New"/>
                  <w:color w:val="000000"/>
                  <w:sz w:val="16"/>
                  <w:szCs w:val="16"/>
                </w:rPr>
                <w:t xml:space="preserve">    private String headersPermitidos;</w:t>
              </w:r>
            </w:ins>
          </w:p>
          <w:p w14:paraId="6944B507">
            <w:pPr>
              <w:spacing w:before="0" w:after="0" w:line="240" w:lineRule="auto"/>
              <w:rPr>
                <w:ins w:id="2233" w:author="marpa" w:date="2026-10-25T14:17:01Z"/>
                <w:rFonts w:hint="default" w:ascii="Courier New" w:hAnsi="Courier New" w:eastAsia="Courier New" w:cs="Courier New"/>
                <w:color w:val="000000"/>
                <w:sz w:val="16"/>
                <w:szCs w:val="16"/>
              </w:rPr>
            </w:pPr>
            <w:ins w:id="2234" w:author="marpa" w:date="2026-10-25T14:17:01Z">
              <w:r>
                <w:rPr>
                  <w:rFonts w:hint="default" w:ascii="Courier New" w:hAnsi="Courier New" w:eastAsia="Courier New" w:cs="Courier New"/>
                  <w:color w:val="000000"/>
                  <w:sz w:val="16"/>
                  <w:szCs w:val="16"/>
                </w:rPr>
                <w:t xml:space="preserve">    private String maxAge;</w:t>
              </w:r>
            </w:ins>
          </w:p>
          <w:p w14:paraId="5C9D5701">
            <w:pPr>
              <w:spacing w:before="0" w:after="0" w:line="240" w:lineRule="auto"/>
              <w:rPr>
                <w:ins w:id="2235" w:author="marpa" w:date="2026-10-25T14:17:01Z"/>
                <w:rFonts w:hint="default" w:ascii="Courier New" w:hAnsi="Courier New" w:eastAsia="Courier New" w:cs="Courier New"/>
                <w:color w:val="000000"/>
                <w:sz w:val="16"/>
                <w:szCs w:val="16"/>
              </w:rPr>
            </w:pPr>
          </w:p>
          <w:p w14:paraId="0BE6B240">
            <w:pPr>
              <w:spacing w:before="0" w:after="0" w:line="240" w:lineRule="auto"/>
              <w:rPr>
                <w:ins w:id="2236" w:author="marpa" w:date="2026-10-25T14:17:01Z"/>
                <w:rFonts w:hint="default" w:ascii="Courier New" w:hAnsi="Courier New" w:eastAsia="Courier New" w:cs="Courier New"/>
                <w:color w:val="000000"/>
                <w:sz w:val="16"/>
                <w:szCs w:val="16"/>
              </w:rPr>
            </w:pPr>
            <w:ins w:id="2237" w:author="marpa" w:date="2026-10-25T14:17:01Z">
              <w:r>
                <w:rPr>
                  <w:rFonts w:hint="default" w:ascii="Courier New" w:hAnsi="Courier New" w:eastAsia="Courier New" w:cs="Courier New"/>
                  <w:color w:val="000000"/>
                  <w:sz w:val="16"/>
                  <w:szCs w:val="16"/>
                </w:rPr>
                <w:t xml:space="preserve">    @Override</w:t>
              </w:r>
            </w:ins>
          </w:p>
          <w:p w14:paraId="3ADDD609">
            <w:pPr>
              <w:spacing w:before="0" w:after="0" w:line="240" w:lineRule="auto"/>
              <w:rPr>
                <w:ins w:id="2238" w:author="marpa" w:date="2026-10-25T14:17:01Z"/>
                <w:rFonts w:hint="default" w:ascii="Courier New" w:hAnsi="Courier New" w:eastAsia="Courier New" w:cs="Courier New"/>
                <w:color w:val="000000"/>
                <w:sz w:val="16"/>
                <w:szCs w:val="16"/>
              </w:rPr>
            </w:pPr>
            <w:ins w:id="2239" w:author="marpa" w:date="2026-10-25T14:17:01Z">
              <w:r>
                <w:rPr>
                  <w:rFonts w:hint="default" w:ascii="Courier New" w:hAnsi="Courier New" w:eastAsia="Courier New" w:cs="Courier New"/>
                  <w:color w:val="000000"/>
                  <w:sz w:val="16"/>
                  <w:szCs w:val="16"/>
                </w:rPr>
                <w:t xml:space="preserve">    public void init(FilterConfig filterConfig) {</w:t>
              </w:r>
            </w:ins>
          </w:p>
          <w:p w14:paraId="0A5AA43D">
            <w:pPr>
              <w:spacing w:before="0" w:after="0" w:line="240" w:lineRule="auto"/>
              <w:rPr>
                <w:ins w:id="2240" w:author="marpa" w:date="2026-10-25T14:17:01Z"/>
                <w:rFonts w:hint="default" w:ascii="Courier New" w:hAnsi="Courier New" w:eastAsia="Courier New" w:cs="Courier New"/>
                <w:color w:val="000000"/>
                <w:sz w:val="16"/>
                <w:szCs w:val="16"/>
              </w:rPr>
            </w:pPr>
            <w:ins w:id="2241" w:author="marpa" w:date="2026-10-25T14:17:01Z">
              <w:r>
                <w:rPr>
                  <w:rFonts w:hint="default" w:ascii="Courier New" w:hAnsi="Courier New" w:eastAsia="Courier New" w:cs="Courier New"/>
                  <w:color w:val="000000"/>
                  <w:sz w:val="16"/>
                  <w:szCs w:val="16"/>
                </w:rPr>
                <w:t xml:space="preserve">        origenesPermitidos = parseLista(filterConfig.getInitParameter(PARAM_ORIGENES), ORIGENES_DEFECTO);</w:t>
              </w:r>
            </w:ins>
          </w:p>
          <w:p w14:paraId="422E9329">
            <w:pPr>
              <w:spacing w:before="0" w:after="0" w:line="240" w:lineRule="auto"/>
              <w:rPr>
                <w:ins w:id="2242" w:author="marpa" w:date="2026-10-25T14:17:01Z"/>
                <w:rFonts w:hint="default" w:ascii="Courier New" w:hAnsi="Courier New" w:eastAsia="Courier New" w:cs="Courier New"/>
                <w:color w:val="000000"/>
                <w:sz w:val="16"/>
                <w:szCs w:val="16"/>
              </w:rPr>
            </w:pPr>
            <w:ins w:id="2243" w:author="marpa" w:date="2026-10-25T14:17:01Z">
              <w:r>
                <w:rPr>
                  <w:rFonts w:hint="default" w:ascii="Courier New" w:hAnsi="Courier New" w:eastAsia="Courier New" w:cs="Courier New"/>
                  <w:color w:val="000000"/>
                  <w:sz w:val="16"/>
                  <w:szCs w:val="16"/>
                </w:rPr>
                <w:t xml:space="preserve">        permitirTodosLosOrigenes = origenesPermitidos.contains("*");</w:t>
              </w:r>
            </w:ins>
          </w:p>
          <w:p w14:paraId="0531EE94">
            <w:pPr>
              <w:spacing w:before="0" w:after="0" w:line="240" w:lineRule="auto"/>
              <w:rPr>
                <w:ins w:id="2244" w:author="marpa" w:date="2026-10-25T14:17:01Z"/>
                <w:rFonts w:hint="default" w:ascii="Courier New" w:hAnsi="Courier New" w:eastAsia="Courier New" w:cs="Courier New"/>
                <w:color w:val="000000"/>
                <w:sz w:val="16"/>
                <w:szCs w:val="16"/>
              </w:rPr>
            </w:pPr>
            <w:ins w:id="2245" w:author="marpa" w:date="2026-10-25T14:17:01Z">
              <w:r>
                <w:rPr>
                  <w:rFonts w:hint="default" w:ascii="Courier New" w:hAnsi="Courier New" w:eastAsia="Courier New" w:cs="Courier New"/>
                  <w:color w:val="000000"/>
                  <w:sz w:val="16"/>
                  <w:szCs w:val="16"/>
                </w:rPr>
                <w:t xml:space="preserve">        permitirCredenciales = Boolean.parseBoolean(</w:t>
              </w:r>
            </w:ins>
          </w:p>
          <w:p w14:paraId="15001A8B">
            <w:pPr>
              <w:spacing w:before="0" w:after="0" w:line="240" w:lineRule="auto"/>
              <w:rPr>
                <w:ins w:id="2246" w:author="marpa" w:date="2026-10-25T14:17:01Z"/>
                <w:rFonts w:hint="default" w:ascii="Courier New" w:hAnsi="Courier New" w:eastAsia="Courier New" w:cs="Courier New"/>
                <w:color w:val="000000"/>
                <w:sz w:val="16"/>
                <w:szCs w:val="16"/>
              </w:rPr>
            </w:pPr>
            <w:ins w:id="2247" w:author="marpa" w:date="2026-10-25T14:17:01Z">
              <w:r>
                <w:rPr>
                  <w:rFonts w:hint="default" w:ascii="Courier New" w:hAnsi="Courier New" w:eastAsia="Courier New" w:cs="Courier New"/>
                  <w:color w:val="000000"/>
                  <w:sz w:val="16"/>
                  <w:szCs w:val="16"/>
                </w:rPr>
                <w:t xml:space="preserve">                valorPorDefecto(filterConfig.getInitParameter(PARAM_CREDENCIALES), "false")</w:t>
              </w:r>
            </w:ins>
          </w:p>
          <w:p w14:paraId="216C046B">
            <w:pPr>
              <w:spacing w:before="0" w:after="0" w:line="240" w:lineRule="auto"/>
              <w:rPr>
                <w:ins w:id="2248" w:author="marpa" w:date="2026-10-25T14:17:01Z"/>
                <w:rFonts w:hint="default" w:ascii="Courier New" w:hAnsi="Courier New" w:eastAsia="Courier New" w:cs="Courier New"/>
                <w:color w:val="000000"/>
                <w:sz w:val="16"/>
                <w:szCs w:val="16"/>
              </w:rPr>
            </w:pPr>
            <w:ins w:id="2249" w:author="marpa" w:date="2026-10-25T14:17:01Z">
              <w:r>
                <w:rPr>
                  <w:rFonts w:hint="default" w:ascii="Courier New" w:hAnsi="Courier New" w:eastAsia="Courier New" w:cs="Courier New"/>
                  <w:color w:val="000000"/>
                  <w:sz w:val="16"/>
                  <w:szCs w:val="16"/>
                </w:rPr>
                <w:t xml:space="preserve">        );</w:t>
              </w:r>
            </w:ins>
          </w:p>
          <w:p w14:paraId="5C22B048">
            <w:pPr>
              <w:spacing w:before="0" w:after="0" w:line="240" w:lineRule="auto"/>
              <w:rPr>
                <w:ins w:id="2250" w:author="marpa" w:date="2026-10-25T14:17:01Z"/>
                <w:rFonts w:hint="default" w:ascii="Courier New" w:hAnsi="Courier New" w:eastAsia="Courier New" w:cs="Courier New"/>
                <w:color w:val="000000"/>
                <w:sz w:val="16"/>
                <w:szCs w:val="16"/>
              </w:rPr>
            </w:pPr>
            <w:ins w:id="2251" w:author="marpa" w:date="2026-10-25T14:17:01Z">
              <w:r>
                <w:rPr>
                  <w:rFonts w:hint="default" w:ascii="Courier New" w:hAnsi="Courier New" w:eastAsia="Courier New" w:cs="Courier New"/>
                  <w:color w:val="000000"/>
                  <w:sz w:val="16"/>
                  <w:szCs w:val="16"/>
                </w:rPr>
                <w:t xml:space="preserve">        metodosPermitidos = valorPorDefecto(filterConfig.getInitParameter(PARAM_METODOS), METODOS_DEFECTO);</w:t>
              </w:r>
            </w:ins>
          </w:p>
          <w:p w14:paraId="527C8DE6">
            <w:pPr>
              <w:spacing w:before="0" w:after="0" w:line="240" w:lineRule="auto"/>
              <w:rPr>
                <w:ins w:id="2252" w:author="marpa" w:date="2026-10-25T14:17:01Z"/>
                <w:rFonts w:hint="default" w:ascii="Courier New" w:hAnsi="Courier New" w:eastAsia="Courier New" w:cs="Courier New"/>
                <w:color w:val="000000"/>
                <w:sz w:val="16"/>
                <w:szCs w:val="16"/>
              </w:rPr>
            </w:pPr>
            <w:ins w:id="2253" w:author="marpa" w:date="2026-10-25T14:17:01Z">
              <w:r>
                <w:rPr>
                  <w:rFonts w:hint="default" w:ascii="Courier New" w:hAnsi="Courier New" w:eastAsia="Courier New" w:cs="Courier New"/>
                  <w:color w:val="000000"/>
                  <w:sz w:val="16"/>
                  <w:szCs w:val="16"/>
                </w:rPr>
                <w:t xml:space="preserve">        headersPermitidos = valorPorDefecto(filterConfig.getInitParameter(PARAM_HEADERS), HEADERS_DEFECTO);</w:t>
              </w:r>
            </w:ins>
          </w:p>
          <w:p w14:paraId="135B4CAC">
            <w:pPr>
              <w:spacing w:before="0" w:after="0" w:line="240" w:lineRule="auto"/>
              <w:rPr>
                <w:ins w:id="2254" w:author="marpa" w:date="2026-10-25T14:17:01Z"/>
                <w:rFonts w:hint="default" w:ascii="Courier New" w:hAnsi="Courier New" w:eastAsia="Courier New" w:cs="Courier New"/>
                <w:color w:val="000000"/>
                <w:sz w:val="16"/>
                <w:szCs w:val="16"/>
              </w:rPr>
            </w:pPr>
            <w:ins w:id="2255" w:author="marpa" w:date="2026-10-25T14:17:01Z">
              <w:r>
                <w:rPr>
                  <w:rFonts w:hint="default" w:ascii="Courier New" w:hAnsi="Courier New" w:eastAsia="Courier New" w:cs="Courier New"/>
                  <w:color w:val="000000"/>
                  <w:sz w:val="16"/>
                  <w:szCs w:val="16"/>
                </w:rPr>
                <w:t xml:space="preserve">        maxAge = valorPorDefecto(filterConfig.getInitParameter(PARAM_MAX_AGE), MAX_AGE_DEFECTO);</w:t>
              </w:r>
            </w:ins>
          </w:p>
          <w:p w14:paraId="2378BDED">
            <w:pPr>
              <w:spacing w:before="0" w:after="0" w:line="240" w:lineRule="auto"/>
              <w:rPr>
                <w:ins w:id="2256" w:author="marpa" w:date="2026-10-25T14:17:01Z"/>
                <w:rFonts w:hint="default" w:ascii="Courier New" w:hAnsi="Courier New" w:eastAsia="Courier New" w:cs="Courier New"/>
                <w:color w:val="000000"/>
                <w:sz w:val="16"/>
                <w:szCs w:val="16"/>
              </w:rPr>
            </w:pPr>
            <w:ins w:id="2257" w:author="marpa" w:date="2026-10-25T14:17:01Z">
              <w:r>
                <w:rPr>
                  <w:rFonts w:hint="default" w:ascii="Courier New" w:hAnsi="Courier New" w:eastAsia="Courier New" w:cs="Courier New"/>
                  <w:color w:val="000000"/>
                  <w:sz w:val="16"/>
                  <w:szCs w:val="16"/>
                </w:rPr>
                <w:t xml:space="preserve">    }</w:t>
              </w:r>
            </w:ins>
          </w:p>
          <w:p w14:paraId="6F18D595">
            <w:pPr>
              <w:spacing w:before="0" w:after="0" w:line="240" w:lineRule="auto"/>
              <w:rPr>
                <w:ins w:id="2258" w:author="marpa" w:date="2026-10-25T14:17:01Z"/>
                <w:rFonts w:hint="default" w:ascii="Courier New" w:hAnsi="Courier New" w:eastAsia="Courier New" w:cs="Courier New"/>
                <w:color w:val="000000"/>
                <w:sz w:val="16"/>
                <w:szCs w:val="16"/>
              </w:rPr>
            </w:pPr>
          </w:p>
          <w:p w14:paraId="5152712C">
            <w:pPr>
              <w:spacing w:before="0" w:after="0" w:line="240" w:lineRule="auto"/>
              <w:rPr>
                <w:ins w:id="2259" w:author="marpa" w:date="2026-10-25T14:17:01Z"/>
                <w:rFonts w:hint="default" w:ascii="Courier New" w:hAnsi="Courier New" w:eastAsia="Courier New" w:cs="Courier New"/>
                <w:color w:val="000000"/>
                <w:sz w:val="16"/>
                <w:szCs w:val="16"/>
              </w:rPr>
            </w:pPr>
            <w:ins w:id="2260" w:author="marpa" w:date="2026-10-25T14:17:01Z">
              <w:r>
                <w:rPr>
                  <w:rFonts w:hint="default" w:ascii="Courier New" w:hAnsi="Courier New" w:eastAsia="Courier New" w:cs="Courier New"/>
                  <w:color w:val="000000"/>
                  <w:sz w:val="16"/>
                  <w:szCs w:val="16"/>
                </w:rPr>
                <w:t xml:space="preserve">    @Override</w:t>
              </w:r>
            </w:ins>
          </w:p>
          <w:p w14:paraId="197CD08F">
            <w:pPr>
              <w:spacing w:before="0" w:after="0" w:line="240" w:lineRule="auto"/>
              <w:rPr>
                <w:ins w:id="2261" w:author="marpa" w:date="2026-10-25T14:17:01Z"/>
                <w:rFonts w:hint="default" w:ascii="Courier New" w:hAnsi="Courier New" w:eastAsia="Courier New" w:cs="Courier New"/>
                <w:color w:val="000000"/>
                <w:sz w:val="16"/>
                <w:szCs w:val="16"/>
              </w:rPr>
            </w:pPr>
            <w:ins w:id="2262" w:author="marpa" w:date="2026-10-25T14:17:01Z">
              <w:r>
                <w:rPr>
                  <w:rFonts w:hint="default" w:ascii="Courier New" w:hAnsi="Courier New" w:eastAsia="Courier New" w:cs="Courier New"/>
                  <w:color w:val="000000"/>
                  <w:sz w:val="16"/>
                  <w:szCs w:val="16"/>
                </w:rPr>
                <w:t xml:space="preserve">    public void doFilter(ServletRequest request, ServletResponse response, FilterChain chain)</w:t>
              </w:r>
            </w:ins>
          </w:p>
          <w:p w14:paraId="3EDC026E">
            <w:pPr>
              <w:spacing w:before="0" w:after="0" w:line="240" w:lineRule="auto"/>
              <w:rPr>
                <w:ins w:id="2263" w:author="marpa" w:date="2026-10-25T14:17:01Z"/>
                <w:rFonts w:hint="default" w:ascii="Courier New" w:hAnsi="Courier New" w:eastAsia="Courier New" w:cs="Courier New"/>
                <w:color w:val="000000"/>
                <w:sz w:val="16"/>
                <w:szCs w:val="16"/>
              </w:rPr>
            </w:pPr>
            <w:ins w:id="2264" w:author="marpa" w:date="2026-10-25T14:17:01Z">
              <w:r>
                <w:rPr>
                  <w:rFonts w:hint="default" w:ascii="Courier New" w:hAnsi="Courier New" w:eastAsia="Courier New" w:cs="Courier New"/>
                  <w:color w:val="000000"/>
                  <w:sz w:val="16"/>
                  <w:szCs w:val="16"/>
                </w:rPr>
                <w:t xml:space="preserve">            throws IOException, ServletException {</w:t>
              </w:r>
            </w:ins>
          </w:p>
          <w:p w14:paraId="3981DEEA">
            <w:pPr>
              <w:spacing w:before="0" w:after="0" w:line="240" w:lineRule="auto"/>
              <w:rPr>
                <w:ins w:id="2265" w:author="marpa" w:date="2026-10-25T14:17:01Z"/>
                <w:rFonts w:hint="default" w:ascii="Courier New" w:hAnsi="Courier New" w:eastAsia="Courier New" w:cs="Courier New"/>
                <w:color w:val="000000"/>
                <w:sz w:val="16"/>
                <w:szCs w:val="16"/>
              </w:rPr>
            </w:pPr>
            <w:ins w:id="2266" w:author="marpa" w:date="2026-10-25T14:17:01Z">
              <w:r>
                <w:rPr>
                  <w:rFonts w:hint="default" w:ascii="Courier New" w:hAnsi="Courier New" w:eastAsia="Courier New" w:cs="Courier New"/>
                  <w:color w:val="000000"/>
                  <w:sz w:val="16"/>
                  <w:szCs w:val="16"/>
                </w:rPr>
                <w:t xml:space="preserve">        if (!(request instanceof HttpServletRequest httpRequest) || !(response instanceof HttpServletResponse httpResponse)) {</w:t>
              </w:r>
            </w:ins>
          </w:p>
          <w:p w14:paraId="044BAFBE">
            <w:pPr>
              <w:spacing w:before="0" w:after="0" w:line="240" w:lineRule="auto"/>
              <w:rPr>
                <w:ins w:id="2267" w:author="marpa" w:date="2026-10-25T14:17:01Z"/>
                <w:rFonts w:hint="default" w:ascii="Courier New" w:hAnsi="Courier New" w:eastAsia="Courier New" w:cs="Courier New"/>
                <w:color w:val="000000"/>
                <w:sz w:val="16"/>
                <w:szCs w:val="16"/>
              </w:rPr>
            </w:pPr>
            <w:ins w:id="2268" w:author="marpa" w:date="2026-10-25T14:17:01Z">
              <w:r>
                <w:rPr>
                  <w:rFonts w:hint="default" w:ascii="Courier New" w:hAnsi="Courier New" w:eastAsia="Courier New" w:cs="Courier New"/>
                  <w:color w:val="000000"/>
                  <w:sz w:val="16"/>
                  <w:szCs w:val="16"/>
                </w:rPr>
                <w:t xml:space="preserve">            chain.doFilter(request, response);</w:t>
              </w:r>
            </w:ins>
          </w:p>
          <w:p w14:paraId="715D5C96">
            <w:pPr>
              <w:spacing w:before="0" w:after="0" w:line="240" w:lineRule="auto"/>
              <w:rPr>
                <w:ins w:id="2269" w:author="marpa" w:date="2026-10-25T14:17:01Z"/>
                <w:rFonts w:hint="default" w:ascii="Courier New" w:hAnsi="Courier New" w:eastAsia="Courier New" w:cs="Courier New"/>
                <w:color w:val="000000"/>
                <w:sz w:val="16"/>
                <w:szCs w:val="16"/>
              </w:rPr>
            </w:pPr>
            <w:ins w:id="2270" w:author="marpa" w:date="2026-10-25T14:17:01Z">
              <w:r>
                <w:rPr>
                  <w:rFonts w:hint="default" w:ascii="Courier New" w:hAnsi="Courier New" w:eastAsia="Courier New" w:cs="Courier New"/>
                  <w:color w:val="000000"/>
                  <w:sz w:val="16"/>
                  <w:szCs w:val="16"/>
                </w:rPr>
                <w:t xml:space="preserve">            return;</w:t>
              </w:r>
            </w:ins>
          </w:p>
          <w:p w14:paraId="3459DE65">
            <w:pPr>
              <w:spacing w:before="0" w:after="0" w:line="240" w:lineRule="auto"/>
              <w:rPr>
                <w:ins w:id="2271" w:author="marpa" w:date="2026-10-25T14:17:01Z"/>
                <w:rFonts w:hint="default" w:ascii="Courier New" w:hAnsi="Courier New" w:eastAsia="Courier New" w:cs="Courier New"/>
                <w:color w:val="000000"/>
                <w:sz w:val="16"/>
                <w:szCs w:val="16"/>
              </w:rPr>
            </w:pPr>
            <w:ins w:id="2272" w:author="marpa" w:date="2026-10-25T14:17:01Z">
              <w:r>
                <w:rPr>
                  <w:rFonts w:hint="default" w:ascii="Courier New" w:hAnsi="Courier New" w:eastAsia="Courier New" w:cs="Courier New"/>
                  <w:color w:val="000000"/>
                  <w:sz w:val="16"/>
                  <w:szCs w:val="16"/>
                </w:rPr>
                <w:t xml:space="preserve">        }</w:t>
              </w:r>
            </w:ins>
          </w:p>
          <w:p w14:paraId="42A5E846">
            <w:pPr>
              <w:spacing w:before="0" w:after="0" w:line="240" w:lineRule="auto"/>
              <w:rPr>
                <w:ins w:id="2273" w:author="marpa" w:date="2026-10-25T14:17:01Z"/>
                <w:rFonts w:hint="default" w:ascii="Courier New" w:hAnsi="Courier New" w:eastAsia="Courier New" w:cs="Courier New"/>
                <w:color w:val="000000"/>
                <w:sz w:val="16"/>
                <w:szCs w:val="16"/>
              </w:rPr>
            </w:pPr>
          </w:p>
          <w:p w14:paraId="062BA671">
            <w:pPr>
              <w:spacing w:before="0" w:after="0" w:line="240" w:lineRule="auto"/>
              <w:rPr>
                <w:ins w:id="2274" w:author="marpa" w:date="2026-10-25T14:17:01Z"/>
                <w:rFonts w:hint="default" w:ascii="Courier New" w:hAnsi="Courier New" w:eastAsia="Courier New" w:cs="Courier New"/>
                <w:color w:val="000000"/>
                <w:sz w:val="16"/>
                <w:szCs w:val="16"/>
              </w:rPr>
            </w:pPr>
            <w:ins w:id="2275" w:author="marpa" w:date="2026-10-25T14:17:01Z">
              <w:r>
                <w:rPr>
                  <w:rFonts w:hint="default" w:ascii="Courier New" w:hAnsi="Courier New" w:eastAsia="Courier New" w:cs="Courier New"/>
                  <w:color w:val="000000"/>
                  <w:sz w:val="16"/>
                  <w:szCs w:val="16"/>
                </w:rPr>
                <w:t xml:space="preserve">        String origen = httpRequest.getHeader("Origin");</w:t>
              </w:r>
            </w:ins>
          </w:p>
          <w:p w14:paraId="6261A911">
            <w:pPr>
              <w:spacing w:before="0" w:after="0" w:line="240" w:lineRule="auto"/>
              <w:rPr>
                <w:ins w:id="2276" w:author="marpa" w:date="2026-10-25T14:17:01Z"/>
                <w:rFonts w:hint="default" w:ascii="Courier New" w:hAnsi="Courier New" w:eastAsia="Courier New" w:cs="Courier New"/>
                <w:color w:val="000000"/>
                <w:sz w:val="16"/>
                <w:szCs w:val="16"/>
              </w:rPr>
            </w:pPr>
          </w:p>
          <w:p w14:paraId="42353F0E">
            <w:pPr>
              <w:spacing w:before="0" w:after="0" w:line="240" w:lineRule="auto"/>
              <w:rPr>
                <w:ins w:id="2277" w:author="marpa" w:date="2026-10-25T14:17:01Z"/>
                <w:rFonts w:hint="default" w:ascii="Courier New" w:hAnsi="Courier New" w:eastAsia="Courier New" w:cs="Courier New"/>
                <w:color w:val="000000"/>
                <w:sz w:val="16"/>
                <w:szCs w:val="16"/>
              </w:rPr>
            </w:pPr>
            <w:ins w:id="2278" w:author="marpa" w:date="2026-10-25T14:17:01Z">
              <w:r>
                <w:rPr>
                  <w:rFonts w:hint="default" w:ascii="Courier New" w:hAnsi="Courier New" w:eastAsia="Courier New" w:cs="Courier New"/>
                  <w:color w:val="000000"/>
                  <w:sz w:val="16"/>
                  <w:szCs w:val="16"/>
                </w:rPr>
                <w:t xml:space="preserve">        if (origen != null &amp;&amp; (permitirTodosLosOrigenes || origenesPermitidos.contains(origen))) {</w:t>
              </w:r>
            </w:ins>
          </w:p>
          <w:p w14:paraId="0CAB32B7">
            <w:pPr>
              <w:spacing w:before="0" w:after="0" w:line="240" w:lineRule="auto"/>
              <w:rPr>
                <w:ins w:id="2279" w:author="marpa" w:date="2026-10-25T14:17:01Z"/>
                <w:rFonts w:hint="default" w:ascii="Courier New" w:hAnsi="Courier New" w:eastAsia="Courier New" w:cs="Courier New"/>
                <w:color w:val="000000"/>
                <w:sz w:val="16"/>
                <w:szCs w:val="16"/>
              </w:rPr>
            </w:pPr>
            <w:ins w:id="2280" w:author="marpa" w:date="2026-10-25T14:17:01Z">
              <w:r>
                <w:rPr>
                  <w:rFonts w:hint="default" w:ascii="Courier New" w:hAnsi="Courier New" w:eastAsia="Courier New" w:cs="Courier New"/>
                  <w:color w:val="000000"/>
                  <w:sz w:val="16"/>
                  <w:szCs w:val="16"/>
                </w:rPr>
                <w:t xml:space="preserve">            httpResponse.setHeader("Access-Control-Allow-Origin", permitirTodosLosOrigenes ? "*" : origen);</w:t>
              </w:r>
            </w:ins>
          </w:p>
          <w:p w14:paraId="54983601">
            <w:pPr>
              <w:spacing w:before="0" w:after="0" w:line="240" w:lineRule="auto"/>
              <w:rPr>
                <w:ins w:id="2281" w:author="marpa" w:date="2026-10-25T14:17:01Z"/>
                <w:rFonts w:hint="default" w:ascii="Courier New" w:hAnsi="Courier New" w:eastAsia="Courier New" w:cs="Courier New"/>
                <w:color w:val="000000"/>
                <w:sz w:val="16"/>
                <w:szCs w:val="16"/>
              </w:rPr>
            </w:pPr>
            <w:ins w:id="2282" w:author="marpa" w:date="2026-10-25T14:17:01Z">
              <w:r>
                <w:rPr>
                  <w:rFonts w:hint="default" w:ascii="Courier New" w:hAnsi="Courier New" w:eastAsia="Courier New" w:cs="Courier New"/>
                  <w:color w:val="000000"/>
                  <w:sz w:val="16"/>
                  <w:szCs w:val="16"/>
                </w:rPr>
                <w:t xml:space="preserve">            httpResponse.setHeader("Vary", "Origin");</w:t>
              </w:r>
            </w:ins>
          </w:p>
          <w:p w14:paraId="35701334">
            <w:pPr>
              <w:spacing w:before="0" w:after="0" w:line="240" w:lineRule="auto"/>
              <w:rPr>
                <w:ins w:id="2283" w:author="marpa" w:date="2026-10-25T14:17:01Z"/>
                <w:rFonts w:hint="default" w:ascii="Courier New" w:hAnsi="Courier New" w:eastAsia="Courier New" w:cs="Courier New"/>
                <w:color w:val="000000"/>
                <w:sz w:val="16"/>
                <w:szCs w:val="16"/>
              </w:rPr>
            </w:pPr>
            <w:ins w:id="2284" w:author="marpa" w:date="2026-10-25T14:17:01Z">
              <w:r>
                <w:rPr>
                  <w:rFonts w:hint="default" w:ascii="Courier New" w:hAnsi="Courier New" w:eastAsia="Courier New" w:cs="Courier New"/>
                  <w:color w:val="000000"/>
                  <w:sz w:val="16"/>
                  <w:szCs w:val="16"/>
                </w:rPr>
                <w:t xml:space="preserve">        }</w:t>
              </w:r>
            </w:ins>
          </w:p>
          <w:p w14:paraId="7E5A28D9">
            <w:pPr>
              <w:spacing w:before="0" w:after="0" w:line="240" w:lineRule="auto"/>
              <w:rPr>
                <w:ins w:id="2285" w:author="marpa" w:date="2026-10-25T14:17:01Z"/>
                <w:rFonts w:hint="default" w:ascii="Courier New" w:hAnsi="Courier New" w:eastAsia="Courier New" w:cs="Courier New"/>
                <w:color w:val="000000"/>
                <w:sz w:val="16"/>
                <w:szCs w:val="16"/>
              </w:rPr>
            </w:pPr>
          </w:p>
          <w:p w14:paraId="7376C3E0">
            <w:pPr>
              <w:spacing w:before="0" w:after="0" w:line="240" w:lineRule="auto"/>
              <w:rPr>
                <w:ins w:id="2286" w:author="marpa" w:date="2026-10-25T14:17:01Z"/>
                <w:rFonts w:hint="default" w:ascii="Courier New" w:hAnsi="Courier New" w:eastAsia="Courier New" w:cs="Courier New"/>
                <w:color w:val="000000"/>
                <w:sz w:val="16"/>
                <w:szCs w:val="16"/>
              </w:rPr>
            </w:pPr>
            <w:ins w:id="2287" w:author="marpa" w:date="2026-10-25T14:17:01Z">
              <w:r>
                <w:rPr>
                  <w:rFonts w:hint="default" w:ascii="Courier New" w:hAnsi="Courier New" w:eastAsia="Courier New" w:cs="Courier New"/>
                  <w:color w:val="000000"/>
                  <w:sz w:val="16"/>
                  <w:szCs w:val="16"/>
                </w:rPr>
                <w:t xml:space="preserve">        if (permitirCredenciales &amp;&amp; !permitirTodosLosOrigenes) {</w:t>
              </w:r>
            </w:ins>
          </w:p>
          <w:p w14:paraId="1EDA4948">
            <w:pPr>
              <w:spacing w:before="0" w:after="0" w:line="240" w:lineRule="auto"/>
              <w:rPr>
                <w:ins w:id="2288" w:author="marpa" w:date="2026-10-25T14:17:01Z"/>
                <w:rFonts w:hint="default" w:ascii="Courier New" w:hAnsi="Courier New" w:eastAsia="Courier New" w:cs="Courier New"/>
                <w:color w:val="000000"/>
                <w:sz w:val="16"/>
                <w:szCs w:val="16"/>
              </w:rPr>
            </w:pPr>
            <w:ins w:id="2289" w:author="marpa" w:date="2026-10-25T14:17:01Z">
              <w:r>
                <w:rPr>
                  <w:rFonts w:hint="default" w:ascii="Courier New" w:hAnsi="Courier New" w:eastAsia="Courier New" w:cs="Courier New"/>
                  <w:color w:val="000000"/>
                  <w:sz w:val="16"/>
                  <w:szCs w:val="16"/>
                </w:rPr>
                <w:t xml:space="preserve">            httpResponse.setHeader("Access-Control-Allow-Credentials", "true");</w:t>
              </w:r>
            </w:ins>
          </w:p>
          <w:p w14:paraId="18256960">
            <w:pPr>
              <w:spacing w:before="0" w:after="0" w:line="240" w:lineRule="auto"/>
              <w:rPr>
                <w:ins w:id="2290" w:author="marpa" w:date="2026-10-25T14:17:01Z"/>
                <w:rFonts w:hint="default" w:ascii="Courier New" w:hAnsi="Courier New" w:eastAsia="Courier New" w:cs="Courier New"/>
                <w:color w:val="000000"/>
                <w:sz w:val="16"/>
                <w:szCs w:val="16"/>
              </w:rPr>
            </w:pPr>
            <w:ins w:id="2291" w:author="marpa" w:date="2026-10-25T14:17:01Z">
              <w:r>
                <w:rPr>
                  <w:rFonts w:hint="default" w:ascii="Courier New" w:hAnsi="Courier New" w:eastAsia="Courier New" w:cs="Courier New"/>
                  <w:color w:val="000000"/>
                  <w:sz w:val="16"/>
                  <w:szCs w:val="16"/>
                </w:rPr>
                <w:t xml:space="preserve">        }</w:t>
              </w:r>
            </w:ins>
          </w:p>
          <w:p w14:paraId="277B93EE">
            <w:pPr>
              <w:spacing w:before="0" w:after="0" w:line="240" w:lineRule="auto"/>
              <w:rPr>
                <w:ins w:id="2292" w:author="marpa" w:date="2026-10-25T14:17:01Z"/>
                <w:rFonts w:hint="default" w:ascii="Courier New" w:hAnsi="Courier New" w:eastAsia="Courier New" w:cs="Courier New"/>
                <w:color w:val="000000"/>
                <w:sz w:val="16"/>
                <w:szCs w:val="16"/>
              </w:rPr>
            </w:pPr>
          </w:p>
          <w:p w14:paraId="0175E2D0">
            <w:pPr>
              <w:spacing w:before="0" w:after="0" w:line="240" w:lineRule="auto"/>
              <w:rPr>
                <w:ins w:id="2293" w:author="marpa" w:date="2026-10-25T14:17:01Z"/>
                <w:rFonts w:hint="default" w:ascii="Courier New" w:hAnsi="Courier New" w:eastAsia="Courier New" w:cs="Courier New"/>
                <w:color w:val="000000"/>
                <w:sz w:val="16"/>
                <w:szCs w:val="16"/>
              </w:rPr>
            </w:pPr>
            <w:ins w:id="2294" w:author="marpa" w:date="2026-10-25T14:17:01Z">
              <w:r>
                <w:rPr>
                  <w:rFonts w:hint="default" w:ascii="Courier New" w:hAnsi="Courier New" w:eastAsia="Courier New" w:cs="Courier New"/>
                  <w:color w:val="000000"/>
                  <w:sz w:val="16"/>
                  <w:szCs w:val="16"/>
                </w:rPr>
                <w:t xml:space="preserve">        httpResponse.setHeader("Access-Control-Allow-Methods", metodosPermitidos);</w:t>
              </w:r>
            </w:ins>
          </w:p>
          <w:p w14:paraId="09E40B3A">
            <w:pPr>
              <w:spacing w:before="0" w:after="0" w:line="240" w:lineRule="auto"/>
              <w:rPr>
                <w:ins w:id="2295" w:author="marpa" w:date="2026-10-25T14:17:01Z"/>
                <w:rFonts w:hint="default" w:ascii="Courier New" w:hAnsi="Courier New" w:eastAsia="Courier New" w:cs="Courier New"/>
                <w:color w:val="000000"/>
                <w:sz w:val="16"/>
                <w:szCs w:val="16"/>
              </w:rPr>
            </w:pPr>
            <w:ins w:id="2296" w:author="marpa" w:date="2026-10-25T14:17:01Z">
              <w:r>
                <w:rPr>
                  <w:rFonts w:hint="default" w:ascii="Courier New" w:hAnsi="Courier New" w:eastAsia="Courier New" w:cs="Courier New"/>
                  <w:color w:val="000000"/>
                  <w:sz w:val="16"/>
                  <w:szCs w:val="16"/>
                </w:rPr>
                <w:t xml:space="preserve">        httpResponse.setHeader("Access-Control-Allow-Headers", headersPermitidos);</w:t>
              </w:r>
            </w:ins>
          </w:p>
          <w:p w14:paraId="6D03A99D">
            <w:pPr>
              <w:spacing w:before="0" w:after="0" w:line="240" w:lineRule="auto"/>
              <w:rPr>
                <w:ins w:id="2297" w:author="marpa" w:date="2026-10-25T14:17:01Z"/>
                <w:rFonts w:hint="default" w:ascii="Courier New" w:hAnsi="Courier New" w:eastAsia="Courier New" w:cs="Courier New"/>
                <w:color w:val="000000"/>
                <w:sz w:val="16"/>
                <w:szCs w:val="16"/>
              </w:rPr>
            </w:pPr>
            <w:ins w:id="2298" w:author="marpa" w:date="2026-10-25T14:17:01Z">
              <w:r>
                <w:rPr>
                  <w:rFonts w:hint="default" w:ascii="Courier New" w:hAnsi="Courier New" w:eastAsia="Courier New" w:cs="Courier New"/>
                  <w:color w:val="000000"/>
                  <w:sz w:val="16"/>
                  <w:szCs w:val="16"/>
                </w:rPr>
                <w:t xml:space="preserve">        httpResponse.setHeader("Access-Control-Max-Age", maxAge);</w:t>
              </w:r>
            </w:ins>
          </w:p>
          <w:p w14:paraId="5D2CB816">
            <w:pPr>
              <w:spacing w:before="0" w:after="0" w:line="240" w:lineRule="auto"/>
              <w:rPr>
                <w:ins w:id="2299" w:author="marpa" w:date="2026-10-25T14:17:01Z"/>
                <w:rFonts w:hint="default" w:ascii="Courier New" w:hAnsi="Courier New" w:eastAsia="Courier New" w:cs="Courier New"/>
                <w:color w:val="000000"/>
                <w:sz w:val="16"/>
                <w:szCs w:val="16"/>
              </w:rPr>
            </w:pPr>
          </w:p>
          <w:p w14:paraId="3E7D3629">
            <w:pPr>
              <w:spacing w:before="0" w:after="0" w:line="240" w:lineRule="auto"/>
              <w:rPr>
                <w:ins w:id="2300" w:author="marpa" w:date="2026-10-25T14:17:01Z"/>
                <w:rFonts w:hint="default" w:ascii="Courier New" w:hAnsi="Courier New" w:eastAsia="Courier New" w:cs="Courier New"/>
                <w:color w:val="000000"/>
                <w:sz w:val="16"/>
                <w:szCs w:val="16"/>
              </w:rPr>
            </w:pPr>
            <w:ins w:id="2301" w:author="marpa" w:date="2026-10-25T14:17:01Z">
              <w:r>
                <w:rPr>
                  <w:rFonts w:hint="default" w:ascii="Courier New" w:hAnsi="Courier New" w:eastAsia="Courier New" w:cs="Courier New"/>
                  <w:color w:val="000000"/>
                  <w:sz w:val="16"/>
                  <w:szCs w:val="16"/>
                </w:rPr>
                <w:t xml:space="preserve">        if ("OPTIONS".equalsIgnoreCase(httpRequest.getMethod())) {</w:t>
              </w:r>
            </w:ins>
          </w:p>
          <w:p w14:paraId="7F40BD37">
            <w:pPr>
              <w:spacing w:before="0" w:after="0" w:line="240" w:lineRule="auto"/>
              <w:rPr>
                <w:ins w:id="2302" w:author="marpa" w:date="2026-10-25T14:17:01Z"/>
                <w:rFonts w:hint="default" w:ascii="Courier New" w:hAnsi="Courier New" w:eastAsia="Courier New" w:cs="Courier New"/>
                <w:color w:val="000000"/>
                <w:sz w:val="16"/>
                <w:szCs w:val="16"/>
              </w:rPr>
            </w:pPr>
            <w:ins w:id="2303" w:author="marpa" w:date="2026-10-25T14:17:01Z">
              <w:r>
                <w:rPr>
                  <w:rFonts w:hint="default" w:ascii="Courier New" w:hAnsi="Courier New" w:eastAsia="Courier New" w:cs="Courier New"/>
                  <w:color w:val="000000"/>
                  <w:sz w:val="16"/>
                  <w:szCs w:val="16"/>
                </w:rPr>
                <w:t xml:space="preserve">            httpResponse.setStatus(HttpServletResponse.SC_NO_CONTENT);</w:t>
              </w:r>
            </w:ins>
          </w:p>
          <w:p w14:paraId="73C64A80">
            <w:pPr>
              <w:spacing w:before="0" w:after="0" w:line="240" w:lineRule="auto"/>
              <w:rPr>
                <w:ins w:id="2304" w:author="marpa" w:date="2026-10-25T14:17:01Z"/>
                <w:rFonts w:hint="default" w:ascii="Courier New" w:hAnsi="Courier New" w:eastAsia="Courier New" w:cs="Courier New"/>
                <w:color w:val="000000"/>
                <w:sz w:val="16"/>
                <w:szCs w:val="16"/>
              </w:rPr>
            </w:pPr>
            <w:ins w:id="2305" w:author="marpa" w:date="2026-10-25T14:17:01Z">
              <w:r>
                <w:rPr>
                  <w:rFonts w:hint="default" w:ascii="Courier New" w:hAnsi="Courier New" w:eastAsia="Courier New" w:cs="Courier New"/>
                  <w:color w:val="000000"/>
                  <w:sz w:val="16"/>
                  <w:szCs w:val="16"/>
                </w:rPr>
                <w:t xml:space="preserve">            return;</w:t>
              </w:r>
            </w:ins>
          </w:p>
          <w:p w14:paraId="516E3BE5">
            <w:pPr>
              <w:spacing w:before="0" w:after="0" w:line="240" w:lineRule="auto"/>
              <w:rPr>
                <w:ins w:id="2306" w:author="marpa" w:date="2026-10-25T14:17:01Z"/>
                <w:rFonts w:hint="default" w:ascii="Courier New" w:hAnsi="Courier New" w:eastAsia="Courier New" w:cs="Courier New"/>
                <w:color w:val="000000"/>
                <w:sz w:val="16"/>
                <w:szCs w:val="16"/>
              </w:rPr>
            </w:pPr>
            <w:ins w:id="2307" w:author="marpa" w:date="2026-10-25T14:17:01Z">
              <w:r>
                <w:rPr>
                  <w:rFonts w:hint="default" w:ascii="Courier New" w:hAnsi="Courier New" w:eastAsia="Courier New" w:cs="Courier New"/>
                  <w:color w:val="000000"/>
                  <w:sz w:val="16"/>
                  <w:szCs w:val="16"/>
                </w:rPr>
                <w:t xml:space="preserve">        }</w:t>
              </w:r>
            </w:ins>
          </w:p>
          <w:p w14:paraId="6D512272">
            <w:pPr>
              <w:spacing w:before="0" w:after="0" w:line="240" w:lineRule="auto"/>
              <w:rPr>
                <w:ins w:id="2308" w:author="marpa" w:date="2026-10-25T14:17:01Z"/>
                <w:rFonts w:hint="default" w:ascii="Courier New" w:hAnsi="Courier New" w:eastAsia="Courier New" w:cs="Courier New"/>
                <w:color w:val="000000"/>
                <w:sz w:val="16"/>
                <w:szCs w:val="16"/>
              </w:rPr>
            </w:pPr>
          </w:p>
          <w:p w14:paraId="48B146C5">
            <w:pPr>
              <w:spacing w:before="0" w:after="0" w:line="240" w:lineRule="auto"/>
              <w:rPr>
                <w:ins w:id="2309" w:author="marpa" w:date="2026-10-25T14:17:01Z"/>
                <w:rFonts w:hint="default" w:ascii="Courier New" w:hAnsi="Courier New" w:eastAsia="Courier New" w:cs="Courier New"/>
                <w:color w:val="000000"/>
                <w:sz w:val="16"/>
                <w:szCs w:val="16"/>
              </w:rPr>
            </w:pPr>
            <w:ins w:id="2310" w:author="marpa" w:date="2026-10-25T14:17:01Z">
              <w:r>
                <w:rPr>
                  <w:rFonts w:hint="default" w:ascii="Courier New" w:hAnsi="Courier New" w:eastAsia="Courier New" w:cs="Courier New"/>
                  <w:color w:val="000000"/>
                  <w:sz w:val="16"/>
                  <w:szCs w:val="16"/>
                </w:rPr>
                <w:t xml:space="preserve">        chain.doFilter(request, response);</w:t>
              </w:r>
            </w:ins>
          </w:p>
          <w:p w14:paraId="4D524D88">
            <w:pPr>
              <w:spacing w:before="0" w:after="0" w:line="240" w:lineRule="auto"/>
              <w:rPr>
                <w:ins w:id="2311" w:author="marpa" w:date="2026-10-25T14:17:01Z"/>
                <w:rFonts w:hint="default" w:ascii="Courier New" w:hAnsi="Courier New" w:eastAsia="Courier New" w:cs="Courier New"/>
                <w:color w:val="000000"/>
                <w:sz w:val="16"/>
                <w:szCs w:val="16"/>
              </w:rPr>
            </w:pPr>
            <w:ins w:id="2312" w:author="marpa" w:date="2026-10-25T14:17:01Z">
              <w:r>
                <w:rPr>
                  <w:rFonts w:hint="default" w:ascii="Courier New" w:hAnsi="Courier New" w:eastAsia="Courier New" w:cs="Courier New"/>
                  <w:color w:val="000000"/>
                  <w:sz w:val="16"/>
                  <w:szCs w:val="16"/>
                </w:rPr>
                <w:t xml:space="preserve">    }</w:t>
              </w:r>
            </w:ins>
          </w:p>
          <w:p w14:paraId="61F307E3">
            <w:pPr>
              <w:spacing w:before="0" w:after="0" w:line="240" w:lineRule="auto"/>
              <w:rPr>
                <w:ins w:id="2313" w:author="marpa" w:date="2026-10-25T14:17:01Z"/>
                <w:rFonts w:hint="default" w:ascii="Courier New" w:hAnsi="Courier New" w:eastAsia="Courier New" w:cs="Courier New"/>
                <w:color w:val="000000"/>
                <w:sz w:val="16"/>
                <w:szCs w:val="16"/>
              </w:rPr>
            </w:pPr>
          </w:p>
          <w:p w14:paraId="37AE60BF">
            <w:pPr>
              <w:spacing w:before="0" w:after="0" w:line="240" w:lineRule="auto"/>
              <w:rPr>
                <w:ins w:id="2314" w:author="marpa" w:date="2026-10-25T14:17:01Z"/>
                <w:rFonts w:hint="default" w:ascii="Courier New" w:hAnsi="Courier New" w:eastAsia="Courier New" w:cs="Courier New"/>
                <w:color w:val="000000"/>
                <w:sz w:val="16"/>
                <w:szCs w:val="16"/>
              </w:rPr>
            </w:pPr>
            <w:ins w:id="2315" w:author="marpa" w:date="2026-10-25T14:17:01Z">
              <w:r>
                <w:rPr>
                  <w:rFonts w:hint="default" w:ascii="Courier New" w:hAnsi="Courier New" w:eastAsia="Courier New" w:cs="Courier New"/>
                  <w:color w:val="000000"/>
                  <w:sz w:val="16"/>
                  <w:szCs w:val="16"/>
                </w:rPr>
                <w:t xml:space="preserve">    @Override</w:t>
              </w:r>
            </w:ins>
          </w:p>
          <w:p w14:paraId="58CF5115">
            <w:pPr>
              <w:spacing w:before="0" w:after="0" w:line="240" w:lineRule="auto"/>
              <w:rPr>
                <w:ins w:id="2316" w:author="marpa" w:date="2026-10-25T14:17:01Z"/>
                <w:rFonts w:hint="default" w:ascii="Courier New" w:hAnsi="Courier New" w:eastAsia="Courier New" w:cs="Courier New"/>
                <w:color w:val="000000"/>
                <w:sz w:val="16"/>
                <w:szCs w:val="16"/>
              </w:rPr>
            </w:pPr>
            <w:ins w:id="2317" w:author="marpa" w:date="2026-10-25T14:17:01Z">
              <w:r>
                <w:rPr>
                  <w:rFonts w:hint="default" w:ascii="Courier New" w:hAnsi="Courier New" w:eastAsia="Courier New" w:cs="Courier New"/>
                  <w:color w:val="000000"/>
                  <w:sz w:val="16"/>
                  <w:szCs w:val="16"/>
                </w:rPr>
                <w:t xml:space="preserve">    public void destroy() {</w:t>
              </w:r>
            </w:ins>
          </w:p>
          <w:p w14:paraId="79577112">
            <w:pPr>
              <w:spacing w:before="0" w:after="0" w:line="240" w:lineRule="auto"/>
              <w:rPr>
                <w:ins w:id="2318" w:author="marpa" w:date="2026-10-25T14:17:01Z"/>
                <w:rFonts w:hint="default" w:ascii="Courier New" w:hAnsi="Courier New" w:eastAsia="Courier New" w:cs="Courier New"/>
                <w:color w:val="000000"/>
                <w:sz w:val="16"/>
                <w:szCs w:val="16"/>
              </w:rPr>
            </w:pPr>
            <w:ins w:id="2319" w:author="marpa" w:date="2026-10-25T14:17:01Z">
              <w:r>
                <w:rPr>
                  <w:rFonts w:hint="default" w:ascii="Courier New" w:hAnsi="Courier New" w:eastAsia="Courier New" w:cs="Courier New"/>
                  <w:color w:val="000000"/>
                  <w:sz w:val="16"/>
                  <w:szCs w:val="16"/>
                </w:rPr>
                <w:t xml:space="preserve">        // No resources to release.</w:t>
              </w:r>
            </w:ins>
          </w:p>
          <w:p w14:paraId="11B8F15F">
            <w:pPr>
              <w:spacing w:before="0" w:after="0" w:line="240" w:lineRule="auto"/>
              <w:rPr>
                <w:ins w:id="2320" w:author="marpa" w:date="2026-10-25T14:17:01Z"/>
                <w:rFonts w:hint="default" w:ascii="Courier New" w:hAnsi="Courier New" w:eastAsia="Courier New" w:cs="Courier New"/>
                <w:color w:val="000000"/>
                <w:sz w:val="16"/>
                <w:szCs w:val="16"/>
              </w:rPr>
            </w:pPr>
            <w:ins w:id="2321" w:author="marpa" w:date="2026-10-25T14:17:01Z">
              <w:r>
                <w:rPr>
                  <w:rFonts w:hint="default" w:ascii="Courier New" w:hAnsi="Courier New" w:eastAsia="Courier New" w:cs="Courier New"/>
                  <w:color w:val="000000"/>
                  <w:sz w:val="16"/>
                  <w:szCs w:val="16"/>
                </w:rPr>
                <w:t xml:space="preserve">    }</w:t>
              </w:r>
            </w:ins>
          </w:p>
          <w:p w14:paraId="1EAF7A6F">
            <w:pPr>
              <w:spacing w:before="0" w:after="0" w:line="240" w:lineRule="auto"/>
              <w:rPr>
                <w:ins w:id="2322" w:author="marpa" w:date="2026-10-25T14:17:01Z"/>
                <w:rFonts w:hint="default" w:ascii="Courier New" w:hAnsi="Courier New" w:eastAsia="Courier New" w:cs="Courier New"/>
                <w:color w:val="000000"/>
                <w:sz w:val="16"/>
                <w:szCs w:val="16"/>
              </w:rPr>
            </w:pPr>
          </w:p>
          <w:p w14:paraId="281FC774">
            <w:pPr>
              <w:spacing w:before="0" w:after="0" w:line="240" w:lineRule="auto"/>
              <w:rPr>
                <w:ins w:id="2323" w:author="marpa" w:date="2026-10-25T14:17:01Z"/>
                <w:rFonts w:hint="default" w:ascii="Courier New" w:hAnsi="Courier New" w:eastAsia="Courier New" w:cs="Courier New"/>
                <w:color w:val="000000"/>
                <w:sz w:val="16"/>
                <w:szCs w:val="16"/>
              </w:rPr>
            </w:pPr>
            <w:ins w:id="2324" w:author="marpa" w:date="2026-10-25T14:17:01Z">
              <w:r>
                <w:rPr>
                  <w:rFonts w:hint="default" w:ascii="Courier New" w:hAnsi="Courier New" w:eastAsia="Courier New" w:cs="Courier New"/>
                  <w:color w:val="000000"/>
                  <w:sz w:val="16"/>
                  <w:szCs w:val="16"/>
                </w:rPr>
                <w:t xml:space="preserve">    private static Set&lt;String&gt; parseLista(String valor, String valorDefecto) {</w:t>
              </w:r>
            </w:ins>
          </w:p>
          <w:p w14:paraId="21AA1B7D">
            <w:pPr>
              <w:spacing w:before="0" w:after="0" w:line="240" w:lineRule="auto"/>
              <w:rPr>
                <w:ins w:id="2325" w:author="marpa" w:date="2026-10-25T14:17:01Z"/>
                <w:rFonts w:hint="default" w:ascii="Courier New" w:hAnsi="Courier New" w:eastAsia="Courier New" w:cs="Courier New"/>
                <w:color w:val="000000"/>
                <w:sz w:val="16"/>
                <w:szCs w:val="16"/>
              </w:rPr>
            </w:pPr>
            <w:ins w:id="2326" w:author="marpa" w:date="2026-10-25T14:17:01Z">
              <w:r>
                <w:rPr>
                  <w:rFonts w:hint="default" w:ascii="Courier New" w:hAnsi="Courier New" w:eastAsia="Courier New" w:cs="Courier New"/>
                  <w:color w:val="000000"/>
                  <w:sz w:val="16"/>
                  <w:szCs w:val="16"/>
                </w:rPr>
                <w:t xml:space="preserve">        return Arrays.stream(valorPorDefecto(valor, valorDefecto).split(","))</w:t>
              </w:r>
            </w:ins>
          </w:p>
          <w:p w14:paraId="70BA90F5">
            <w:pPr>
              <w:spacing w:before="0" w:after="0" w:line="240" w:lineRule="auto"/>
              <w:rPr>
                <w:ins w:id="2327" w:author="marpa" w:date="2026-10-25T14:17:01Z"/>
                <w:rFonts w:hint="default" w:ascii="Courier New" w:hAnsi="Courier New" w:eastAsia="Courier New" w:cs="Courier New"/>
                <w:color w:val="000000"/>
                <w:sz w:val="16"/>
                <w:szCs w:val="16"/>
              </w:rPr>
            </w:pPr>
            <w:ins w:id="2328" w:author="marpa" w:date="2026-10-25T14:17:01Z">
              <w:r>
                <w:rPr>
                  <w:rFonts w:hint="default" w:ascii="Courier New" w:hAnsi="Courier New" w:eastAsia="Courier New" w:cs="Courier New"/>
                  <w:color w:val="000000"/>
                  <w:sz w:val="16"/>
                  <w:szCs w:val="16"/>
                </w:rPr>
                <w:t xml:space="preserve">                .map(String::trim)</w:t>
              </w:r>
            </w:ins>
          </w:p>
          <w:p w14:paraId="3708C366">
            <w:pPr>
              <w:spacing w:before="0" w:after="0" w:line="240" w:lineRule="auto"/>
              <w:rPr>
                <w:ins w:id="2329" w:author="marpa" w:date="2026-10-25T14:17:01Z"/>
                <w:rFonts w:hint="default" w:ascii="Courier New" w:hAnsi="Courier New" w:eastAsia="Courier New" w:cs="Courier New"/>
                <w:color w:val="000000"/>
                <w:sz w:val="16"/>
                <w:szCs w:val="16"/>
              </w:rPr>
            </w:pPr>
            <w:ins w:id="2330" w:author="marpa" w:date="2026-10-25T14:17:01Z">
              <w:r>
                <w:rPr>
                  <w:rFonts w:hint="default" w:ascii="Courier New" w:hAnsi="Courier New" w:eastAsia="Courier New" w:cs="Courier New"/>
                  <w:color w:val="000000"/>
                  <w:sz w:val="16"/>
                  <w:szCs w:val="16"/>
                </w:rPr>
                <w:t xml:space="preserve">                .filter(s -&gt; !s.isEmpty())</w:t>
              </w:r>
            </w:ins>
          </w:p>
          <w:p w14:paraId="05FBD2B0">
            <w:pPr>
              <w:spacing w:before="0" w:after="0" w:line="240" w:lineRule="auto"/>
              <w:rPr>
                <w:ins w:id="2331" w:author="marpa" w:date="2026-10-25T14:17:01Z"/>
                <w:rFonts w:hint="default" w:ascii="Courier New" w:hAnsi="Courier New" w:eastAsia="Courier New" w:cs="Courier New"/>
                <w:color w:val="000000"/>
                <w:sz w:val="16"/>
                <w:szCs w:val="16"/>
              </w:rPr>
            </w:pPr>
            <w:ins w:id="2332" w:author="marpa" w:date="2026-10-25T14:17:01Z">
              <w:r>
                <w:rPr>
                  <w:rFonts w:hint="default" w:ascii="Courier New" w:hAnsi="Courier New" w:eastAsia="Courier New" w:cs="Courier New"/>
                  <w:color w:val="000000"/>
                  <w:sz w:val="16"/>
                  <w:szCs w:val="16"/>
                </w:rPr>
                <w:t xml:space="preserve">                .collect(Collectors.toCollection(LinkedHashSet::new));</w:t>
              </w:r>
            </w:ins>
          </w:p>
          <w:p w14:paraId="2366944F">
            <w:pPr>
              <w:spacing w:before="0" w:after="0" w:line="240" w:lineRule="auto"/>
              <w:rPr>
                <w:ins w:id="2333" w:author="marpa" w:date="2026-10-25T14:17:01Z"/>
                <w:rFonts w:hint="default" w:ascii="Courier New" w:hAnsi="Courier New" w:eastAsia="Courier New" w:cs="Courier New"/>
                <w:color w:val="000000"/>
                <w:sz w:val="16"/>
                <w:szCs w:val="16"/>
              </w:rPr>
            </w:pPr>
            <w:ins w:id="2334" w:author="marpa" w:date="2026-10-25T14:17:01Z">
              <w:r>
                <w:rPr>
                  <w:rFonts w:hint="default" w:ascii="Courier New" w:hAnsi="Courier New" w:eastAsia="Courier New" w:cs="Courier New"/>
                  <w:color w:val="000000"/>
                  <w:sz w:val="16"/>
                  <w:szCs w:val="16"/>
                </w:rPr>
                <w:t xml:space="preserve">    }</w:t>
              </w:r>
            </w:ins>
          </w:p>
          <w:p w14:paraId="23B663C1">
            <w:pPr>
              <w:spacing w:before="0" w:after="0" w:line="240" w:lineRule="auto"/>
              <w:rPr>
                <w:ins w:id="2335" w:author="marpa" w:date="2026-10-25T14:17:01Z"/>
                <w:rFonts w:hint="default" w:ascii="Courier New" w:hAnsi="Courier New" w:eastAsia="Courier New" w:cs="Courier New"/>
                <w:color w:val="000000"/>
                <w:sz w:val="16"/>
                <w:szCs w:val="16"/>
              </w:rPr>
            </w:pPr>
          </w:p>
          <w:p w14:paraId="7D75E9ED">
            <w:pPr>
              <w:spacing w:before="0" w:after="0" w:line="240" w:lineRule="auto"/>
              <w:rPr>
                <w:ins w:id="2336" w:author="marpa" w:date="2026-10-25T14:17:01Z"/>
                <w:rFonts w:hint="default" w:ascii="Courier New" w:hAnsi="Courier New" w:eastAsia="Courier New" w:cs="Courier New"/>
                <w:color w:val="000000"/>
                <w:sz w:val="16"/>
                <w:szCs w:val="16"/>
              </w:rPr>
            </w:pPr>
            <w:ins w:id="2337" w:author="marpa" w:date="2026-10-25T14:17:01Z">
              <w:r>
                <w:rPr>
                  <w:rFonts w:hint="default" w:ascii="Courier New" w:hAnsi="Courier New" w:eastAsia="Courier New" w:cs="Courier New"/>
                  <w:color w:val="000000"/>
                  <w:sz w:val="16"/>
                  <w:szCs w:val="16"/>
                </w:rPr>
                <w:t xml:space="preserve">    private static String valorPorDefecto(String valor, String valorDefecto) {</w:t>
              </w:r>
            </w:ins>
          </w:p>
          <w:p w14:paraId="512671CA">
            <w:pPr>
              <w:spacing w:before="0" w:after="0" w:line="240" w:lineRule="auto"/>
              <w:rPr>
                <w:ins w:id="2338" w:author="marpa" w:date="2026-10-25T14:17:01Z"/>
                <w:rFonts w:hint="default" w:ascii="Courier New" w:hAnsi="Courier New" w:eastAsia="Courier New" w:cs="Courier New"/>
                <w:color w:val="000000"/>
                <w:sz w:val="16"/>
                <w:szCs w:val="16"/>
              </w:rPr>
            </w:pPr>
            <w:ins w:id="2339" w:author="marpa" w:date="2026-10-25T14:17:01Z">
              <w:r>
                <w:rPr>
                  <w:rFonts w:hint="default" w:ascii="Courier New" w:hAnsi="Courier New" w:eastAsia="Courier New" w:cs="Courier New"/>
                  <w:color w:val="000000"/>
                  <w:sz w:val="16"/>
                  <w:szCs w:val="16"/>
                </w:rPr>
                <w:t xml:space="preserve">        if (valor == null || valor.isBlank()) {</w:t>
              </w:r>
            </w:ins>
          </w:p>
          <w:p w14:paraId="0814C7C7">
            <w:pPr>
              <w:spacing w:before="0" w:after="0" w:line="240" w:lineRule="auto"/>
              <w:rPr>
                <w:ins w:id="2340" w:author="marpa" w:date="2026-10-25T14:17:01Z"/>
                <w:rFonts w:hint="default" w:ascii="Courier New" w:hAnsi="Courier New" w:eastAsia="Courier New" w:cs="Courier New"/>
                <w:color w:val="000000"/>
                <w:sz w:val="16"/>
                <w:szCs w:val="16"/>
              </w:rPr>
            </w:pPr>
            <w:ins w:id="2341" w:author="marpa" w:date="2026-10-25T14:17:01Z">
              <w:r>
                <w:rPr>
                  <w:rFonts w:hint="default" w:ascii="Courier New" w:hAnsi="Courier New" w:eastAsia="Courier New" w:cs="Courier New"/>
                  <w:color w:val="000000"/>
                  <w:sz w:val="16"/>
                  <w:szCs w:val="16"/>
                </w:rPr>
                <w:t xml:space="preserve">            return valorDefecto;</w:t>
              </w:r>
            </w:ins>
          </w:p>
          <w:p w14:paraId="1B085E43">
            <w:pPr>
              <w:spacing w:before="0" w:after="0" w:line="240" w:lineRule="auto"/>
              <w:rPr>
                <w:ins w:id="2342" w:author="marpa" w:date="2026-10-25T14:17:01Z"/>
                <w:rFonts w:hint="default" w:ascii="Courier New" w:hAnsi="Courier New" w:eastAsia="Courier New" w:cs="Courier New"/>
                <w:color w:val="000000"/>
                <w:sz w:val="16"/>
                <w:szCs w:val="16"/>
              </w:rPr>
            </w:pPr>
            <w:ins w:id="2343" w:author="marpa" w:date="2026-10-25T14:17:01Z">
              <w:r>
                <w:rPr>
                  <w:rFonts w:hint="default" w:ascii="Courier New" w:hAnsi="Courier New" w:eastAsia="Courier New" w:cs="Courier New"/>
                  <w:color w:val="000000"/>
                  <w:sz w:val="16"/>
                  <w:szCs w:val="16"/>
                </w:rPr>
                <w:t xml:space="preserve">        }</w:t>
              </w:r>
            </w:ins>
          </w:p>
          <w:p w14:paraId="0CDE70DA">
            <w:pPr>
              <w:spacing w:before="0" w:after="0" w:line="240" w:lineRule="auto"/>
              <w:rPr>
                <w:ins w:id="2344" w:author="marpa" w:date="2026-10-25T14:17:01Z"/>
                <w:rFonts w:hint="default" w:ascii="Courier New" w:hAnsi="Courier New" w:eastAsia="Courier New" w:cs="Courier New"/>
                <w:color w:val="000000"/>
                <w:sz w:val="16"/>
                <w:szCs w:val="16"/>
              </w:rPr>
            </w:pPr>
            <w:ins w:id="2345" w:author="marpa" w:date="2026-10-25T14:17:01Z">
              <w:r>
                <w:rPr>
                  <w:rFonts w:hint="default" w:ascii="Courier New" w:hAnsi="Courier New" w:eastAsia="Courier New" w:cs="Courier New"/>
                  <w:color w:val="000000"/>
                  <w:sz w:val="16"/>
                  <w:szCs w:val="16"/>
                </w:rPr>
                <w:t xml:space="preserve">        return valor;</w:t>
              </w:r>
            </w:ins>
          </w:p>
          <w:p w14:paraId="4F6380F9">
            <w:pPr>
              <w:spacing w:before="0" w:after="0" w:line="240" w:lineRule="auto"/>
              <w:rPr>
                <w:ins w:id="2346" w:author="marpa" w:date="2026-10-25T14:17:01Z"/>
                <w:rFonts w:hint="default" w:ascii="Courier New" w:hAnsi="Courier New" w:eastAsia="Courier New" w:cs="Courier New"/>
                <w:color w:val="000000"/>
                <w:sz w:val="16"/>
                <w:szCs w:val="16"/>
              </w:rPr>
            </w:pPr>
            <w:ins w:id="2347" w:author="marpa" w:date="2026-10-25T14:17:01Z">
              <w:r>
                <w:rPr>
                  <w:rFonts w:hint="default" w:ascii="Courier New" w:hAnsi="Courier New" w:eastAsia="Courier New" w:cs="Courier New"/>
                  <w:color w:val="000000"/>
                  <w:sz w:val="16"/>
                  <w:szCs w:val="16"/>
                </w:rPr>
                <w:t xml:space="preserve">    }</w:t>
              </w:r>
            </w:ins>
          </w:p>
          <w:p w14:paraId="1C6EC494">
            <w:pPr>
              <w:spacing w:before="0" w:after="0" w:line="240" w:lineRule="auto"/>
              <w:rPr>
                <w:ins w:id="2348" w:author="marpa" w:date="2026-10-25T14:14:34Z"/>
                <w:rFonts w:ascii="Courier New" w:hAnsi="Courier New" w:eastAsia="Courier New" w:cs="Courier New"/>
                <w:color w:val="000000"/>
                <w:sz w:val="16"/>
                <w:szCs w:val="16"/>
              </w:rPr>
            </w:pPr>
            <w:ins w:id="2349" w:author="marpa" w:date="2026-10-25T14:17:01Z">
              <w:r>
                <w:rPr>
                  <w:rFonts w:hint="default" w:ascii="Courier New" w:hAnsi="Courier New" w:eastAsia="Courier New" w:cs="Courier New"/>
                  <w:color w:val="000000"/>
                  <w:sz w:val="16"/>
                  <w:szCs w:val="16"/>
                </w:rPr>
                <w:t>}</w:t>
              </w:r>
            </w:ins>
          </w:p>
        </w:tc>
      </w:tr>
    </w:tbl>
    <w:p w14:paraId="68778F4D">
      <w:pPr>
        <w:pStyle w:val="6"/>
        <w:rPr>
          <w:ins w:id="2350" w:author="marpa" w:date="2026-10-25T14:17:45Z"/>
          <w:rFonts w:hint="default"/>
          <w:lang w:val="es-EC"/>
        </w:rPr>
      </w:pPr>
      <w:ins w:id="2351" w:author="marpa" w:date="2026-10-25T14:17:45Z">
        <w:bookmarkStart w:id="93" w:name="_Toc25447"/>
        <w:bookmarkStart w:id="94" w:name="_Toc26326"/>
        <w:r>
          <w:rPr/>
          <w:t xml:space="preserve">Tabla </w:t>
        </w:r>
      </w:ins>
      <w:ins w:id="2352" w:author="marpa" w:date="2026-10-25T14:17:50Z">
        <w:r>
          <w:rPr>
            <w:rFonts w:hint="default"/>
            <w:lang w:val="es-EC"/>
          </w:rPr>
          <w:t>8</w:t>
        </w:r>
      </w:ins>
      <w:ins w:id="2353" w:author="marpa" w:date="2026-10-25T14:17:45Z">
        <w:r>
          <w:rPr/>
          <w:t xml:space="preserve">. Clase </w:t>
        </w:r>
      </w:ins>
      <w:ins w:id="2354" w:author="marpa" w:date="2026-10-25T14:17:51Z">
        <w:r>
          <w:rPr>
            <w:rFonts w:hint="default"/>
            <w:b w:val="0"/>
            <w:bCs w:val="0"/>
            <w:lang w:val="es-EC"/>
          </w:rPr>
          <w:t>Ses</w:t>
        </w:r>
      </w:ins>
      <w:ins w:id="2355" w:author="marpa" w:date="2026-10-25T14:17:52Z">
        <w:r>
          <w:rPr>
            <w:rFonts w:hint="default"/>
            <w:b w:val="0"/>
            <w:bCs w:val="0"/>
            <w:lang w:val="es-EC"/>
          </w:rPr>
          <w:t>ion</w:t>
        </w:r>
        <w:bookmarkEnd w:id="93"/>
        <w:bookmarkEnd w:id="94"/>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F6EF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356" w:author="marpa" w:date="2026-10-25T14:17:45Z"/>
        </w:trPr>
        <w:tc>
          <w:tcPr>
            <w:tcW w:w="8494" w:type="dxa"/>
            <w:shd w:val="clear" w:color="auto" w:fill="D9D9D9"/>
          </w:tcPr>
          <w:p w14:paraId="0C0B4452">
            <w:pPr>
              <w:spacing w:before="0" w:after="0" w:line="240" w:lineRule="auto"/>
              <w:rPr>
                <w:ins w:id="2357" w:author="marpa" w:date="2026-10-25T14:18:08Z"/>
                <w:rFonts w:hint="default" w:ascii="Courier New" w:hAnsi="Courier New" w:eastAsia="Courier New" w:cs="Courier New"/>
                <w:color w:val="000000"/>
                <w:sz w:val="16"/>
                <w:szCs w:val="16"/>
              </w:rPr>
            </w:pPr>
            <w:ins w:id="2358" w:author="marpa" w:date="2026-10-25T14:18:08Z">
              <w:r>
                <w:rPr>
                  <w:rFonts w:hint="default" w:ascii="Courier New" w:hAnsi="Courier New" w:eastAsia="Courier New" w:cs="Courier New"/>
                  <w:color w:val="000000"/>
                  <w:sz w:val="16"/>
                  <w:szCs w:val="16"/>
                </w:rPr>
                <w:t>/*</w:t>
              </w:r>
            </w:ins>
          </w:p>
          <w:p w14:paraId="4B1B6160">
            <w:pPr>
              <w:spacing w:before="0" w:after="0" w:line="240" w:lineRule="auto"/>
              <w:rPr>
                <w:ins w:id="2359" w:author="marpa" w:date="2026-10-25T14:18:08Z"/>
                <w:rFonts w:hint="default" w:ascii="Courier New" w:hAnsi="Courier New" w:eastAsia="Courier New" w:cs="Courier New"/>
                <w:color w:val="000000"/>
                <w:sz w:val="16"/>
                <w:szCs w:val="16"/>
              </w:rPr>
            </w:pPr>
            <w:ins w:id="2360" w:author="marpa" w:date="2026-10-25T14:18:08Z">
              <w:r>
                <w:rPr>
                  <w:rFonts w:hint="default" w:ascii="Courier New" w:hAnsi="Courier New" w:eastAsia="Courier New" w:cs="Courier New"/>
                  <w:color w:val="000000"/>
                  <w:sz w:val="16"/>
                  <w:szCs w:val="16"/>
                </w:rPr>
                <w:t xml:space="preserve"> * Click nbfs://nbhost/SystemFileSystem/Templates/Licenses/license-default.txt to change this license</w:t>
              </w:r>
            </w:ins>
          </w:p>
          <w:p w14:paraId="549B4B31">
            <w:pPr>
              <w:spacing w:before="0" w:after="0" w:line="240" w:lineRule="auto"/>
              <w:rPr>
                <w:ins w:id="2361" w:author="marpa" w:date="2026-10-25T14:18:08Z"/>
                <w:rFonts w:hint="default" w:ascii="Courier New" w:hAnsi="Courier New" w:eastAsia="Courier New" w:cs="Courier New"/>
                <w:color w:val="000000"/>
                <w:sz w:val="16"/>
                <w:szCs w:val="16"/>
              </w:rPr>
            </w:pPr>
            <w:ins w:id="2362" w:author="marpa" w:date="2026-10-25T14:18:08Z">
              <w:r>
                <w:rPr>
                  <w:rFonts w:hint="default" w:ascii="Courier New" w:hAnsi="Courier New" w:eastAsia="Courier New" w:cs="Courier New"/>
                  <w:color w:val="000000"/>
                  <w:sz w:val="16"/>
                  <w:szCs w:val="16"/>
                </w:rPr>
                <w:t xml:space="preserve"> * Click nbfs://nbhost/SystemFileSystem/Templates/Classes/Class.java to edit this template</w:t>
              </w:r>
            </w:ins>
          </w:p>
          <w:p w14:paraId="6B9ECE2C">
            <w:pPr>
              <w:spacing w:before="0" w:after="0" w:line="240" w:lineRule="auto"/>
              <w:rPr>
                <w:ins w:id="2363" w:author="marpa" w:date="2026-10-25T14:18:08Z"/>
                <w:rFonts w:hint="default" w:ascii="Courier New" w:hAnsi="Courier New" w:eastAsia="Courier New" w:cs="Courier New"/>
                <w:color w:val="000000"/>
                <w:sz w:val="16"/>
                <w:szCs w:val="16"/>
              </w:rPr>
            </w:pPr>
            <w:ins w:id="2364" w:author="marpa" w:date="2026-10-25T14:18:08Z">
              <w:r>
                <w:rPr>
                  <w:rFonts w:hint="default" w:ascii="Courier New" w:hAnsi="Courier New" w:eastAsia="Courier New" w:cs="Courier New"/>
                  <w:color w:val="000000"/>
                  <w:sz w:val="16"/>
                  <w:szCs w:val="16"/>
                </w:rPr>
                <w:t xml:space="preserve"> */</w:t>
              </w:r>
            </w:ins>
          </w:p>
          <w:p w14:paraId="502B0A94">
            <w:pPr>
              <w:spacing w:before="0" w:after="0" w:line="240" w:lineRule="auto"/>
              <w:rPr>
                <w:ins w:id="2365" w:author="marpa" w:date="2026-10-25T14:18:08Z"/>
                <w:rFonts w:hint="default" w:ascii="Courier New" w:hAnsi="Courier New" w:eastAsia="Courier New" w:cs="Courier New"/>
                <w:color w:val="000000"/>
                <w:sz w:val="16"/>
                <w:szCs w:val="16"/>
              </w:rPr>
            </w:pPr>
            <w:ins w:id="2366" w:author="marpa" w:date="2026-10-25T14:18:08Z">
              <w:r>
                <w:rPr>
                  <w:rFonts w:hint="default" w:ascii="Courier New" w:hAnsi="Courier New" w:eastAsia="Courier New" w:cs="Courier New"/>
                  <w:color w:val="000000"/>
                  <w:sz w:val="16"/>
                  <w:szCs w:val="16"/>
                </w:rPr>
                <w:t>package ec.edu.monster.seguridad;</w:t>
              </w:r>
            </w:ins>
          </w:p>
          <w:p w14:paraId="069F9694">
            <w:pPr>
              <w:spacing w:before="0" w:after="0" w:line="240" w:lineRule="auto"/>
              <w:rPr>
                <w:ins w:id="2367" w:author="marpa" w:date="2026-10-25T14:18:08Z"/>
                <w:rFonts w:hint="default" w:ascii="Courier New" w:hAnsi="Courier New" w:eastAsia="Courier New" w:cs="Courier New"/>
                <w:color w:val="000000"/>
                <w:sz w:val="16"/>
                <w:szCs w:val="16"/>
              </w:rPr>
            </w:pPr>
          </w:p>
          <w:p w14:paraId="2AE9626B">
            <w:pPr>
              <w:spacing w:before="0" w:after="0" w:line="240" w:lineRule="auto"/>
              <w:rPr>
                <w:ins w:id="2368" w:author="marpa" w:date="2026-10-25T14:18:08Z"/>
                <w:rFonts w:hint="default" w:ascii="Courier New" w:hAnsi="Courier New" w:eastAsia="Courier New" w:cs="Courier New"/>
                <w:color w:val="000000"/>
                <w:sz w:val="16"/>
                <w:szCs w:val="16"/>
              </w:rPr>
            </w:pPr>
            <w:ins w:id="2369" w:author="marpa" w:date="2026-10-25T14:18:08Z">
              <w:r>
                <w:rPr>
                  <w:rFonts w:hint="default" w:ascii="Courier New" w:hAnsi="Courier New" w:eastAsia="Courier New" w:cs="Courier New"/>
                  <w:color w:val="000000"/>
                  <w:sz w:val="16"/>
                  <w:szCs w:val="16"/>
                </w:rPr>
                <w:t>import java.time.Instant;</w:t>
              </w:r>
            </w:ins>
          </w:p>
          <w:p w14:paraId="194DAC4E">
            <w:pPr>
              <w:spacing w:before="0" w:after="0" w:line="240" w:lineRule="auto"/>
              <w:rPr>
                <w:ins w:id="2370" w:author="marpa" w:date="2026-10-25T14:18:08Z"/>
                <w:rFonts w:hint="default" w:ascii="Courier New" w:hAnsi="Courier New" w:eastAsia="Courier New" w:cs="Courier New"/>
                <w:color w:val="000000"/>
                <w:sz w:val="16"/>
                <w:szCs w:val="16"/>
              </w:rPr>
            </w:pPr>
          </w:p>
          <w:p w14:paraId="0AAC5B19">
            <w:pPr>
              <w:spacing w:before="0" w:after="0" w:line="240" w:lineRule="auto"/>
              <w:rPr>
                <w:ins w:id="2371" w:author="marpa" w:date="2026-10-25T14:18:08Z"/>
                <w:rFonts w:hint="default" w:ascii="Courier New" w:hAnsi="Courier New" w:eastAsia="Courier New" w:cs="Courier New"/>
                <w:color w:val="000000"/>
                <w:sz w:val="16"/>
                <w:szCs w:val="16"/>
              </w:rPr>
            </w:pPr>
          </w:p>
          <w:p w14:paraId="4F33C731">
            <w:pPr>
              <w:spacing w:before="0" w:after="0" w:line="240" w:lineRule="auto"/>
              <w:rPr>
                <w:ins w:id="2372" w:author="marpa" w:date="2026-10-25T14:18:08Z"/>
                <w:rFonts w:hint="default" w:ascii="Courier New" w:hAnsi="Courier New" w:eastAsia="Courier New" w:cs="Courier New"/>
                <w:color w:val="000000"/>
                <w:sz w:val="16"/>
                <w:szCs w:val="16"/>
              </w:rPr>
            </w:pPr>
            <w:ins w:id="2373" w:author="marpa" w:date="2026-10-25T14:18:08Z">
              <w:r>
                <w:rPr>
                  <w:rFonts w:hint="default" w:ascii="Courier New" w:hAnsi="Courier New" w:eastAsia="Courier New" w:cs="Courier New"/>
                  <w:color w:val="000000"/>
                  <w:sz w:val="16"/>
                  <w:szCs w:val="16"/>
                </w:rPr>
                <w:t>/**</w:t>
              </w:r>
            </w:ins>
          </w:p>
          <w:p w14:paraId="3E1215CB">
            <w:pPr>
              <w:spacing w:before="0" w:after="0" w:line="240" w:lineRule="auto"/>
              <w:rPr>
                <w:ins w:id="2374" w:author="marpa" w:date="2026-10-25T14:18:08Z"/>
                <w:rFonts w:hint="default" w:ascii="Courier New" w:hAnsi="Courier New" w:eastAsia="Courier New" w:cs="Courier New"/>
                <w:color w:val="000000"/>
                <w:sz w:val="16"/>
                <w:szCs w:val="16"/>
              </w:rPr>
            </w:pPr>
            <w:ins w:id="2375" w:author="marpa" w:date="2026-10-25T14:18:08Z">
              <w:r>
                <w:rPr>
                  <w:rFonts w:hint="default" w:ascii="Courier New" w:hAnsi="Courier New" w:eastAsia="Courier New" w:cs="Courier New"/>
                  <w:color w:val="000000"/>
                  <w:sz w:val="16"/>
                  <w:szCs w:val="16"/>
                </w:rPr>
                <w:t xml:space="preserve"> *</w:t>
              </w:r>
            </w:ins>
          </w:p>
          <w:p w14:paraId="77CF121F">
            <w:pPr>
              <w:spacing w:before="0" w:after="0" w:line="240" w:lineRule="auto"/>
              <w:rPr>
                <w:ins w:id="2376" w:author="marpa" w:date="2026-10-25T14:18:08Z"/>
                <w:rFonts w:hint="default" w:ascii="Courier New" w:hAnsi="Courier New" w:eastAsia="Courier New" w:cs="Courier New"/>
                <w:color w:val="000000"/>
                <w:sz w:val="16"/>
                <w:szCs w:val="16"/>
              </w:rPr>
            </w:pPr>
            <w:ins w:id="2377" w:author="marpa" w:date="2026-10-25T14:18:08Z">
              <w:r>
                <w:rPr>
                  <w:rFonts w:hint="default" w:ascii="Courier New" w:hAnsi="Courier New" w:eastAsia="Courier New" w:cs="Courier New"/>
                  <w:color w:val="000000"/>
                  <w:sz w:val="16"/>
                  <w:szCs w:val="16"/>
                </w:rPr>
                <w:t xml:space="preserve"> * @author marpa</w:t>
              </w:r>
            </w:ins>
          </w:p>
          <w:p w14:paraId="087A2B94">
            <w:pPr>
              <w:spacing w:before="0" w:after="0" w:line="240" w:lineRule="auto"/>
              <w:rPr>
                <w:ins w:id="2378" w:author="marpa" w:date="2026-10-25T14:18:08Z"/>
                <w:rFonts w:hint="default" w:ascii="Courier New" w:hAnsi="Courier New" w:eastAsia="Courier New" w:cs="Courier New"/>
                <w:color w:val="000000"/>
                <w:sz w:val="16"/>
                <w:szCs w:val="16"/>
              </w:rPr>
            </w:pPr>
            <w:ins w:id="2379" w:author="marpa" w:date="2026-10-25T14:18:08Z">
              <w:r>
                <w:rPr>
                  <w:rFonts w:hint="default" w:ascii="Courier New" w:hAnsi="Courier New" w:eastAsia="Courier New" w:cs="Courier New"/>
                  <w:color w:val="000000"/>
                  <w:sz w:val="16"/>
                  <w:szCs w:val="16"/>
                </w:rPr>
                <w:t xml:space="preserve"> */</w:t>
              </w:r>
            </w:ins>
          </w:p>
          <w:p w14:paraId="67C2C0CD">
            <w:pPr>
              <w:spacing w:before="0" w:after="0" w:line="240" w:lineRule="auto"/>
              <w:rPr>
                <w:ins w:id="2380" w:author="marpa" w:date="2026-10-25T14:18:08Z"/>
                <w:rFonts w:hint="default" w:ascii="Courier New" w:hAnsi="Courier New" w:eastAsia="Courier New" w:cs="Courier New"/>
                <w:color w:val="000000"/>
                <w:sz w:val="16"/>
                <w:szCs w:val="16"/>
              </w:rPr>
            </w:pPr>
            <w:ins w:id="2381" w:author="marpa" w:date="2026-10-25T14:18:08Z">
              <w:r>
                <w:rPr>
                  <w:rFonts w:hint="default" w:ascii="Courier New" w:hAnsi="Courier New" w:eastAsia="Courier New" w:cs="Courier New"/>
                  <w:color w:val="000000"/>
                  <w:sz w:val="16"/>
                  <w:szCs w:val="16"/>
                </w:rPr>
                <w:t>public class Sesion {</w:t>
              </w:r>
            </w:ins>
          </w:p>
          <w:p w14:paraId="62EE70D3">
            <w:pPr>
              <w:spacing w:before="0" w:after="0" w:line="240" w:lineRule="auto"/>
              <w:rPr>
                <w:ins w:id="2382" w:author="marpa" w:date="2026-10-25T14:18:08Z"/>
                <w:rFonts w:hint="default" w:ascii="Courier New" w:hAnsi="Courier New" w:eastAsia="Courier New" w:cs="Courier New"/>
                <w:color w:val="000000"/>
                <w:sz w:val="16"/>
                <w:szCs w:val="16"/>
              </w:rPr>
            </w:pPr>
            <w:ins w:id="2383" w:author="marpa" w:date="2026-10-25T14:18:08Z">
              <w:r>
                <w:rPr>
                  <w:rFonts w:hint="default" w:ascii="Courier New" w:hAnsi="Courier New" w:eastAsia="Courier New" w:cs="Courier New"/>
                  <w:color w:val="000000"/>
                  <w:sz w:val="16"/>
                  <w:szCs w:val="16"/>
                </w:rPr>
                <w:t xml:space="preserve">    private Instant creacion;</w:t>
              </w:r>
            </w:ins>
          </w:p>
          <w:p w14:paraId="7A15B511">
            <w:pPr>
              <w:spacing w:before="0" w:after="0" w:line="240" w:lineRule="auto"/>
              <w:rPr>
                <w:ins w:id="2384" w:author="marpa" w:date="2026-10-25T14:18:08Z"/>
                <w:rFonts w:hint="default" w:ascii="Courier New" w:hAnsi="Courier New" w:eastAsia="Courier New" w:cs="Courier New"/>
                <w:color w:val="000000"/>
                <w:sz w:val="16"/>
                <w:szCs w:val="16"/>
              </w:rPr>
            </w:pPr>
            <w:ins w:id="2385" w:author="marpa" w:date="2026-10-25T14:18:08Z">
              <w:r>
                <w:rPr>
                  <w:rFonts w:hint="default" w:ascii="Courier New" w:hAnsi="Courier New" w:eastAsia="Courier New" w:cs="Courier New"/>
                  <w:color w:val="000000"/>
                  <w:sz w:val="16"/>
                  <w:szCs w:val="16"/>
                </w:rPr>
                <w:t xml:space="preserve">    private Instant expiracion;</w:t>
              </w:r>
            </w:ins>
          </w:p>
          <w:p w14:paraId="62CDC9F9">
            <w:pPr>
              <w:spacing w:before="0" w:after="0" w:line="240" w:lineRule="auto"/>
              <w:rPr>
                <w:ins w:id="2386" w:author="marpa" w:date="2026-10-25T14:18:08Z"/>
                <w:rFonts w:hint="default" w:ascii="Courier New" w:hAnsi="Courier New" w:eastAsia="Courier New" w:cs="Courier New"/>
                <w:color w:val="000000"/>
                <w:sz w:val="16"/>
                <w:szCs w:val="16"/>
              </w:rPr>
            </w:pPr>
            <w:ins w:id="2387" w:author="marpa" w:date="2026-10-25T14:18:08Z">
              <w:r>
                <w:rPr>
                  <w:rFonts w:hint="default" w:ascii="Courier New" w:hAnsi="Courier New" w:eastAsia="Courier New" w:cs="Courier New"/>
                  <w:color w:val="000000"/>
                  <w:sz w:val="16"/>
                  <w:szCs w:val="16"/>
                </w:rPr>
                <w:t xml:space="preserve">    private String token;</w:t>
              </w:r>
            </w:ins>
          </w:p>
          <w:p w14:paraId="293533F5">
            <w:pPr>
              <w:spacing w:before="0" w:after="0" w:line="240" w:lineRule="auto"/>
              <w:rPr>
                <w:ins w:id="2388" w:author="marpa" w:date="2026-10-25T14:18:08Z"/>
                <w:rFonts w:hint="default" w:ascii="Courier New" w:hAnsi="Courier New" w:eastAsia="Courier New" w:cs="Courier New"/>
                <w:color w:val="000000"/>
                <w:sz w:val="16"/>
                <w:szCs w:val="16"/>
              </w:rPr>
            </w:pPr>
            <w:ins w:id="2389" w:author="marpa" w:date="2026-10-25T14:18:08Z">
              <w:r>
                <w:rPr>
                  <w:rFonts w:hint="default" w:ascii="Courier New" w:hAnsi="Courier New" w:eastAsia="Courier New" w:cs="Courier New"/>
                  <w:color w:val="000000"/>
                  <w:sz w:val="16"/>
                  <w:szCs w:val="16"/>
                </w:rPr>
                <w:t xml:space="preserve">    </w:t>
              </w:r>
            </w:ins>
          </w:p>
          <w:p w14:paraId="13EBAA69">
            <w:pPr>
              <w:spacing w:before="0" w:after="0" w:line="240" w:lineRule="auto"/>
              <w:rPr>
                <w:ins w:id="2390" w:author="marpa" w:date="2026-10-25T14:18:08Z"/>
                <w:rFonts w:hint="default" w:ascii="Courier New" w:hAnsi="Courier New" w:eastAsia="Courier New" w:cs="Courier New"/>
                <w:color w:val="000000"/>
                <w:sz w:val="16"/>
                <w:szCs w:val="16"/>
              </w:rPr>
            </w:pPr>
            <w:ins w:id="2391" w:author="marpa" w:date="2026-10-25T14:18:08Z">
              <w:r>
                <w:rPr>
                  <w:rFonts w:hint="default" w:ascii="Courier New" w:hAnsi="Courier New" w:eastAsia="Courier New" w:cs="Courier New"/>
                  <w:color w:val="000000"/>
                  <w:sz w:val="16"/>
                  <w:szCs w:val="16"/>
                </w:rPr>
                <w:t xml:space="preserve">    public Sesion(String token, long ttlMinutos)</w:t>
              </w:r>
            </w:ins>
          </w:p>
          <w:p w14:paraId="6E776AE7">
            <w:pPr>
              <w:spacing w:before="0" w:after="0" w:line="240" w:lineRule="auto"/>
              <w:rPr>
                <w:ins w:id="2392" w:author="marpa" w:date="2026-10-25T14:18:08Z"/>
                <w:rFonts w:hint="default" w:ascii="Courier New" w:hAnsi="Courier New" w:eastAsia="Courier New" w:cs="Courier New"/>
                <w:color w:val="000000"/>
                <w:sz w:val="16"/>
                <w:szCs w:val="16"/>
              </w:rPr>
            </w:pPr>
            <w:ins w:id="2393" w:author="marpa" w:date="2026-10-25T14:18:08Z">
              <w:r>
                <w:rPr>
                  <w:rFonts w:hint="default" w:ascii="Courier New" w:hAnsi="Courier New" w:eastAsia="Courier New" w:cs="Courier New"/>
                  <w:color w:val="000000"/>
                  <w:sz w:val="16"/>
                  <w:szCs w:val="16"/>
                </w:rPr>
                <w:t xml:space="preserve">    {</w:t>
              </w:r>
            </w:ins>
          </w:p>
          <w:p w14:paraId="08406C05">
            <w:pPr>
              <w:spacing w:before="0" w:after="0" w:line="240" w:lineRule="auto"/>
              <w:rPr>
                <w:ins w:id="2394" w:author="marpa" w:date="2026-10-25T14:18:08Z"/>
                <w:rFonts w:hint="default" w:ascii="Courier New" w:hAnsi="Courier New" w:eastAsia="Courier New" w:cs="Courier New"/>
                <w:color w:val="000000"/>
                <w:sz w:val="16"/>
                <w:szCs w:val="16"/>
              </w:rPr>
            </w:pPr>
            <w:ins w:id="2395" w:author="marpa" w:date="2026-10-25T14:18:08Z">
              <w:r>
                <w:rPr>
                  <w:rFonts w:hint="default" w:ascii="Courier New" w:hAnsi="Courier New" w:eastAsia="Courier New" w:cs="Courier New"/>
                  <w:color w:val="000000"/>
                  <w:sz w:val="16"/>
                  <w:szCs w:val="16"/>
                </w:rPr>
                <w:t xml:space="preserve">        this.token = token;</w:t>
              </w:r>
            </w:ins>
          </w:p>
          <w:p w14:paraId="208573D8">
            <w:pPr>
              <w:spacing w:before="0" w:after="0" w:line="240" w:lineRule="auto"/>
              <w:rPr>
                <w:ins w:id="2396" w:author="marpa" w:date="2026-10-25T14:18:08Z"/>
                <w:rFonts w:hint="default" w:ascii="Courier New" w:hAnsi="Courier New" w:eastAsia="Courier New" w:cs="Courier New"/>
                <w:color w:val="000000"/>
                <w:sz w:val="16"/>
                <w:szCs w:val="16"/>
              </w:rPr>
            </w:pPr>
            <w:ins w:id="2397" w:author="marpa" w:date="2026-10-25T14:18:08Z">
              <w:r>
                <w:rPr>
                  <w:rFonts w:hint="default" w:ascii="Courier New" w:hAnsi="Courier New" w:eastAsia="Courier New" w:cs="Courier New"/>
                  <w:color w:val="000000"/>
                  <w:sz w:val="16"/>
                  <w:szCs w:val="16"/>
                </w:rPr>
                <w:t xml:space="preserve">        this.creacion = Instant.now();</w:t>
              </w:r>
            </w:ins>
          </w:p>
          <w:p w14:paraId="3CC043CF">
            <w:pPr>
              <w:spacing w:before="0" w:after="0" w:line="240" w:lineRule="auto"/>
              <w:rPr>
                <w:ins w:id="2398" w:author="marpa" w:date="2026-10-25T14:18:08Z"/>
                <w:rFonts w:hint="default" w:ascii="Courier New" w:hAnsi="Courier New" w:eastAsia="Courier New" w:cs="Courier New"/>
                <w:color w:val="000000"/>
                <w:sz w:val="16"/>
                <w:szCs w:val="16"/>
              </w:rPr>
            </w:pPr>
            <w:ins w:id="2399" w:author="marpa" w:date="2026-10-25T14:18:08Z">
              <w:r>
                <w:rPr>
                  <w:rFonts w:hint="default" w:ascii="Courier New" w:hAnsi="Courier New" w:eastAsia="Courier New" w:cs="Courier New"/>
                  <w:color w:val="000000"/>
                  <w:sz w:val="16"/>
                  <w:szCs w:val="16"/>
                </w:rPr>
                <w:t xml:space="preserve">        this.expiracion = creacion.plusSeconds(ttlMinutos*60); </w:t>
              </w:r>
            </w:ins>
          </w:p>
          <w:p w14:paraId="03576F55">
            <w:pPr>
              <w:spacing w:before="0" w:after="0" w:line="240" w:lineRule="auto"/>
              <w:rPr>
                <w:ins w:id="2400" w:author="marpa" w:date="2026-10-25T14:18:08Z"/>
                <w:rFonts w:hint="default" w:ascii="Courier New" w:hAnsi="Courier New" w:eastAsia="Courier New" w:cs="Courier New"/>
                <w:color w:val="000000"/>
                <w:sz w:val="16"/>
                <w:szCs w:val="16"/>
              </w:rPr>
            </w:pPr>
            <w:ins w:id="2401" w:author="marpa" w:date="2026-10-25T14:18:08Z">
              <w:r>
                <w:rPr>
                  <w:rFonts w:hint="default" w:ascii="Courier New" w:hAnsi="Courier New" w:eastAsia="Courier New" w:cs="Courier New"/>
                  <w:color w:val="000000"/>
                  <w:sz w:val="16"/>
                  <w:szCs w:val="16"/>
                </w:rPr>
                <w:t xml:space="preserve">    }</w:t>
              </w:r>
            </w:ins>
          </w:p>
          <w:p w14:paraId="7A769187">
            <w:pPr>
              <w:spacing w:before="0" w:after="0" w:line="240" w:lineRule="auto"/>
              <w:rPr>
                <w:ins w:id="2402" w:author="marpa" w:date="2026-10-25T14:18:08Z"/>
                <w:rFonts w:hint="default" w:ascii="Courier New" w:hAnsi="Courier New" w:eastAsia="Courier New" w:cs="Courier New"/>
                <w:color w:val="000000"/>
                <w:sz w:val="16"/>
                <w:szCs w:val="16"/>
              </w:rPr>
            </w:pPr>
          </w:p>
          <w:p w14:paraId="2165A727">
            <w:pPr>
              <w:spacing w:before="0" w:after="0" w:line="240" w:lineRule="auto"/>
              <w:rPr>
                <w:ins w:id="2403" w:author="marpa" w:date="2026-10-25T14:18:08Z"/>
                <w:rFonts w:hint="default" w:ascii="Courier New" w:hAnsi="Courier New" w:eastAsia="Courier New" w:cs="Courier New"/>
                <w:color w:val="000000"/>
                <w:sz w:val="16"/>
                <w:szCs w:val="16"/>
              </w:rPr>
            </w:pPr>
            <w:ins w:id="2404" w:author="marpa" w:date="2026-10-25T14:18:08Z">
              <w:r>
                <w:rPr>
                  <w:rFonts w:hint="default" w:ascii="Courier New" w:hAnsi="Courier New" w:eastAsia="Courier New" w:cs="Courier New"/>
                  <w:color w:val="000000"/>
                  <w:sz w:val="16"/>
                  <w:szCs w:val="16"/>
                </w:rPr>
                <w:t xml:space="preserve">    public Instant getCreacion() {</w:t>
              </w:r>
            </w:ins>
          </w:p>
          <w:p w14:paraId="6E0DC8D1">
            <w:pPr>
              <w:spacing w:before="0" w:after="0" w:line="240" w:lineRule="auto"/>
              <w:rPr>
                <w:ins w:id="2405" w:author="marpa" w:date="2026-10-25T14:18:08Z"/>
                <w:rFonts w:hint="default" w:ascii="Courier New" w:hAnsi="Courier New" w:eastAsia="Courier New" w:cs="Courier New"/>
                <w:color w:val="000000"/>
                <w:sz w:val="16"/>
                <w:szCs w:val="16"/>
              </w:rPr>
            </w:pPr>
            <w:ins w:id="2406" w:author="marpa" w:date="2026-10-25T14:18:08Z">
              <w:r>
                <w:rPr>
                  <w:rFonts w:hint="default" w:ascii="Courier New" w:hAnsi="Courier New" w:eastAsia="Courier New" w:cs="Courier New"/>
                  <w:color w:val="000000"/>
                  <w:sz w:val="16"/>
                  <w:szCs w:val="16"/>
                </w:rPr>
                <w:t xml:space="preserve">        return creacion;</w:t>
              </w:r>
            </w:ins>
          </w:p>
          <w:p w14:paraId="2E7516AC">
            <w:pPr>
              <w:spacing w:before="0" w:after="0" w:line="240" w:lineRule="auto"/>
              <w:rPr>
                <w:ins w:id="2407" w:author="marpa" w:date="2026-10-25T14:18:08Z"/>
                <w:rFonts w:hint="default" w:ascii="Courier New" w:hAnsi="Courier New" w:eastAsia="Courier New" w:cs="Courier New"/>
                <w:color w:val="000000"/>
                <w:sz w:val="16"/>
                <w:szCs w:val="16"/>
              </w:rPr>
            </w:pPr>
            <w:ins w:id="2408" w:author="marpa" w:date="2026-10-25T14:18:08Z">
              <w:r>
                <w:rPr>
                  <w:rFonts w:hint="default" w:ascii="Courier New" w:hAnsi="Courier New" w:eastAsia="Courier New" w:cs="Courier New"/>
                  <w:color w:val="000000"/>
                  <w:sz w:val="16"/>
                  <w:szCs w:val="16"/>
                </w:rPr>
                <w:t xml:space="preserve">    }</w:t>
              </w:r>
            </w:ins>
          </w:p>
          <w:p w14:paraId="00BF114B">
            <w:pPr>
              <w:spacing w:before="0" w:after="0" w:line="240" w:lineRule="auto"/>
              <w:rPr>
                <w:ins w:id="2409" w:author="marpa" w:date="2026-10-25T14:18:08Z"/>
                <w:rFonts w:hint="default" w:ascii="Courier New" w:hAnsi="Courier New" w:eastAsia="Courier New" w:cs="Courier New"/>
                <w:color w:val="000000"/>
                <w:sz w:val="16"/>
                <w:szCs w:val="16"/>
              </w:rPr>
            </w:pPr>
          </w:p>
          <w:p w14:paraId="5B0A5FBC">
            <w:pPr>
              <w:spacing w:before="0" w:after="0" w:line="240" w:lineRule="auto"/>
              <w:rPr>
                <w:ins w:id="2410" w:author="marpa" w:date="2026-10-25T14:18:08Z"/>
                <w:rFonts w:hint="default" w:ascii="Courier New" w:hAnsi="Courier New" w:eastAsia="Courier New" w:cs="Courier New"/>
                <w:color w:val="000000"/>
                <w:sz w:val="16"/>
                <w:szCs w:val="16"/>
              </w:rPr>
            </w:pPr>
            <w:ins w:id="2411" w:author="marpa" w:date="2026-10-25T14:18:08Z">
              <w:r>
                <w:rPr>
                  <w:rFonts w:hint="default" w:ascii="Courier New" w:hAnsi="Courier New" w:eastAsia="Courier New" w:cs="Courier New"/>
                  <w:color w:val="000000"/>
                  <w:sz w:val="16"/>
                  <w:szCs w:val="16"/>
                </w:rPr>
                <w:t xml:space="preserve">    public Instant getExpiracion() {</w:t>
              </w:r>
            </w:ins>
          </w:p>
          <w:p w14:paraId="248CBB09">
            <w:pPr>
              <w:spacing w:before="0" w:after="0" w:line="240" w:lineRule="auto"/>
              <w:rPr>
                <w:ins w:id="2412" w:author="marpa" w:date="2026-10-25T14:18:08Z"/>
                <w:rFonts w:hint="default" w:ascii="Courier New" w:hAnsi="Courier New" w:eastAsia="Courier New" w:cs="Courier New"/>
                <w:color w:val="000000"/>
                <w:sz w:val="16"/>
                <w:szCs w:val="16"/>
              </w:rPr>
            </w:pPr>
            <w:ins w:id="2413" w:author="marpa" w:date="2026-10-25T14:18:08Z">
              <w:r>
                <w:rPr>
                  <w:rFonts w:hint="default" w:ascii="Courier New" w:hAnsi="Courier New" w:eastAsia="Courier New" w:cs="Courier New"/>
                  <w:color w:val="000000"/>
                  <w:sz w:val="16"/>
                  <w:szCs w:val="16"/>
                </w:rPr>
                <w:t xml:space="preserve">        return expiracion;</w:t>
              </w:r>
            </w:ins>
          </w:p>
          <w:p w14:paraId="36DCED35">
            <w:pPr>
              <w:spacing w:before="0" w:after="0" w:line="240" w:lineRule="auto"/>
              <w:rPr>
                <w:ins w:id="2414" w:author="marpa" w:date="2026-10-25T14:18:08Z"/>
                <w:rFonts w:hint="default" w:ascii="Courier New" w:hAnsi="Courier New" w:eastAsia="Courier New" w:cs="Courier New"/>
                <w:color w:val="000000"/>
                <w:sz w:val="16"/>
                <w:szCs w:val="16"/>
              </w:rPr>
            </w:pPr>
            <w:ins w:id="2415" w:author="marpa" w:date="2026-10-25T14:18:08Z">
              <w:r>
                <w:rPr>
                  <w:rFonts w:hint="default" w:ascii="Courier New" w:hAnsi="Courier New" w:eastAsia="Courier New" w:cs="Courier New"/>
                  <w:color w:val="000000"/>
                  <w:sz w:val="16"/>
                  <w:szCs w:val="16"/>
                </w:rPr>
                <w:t xml:space="preserve">    }</w:t>
              </w:r>
            </w:ins>
          </w:p>
          <w:p w14:paraId="6278354E">
            <w:pPr>
              <w:spacing w:before="0" w:after="0" w:line="240" w:lineRule="auto"/>
              <w:rPr>
                <w:ins w:id="2416" w:author="marpa" w:date="2026-10-25T14:18:08Z"/>
                <w:rFonts w:hint="default" w:ascii="Courier New" w:hAnsi="Courier New" w:eastAsia="Courier New" w:cs="Courier New"/>
                <w:color w:val="000000"/>
                <w:sz w:val="16"/>
                <w:szCs w:val="16"/>
              </w:rPr>
            </w:pPr>
            <w:ins w:id="2417" w:author="marpa" w:date="2026-10-25T14:18:08Z">
              <w:r>
                <w:rPr>
                  <w:rFonts w:hint="default" w:ascii="Courier New" w:hAnsi="Courier New" w:eastAsia="Courier New" w:cs="Courier New"/>
                  <w:color w:val="000000"/>
                  <w:sz w:val="16"/>
                  <w:szCs w:val="16"/>
                </w:rPr>
                <w:t xml:space="preserve">    </w:t>
              </w:r>
            </w:ins>
          </w:p>
          <w:p w14:paraId="750B36CE">
            <w:pPr>
              <w:spacing w:before="0" w:after="0" w:line="240" w:lineRule="auto"/>
              <w:rPr>
                <w:ins w:id="2418" w:author="marpa" w:date="2026-10-25T14:18:08Z"/>
                <w:rFonts w:hint="default" w:ascii="Courier New" w:hAnsi="Courier New" w:eastAsia="Courier New" w:cs="Courier New"/>
                <w:color w:val="000000"/>
                <w:sz w:val="16"/>
                <w:szCs w:val="16"/>
              </w:rPr>
            </w:pPr>
            <w:ins w:id="2419" w:author="marpa" w:date="2026-10-25T14:18:08Z">
              <w:r>
                <w:rPr>
                  <w:rFonts w:hint="default" w:ascii="Courier New" w:hAnsi="Courier New" w:eastAsia="Courier New" w:cs="Courier New"/>
                  <w:color w:val="000000"/>
                  <w:sz w:val="16"/>
                  <w:szCs w:val="16"/>
                </w:rPr>
                <w:t xml:space="preserve">    </w:t>
              </w:r>
            </w:ins>
          </w:p>
          <w:p w14:paraId="33272E5D">
            <w:pPr>
              <w:spacing w:before="0" w:after="0" w:line="240" w:lineRule="auto"/>
              <w:rPr>
                <w:ins w:id="2420" w:author="marpa" w:date="2026-10-25T14:17:45Z"/>
                <w:rFonts w:ascii="Courier New" w:hAnsi="Courier New" w:eastAsia="Courier New" w:cs="Courier New"/>
                <w:color w:val="000000"/>
                <w:sz w:val="16"/>
                <w:szCs w:val="16"/>
              </w:rPr>
            </w:pPr>
            <w:ins w:id="2421" w:author="marpa" w:date="2026-10-25T14:18:08Z">
              <w:r>
                <w:rPr>
                  <w:rFonts w:hint="default" w:ascii="Courier New" w:hAnsi="Courier New" w:eastAsia="Courier New" w:cs="Courier New"/>
                  <w:color w:val="000000"/>
                  <w:sz w:val="16"/>
                  <w:szCs w:val="16"/>
                </w:rPr>
                <w:t>}</w:t>
              </w:r>
            </w:ins>
          </w:p>
        </w:tc>
      </w:tr>
    </w:tbl>
    <w:p w14:paraId="72BECD88">
      <w:pPr>
        <w:rPr>
          <w:ins w:id="2422" w:author="marpa" w:date="2026-10-25T14:21:59Z"/>
          <w:rFonts w:hint="default"/>
          <w:lang w:val="es-EC"/>
        </w:rPr>
      </w:pPr>
      <w:ins w:id="2423" w:author="marpa" w:date="2026-10-25T14:20:16Z">
        <w:r>
          <w:rPr>
            <w:rFonts w:hint="default"/>
            <w:lang w:val="es-EC"/>
          </w:rPr>
          <w:t>P</w:t>
        </w:r>
      </w:ins>
      <w:ins w:id="2424" w:author="marpa" w:date="2026-10-25T14:20:17Z">
        <w:r>
          <w:rPr>
            <w:rFonts w:hint="default"/>
            <w:lang w:val="es-EC"/>
          </w:rPr>
          <w:t>ara pod</w:t>
        </w:r>
      </w:ins>
      <w:ins w:id="2425" w:author="marpa" w:date="2026-10-25T14:20:18Z">
        <w:r>
          <w:rPr>
            <w:rFonts w:hint="default"/>
            <w:lang w:val="es-EC"/>
          </w:rPr>
          <w:t>er implem</w:t>
        </w:r>
      </w:ins>
      <w:ins w:id="2426" w:author="marpa" w:date="2026-10-25T14:20:19Z">
        <w:r>
          <w:rPr>
            <w:rFonts w:hint="default"/>
            <w:lang w:val="es-EC"/>
          </w:rPr>
          <w:t>entar e</w:t>
        </w:r>
      </w:ins>
      <w:ins w:id="2427" w:author="marpa" w:date="2026-10-25T14:20:20Z">
        <w:r>
          <w:rPr>
            <w:rFonts w:hint="default"/>
            <w:lang w:val="es-EC"/>
          </w:rPr>
          <w:t>l compo</w:t>
        </w:r>
      </w:ins>
      <w:ins w:id="2428" w:author="marpa" w:date="2026-10-25T14:20:21Z">
        <w:r>
          <w:rPr>
            <w:rFonts w:hint="default"/>
            <w:lang w:val="es-EC"/>
          </w:rPr>
          <w:t>rtamiento</w:t>
        </w:r>
      </w:ins>
      <w:ins w:id="2429" w:author="marpa" w:date="2026-10-25T14:20:22Z">
        <w:r>
          <w:rPr>
            <w:rFonts w:hint="default"/>
            <w:lang w:val="es-EC"/>
          </w:rPr>
          <w:t xml:space="preserve"> de estos </w:t>
        </w:r>
      </w:ins>
      <w:ins w:id="2430" w:author="marpa" w:date="2026-10-25T14:20:23Z">
        <w:r>
          <w:rPr>
            <w:rFonts w:hint="default"/>
            <w:lang w:val="es-EC"/>
          </w:rPr>
          <w:t>component</w:t>
        </w:r>
      </w:ins>
      <w:ins w:id="2431" w:author="marpa" w:date="2026-10-25T14:20:24Z">
        <w:r>
          <w:rPr>
            <w:rFonts w:hint="default"/>
            <w:lang w:val="es-EC"/>
          </w:rPr>
          <w:t>es de se</w:t>
        </w:r>
      </w:ins>
      <w:ins w:id="2432" w:author="marpa" w:date="2026-10-25T14:20:25Z">
        <w:r>
          <w:rPr>
            <w:rFonts w:hint="default"/>
            <w:lang w:val="es-EC"/>
          </w:rPr>
          <w:t>guridad,</w:t>
        </w:r>
      </w:ins>
      <w:ins w:id="2433" w:author="marpa" w:date="2026-10-25T14:20:26Z">
        <w:r>
          <w:rPr>
            <w:rFonts w:hint="default"/>
            <w:lang w:val="es-EC"/>
          </w:rPr>
          <w:t xml:space="preserve"> se c</w:t>
        </w:r>
      </w:ins>
      <w:ins w:id="2434" w:author="marpa" w:date="2026-10-25T14:20:27Z">
        <w:r>
          <w:rPr>
            <w:rFonts w:hint="default"/>
            <w:lang w:val="es-EC"/>
          </w:rPr>
          <w:t>reó u</w:t>
        </w:r>
      </w:ins>
      <w:ins w:id="2435" w:author="marpa" w:date="2026-10-25T14:20:28Z">
        <w:r>
          <w:rPr>
            <w:rFonts w:hint="default"/>
            <w:lang w:val="es-EC"/>
          </w:rPr>
          <w:t>n maneja</w:t>
        </w:r>
      </w:ins>
      <w:ins w:id="2436" w:author="marpa" w:date="2026-10-25T14:20:29Z">
        <w:r>
          <w:rPr>
            <w:rFonts w:hint="default"/>
            <w:lang w:val="es-EC"/>
          </w:rPr>
          <w:t>dor d</w:t>
        </w:r>
      </w:ins>
      <w:ins w:id="2437" w:author="marpa" w:date="2026-10-25T14:20:30Z">
        <w:r>
          <w:rPr>
            <w:rFonts w:hint="default"/>
            <w:lang w:val="es-EC"/>
          </w:rPr>
          <w:t>e peti</w:t>
        </w:r>
      </w:ins>
      <w:ins w:id="2438" w:author="marpa" w:date="2026-10-25T14:20:31Z">
        <w:r>
          <w:rPr>
            <w:rFonts w:hint="default"/>
            <w:lang w:val="es-EC"/>
          </w:rPr>
          <w:t xml:space="preserve">ciones </w:t>
        </w:r>
      </w:ins>
      <w:ins w:id="2439" w:author="marpa" w:date="2026-10-25T14:20:32Z">
        <w:r>
          <w:rPr>
            <w:rFonts w:hint="default"/>
            <w:lang w:val="es-EC"/>
          </w:rPr>
          <w:t>SO</w:t>
        </w:r>
      </w:ins>
      <w:ins w:id="2440" w:author="marpa" w:date="2026-10-25T14:20:33Z">
        <w:r>
          <w:rPr>
            <w:rFonts w:hint="default"/>
            <w:lang w:val="es-EC"/>
          </w:rPr>
          <w:t>AP</w:t>
        </w:r>
      </w:ins>
      <w:ins w:id="2441" w:author="marpa" w:date="2026-10-25T14:20:38Z">
        <w:r>
          <w:rPr>
            <w:rFonts w:hint="default"/>
            <w:lang w:val="es-EC"/>
          </w:rPr>
          <w:t xml:space="preserve"> </w:t>
        </w:r>
      </w:ins>
      <w:ins w:id="2442" w:author="marpa" w:date="2026-10-25T14:20:48Z">
        <w:r>
          <w:rPr>
            <w:rFonts w:hint="default"/>
            <w:lang w:val="es-EC"/>
          </w:rPr>
          <w:t>“</w:t>
        </w:r>
      </w:ins>
      <w:ins w:id="2443" w:author="marpa" w:date="2026-10-25T14:20:46Z">
        <w:r>
          <w:rPr>
            <w:rFonts w:hint="default"/>
            <w:b/>
            <w:bCs/>
            <w:lang w:val="es-EC"/>
            <w:rPrChange w:id="2444" w:author="marpa" w:date="2026-10-25T14:21:37Z">
              <w:rPr>
                <w:rFonts w:hint="default"/>
                <w:lang w:val="es-EC"/>
              </w:rPr>
            </w:rPrChange>
          </w:rPr>
          <w:t>ManejadorAutenticacion</w:t>
        </w:r>
      </w:ins>
      <w:ins w:id="2445" w:author="marpa" w:date="2026-10-25T14:20:49Z">
        <w:r>
          <w:rPr>
            <w:rFonts w:hint="default"/>
            <w:lang w:val="es-EC"/>
          </w:rPr>
          <w:t>”</w:t>
        </w:r>
      </w:ins>
      <w:ins w:id="2446" w:author="marpa" w:date="2026-10-25T14:20:50Z">
        <w:r>
          <w:rPr>
            <w:rFonts w:hint="default"/>
            <w:lang w:val="es-EC"/>
          </w:rPr>
          <w:t xml:space="preserve"> </w:t>
        </w:r>
      </w:ins>
      <w:ins w:id="2447" w:author="marpa" w:date="2026-10-25T14:20:55Z">
        <w:r>
          <w:rPr>
            <w:rFonts w:hint="default"/>
            <w:lang w:val="es-EC"/>
          </w:rPr>
          <w:t>que p</w:t>
        </w:r>
      </w:ins>
      <w:ins w:id="2448" w:author="marpa" w:date="2026-10-25T14:20:56Z">
        <w:r>
          <w:rPr>
            <w:rFonts w:hint="default"/>
            <w:lang w:val="es-EC"/>
          </w:rPr>
          <w:t xml:space="preserve">ermite </w:t>
        </w:r>
      </w:ins>
      <w:ins w:id="2449" w:author="marpa" w:date="2026-10-25T14:20:58Z">
        <w:r>
          <w:rPr>
            <w:rFonts w:hint="default"/>
            <w:lang w:val="es-EC"/>
          </w:rPr>
          <w:t>inter</w:t>
        </w:r>
      </w:ins>
      <w:ins w:id="2450" w:author="marpa" w:date="2026-10-25T14:20:59Z">
        <w:r>
          <w:rPr>
            <w:rFonts w:hint="default"/>
            <w:lang w:val="es-EC"/>
          </w:rPr>
          <w:t>cept</w:t>
        </w:r>
      </w:ins>
      <w:ins w:id="2451" w:author="marpa" w:date="2026-10-25T14:21:00Z">
        <w:r>
          <w:rPr>
            <w:rFonts w:hint="default"/>
            <w:lang w:val="es-EC"/>
          </w:rPr>
          <w:t>ar peti</w:t>
        </w:r>
      </w:ins>
      <w:ins w:id="2452" w:author="marpa" w:date="2026-10-25T14:21:01Z">
        <w:r>
          <w:rPr>
            <w:rFonts w:hint="default"/>
            <w:lang w:val="es-EC"/>
          </w:rPr>
          <w:t>ciones S</w:t>
        </w:r>
      </w:ins>
      <w:ins w:id="2453" w:author="marpa" w:date="2026-10-25T14:21:02Z">
        <w:r>
          <w:rPr>
            <w:rFonts w:hint="default"/>
            <w:lang w:val="es-EC"/>
          </w:rPr>
          <w:t xml:space="preserve">OAP </w:t>
        </w:r>
      </w:ins>
      <w:ins w:id="2454" w:author="marpa" w:date="2026-10-25T14:21:03Z">
        <w:r>
          <w:rPr>
            <w:rFonts w:hint="default"/>
            <w:lang w:val="es-EC"/>
          </w:rPr>
          <w:t>y las cl</w:t>
        </w:r>
      </w:ins>
      <w:ins w:id="2455" w:author="marpa" w:date="2026-10-25T14:21:04Z">
        <w:r>
          <w:rPr>
            <w:rFonts w:hint="default"/>
            <w:lang w:val="es-EC"/>
          </w:rPr>
          <w:t>asifica</w:t>
        </w:r>
      </w:ins>
      <w:ins w:id="2456" w:author="marpa" w:date="2026-10-25T14:21:05Z">
        <w:r>
          <w:rPr>
            <w:rFonts w:hint="default"/>
            <w:lang w:val="es-EC"/>
          </w:rPr>
          <w:t xml:space="preserve"> </w:t>
        </w:r>
      </w:ins>
      <w:ins w:id="2457" w:author="marpa" w:date="2026-10-25T14:21:06Z">
        <w:r>
          <w:rPr>
            <w:rFonts w:hint="default"/>
            <w:lang w:val="es-EC"/>
          </w:rPr>
          <w:t>dependi</w:t>
        </w:r>
      </w:ins>
      <w:ins w:id="2458" w:author="marpa" w:date="2026-10-25T14:21:07Z">
        <w:r>
          <w:rPr>
            <w:rFonts w:hint="default"/>
            <w:lang w:val="es-EC"/>
          </w:rPr>
          <w:t>endo de</w:t>
        </w:r>
      </w:ins>
      <w:ins w:id="2459" w:author="marpa" w:date="2026-10-25T14:21:08Z">
        <w:r>
          <w:rPr>
            <w:rFonts w:hint="default"/>
            <w:lang w:val="es-EC"/>
          </w:rPr>
          <w:t xml:space="preserve"> si </w:t>
        </w:r>
      </w:ins>
      <w:ins w:id="2460" w:author="marpa" w:date="2026-10-25T14:21:18Z">
        <w:r>
          <w:rPr>
            <w:rFonts w:hint="default"/>
            <w:lang w:val="es-EC"/>
          </w:rPr>
          <w:t>so</w:t>
        </w:r>
      </w:ins>
      <w:ins w:id="2461" w:author="marpa" w:date="2026-10-25T14:21:19Z">
        <w:r>
          <w:rPr>
            <w:rFonts w:hint="default"/>
            <w:lang w:val="es-EC"/>
          </w:rPr>
          <w:t>n púb</w:t>
        </w:r>
      </w:ins>
      <w:ins w:id="2462" w:author="marpa" w:date="2026-10-25T14:21:21Z">
        <w:r>
          <w:rPr>
            <w:rFonts w:hint="default"/>
            <w:lang w:val="es-EC"/>
          </w:rPr>
          <w:t xml:space="preserve">licas </w:t>
        </w:r>
      </w:ins>
      <w:ins w:id="2463" w:author="marpa" w:date="2026-10-25T14:21:22Z">
        <w:r>
          <w:rPr>
            <w:rFonts w:hint="default"/>
            <w:lang w:val="es-EC"/>
          </w:rPr>
          <w:t>como</w:t>
        </w:r>
      </w:ins>
      <w:ins w:id="2464" w:author="marpa" w:date="2026-10-25T14:21:23Z">
        <w:r>
          <w:rPr>
            <w:rFonts w:hint="default"/>
            <w:lang w:val="es-EC"/>
          </w:rPr>
          <w:t xml:space="preserve"> el inicio</w:t>
        </w:r>
      </w:ins>
      <w:ins w:id="2465" w:author="marpa" w:date="2026-10-25T14:21:24Z">
        <w:r>
          <w:rPr>
            <w:rFonts w:hint="default"/>
            <w:lang w:val="es-EC"/>
          </w:rPr>
          <w:t xml:space="preserve"> de sesi</w:t>
        </w:r>
      </w:ins>
      <w:ins w:id="2466" w:author="marpa" w:date="2026-10-25T14:21:25Z">
        <w:r>
          <w:rPr>
            <w:rFonts w:hint="default"/>
            <w:lang w:val="es-EC"/>
          </w:rPr>
          <w:t>ón, o</w:t>
        </w:r>
      </w:ins>
      <w:ins w:id="2467" w:author="marpa" w:date="2026-10-25T14:21:26Z">
        <w:r>
          <w:rPr>
            <w:rFonts w:hint="default"/>
            <w:lang w:val="es-EC"/>
          </w:rPr>
          <w:t xml:space="preserve"> si nec</w:t>
        </w:r>
      </w:ins>
      <w:ins w:id="2468" w:author="marpa" w:date="2026-10-25T14:21:27Z">
        <w:r>
          <w:rPr>
            <w:rFonts w:hint="default"/>
            <w:lang w:val="es-EC"/>
          </w:rPr>
          <w:t>esit</w:t>
        </w:r>
      </w:ins>
      <w:ins w:id="2469" w:author="marpa" w:date="2026-10-25T14:21:28Z">
        <w:r>
          <w:rPr>
            <w:rFonts w:hint="default"/>
            <w:lang w:val="es-EC"/>
          </w:rPr>
          <w:t>an aut</w:t>
        </w:r>
      </w:ins>
      <w:ins w:id="2470" w:author="marpa" w:date="2026-10-25T14:21:29Z">
        <w:r>
          <w:rPr>
            <w:rFonts w:hint="default"/>
            <w:lang w:val="es-EC"/>
          </w:rPr>
          <w:t>en</w:t>
        </w:r>
      </w:ins>
      <w:ins w:id="2471" w:author="marpa" w:date="2026-10-25T14:21:30Z">
        <w:r>
          <w:rPr>
            <w:rFonts w:hint="default"/>
            <w:lang w:val="es-EC"/>
          </w:rPr>
          <w:t>ticació</w:t>
        </w:r>
      </w:ins>
      <w:ins w:id="2472" w:author="marpa" w:date="2026-10-25T14:21:31Z">
        <w:r>
          <w:rPr>
            <w:rFonts w:hint="default"/>
            <w:lang w:val="es-EC"/>
          </w:rPr>
          <w:t xml:space="preserve">n como </w:t>
        </w:r>
      </w:ins>
      <w:ins w:id="2473" w:author="marpa" w:date="2026-10-25T14:21:32Z">
        <w:r>
          <w:rPr>
            <w:rFonts w:hint="default"/>
            <w:lang w:val="es-EC"/>
          </w:rPr>
          <w:t>las op</w:t>
        </w:r>
      </w:ins>
      <w:ins w:id="2474" w:author="marpa" w:date="2026-10-25T14:21:33Z">
        <w:r>
          <w:rPr>
            <w:rFonts w:hint="default"/>
            <w:lang w:val="es-EC"/>
          </w:rPr>
          <w:t>eraciones d</w:t>
        </w:r>
      </w:ins>
      <w:ins w:id="2475" w:author="marpa" w:date="2026-10-25T14:21:34Z">
        <w:r>
          <w:rPr>
            <w:rFonts w:hint="default"/>
            <w:lang w:val="es-EC"/>
          </w:rPr>
          <w:t>e convers</w:t>
        </w:r>
      </w:ins>
      <w:ins w:id="2476" w:author="marpa" w:date="2026-10-25T14:21:35Z">
        <w:r>
          <w:rPr>
            <w:rFonts w:hint="default"/>
            <w:lang w:val="es-EC"/>
          </w:rPr>
          <w:t>ión</w:t>
        </w:r>
      </w:ins>
      <w:ins w:id="2477" w:author="marpa" w:date="2026-10-25T14:21:41Z">
        <w:r>
          <w:rPr>
            <w:rFonts w:hint="default"/>
            <w:lang w:val="es-EC"/>
          </w:rPr>
          <w:t>, pa</w:t>
        </w:r>
      </w:ins>
      <w:ins w:id="2478" w:author="marpa" w:date="2026-10-25T14:21:42Z">
        <w:r>
          <w:rPr>
            <w:rFonts w:hint="default"/>
            <w:lang w:val="es-EC"/>
          </w:rPr>
          <w:t xml:space="preserve">ra </w:t>
        </w:r>
      </w:ins>
      <w:ins w:id="2479" w:author="marpa" w:date="2026-10-25T14:21:46Z">
        <w:r>
          <w:rPr>
            <w:rFonts w:hint="default"/>
            <w:lang w:val="es-EC"/>
          </w:rPr>
          <w:t>v</w:t>
        </w:r>
      </w:ins>
      <w:ins w:id="2480" w:author="marpa" w:date="2026-10-25T14:21:47Z">
        <w:r>
          <w:rPr>
            <w:rFonts w:hint="default"/>
            <w:lang w:val="es-EC"/>
          </w:rPr>
          <w:t xml:space="preserve">erificar </w:t>
        </w:r>
      </w:ins>
      <w:ins w:id="2481" w:author="marpa" w:date="2026-10-25T14:21:48Z">
        <w:r>
          <w:rPr>
            <w:rFonts w:hint="default"/>
            <w:lang w:val="es-EC"/>
          </w:rPr>
          <w:t>si el</w:t>
        </w:r>
      </w:ins>
      <w:ins w:id="2482" w:author="marpa" w:date="2026-10-25T14:21:49Z">
        <w:r>
          <w:rPr>
            <w:rFonts w:hint="default"/>
            <w:lang w:val="es-EC"/>
          </w:rPr>
          <w:t xml:space="preserve"> token </w:t>
        </w:r>
      </w:ins>
      <w:ins w:id="2483" w:author="marpa" w:date="2026-10-25T14:21:50Z">
        <w:r>
          <w:rPr>
            <w:rFonts w:hint="default"/>
            <w:lang w:val="es-EC"/>
          </w:rPr>
          <w:t xml:space="preserve">ha </w:t>
        </w:r>
      </w:ins>
      <w:ins w:id="2484" w:author="marpa" w:date="2026-10-25T14:21:51Z">
        <w:r>
          <w:rPr>
            <w:rFonts w:hint="default"/>
            <w:lang w:val="es-EC"/>
          </w:rPr>
          <w:t>si</w:t>
        </w:r>
      </w:ins>
      <w:ins w:id="2485" w:author="marpa" w:date="2026-10-25T14:21:52Z">
        <w:r>
          <w:rPr>
            <w:rFonts w:hint="default"/>
            <w:lang w:val="es-EC"/>
          </w:rPr>
          <w:t>do agreg</w:t>
        </w:r>
      </w:ins>
      <w:ins w:id="2486" w:author="marpa" w:date="2026-10-25T14:21:53Z">
        <w:r>
          <w:rPr>
            <w:rFonts w:hint="default"/>
            <w:lang w:val="es-EC"/>
          </w:rPr>
          <w:t>ado a</w:t>
        </w:r>
      </w:ins>
      <w:ins w:id="2487" w:author="marpa" w:date="2026-10-25T14:21:54Z">
        <w:r>
          <w:rPr>
            <w:rFonts w:hint="default"/>
            <w:lang w:val="es-EC"/>
          </w:rPr>
          <w:t xml:space="preserve"> la cab</w:t>
        </w:r>
      </w:ins>
      <w:ins w:id="2488" w:author="marpa" w:date="2026-10-25T14:21:55Z">
        <w:r>
          <w:rPr>
            <w:rFonts w:hint="default"/>
            <w:lang w:val="es-EC"/>
          </w:rPr>
          <w:t>ecer</w:t>
        </w:r>
      </w:ins>
      <w:ins w:id="2489" w:author="marpa" w:date="2026-10-25T14:21:56Z">
        <w:r>
          <w:rPr>
            <w:rFonts w:hint="default"/>
            <w:lang w:val="es-EC"/>
          </w:rPr>
          <w:t>a de</w:t>
        </w:r>
      </w:ins>
      <w:ins w:id="2490" w:author="marpa" w:date="2026-10-25T14:21:57Z">
        <w:r>
          <w:rPr>
            <w:rFonts w:hint="default"/>
            <w:lang w:val="es-EC"/>
          </w:rPr>
          <w:t xml:space="preserve"> la pe</w:t>
        </w:r>
      </w:ins>
      <w:ins w:id="2491" w:author="marpa" w:date="2026-10-25T14:21:58Z">
        <w:r>
          <w:rPr>
            <w:rFonts w:hint="default"/>
            <w:lang w:val="es-EC"/>
          </w:rPr>
          <w:t>tición</w:t>
        </w:r>
      </w:ins>
      <w:ins w:id="2492" w:author="marpa" w:date="2026-10-25T14:21:59Z">
        <w:r>
          <w:rPr>
            <w:rFonts w:hint="default"/>
            <w:lang w:val="es-EC"/>
          </w:rPr>
          <w:t>.</w:t>
        </w:r>
      </w:ins>
    </w:p>
    <w:p w14:paraId="017CAF99">
      <w:pPr>
        <w:pStyle w:val="6"/>
        <w:rPr>
          <w:ins w:id="2493" w:author="marpa" w:date="2026-10-25T14:22:13Z"/>
          <w:rFonts w:hint="default"/>
          <w:lang w:val="es-EC"/>
        </w:rPr>
      </w:pPr>
      <w:ins w:id="2494" w:author="marpa" w:date="2026-10-25T14:22:13Z">
        <w:bookmarkStart w:id="95" w:name="_Toc140"/>
        <w:bookmarkStart w:id="96" w:name="_Toc19098"/>
        <w:r>
          <w:rPr/>
          <w:t xml:space="preserve">Tabla </w:t>
        </w:r>
      </w:ins>
      <w:ins w:id="2495" w:author="marpa" w:date="2026-10-25T14:22:16Z">
        <w:r>
          <w:rPr>
            <w:rFonts w:hint="default"/>
            <w:lang w:val="es-EC"/>
          </w:rPr>
          <w:t>9</w:t>
        </w:r>
      </w:ins>
      <w:ins w:id="2496" w:author="marpa" w:date="2026-10-25T14:22:13Z">
        <w:r>
          <w:rPr/>
          <w:t xml:space="preserve">. Clase </w:t>
        </w:r>
      </w:ins>
      <w:ins w:id="2497" w:author="marpa" w:date="2026-10-25T14:22:38Z">
        <w:r>
          <w:rPr>
            <w:rFonts w:hint="default"/>
            <w:b w:val="0"/>
            <w:bCs w:val="0"/>
            <w:lang w:val="es-EC"/>
          </w:rPr>
          <w:t>Mane</w:t>
        </w:r>
      </w:ins>
      <w:ins w:id="2498" w:author="marpa" w:date="2026-10-25T14:22:39Z">
        <w:r>
          <w:rPr>
            <w:rFonts w:hint="default"/>
            <w:b w:val="0"/>
            <w:bCs w:val="0"/>
            <w:lang w:val="es-EC"/>
          </w:rPr>
          <w:t>jadorA</w:t>
        </w:r>
      </w:ins>
      <w:ins w:id="2499" w:author="marpa" w:date="2026-10-25T14:22:40Z">
        <w:r>
          <w:rPr>
            <w:rFonts w:hint="default"/>
            <w:b w:val="0"/>
            <w:bCs w:val="0"/>
            <w:lang w:val="es-EC"/>
          </w:rPr>
          <w:t>utentica</w:t>
        </w:r>
      </w:ins>
      <w:ins w:id="2500" w:author="marpa" w:date="2026-10-25T14:22:41Z">
        <w:r>
          <w:rPr>
            <w:rFonts w:hint="default"/>
            <w:b w:val="0"/>
            <w:bCs w:val="0"/>
            <w:lang w:val="es-EC"/>
          </w:rPr>
          <w:t>cion</w:t>
        </w:r>
        <w:bookmarkEnd w:id="95"/>
        <w:bookmarkEnd w:id="96"/>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BCB4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501" w:author="marpa" w:date="2026-10-25T14:22:13Z"/>
        </w:trPr>
        <w:tc>
          <w:tcPr>
            <w:tcW w:w="8494" w:type="dxa"/>
            <w:shd w:val="clear" w:color="auto" w:fill="D9D9D9"/>
          </w:tcPr>
          <w:p w14:paraId="7C1455CD">
            <w:pPr>
              <w:spacing w:before="0" w:after="0" w:line="240" w:lineRule="auto"/>
              <w:rPr>
                <w:ins w:id="2502" w:author="marpa" w:date="2026-10-25T14:22:33Z"/>
                <w:rFonts w:hint="default" w:ascii="Courier New" w:hAnsi="Courier New" w:eastAsia="Courier New" w:cs="Courier New"/>
                <w:color w:val="000000"/>
                <w:sz w:val="16"/>
                <w:szCs w:val="16"/>
                <w:lang w:val="es-EC"/>
              </w:rPr>
            </w:pPr>
            <w:ins w:id="2503" w:author="marpa" w:date="2026-10-25T14:22:33Z">
              <w:r>
                <w:rPr>
                  <w:rFonts w:hint="default" w:ascii="Courier New" w:hAnsi="Courier New" w:eastAsia="Courier New" w:cs="Courier New"/>
                  <w:color w:val="000000"/>
                  <w:sz w:val="16"/>
                  <w:szCs w:val="16"/>
                  <w:lang w:val="es-EC"/>
                </w:rPr>
                <w:t>package ec.edu.monster.controladores.manejadoresws;</w:t>
              </w:r>
            </w:ins>
          </w:p>
          <w:p w14:paraId="3BCBD9AA">
            <w:pPr>
              <w:spacing w:before="0" w:after="0" w:line="240" w:lineRule="auto"/>
              <w:rPr>
                <w:ins w:id="2504" w:author="marpa" w:date="2026-10-25T14:22:33Z"/>
                <w:rFonts w:hint="default" w:ascii="Courier New" w:hAnsi="Courier New" w:eastAsia="Courier New" w:cs="Courier New"/>
                <w:color w:val="000000"/>
                <w:sz w:val="16"/>
                <w:szCs w:val="16"/>
                <w:lang w:val="es-EC"/>
              </w:rPr>
            </w:pPr>
          </w:p>
          <w:p w14:paraId="7575AA5B">
            <w:pPr>
              <w:spacing w:before="0" w:after="0" w:line="240" w:lineRule="auto"/>
              <w:rPr>
                <w:ins w:id="2505" w:author="marpa" w:date="2026-10-25T14:22:33Z"/>
                <w:rFonts w:hint="default" w:ascii="Courier New" w:hAnsi="Courier New" w:eastAsia="Courier New" w:cs="Courier New"/>
                <w:color w:val="000000"/>
                <w:sz w:val="16"/>
                <w:szCs w:val="16"/>
                <w:lang w:val="es-EC"/>
              </w:rPr>
            </w:pPr>
            <w:ins w:id="2506" w:author="marpa" w:date="2026-10-25T14:22:33Z">
              <w:r>
                <w:rPr>
                  <w:rFonts w:hint="default" w:ascii="Courier New" w:hAnsi="Courier New" w:eastAsia="Courier New" w:cs="Courier New"/>
                  <w:color w:val="000000"/>
                  <w:sz w:val="16"/>
                  <w:szCs w:val="16"/>
                  <w:lang w:val="es-EC"/>
                </w:rPr>
                <w:t>import ec.edu.monster.seguridad.AdministradorTokens;</w:t>
              </w:r>
            </w:ins>
          </w:p>
          <w:p w14:paraId="650DACE9">
            <w:pPr>
              <w:spacing w:before="0" w:after="0" w:line="240" w:lineRule="auto"/>
              <w:rPr>
                <w:ins w:id="2507" w:author="marpa" w:date="2026-10-25T14:22:33Z"/>
                <w:rFonts w:hint="default" w:ascii="Courier New" w:hAnsi="Courier New" w:eastAsia="Courier New" w:cs="Courier New"/>
                <w:color w:val="000000"/>
                <w:sz w:val="16"/>
                <w:szCs w:val="16"/>
                <w:lang w:val="es-EC"/>
              </w:rPr>
            </w:pPr>
            <w:ins w:id="2508" w:author="marpa" w:date="2026-10-25T14:22:33Z">
              <w:r>
                <w:rPr>
                  <w:rFonts w:hint="default" w:ascii="Courier New" w:hAnsi="Courier New" w:eastAsia="Courier New" w:cs="Courier New"/>
                  <w:color w:val="000000"/>
                  <w:sz w:val="16"/>
                  <w:szCs w:val="16"/>
                  <w:lang w:val="es-EC"/>
                </w:rPr>
                <w:t>import jakarta.enterprise.inject.spi.CDI;</w:t>
              </w:r>
            </w:ins>
          </w:p>
          <w:p w14:paraId="13CC13E8">
            <w:pPr>
              <w:spacing w:before="0" w:after="0" w:line="240" w:lineRule="auto"/>
              <w:rPr>
                <w:ins w:id="2509" w:author="marpa" w:date="2026-10-25T14:22:33Z"/>
                <w:rFonts w:hint="default" w:ascii="Courier New" w:hAnsi="Courier New" w:eastAsia="Courier New" w:cs="Courier New"/>
                <w:color w:val="000000"/>
                <w:sz w:val="16"/>
                <w:szCs w:val="16"/>
                <w:lang w:val="es-EC"/>
              </w:rPr>
            </w:pPr>
            <w:ins w:id="2510" w:author="marpa" w:date="2026-10-25T14:22:33Z">
              <w:r>
                <w:rPr>
                  <w:rFonts w:hint="default" w:ascii="Courier New" w:hAnsi="Courier New" w:eastAsia="Courier New" w:cs="Courier New"/>
                  <w:color w:val="000000"/>
                  <w:sz w:val="16"/>
                  <w:szCs w:val="16"/>
                  <w:lang w:val="es-EC"/>
                </w:rPr>
                <w:t>import jakarta.xml.ws.handler.soap.SOAPHandler;</w:t>
              </w:r>
            </w:ins>
          </w:p>
          <w:p w14:paraId="70192A25">
            <w:pPr>
              <w:spacing w:before="0" w:after="0" w:line="240" w:lineRule="auto"/>
              <w:rPr>
                <w:ins w:id="2511" w:author="marpa" w:date="2026-10-25T14:22:33Z"/>
                <w:rFonts w:hint="default" w:ascii="Courier New" w:hAnsi="Courier New" w:eastAsia="Courier New" w:cs="Courier New"/>
                <w:color w:val="000000"/>
                <w:sz w:val="16"/>
                <w:szCs w:val="16"/>
                <w:lang w:val="es-EC"/>
              </w:rPr>
            </w:pPr>
            <w:ins w:id="2512" w:author="marpa" w:date="2026-10-25T14:22:33Z">
              <w:r>
                <w:rPr>
                  <w:rFonts w:hint="default" w:ascii="Courier New" w:hAnsi="Courier New" w:eastAsia="Courier New" w:cs="Courier New"/>
                  <w:color w:val="000000"/>
                  <w:sz w:val="16"/>
                  <w:szCs w:val="16"/>
                  <w:lang w:val="es-EC"/>
                </w:rPr>
                <w:t>import jakarta.xml.ws.handler.soap.SOAPMessageContext;</w:t>
              </w:r>
            </w:ins>
          </w:p>
          <w:p w14:paraId="3D99567E">
            <w:pPr>
              <w:spacing w:before="0" w:after="0" w:line="240" w:lineRule="auto"/>
              <w:rPr>
                <w:ins w:id="2513" w:author="marpa" w:date="2026-10-25T14:22:33Z"/>
                <w:rFonts w:hint="default" w:ascii="Courier New" w:hAnsi="Courier New" w:eastAsia="Courier New" w:cs="Courier New"/>
                <w:color w:val="000000"/>
                <w:sz w:val="16"/>
                <w:szCs w:val="16"/>
                <w:lang w:val="es-EC"/>
              </w:rPr>
            </w:pPr>
            <w:ins w:id="2514" w:author="marpa" w:date="2026-10-25T14:22:33Z">
              <w:r>
                <w:rPr>
                  <w:rFonts w:hint="default" w:ascii="Courier New" w:hAnsi="Courier New" w:eastAsia="Courier New" w:cs="Courier New"/>
                  <w:color w:val="000000"/>
                  <w:sz w:val="16"/>
                  <w:szCs w:val="16"/>
                  <w:lang w:val="es-EC"/>
                </w:rPr>
                <w:t>import jakarta.xml.ws.handler.MessageContext;</w:t>
              </w:r>
            </w:ins>
          </w:p>
          <w:p w14:paraId="56FFD727">
            <w:pPr>
              <w:spacing w:before="0" w:after="0" w:line="240" w:lineRule="auto"/>
              <w:rPr>
                <w:ins w:id="2515" w:author="marpa" w:date="2026-10-25T14:22:33Z"/>
                <w:rFonts w:hint="default" w:ascii="Courier New" w:hAnsi="Courier New" w:eastAsia="Courier New" w:cs="Courier New"/>
                <w:color w:val="000000"/>
                <w:sz w:val="16"/>
                <w:szCs w:val="16"/>
                <w:lang w:val="es-EC"/>
              </w:rPr>
            </w:pPr>
          </w:p>
          <w:p w14:paraId="2D7A81DE">
            <w:pPr>
              <w:spacing w:before="0" w:after="0" w:line="240" w:lineRule="auto"/>
              <w:rPr>
                <w:ins w:id="2516" w:author="marpa" w:date="2026-10-25T14:22:33Z"/>
                <w:rFonts w:hint="default" w:ascii="Courier New" w:hAnsi="Courier New" w:eastAsia="Courier New" w:cs="Courier New"/>
                <w:color w:val="000000"/>
                <w:sz w:val="16"/>
                <w:szCs w:val="16"/>
                <w:lang w:val="es-EC"/>
              </w:rPr>
            </w:pPr>
            <w:ins w:id="2517" w:author="marpa" w:date="2026-10-25T14:22:33Z">
              <w:r>
                <w:rPr>
                  <w:rFonts w:hint="default" w:ascii="Courier New" w:hAnsi="Courier New" w:eastAsia="Courier New" w:cs="Courier New"/>
                  <w:color w:val="000000"/>
                  <w:sz w:val="16"/>
                  <w:szCs w:val="16"/>
                  <w:lang w:val="es-EC"/>
                </w:rPr>
                <w:t>import jakarta.xml.ws.soap.SOAPFaultException;</w:t>
              </w:r>
            </w:ins>
          </w:p>
          <w:p w14:paraId="43D8C777">
            <w:pPr>
              <w:spacing w:before="0" w:after="0" w:line="240" w:lineRule="auto"/>
              <w:rPr>
                <w:ins w:id="2518" w:author="marpa" w:date="2026-10-25T14:22:33Z"/>
                <w:rFonts w:hint="default" w:ascii="Courier New" w:hAnsi="Courier New" w:eastAsia="Courier New" w:cs="Courier New"/>
                <w:color w:val="000000"/>
                <w:sz w:val="16"/>
                <w:szCs w:val="16"/>
                <w:lang w:val="es-EC"/>
              </w:rPr>
            </w:pPr>
          </w:p>
          <w:p w14:paraId="3E7B4803">
            <w:pPr>
              <w:spacing w:before="0" w:after="0" w:line="240" w:lineRule="auto"/>
              <w:rPr>
                <w:ins w:id="2519" w:author="marpa" w:date="2026-10-25T14:22:33Z"/>
                <w:rFonts w:hint="default" w:ascii="Courier New" w:hAnsi="Courier New" w:eastAsia="Courier New" w:cs="Courier New"/>
                <w:color w:val="000000"/>
                <w:sz w:val="16"/>
                <w:szCs w:val="16"/>
                <w:lang w:val="es-EC"/>
              </w:rPr>
            </w:pPr>
            <w:ins w:id="2520" w:author="marpa" w:date="2026-10-25T14:22:33Z">
              <w:r>
                <w:rPr>
                  <w:rFonts w:hint="default" w:ascii="Courier New" w:hAnsi="Courier New" w:eastAsia="Courier New" w:cs="Courier New"/>
                  <w:color w:val="000000"/>
                  <w:sz w:val="16"/>
                  <w:szCs w:val="16"/>
                  <w:lang w:val="es-EC"/>
                </w:rPr>
                <w:t>import jakarta.xml.soap.SOAPBody;</w:t>
              </w:r>
            </w:ins>
          </w:p>
          <w:p w14:paraId="5210AF33">
            <w:pPr>
              <w:spacing w:before="0" w:after="0" w:line="240" w:lineRule="auto"/>
              <w:rPr>
                <w:ins w:id="2521" w:author="marpa" w:date="2026-10-25T14:22:33Z"/>
                <w:rFonts w:hint="default" w:ascii="Courier New" w:hAnsi="Courier New" w:eastAsia="Courier New" w:cs="Courier New"/>
                <w:color w:val="000000"/>
                <w:sz w:val="16"/>
                <w:szCs w:val="16"/>
                <w:lang w:val="es-EC"/>
              </w:rPr>
            </w:pPr>
            <w:ins w:id="2522" w:author="marpa" w:date="2026-10-25T14:22:33Z">
              <w:r>
                <w:rPr>
                  <w:rFonts w:hint="default" w:ascii="Courier New" w:hAnsi="Courier New" w:eastAsia="Courier New" w:cs="Courier New"/>
                  <w:color w:val="000000"/>
                  <w:sz w:val="16"/>
                  <w:szCs w:val="16"/>
                  <w:lang w:val="es-EC"/>
                </w:rPr>
                <w:t>import jakarta.xml.soap.SOAPConstants;</w:t>
              </w:r>
            </w:ins>
          </w:p>
          <w:p w14:paraId="144D8782">
            <w:pPr>
              <w:spacing w:before="0" w:after="0" w:line="240" w:lineRule="auto"/>
              <w:rPr>
                <w:ins w:id="2523" w:author="marpa" w:date="2026-10-25T14:22:33Z"/>
                <w:rFonts w:hint="default" w:ascii="Courier New" w:hAnsi="Courier New" w:eastAsia="Courier New" w:cs="Courier New"/>
                <w:color w:val="000000"/>
                <w:sz w:val="16"/>
                <w:szCs w:val="16"/>
                <w:lang w:val="es-EC"/>
              </w:rPr>
            </w:pPr>
            <w:ins w:id="2524" w:author="marpa" w:date="2026-10-25T14:22:33Z">
              <w:r>
                <w:rPr>
                  <w:rFonts w:hint="default" w:ascii="Courier New" w:hAnsi="Courier New" w:eastAsia="Courier New" w:cs="Courier New"/>
                  <w:color w:val="000000"/>
                  <w:sz w:val="16"/>
                  <w:szCs w:val="16"/>
                  <w:lang w:val="es-EC"/>
                </w:rPr>
                <w:t>import jakarta.xml.soap.SOAPElement;</w:t>
              </w:r>
            </w:ins>
          </w:p>
          <w:p w14:paraId="4882B4E0">
            <w:pPr>
              <w:spacing w:before="0" w:after="0" w:line="240" w:lineRule="auto"/>
              <w:rPr>
                <w:ins w:id="2525" w:author="marpa" w:date="2026-10-25T14:22:33Z"/>
                <w:rFonts w:hint="default" w:ascii="Courier New" w:hAnsi="Courier New" w:eastAsia="Courier New" w:cs="Courier New"/>
                <w:color w:val="000000"/>
                <w:sz w:val="16"/>
                <w:szCs w:val="16"/>
                <w:lang w:val="es-EC"/>
              </w:rPr>
            </w:pPr>
            <w:ins w:id="2526" w:author="marpa" w:date="2026-10-25T14:22:33Z">
              <w:r>
                <w:rPr>
                  <w:rFonts w:hint="default" w:ascii="Courier New" w:hAnsi="Courier New" w:eastAsia="Courier New" w:cs="Courier New"/>
                  <w:color w:val="000000"/>
                  <w:sz w:val="16"/>
                  <w:szCs w:val="16"/>
                  <w:lang w:val="es-EC"/>
                </w:rPr>
                <w:t>import jakarta.xml.soap.SOAPException;</w:t>
              </w:r>
            </w:ins>
          </w:p>
          <w:p w14:paraId="1AA2C0FD">
            <w:pPr>
              <w:spacing w:before="0" w:after="0" w:line="240" w:lineRule="auto"/>
              <w:rPr>
                <w:ins w:id="2527" w:author="marpa" w:date="2026-10-25T14:22:33Z"/>
                <w:rFonts w:hint="default" w:ascii="Courier New" w:hAnsi="Courier New" w:eastAsia="Courier New" w:cs="Courier New"/>
                <w:color w:val="000000"/>
                <w:sz w:val="16"/>
                <w:szCs w:val="16"/>
                <w:lang w:val="es-EC"/>
              </w:rPr>
            </w:pPr>
            <w:ins w:id="2528" w:author="marpa" w:date="2026-10-25T14:22:33Z">
              <w:r>
                <w:rPr>
                  <w:rFonts w:hint="default" w:ascii="Courier New" w:hAnsi="Courier New" w:eastAsia="Courier New" w:cs="Courier New"/>
                  <w:color w:val="000000"/>
                  <w:sz w:val="16"/>
                  <w:szCs w:val="16"/>
                  <w:lang w:val="es-EC"/>
                </w:rPr>
                <w:t>import jakarta.xml.soap.SOAPFault;</w:t>
              </w:r>
            </w:ins>
          </w:p>
          <w:p w14:paraId="4946069C">
            <w:pPr>
              <w:spacing w:before="0" w:after="0" w:line="240" w:lineRule="auto"/>
              <w:rPr>
                <w:ins w:id="2529" w:author="marpa" w:date="2026-10-25T14:22:33Z"/>
                <w:rFonts w:hint="default" w:ascii="Courier New" w:hAnsi="Courier New" w:eastAsia="Courier New" w:cs="Courier New"/>
                <w:color w:val="000000"/>
                <w:sz w:val="16"/>
                <w:szCs w:val="16"/>
                <w:lang w:val="es-EC"/>
              </w:rPr>
            </w:pPr>
            <w:ins w:id="2530" w:author="marpa" w:date="2026-10-25T14:22:33Z">
              <w:r>
                <w:rPr>
                  <w:rFonts w:hint="default" w:ascii="Courier New" w:hAnsi="Courier New" w:eastAsia="Courier New" w:cs="Courier New"/>
                  <w:color w:val="000000"/>
                  <w:sz w:val="16"/>
                  <w:szCs w:val="16"/>
                  <w:lang w:val="es-EC"/>
                </w:rPr>
                <w:t>import jakarta.xml.soap.SOAPHeader;</w:t>
              </w:r>
            </w:ins>
          </w:p>
          <w:p w14:paraId="50ECF9FA">
            <w:pPr>
              <w:spacing w:before="0" w:after="0" w:line="240" w:lineRule="auto"/>
              <w:rPr>
                <w:ins w:id="2531" w:author="marpa" w:date="2026-10-25T14:22:33Z"/>
                <w:rFonts w:hint="default" w:ascii="Courier New" w:hAnsi="Courier New" w:eastAsia="Courier New" w:cs="Courier New"/>
                <w:color w:val="000000"/>
                <w:sz w:val="16"/>
                <w:szCs w:val="16"/>
                <w:lang w:val="es-EC"/>
              </w:rPr>
            </w:pPr>
            <w:ins w:id="2532" w:author="marpa" w:date="2026-10-25T14:22:33Z">
              <w:r>
                <w:rPr>
                  <w:rFonts w:hint="default" w:ascii="Courier New" w:hAnsi="Courier New" w:eastAsia="Courier New" w:cs="Courier New"/>
                  <w:color w:val="000000"/>
                  <w:sz w:val="16"/>
                  <w:szCs w:val="16"/>
                  <w:lang w:val="es-EC"/>
                </w:rPr>
                <w:t>import jakarta.xml.soap.SOAPMessage;</w:t>
              </w:r>
            </w:ins>
          </w:p>
          <w:p w14:paraId="09D61CE7">
            <w:pPr>
              <w:spacing w:before="0" w:after="0" w:line="240" w:lineRule="auto"/>
              <w:rPr>
                <w:ins w:id="2533" w:author="marpa" w:date="2026-10-25T14:22:33Z"/>
                <w:rFonts w:hint="default" w:ascii="Courier New" w:hAnsi="Courier New" w:eastAsia="Courier New" w:cs="Courier New"/>
                <w:color w:val="000000"/>
                <w:sz w:val="16"/>
                <w:szCs w:val="16"/>
                <w:lang w:val="es-EC"/>
              </w:rPr>
            </w:pPr>
            <w:ins w:id="2534" w:author="marpa" w:date="2026-10-25T14:22:33Z">
              <w:r>
                <w:rPr>
                  <w:rFonts w:hint="default" w:ascii="Courier New" w:hAnsi="Courier New" w:eastAsia="Courier New" w:cs="Courier New"/>
                  <w:color w:val="000000"/>
                  <w:sz w:val="16"/>
                  <w:szCs w:val="16"/>
                  <w:lang w:val="es-EC"/>
                </w:rPr>
                <w:t>import jakarta.xml.soap.SOAPFactory;</w:t>
              </w:r>
            </w:ins>
          </w:p>
          <w:p w14:paraId="50566153">
            <w:pPr>
              <w:spacing w:before="0" w:after="0" w:line="240" w:lineRule="auto"/>
              <w:rPr>
                <w:ins w:id="2535" w:author="marpa" w:date="2026-10-25T14:22:33Z"/>
                <w:rFonts w:hint="default" w:ascii="Courier New" w:hAnsi="Courier New" w:eastAsia="Courier New" w:cs="Courier New"/>
                <w:color w:val="000000"/>
                <w:sz w:val="16"/>
                <w:szCs w:val="16"/>
                <w:lang w:val="es-EC"/>
              </w:rPr>
            </w:pPr>
          </w:p>
          <w:p w14:paraId="4FA962F9">
            <w:pPr>
              <w:spacing w:before="0" w:after="0" w:line="240" w:lineRule="auto"/>
              <w:rPr>
                <w:ins w:id="2536" w:author="marpa" w:date="2026-10-25T14:22:33Z"/>
                <w:rFonts w:hint="default" w:ascii="Courier New" w:hAnsi="Courier New" w:eastAsia="Courier New" w:cs="Courier New"/>
                <w:color w:val="000000"/>
                <w:sz w:val="16"/>
                <w:szCs w:val="16"/>
                <w:lang w:val="es-EC"/>
              </w:rPr>
            </w:pPr>
            <w:ins w:id="2537" w:author="marpa" w:date="2026-10-25T14:22:33Z">
              <w:r>
                <w:rPr>
                  <w:rFonts w:hint="default" w:ascii="Courier New" w:hAnsi="Courier New" w:eastAsia="Courier New" w:cs="Courier New"/>
                  <w:color w:val="000000"/>
                  <w:sz w:val="16"/>
                  <w:szCs w:val="16"/>
                  <w:lang w:val="es-EC"/>
                </w:rPr>
                <w:t>import javax.xml.namespace.QName;</w:t>
              </w:r>
            </w:ins>
          </w:p>
          <w:p w14:paraId="04E94530">
            <w:pPr>
              <w:spacing w:before="0" w:after="0" w:line="240" w:lineRule="auto"/>
              <w:rPr>
                <w:ins w:id="2538" w:author="marpa" w:date="2026-10-25T14:22:33Z"/>
                <w:rFonts w:hint="default" w:ascii="Courier New" w:hAnsi="Courier New" w:eastAsia="Courier New" w:cs="Courier New"/>
                <w:color w:val="000000"/>
                <w:sz w:val="16"/>
                <w:szCs w:val="16"/>
                <w:lang w:val="es-EC"/>
              </w:rPr>
            </w:pPr>
            <w:ins w:id="2539" w:author="marpa" w:date="2026-10-25T14:22:33Z">
              <w:r>
                <w:rPr>
                  <w:rFonts w:hint="default" w:ascii="Courier New" w:hAnsi="Courier New" w:eastAsia="Courier New" w:cs="Courier New"/>
                  <w:color w:val="000000"/>
                  <w:sz w:val="16"/>
                  <w:szCs w:val="16"/>
                  <w:lang w:val="es-EC"/>
                </w:rPr>
                <w:t>import org.w3c.dom.Node;</w:t>
              </w:r>
            </w:ins>
          </w:p>
          <w:p w14:paraId="513D4D06">
            <w:pPr>
              <w:spacing w:before="0" w:after="0" w:line="240" w:lineRule="auto"/>
              <w:rPr>
                <w:ins w:id="2540" w:author="marpa" w:date="2026-10-25T14:22:33Z"/>
                <w:rFonts w:hint="default" w:ascii="Courier New" w:hAnsi="Courier New" w:eastAsia="Courier New" w:cs="Courier New"/>
                <w:color w:val="000000"/>
                <w:sz w:val="16"/>
                <w:szCs w:val="16"/>
                <w:lang w:val="es-EC"/>
              </w:rPr>
            </w:pPr>
            <w:ins w:id="2541" w:author="marpa" w:date="2026-10-25T14:22:33Z">
              <w:r>
                <w:rPr>
                  <w:rFonts w:hint="default" w:ascii="Courier New" w:hAnsi="Courier New" w:eastAsia="Courier New" w:cs="Courier New"/>
                  <w:color w:val="000000"/>
                  <w:sz w:val="16"/>
                  <w:szCs w:val="16"/>
                  <w:lang w:val="es-EC"/>
                </w:rPr>
                <w:t>import org.w3c.dom.NodeList;</w:t>
              </w:r>
            </w:ins>
          </w:p>
          <w:p w14:paraId="7F2BF781">
            <w:pPr>
              <w:spacing w:before="0" w:after="0" w:line="240" w:lineRule="auto"/>
              <w:rPr>
                <w:ins w:id="2542" w:author="marpa" w:date="2026-10-25T14:22:33Z"/>
                <w:rFonts w:hint="default" w:ascii="Courier New" w:hAnsi="Courier New" w:eastAsia="Courier New" w:cs="Courier New"/>
                <w:color w:val="000000"/>
                <w:sz w:val="16"/>
                <w:szCs w:val="16"/>
                <w:lang w:val="es-EC"/>
              </w:rPr>
            </w:pPr>
            <w:ins w:id="2543" w:author="marpa" w:date="2026-10-25T14:22:33Z">
              <w:r>
                <w:rPr>
                  <w:rFonts w:hint="default" w:ascii="Courier New" w:hAnsi="Courier New" w:eastAsia="Courier New" w:cs="Courier New"/>
                  <w:color w:val="000000"/>
                  <w:sz w:val="16"/>
                  <w:szCs w:val="16"/>
                  <w:lang w:val="es-EC"/>
                </w:rPr>
                <w:t>import java.util.Collections;</w:t>
              </w:r>
            </w:ins>
          </w:p>
          <w:p w14:paraId="3A4C2357">
            <w:pPr>
              <w:spacing w:before="0" w:after="0" w:line="240" w:lineRule="auto"/>
              <w:rPr>
                <w:ins w:id="2544" w:author="marpa" w:date="2026-10-25T14:22:33Z"/>
                <w:rFonts w:hint="default" w:ascii="Courier New" w:hAnsi="Courier New" w:eastAsia="Courier New" w:cs="Courier New"/>
                <w:color w:val="000000"/>
                <w:sz w:val="16"/>
                <w:szCs w:val="16"/>
                <w:lang w:val="es-EC"/>
              </w:rPr>
            </w:pPr>
            <w:ins w:id="2545" w:author="marpa" w:date="2026-10-25T14:22:33Z">
              <w:r>
                <w:rPr>
                  <w:rFonts w:hint="default" w:ascii="Courier New" w:hAnsi="Courier New" w:eastAsia="Courier New" w:cs="Courier New"/>
                  <w:color w:val="000000"/>
                  <w:sz w:val="16"/>
                  <w:szCs w:val="16"/>
                  <w:lang w:val="es-EC"/>
                </w:rPr>
                <w:t>import java.util.Set;</w:t>
              </w:r>
            </w:ins>
          </w:p>
          <w:p w14:paraId="44653C34">
            <w:pPr>
              <w:spacing w:before="0" w:after="0" w:line="240" w:lineRule="auto"/>
              <w:rPr>
                <w:ins w:id="2546" w:author="marpa" w:date="2026-10-25T14:22:33Z"/>
                <w:rFonts w:hint="default" w:ascii="Courier New" w:hAnsi="Courier New" w:eastAsia="Courier New" w:cs="Courier New"/>
                <w:color w:val="000000"/>
                <w:sz w:val="16"/>
                <w:szCs w:val="16"/>
                <w:lang w:val="es-EC"/>
              </w:rPr>
            </w:pPr>
          </w:p>
          <w:p w14:paraId="6F914C7F">
            <w:pPr>
              <w:spacing w:before="0" w:after="0" w:line="240" w:lineRule="auto"/>
              <w:rPr>
                <w:ins w:id="2547" w:author="marpa" w:date="2026-10-25T14:22:33Z"/>
                <w:rFonts w:hint="default" w:ascii="Courier New" w:hAnsi="Courier New" w:eastAsia="Courier New" w:cs="Courier New"/>
                <w:color w:val="000000"/>
                <w:sz w:val="16"/>
                <w:szCs w:val="16"/>
                <w:lang w:val="es-EC"/>
              </w:rPr>
            </w:pPr>
            <w:ins w:id="2548" w:author="marpa" w:date="2026-10-25T14:22:33Z">
              <w:r>
                <w:rPr>
                  <w:rFonts w:hint="default" w:ascii="Courier New" w:hAnsi="Courier New" w:eastAsia="Courier New" w:cs="Courier New"/>
                  <w:color w:val="000000"/>
                  <w:sz w:val="16"/>
                  <w:szCs w:val="16"/>
                  <w:lang w:val="es-EC"/>
                </w:rPr>
                <w:t>public class ManejadorAutenticacion implements SOAPHandler&lt;SOAPMessageContext&gt; {</w:t>
              </w:r>
            </w:ins>
          </w:p>
          <w:p w14:paraId="094FA242">
            <w:pPr>
              <w:spacing w:before="0" w:after="0" w:line="240" w:lineRule="auto"/>
              <w:rPr>
                <w:ins w:id="2549" w:author="marpa" w:date="2026-10-25T14:22:33Z"/>
                <w:rFonts w:hint="default" w:ascii="Courier New" w:hAnsi="Courier New" w:eastAsia="Courier New" w:cs="Courier New"/>
                <w:color w:val="000000"/>
                <w:sz w:val="16"/>
                <w:szCs w:val="16"/>
                <w:lang w:val="es-EC"/>
              </w:rPr>
            </w:pPr>
          </w:p>
          <w:p w14:paraId="1B805BF0">
            <w:pPr>
              <w:spacing w:before="0" w:after="0" w:line="240" w:lineRule="auto"/>
              <w:rPr>
                <w:ins w:id="2550" w:author="marpa" w:date="2026-10-25T14:22:33Z"/>
                <w:rFonts w:hint="default" w:ascii="Courier New" w:hAnsi="Courier New" w:eastAsia="Courier New" w:cs="Courier New"/>
                <w:color w:val="000000"/>
                <w:sz w:val="16"/>
                <w:szCs w:val="16"/>
                <w:lang w:val="es-EC"/>
              </w:rPr>
            </w:pPr>
            <w:ins w:id="2551" w:author="marpa" w:date="2026-10-25T14:22:33Z">
              <w:r>
                <w:rPr>
                  <w:rFonts w:hint="default" w:ascii="Courier New" w:hAnsi="Courier New" w:eastAsia="Courier New" w:cs="Courier New"/>
                  <w:color w:val="000000"/>
                  <w:sz w:val="16"/>
                  <w:szCs w:val="16"/>
                  <w:lang w:val="es-EC"/>
                </w:rPr>
                <w:t xml:space="preserve">    private static final QName FAULT_CODE_CLIENT =</w:t>
              </w:r>
            </w:ins>
          </w:p>
          <w:p w14:paraId="014917AC">
            <w:pPr>
              <w:spacing w:before="0" w:after="0" w:line="240" w:lineRule="auto"/>
              <w:rPr>
                <w:ins w:id="2552" w:author="marpa" w:date="2026-10-25T14:22:33Z"/>
                <w:rFonts w:hint="default" w:ascii="Courier New" w:hAnsi="Courier New" w:eastAsia="Courier New" w:cs="Courier New"/>
                <w:color w:val="000000"/>
                <w:sz w:val="16"/>
                <w:szCs w:val="16"/>
                <w:lang w:val="es-EC"/>
              </w:rPr>
            </w:pPr>
            <w:ins w:id="2553" w:author="marpa" w:date="2026-10-25T14:22:33Z">
              <w:r>
                <w:rPr>
                  <w:rFonts w:hint="default" w:ascii="Courier New" w:hAnsi="Courier New" w:eastAsia="Courier New" w:cs="Courier New"/>
                  <w:color w:val="000000"/>
                  <w:sz w:val="16"/>
                  <w:szCs w:val="16"/>
                  <w:lang w:val="es-EC"/>
                </w:rPr>
                <w:t xml:space="preserve">            new QName(SOAPConstants.URI_NS_SOAP_ENVELOPE, "Client");</w:t>
              </w:r>
            </w:ins>
          </w:p>
          <w:p w14:paraId="114A349F">
            <w:pPr>
              <w:spacing w:before="0" w:after="0" w:line="240" w:lineRule="auto"/>
              <w:rPr>
                <w:ins w:id="2554" w:author="marpa" w:date="2026-10-25T14:22:33Z"/>
                <w:rFonts w:hint="default" w:ascii="Courier New" w:hAnsi="Courier New" w:eastAsia="Courier New" w:cs="Courier New"/>
                <w:color w:val="000000"/>
                <w:sz w:val="16"/>
                <w:szCs w:val="16"/>
                <w:lang w:val="es-EC"/>
              </w:rPr>
            </w:pPr>
          </w:p>
          <w:p w14:paraId="5C58847C">
            <w:pPr>
              <w:spacing w:before="0" w:after="0" w:line="240" w:lineRule="auto"/>
              <w:rPr>
                <w:ins w:id="2555" w:author="marpa" w:date="2026-10-25T14:22:33Z"/>
                <w:rFonts w:hint="default" w:ascii="Courier New" w:hAnsi="Courier New" w:eastAsia="Courier New" w:cs="Courier New"/>
                <w:color w:val="000000"/>
                <w:sz w:val="16"/>
                <w:szCs w:val="16"/>
                <w:lang w:val="es-EC"/>
              </w:rPr>
            </w:pPr>
            <w:ins w:id="2556" w:author="marpa" w:date="2026-10-25T14:22:33Z">
              <w:r>
                <w:rPr>
                  <w:rFonts w:hint="default" w:ascii="Courier New" w:hAnsi="Courier New" w:eastAsia="Courier New" w:cs="Courier New"/>
                  <w:color w:val="000000"/>
                  <w:sz w:val="16"/>
                  <w:szCs w:val="16"/>
                  <w:lang w:val="es-EC"/>
                </w:rPr>
                <w:t xml:space="preserve">    @Override</w:t>
              </w:r>
            </w:ins>
          </w:p>
          <w:p w14:paraId="79E9EAB8">
            <w:pPr>
              <w:spacing w:before="0" w:after="0" w:line="240" w:lineRule="auto"/>
              <w:rPr>
                <w:ins w:id="2557" w:author="marpa" w:date="2026-10-25T14:22:33Z"/>
                <w:rFonts w:hint="default" w:ascii="Courier New" w:hAnsi="Courier New" w:eastAsia="Courier New" w:cs="Courier New"/>
                <w:color w:val="000000"/>
                <w:sz w:val="16"/>
                <w:szCs w:val="16"/>
                <w:lang w:val="es-EC"/>
              </w:rPr>
            </w:pPr>
            <w:ins w:id="2558" w:author="marpa" w:date="2026-10-25T14:22:33Z">
              <w:r>
                <w:rPr>
                  <w:rFonts w:hint="default" w:ascii="Courier New" w:hAnsi="Courier New" w:eastAsia="Courier New" w:cs="Courier New"/>
                  <w:color w:val="000000"/>
                  <w:sz w:val="16"/>
                  <w:szCs w:val="16"/>
                  <w:lang w:val="es-EC"/>
                </w:rPr>
                <w:t xml:space="preserve">    public boolean handleMessage(SOAPMessageContext contexto) {</w:t>
              </w:r>
            </w:ins>
          </w:p>
          <w:p w14:paraId="3B5912F3">
            <w:pPr>
              <w:spacing w:before="0" w:after="0" w:line="240" w:lineRule="auto"/>
              <w:rPr>
                <w:ins w:id="2559" w:author="marpa" w:date="2026-10-25T14:22:33Z"/>
                <w:rFonts w:hint="default" w:ascii="Courier New" w:hAnsi="Courier New" w:eastAsia="Courier New" w:cs="Courier New"/>
                <w:color w:val="000000"/>
                <w:sz w:val="16"/>
                <w:szCs w:val="16"/>
                <w:lang w:val="es-EC"/>
              </w:rPr>
            </w:pPr>
          </w:p>
          <w:p w14:paraId="79B20079">
            <w:pPr>
              <w:spacing w:before="0" w:after="0" w:line="240" w:lineRule="auto"/>
              <w:rPr>
                <w:ins w:id="2560" w:author="marpa" w:date="2026-10-25T14:22:33Z"/>
                <w:rFonts w:hint="default" w:ascii="Courier New" w:hAnsi="Courier New" w:eastAsia="Courier New" w:cs="Courier New"/>
                <w:color w:val="000000"/>
                <w:sz w:val="16"/>
                <w:szCs w:val="16"/>
                <w:lang w:val="es-EC"/>
              </w:rPr>
            </w:pPr>
            <w:ins w:id="2561" w:author="marpa" w:date="2026-10-25T14:22:33Z">
              <w:r>
                <w:rPr>
                  <w:rFonts w:hint="default" w:ascii="Courier New" w:hAnsi="Courier New" w:eastAsia="Courier New" w:cs="Courier New"/>
                  <w:color w:val="000000"/>
                  <w:sz w:val="16"/>
                  <w:szCs w:val="16"/>
                  <w:lang w:val="es-EC"/>
                </w:rPr>
                <w:t xml:space="preserve">        Boolean esSalida = (Boolean) contexto.get(MessageContext.MESSAGE_OUTBOUND_PROPERTY);</w:t>
              </w:r>
            </w:ins>
          </w:p>
          <w:p w14:paraId="22A19DBC">
            <w:pPr>
              <w:spacing w:before="0" w:after="0" w:line="240" w:lineRule="auto"/>
              <w:rPr>
                <w:ins w:id="2562" w:author="marpa" w:date="2026-10-25T14:22:33Z"/>
                <w:rFonts w:hint="default" w:ascii="Courier New" w:hAnsi="Courier New" w:eastAsia="Courier New" w:cs="Courier New"/>
                <w:color w:val="000000"/>
                <w:sz w:val="16"/>
                <w:szCs w:val="16"/>
                <w:lang w:val="es-EC"/>
              </w:rPr>
            </w:pPr>
          </w:p>
          <w:p w14:paraId="5A32016D">
            <w:pPr>
              <w:spacing w:before="0" w:after="0" w:line="240" w:lineRule="auto"/>
              <w:rPr>
                <w:ins w:id="2563" w:author="marpa" w:date="2026-10-25T14:22:33Z"/>
                <w:rFonts w:hint="default" w:ascii="Courier New" w:hAnsi="Courier New" w:eastAsia="Courier New" w:cs="Courier New"/>
                <w:color w:val="000000"/>
                <w:sz w:val="16"/>
                <w:szCs w:val="16"/>
                <w:lang w:val="es-EC"/>
              </w:rPr>
            </w:pPr>
            <w:ins w:id="2564" w:author="marpa" w:date="2026-10-25T14:22:33Z">
              <w:r>
                <w:rPr>
                  <w:rFonts w:hint="default" w:ascii="Courier New" w:hAnsi="Courier New" w:eastAsia="Courier New" w:cs="Courier New"/>
                  <w:color w:val="000000"/>
                  <w:sz w:val="16"/>
                  <w:szCs w:val="16"/>
                  <w:lang w:val="es-EC"/>
                </w:rPr>
                <w:t xml:space="preserve">        if (Boolean.TRUE.equals(esSalida)) {</w:t>
              </w:r>
            </w:ins>
          </w:p>
          <w:p w14:paraId="39A5240E">
            <w:pPr>
              <w:spacing w:before="0" w:after="0" w:line="240" w:lineRule="auto"/>
              <w:rPr>
                <w:ins w:id="2565" w:author="marpa" w:date="2026-10-25T14:22:33Z"/>
                <w:rFonts w:hint="default" w:ascii="Courier New" w:hAnsi="Courier New" w:eastAsia="Courier New" w:cs="Courier New"/>
                <w:color w:val="000000"/>
                <w:sz w:val="16"/>
                <w:szCs w:val="16"/>
                <w:lang w:val="es-EC"/>
              </w:rPr>
            </w:pPr>
            <w:ins w:id="2566" w:author="marpa" w:date="2026-10-25T14:22:33Z">
              <w:r>
                <w:rPr>
                  <w:rFonts w:hint="default" w:ascii="Courier New" w:hAnsi="Courier New" w:eastAsia="Courier New" w:cs="Courier New"/>
                  <w:color w:val="000000"/>
                  <w:sz w:val="16"/>
                  <w:szCs w:val="16"/>
                  <w:lang w:val="es-EC"/>
                </w:rPr>
                <w:t xml:space="preserve">            return true;</w:t>
              </w:r>
            </w:ins>
          </w:p>
          <w:p w14:paraId="58036C3A">
            <w:pPr>
              <w:spacing w:before="0" w:after="0" w:line="240" w:lineRule="auto"/>
              <w:rPr>
                <w:ins w:id="2567" w:author="marpa" w:date="2026-10-25T14:22:33Z"/>
                <w:rFonts w:hint="default" w:ascii="Courier New" w:hAnsi="Courier New" w:eastAsia="Courier New" w:cs="Courier New"/>
                <w:color w:val="000000"/>
                <w:sz w:val="16"/>
                <w:szCs w:val="16"/>
                <w:lang w:val="es-EC"/>
              </w:rPr>
            </w:pPr>
            <w:ins w:id="2568" w:author="marpa" w:date="2026-10-25T14:22:33Z">
              <w:r>
                <w:rPr>
                  <w:rFonts w:hint="default" w:ascii="Courier New" w:hAnsi="Courier New" w:eastAsia="Courier New" w:cs="Courier New"/>
                  <w:color w:val="000000"/>
                  <w:sz w:val="16"/>
                  <w:szCs w:val="16"/>
                  <w:lang w:val="es-EC"/>
                </w:rPr>
                <w:t xml:space="preserve">        }</w:t>
              </w:r>
            </w:ins>
          </w:p>
          <w:p w14:paraId="45E562A6">
            <w:pPr>
              <w:spacing w:before="0" w:after="0" w:line="240" w:lineRule="auto"/>
              <w:rPr>
                <w:ins w:id="2569" w:author="marpa" w:date="2026-10-25T14:22:33Z"/>
                <w:rFonts w:hint="default" w:ascii="Courier New" w:hAnsi="Courier New" w:eastAsia="Courier New" w:cs="Courier New"/>
                <w:color w:val="000000"/>
                <w:sz w:val="16"/>
                <w:szCs w:val="16"/>
                <w:lang w:val="es-EC"/>
              </w:rPr>
            </w:pPr>
          </w:p>
          <w:p w14:paraId="7131816D">
            <w:pPr>
              <w:spacing w:before="0" w:after="0" w:line="240" w:lineRule="auto"/>
              <w:rPr>
                <w:ins w:id="2570" w:author="marpa" w:date="2026-10-25T14:22:33Z"/>
                <w:rFonts w:hint="default" w:ascii="Courier New" w:hAnsi="Courier New" w:eastAsia="Courier New" w:cs="Courier New"/>
                <w:color w:val="000000"/>
                <w:sz w:val="16"/>
                <w:szCs w:val="16"/>
                <w:lang w:val="es-EC"/>
              </w:rPr>
            </w:pPr>
            <w:ins w:id="2571" w:author="marpa" w:date="2026-10-25T14:22:33Z">
              <w:r>
                <w:rPr>
                  <w:rFonts w:hint="default" w:ascii="Courier New" w:hAnsi="Courier New" w:eastAsia="Courier New" w:cs="Courier New"/>
                  <w:color w:val="000000"/>
                  <w:sz w:val="16"/>
                  <w:szCs w:val="16"/>
                  <w:lang w:val="es-EC"/>
                </w:rPr>
                <w:t xml:space="preserve">        try {</w:t>
              </w:r>
            </w:ins>
          </w:p>
          <w:p w14:paraId="5A1B643B">
            <w:pPr>
              <w:spacing w:before="0" w:after="0" w:line="240" w:lineRule="auto"/>
              <w:rPr>
                <w:ins w:id="2572" w:author="marpa" w:date="2026-10-25T14:22:33Z"/>
                <w:rFonts w:hint="default" w:ascii="Courier New" w:hAnsi="Courier New" w:eastAsia="Courier New" w:cs="Courier New"/>
                <w:color w:val="000000"/>
                <w:sz w:val="16"/>
                <w:szCs w:val="16"/>
                <w:lang w:val="es-EC"/>
              </w:rPr>
            </w:pPr>
            <w:ins w:id="2573" w:author="marpa" w:date="2026-10-25T14:22:33Z">
              <w:r>
                <w:rPr>
                  <w:rFonts w:hint="default" w:ascii="Courier New" w:hAnsi="Courier New" w:eastAsia="Courier New" w:cs="Courier New"/>
                  <w:color w:val="000000"/>
                  <w:sz w:val="16"/>
                  <w:szCs w:val="16"/>
                  <w:lang w:val="es-EC"/>
                </w:rPr>
                <w:t xml:space="preserve">            AdministradorTokens adminTokens = CDI.current().select(AdministradorTokens.class).get();</w:t>
              </w:r>
            </w:ins>
          </w:p>
          <w:p w14:paraId="1CAA7F53">
            <w:pPr>
              <w:spacing w:before="0" w:after="0" w:line="240" w:lineRule="auto"/>
              <w:rPr>
                <w:ins w:id="2574" w:author="marpa" w:date="2026-10-25T14:22:33Z"/>
                <w:rFonts w:hint="default" w:ascii="Courier New" w:hAnsi="Courier New" w:eastAsia="Courier New" w:cs="Courier New"/>
                <w:color w:val="000000"/>
                <w:sz w:val="16"/>
                <w:szCs w:val="16"/>
                <w:lang w:val="es-EC"/>
              </w:rPr>
            </w:pPr>
            <w:ins w:id="2575" w:author="marpa" w:date="2026-10-25T14:22:33Z">
              <w:r>
                <w:rPr>
                  <w:rFonts w:hint="default" w:ascii="Courier New" w:hAnsi="Courier New" w:eastAsia="Courier New" w:cs="Courier New"/>
                  <w:color w:val="000000"/>
                  <w:sz w:val="16"/>
                  <w:szCs w:val="16"/>
                  <w:lang w:val="es-EC"/>
                </w:rPr>
                <w:t xml:space="preserve">            SOAPMessage mensajeSOAP = contexto.getMessage();</w:t>
              </w:r>
            </w:ins>
          </w:p>
          <w:p w14:paraId="7C08C4B2">
            <w:pPr>
              <w:spacing w:before="0" w:after="0" w:line="240" w:lineRule="auto"/>
              <w:rPr>
                <w:ins w:id="2576" w:author="marpa" w:date="2026-10-25T14:22:33Z"/>
                <w:rFonts w:hint="default" w:ascii="Courier New" w:hAnsi="Courier New" w:eastAsia="Courier New" w:cs="Courier New"/>
                <w:color w:val="000000"/>
                <w:sz w:val="16"/>
                <w:szCs w:val="16"/>
                <w:lang w:val="es-EC"/>
              </w:rPr>
            </w:pPr>
            <w:ins w:id="2577" w:author="marpa" w:date="2026-10-25T14:22:33Z">
              <w:r>
                <w:rPr>
                  <w:rFonts w:hint="default" w:ascii="Courier New" w:hAnsi="Courier New" w:eastAsia="Courier New" w:cs="Courier New"/>
                  <w:color w:val="000000"/>
                  <w:sz w:val="16"/>
                  <w:szCs w:val="16"/>
                  <w:lang w:val="es-EC"/>
                </w:rPr>
                <w:t xml:space="preserve">            SOAPBody cuerpo = mensajeSOAP.getSOAPBody();</w:t>
              </w:r>
            </w:ins>
          </w:p>
          <w:p w14:paraId="342B0305">
            <w:pPr>
              <w:spacing w:before="0" w:after="0" w:line="240" w:lineRule="auto"/>
              <w:rPr>
                <w:ins w:id="2578" w:author="marpa" w:date="2026-10-25T14:22:33Z"/>
                <w:rFonts w:hint="default" w:ascii="Courier New" w:hAnsi="Courier New" w:eastAsia="Courier New" w:cs="Courier New"/>
                <w:color w:val="000000"/>
                <w:sz w:val="16"/>
                <w:szCs w:val="16"/>
                <w:lang w:val="es-EC"/>
              </w:rPr>
            </w:pPr>
          </w:p>
          <w:p w14:paraId="01F6A187">
            <w:pPr>
              <w:spacing w:before="0" w:after="0" w:line="240" w:lineRule="auto"/>
              <w:rPr>
                <w:ins w:id="2579" w:author="marpa" w:date="2026-10-25T14:22:33Z"/>
                <w:rFonts w:hint="default" w:ascii="Courier New" w:hAnsi="Courier New" w:eastAsia="Courier New" w:cs="Courier New"/>
                <w:color w:val="000000"/>
                <w:sz w:val="16"/>
                <w:szCs w:val="16"/>
                <w:lang w:val="es-EC"/>
              </w:rPr>
            </w:pPr>
            <w:ins w:id="2580" w:author="marpa" w:date="2026-10-25T14:22:33Z">
              <w:r>
                <w:rPr>
                  <w:rFonts w:hint="default" w:ascii="Courier New" w:hAnsi="Courier New" w:eastAsia="Courier New" w:cs="Courier New"/>
                  <w:color w:val="000000"/>
                  <w:sz w:val="16"/>
                  <w:szCs w:val="16"/>
                  <w:lang w:val="es-EC"/>
                </w:rPr>
                <w:t xml:space="preserve">            if ("login".equals(nombrePrimerElemento(cuerpo))) {</w:t>
              </w:r>
            </w:ins>
          </w:p>
          <w:p w14:paraId="187CC613">
            <w:pPr>
              <w:spacing w:before="0" w:after="0" w:line="240" w:lineRule="auto"/>
              <w:rPr>
                <w:ins w:id="2581" w:author="marpa" w:date="2026-10-25T14:22:33Z"/>
                <w:rFonts w:hint="default" w:ascii="Courier New" w:hAnsi="Courier New" w:eastAsia="Courier New" w:cs="Courier New"/>
                <w:color w:val="000000"/>
                <w:sz w:val="16"/>
                <w:szCs w:val="16"/>
                <w:lang w:val="es-EC"/>
              </w:rPr>
            </w:pPr>
            <w:ins w:id="2582" w:author="marpa" w:date="2026-10-25T14:22:33Z">
              <w:r>
                <w:rPr>
                  <w:rFonts w:hint="default" w:ascii="Courier New" w:hAnsi="Courier New" w:eastAsia="Courier New" w:cs="Courier New"/>
                  <w:color w:val="000000"/>
                  <w:sz w:val="16"/>
                  <w:szCs w:val="16"/>
                  <w:lang w:val="es-EC"/>
                </w:rPr>
                <w:t xml:space="preserve">                return true;</w:t>
              </w:r>
            </w:ins>
          </w:p>
          <w:p w14:paraId="294F3482">
            <w:pPr>
              <w:spacing w:before="0" w:after="0" w:line="240" w:lineRule="auto"/>
              <w:rPr>
                <w:ins w:id="2583" w:author="marpa" w:date="2026-10-25T14:22:33Z"/>
                <w:rFonts w:hint="default" w:ascii="Courier New" w:hAnsi="Courier New" w:eastAsia="Courier New" w:cs="Courier New"/>
                <w:color w:val="000000"/>
                <w:sz w:val="16"/>
                <w:szCs w:val="16"/>
                <w:lang w:val="es-EC"/>
              </w:rPr>
            </w:pPr>
            <w:ins w:id="2584" w:author="marpa" w:date="2026-10-25T14:22:33Z">
              <w:r>
                <w:rPr>
                  <w:rFonts w:hint="default" w:ascii="Courier New" w:hAnsi="Courier New" w:eastAsia="Courier New" w:cs="Courier New"/>
                  <w:color w:val="000000"/>
                  <w:sz w:val="16"/>
                  <w:szCs w:val="16"/>
                  <w:lang w:val="es-EC"/>
                </w:rPr>
                <w:t xml:space="preserve">            }</w:t>
              </w:r>
            </w:ins>
          </w:p>
          <w:p w14:paraId="664D86E6">
            <w:pPr>
              <w:spacing w:before="0" w:after="0" w:line="240" w:lineRule="auto"/>
              <w:rPr>
                <w:ins w:id="2585" w:author="marpa" w:date="2026-10-25T14:22:33Z"/>
                <w:rFonts w:hint="default" w:ascii="Courier New" w:hAnsi="Courier New" w:eastAsia="Courier New" w:cs="Courier New"/>
                <w:color w:val="000000"/>
                <w:sz w:val="16"/>
                <w:szCs w:val="16"/>
                <w:lang w:val="es-EC"/>
              </w:rPr>
            </w:pPr>
          </w:p>
          <w:p w14:paraId="644E31E2">
            <w:pPr>
              <w:spacing w:before="0" w:after="0" w:line="240" w:lineRule="auto"/>
              <w:rPr>
                <w:ins w:id="2586" w:author="marpa" w:date="2026-10-25T14:22:33Z"/>
                <w:rFonts w:hint="default" w:ascii="Courier New" w:hAnsi="Courier New" w:eastAsia="Courier New" w:cs="Courier New"/>
                <w:color w:val="000000"/>
                <w:sz w:val="16"/>
                <w:szCs w:val="16"/>
                <w:lang w:val="es-EC"/>
              </w:rPr>
            </w:pPr>
            <w:ins w:id="2587" w:author="marpa" w:date="2026-10-25T14:22:33Z">
              <w:r>
                <w:rPr>
                  <w:rFonts w:hint="default" w:ascii="Courier New" w:hAnsi="Courier New" w:eastAsia="Courier New" w:cs="Courier New"/>
                  <w:color w:val="000000"/>
                  <w:sz w:val="16"/>
                  <w:szCs w:val="16"/>
                  <w:lang w:val="es-EC"/>
                </w:rPr>
                <w:t xml:space="preserve">            SOAPHeader encabezado = mensajeSOAP.getSOAPHeader();</w:t>
              </w:r>
            </w:ins>
          </w:p>
          <w:p w14:paraId="00962667">
            <w:pPr>
              <w:spacing w:before="0" w:after="0" w:line="240" w:lineRule="auto"/>
              <w:rPr>
                <w:ins w:id="2588" w:author="marpa" w:date="2026-10-25T14:22:33Z"/>
                <w:rFonts w:hint="default" w:ascii="Courier New" w:hAnsi="Courier New" w:eastAsia="Courier New" w:cs="Courier New"/>
                <w:color w:val="000000"/>
                <w:sz w:val="16"/>
                <w:szCs w:val="16"/>
                <w:lang w:val="es-EC"/>
              </w:rPr>
            </w:pPr>
          </w:p>
          <w:p w14:paraId="56286274">
            <w:pPr>
              <w:spacing w:before="0" w:after="0" w:line="240" w:lineRule="auto"/>
              <w:rPr>
                <w:ins w:id="2589" w:author="marpa" w:date="2026-10-25T14:22:33Z"/>
                <w:rFonts w:hint="default" w:ascii="Courier New" w:hAnsi="Courier New" w:eastAsia="Courier New" w:cs="Courier New"/>
                <w:color w:val="000000"/>
                <w:sz w:val="16"/>
                <w:szCs w:val="16"/>
                <w:lang w:val="es-EC"/>
              </w:rPr>
            </w:pPr>
            <w:ins w:id="2590" w:author="marpa" w:date="2026-10-25T14:22:33Z">
              <w:r>
                <w:rPr>
                  <w:rFonts w:hint="default" w:ascii="Courier New" w:hAnsi="Courier New" w:eastAsia="Courier New" w:cs="Courier New"/>
                  <w:color w:val="000000"/>
                  <w:sz w:val="16"/>
                  <w:szCs w:val="16"/>
                  <w:lang w:val="es-EC"/>
                </w:rPr>
                <w:t xml:space="preserve">            if (encabezado == null) {</w:t>
              </w:r>
            </w:ins>
          </w:p>
          <w:p w14:paraId="7D66AC9E">
            <w:pPr>
              <w:spacing w:before="0" w:after="0" w:line="240" w:lineRule="auto"/>
              <w:rPr>
                <w:ins w:id="2591" w:author="marpa" w:date="2026-10-25T14:22:33Z"/>
                <w:rFonts w:hint="default" w:ascii="Courier New" w:hAnsi="Courier New" w:eastAsia="Courier New" w:cs="Courier New"/>
                <w:color w:val="000000"/>
                <w:sz w:val="16"/>
                <w:szCs w:val="16"/>
                <w:lang w:val="es-EC"/>
              </w:rPr>
            </w:pPr>
            <w:ins w:id="2592" w:author="marpa" w:date="2026-10-25T14:22:33Z">
              <w:r>
                <w:rPr>
                  <w:rFonts w:hint="default" w:ascii="Courier New" w:hAnsi="Courier New" w:eastAsia="Courier New" w:cs="Courier New"/>
                  <w:color w:val="000000"/>
                  <w:sz w:val="16"/>
                  <w:szCs w:val="16"/>
                  <w:lang w:val="es-EC"/>
                </w:rPr>
                <w:t xml:space="preserve">                throw fault("Acceso denegado: Se requiere encabezado SOAP con el token de seguridad.");</w:t>
              </w:r>
            </w:ins>
          </w:p>
          <w:p w14:paraId="63205687">
            <w:pPr>
              <w:spacing w:before="0" w:after="0" w:line="240" w:lineRule="auto"/>
              <w:rPr>
                <w:ins w:id="2593" w:author="marpa" w:date="2026-10-25T14:22:33Z"/>
                <w:rFonts w:hint="default" w:ascii="Courier New" w:hAnsi="Courier New" w:eastAsia="Courier New" w:cs="Courier New"/>
                <w:color w:val="000000"/>
                <w:sz w:val="16"/>
                <w:szCs w:val="16"/>
                <w:lang w:val="es-EC"/>
              </w:rPr>
            </w:pPr>
            <w:ins w:id="2594" w:author="marpa" w:date="2026-10-25T14:22:33Z">
              <w:r>
                <w:rPr>
                  <w:rFonts w:hint="default" w:ascii="Courier New" w:hAnsi="Courier New" w:eastAsia="Courier New" w:cs="Courier New"/>
                  <w:color w:val="000000"/>
                  <w:sz w:val="16"/>
                  <w:szCs w:val="16"/>
                  <w:lang w:val="es-EC"/>
                </w:rPr>
                <w:t xml:space="preserve">            }</w:t>
              </w:r>
            </w:ins>
          </w:p>
          <w:p w14:paraId="0C964CE8">
            <w:pPr>
              <w:spacing w:before="0" w:after="0" w:line="240" w:lineRule="auto"/>
              <w:rPr>
                <w:ins w:id="2595" w:author="marpa" w:date="2026-10-25T14:22:33Z"/>
                <w:rFonts w:hint="default" w:ascii="Courier New" w:hAnsi="Courier New" w:eastAsia="Courier New" w:cs="Courier New"/>
                <w:color w:val="000000"/>
                <w:sz w:val="16"/>
                <w:szCs w:val="16"/>
                <w:lang w:val="es-EC"/>
              </w:rPr>
            </w:pPr>
          </w:p>
          <w:p w14:paraId="4CA9BD49">
            <w:pPr>
              <w:spacing w:before="0" w:after="0" w:line="240" w:lineRule="auto"/>
              <w:rPr>
                <w:ins w:id="2596" w:author="marpa" w:date="2026-10-25T14:22:33Z"/>
                <w:rFonts w:hint="default" w:ascii="Courier New" w:hAnsi="Courier New" w:eastAsia="Courier New" w:cs="Courier New"/>
                <w:color w:val="000000"/>
                <w:sz w:val="16"/>
                <w:szCs w:val="16"/>
                <w:lang w:val="es-EC"/>
              </w:rPr>
            </w:pPr>
            <w:ins w:id="2597" w:author="marpa" w:date="2026-10-25T14:22:33Z">
              <w:r>
                <w:rPr>
                  <w:rFonts w:hint="default" w:ascii="Courier New" w:hAnsi="Courier New" w:eastAsia="Courier New" w:cs="Courier New"/>
                  <w:color w:val="000000"/>
                  <w:sz w:val="16"/>
                  <w:szCs w:val="16"/>
                  <w:lang w:val="es-EC"/>
                </w:rPr>
                <w:t xml:space="preserve">            NodeList nodosToken = encabezado.getElementsByTagNameNS("*", "token");</w:t>
              </w:r>
            </w:ins>
          </w:p>
          <w:p w14:paraId="06FAE75E">
            <w:pPr>
              <w:spacing w:before="0" w:after="0" w:line="240" w:lineRule="auto"/>
              <w:rPr>
                <w:ins w:id="2598" w:author="marpa" w:date="2026-10-25T14:22:33Z"/>
                <w:rFonts w:hint="default" w:ascii="Courier New" w:hAnsi="Courier New" w:eastAsia="Courier New" w:cs="Courier New"/>
                <w:color w:val="000000"/>
                <w:sz w:val="16"/>
                <w:szCs w:val="16"/>
                <w:lang w:val="es-EC"/>
              </w:rPr>
            </w:pPr>
          </w:p>
          <w:p w14:paraId="27909EA4">
            <w:pPr>
              <w:spacing w:before="0" w:after="0" w:line="240" w:lineRule="auto"/>
              <w:rPr>
                <w:ins w:id="2599" w:author="marpa" w:date="2026-10-25T14:22:33Z"/>
                <w:rFonts w:hint="default" w:ascii="Courier New" w:hAnsi="Courier New" w:eastAsia="Courier New" w:cs="Courier New"/>
                <w:color w:val="000000"/>
                <w:sz w:val="16"/>
                <w:szCs w:val="16"/>
                <w:lang w:val="es-EC"/>
              </w:rPr>
            </w:pPr>
            <w:ins w:id="2600" w:author="marpa" w:date="2026-10-25T14:22:33Z">
              <w:r>
                <w:rPr>
                  <w:rFonts w:hint="default" w:ascii="Courier New" w:hAnsi="Courier New" w:eastAsia="Courier New" w:cs="Courier New"/>
                  <w:color w:val="000000"/>
                  <w:sz w:val="16"/>
                  <w:szCs w:val="16"/>
                  <w:lang w:val="es-EC"/>
                </w:rPr>
                <w:t xml:space="preserve">            if (nodosToken.getLength() == 0) {</w:t>
              </w:r>
            </w:ins>
          </w:p>
          <w:p w14:paraId="1D16FCC2">
            <w:pPr>
              <w:spacing w:before="0" w:after="0" w:line="240" w:lineRule="auto"/>
              <w:rPr>
                <w:ins w:id="2601" w:author="marpa" w:date="2026-10-25T14:22:33Z"/>
                <w:rFonts w:hint="default" w:ascii="Courier New" w:hAnsi="Courier New" w:eastAsia="Courier New" w:cs="Courier New"/>
                <w:color w:val="000000"/>
                <w:sz w:val="16"/>
                <w:szCs w:val="16"/>
                <w:lang w:val="es-EC"/>
              </w:rPr>
            </w:pPr>
            <w:ins w:id="2602" w:author="marpa" w:date="2026-10-25T14:22:33Z">
              <w:r>
                <w:rPr>
                  <w:rFonts w:hint="default" w:ascii="Courier New" w:hAnsi="Courier New" w:eastAsia="Courier New" w:cs="Courier New"/>
                  <w:color w:val="000000"/>
                  <w:sz w:val="16"/>
                  <w:szCs w:val="16"/>
                  <w:lang w:val="es-EC"/>
                </w:rPr>
                <w:t xml:space="preserve">                throw fault("Acceso denegado: No se encontró el token. Inicie sesión primero.");</w:t>
              </w:r>
            </w:ins>
          </w:p>
          <w:p w14:paraId="77EE4D93">
            <w:pPr>
              <w:spacing w:before="0" w:after="0" w:line="240" w:lineRule="auto"/>
              <w:rPr>
                <w:ins w:id="2603" w:author="marpa" w:date="2026-10-25T14:22:33Z"/>
                <w:rFonts w:hint="default" w:ascii="Courier New" w:hAnsi="Courier New" w:eastAsia="Courier New" w:cs="Courier New"/>
                <w:color w:val="000000"/>
                <w:sz w:val="16"/>
                <w:szCs w:val="16"/>
                <w:lang w:val="es-EC"/>
              </w:rPr>
            </w:pPr>
            <w:ins w:id="2604" w:author="marpa" w:date="2026-10-25T14:22:33Z">
              <w:r>
                <w:rPr>
                  <w:rFonts w:hint="default" w:ascii="Courier New" w:hAnsi="Courier New" w:eastAsia="Courier New" w:cs="Courier New"/>
                  <w:color w:val="000000"/>
                  <w:sz w:val="16"/>
                  <w:szCs w:val="16"/>
                  <w:lang w:val="es-EC"/>
                </w:rPr>
                <w:t xml:space="preserve">            }</w:t>
              </w:r>
            </w:ins>
          </w:p>
          <w:p w14:paraId="50629E1B">
            <w:pPr>
              <w:spacing w:before="0" w:after="0" w:line="240" w:lineRule="auto"/>
              <w:rPr>
                <w:ins w:id="2605" w:author="marpa" w:date="2026-10-25T14:22:33Z"/>
                <w:rFonts w:hint="default" w:ascii="Courier New" w:hAnsi="Courier New" w:eastAsia="Courier New" w:cs="Courier New"/>
                <w:color w:val="000000"/>
                <w:sz w:val="16"/>
                <w:szCs w:val="16"/>
                <w:lang w:val="es-EC"/>
              </w:rPr>
            </w:pPr>
          </w:p>
          <w:p w14:paraId="5E056E90">
            <w:pPr>
              <w:spacing w:before="0" w:after="0" w:line="240" w:lineRule="auto"/>
              <w:rPr>
                <w:ins w:id="2606" w:author="marpa" w:date="2026-10-25T14:22:33Z"/>
                <w:rFonts w:hint="default" w:ascii="Courier New" w:hAnsi="Courier New" w:eastAsia="Courier New" w:cs="Courier New"/>
                <w:color w:val="000000"/>
                <w:sz w:val="16"/>
                <w:szCs w:val="16"/>
                <w:lang w:val="es-EC"/>
              </w:rPr>
            </w:pPr>
            <w:ins w:id="2607" w:author="marpa" w:date="2026-10-25T14:22:33Z">
              <w:r>
                <w:rPr>
                  <w:rFonts w:hint="default" w:ascii="Courier New" w:hAnsi="Courier New" w:eastAsia="Courier New" w:cs="Courier New"/>
                  <w:color w:val="000000"/>
                  <w:sz w:val="16"/>
                  <w:szCs w:val="16"/>
                  <w:lang w:val="es-EC"/>
                </w:rPr>
                <w:t xml:space="preserve">            String token = nodosToken.item(0).getTextContent();</w:t>
              </w:r>
            </w:ins>
          </w:p>
          <w:p w14:paraId="3E31C4F7">
            <w:pPr>
              <w:spacing w:before="0" w:after="0" w:line="240" w:lineRule="auto"/>
              <w:rPr>
                <w:ins w:id="2608" w:author="marpa" w:date="2026-10-25T14:22:33Z"/>
                <w:rFonts w:hint="default" w:ascii="Courier New" w:hAnsi="Courier New" w:eastAsia="Courier New" w:cs="Courier New"/>
                <w:color w:val="000000"/>
                <w:sz w:val="16"/>
                <w:szCs w:val="16"/>
                <w:lang w:val="es-EC"/>
              </w:rPr>
            </w:pPr>
          </w:p>
          <w:p w14:paraId="77A81BB1">
            <w:pPr>
              <w:spacing w:before="0" w:after="0" w:line="240" w:lineRule="auto"/>
              <w:rPr>
                <w:ins w:id="2609" w:author="marpa" w:date="2026-10-25T14:22:33Z"/>
                <w:rFonts w:hint="default" w:ascii="Courier New" w:hAnsi="Courier New" w:eastAsia="Courier New" w:cs="Courier New"/>
                <w:color w:val="000000"/>
                <w:sz w:val="16"/>
                <w:szCs w:val="16"/>
                <w:lang w:val="es-EC"/>
              </w:rPr>
            </w:pPr>
            <w:ins w:id="2610" w:author="marpa" w:date="2026-10-25T14:22:33Z">
              <w:r>
                <w:rPr>
                  <w:rFonts w:hint="default" w:ascii="Courier New" w:hAnsi="Courier New" w:eastAsia="Courier New" w:cs="Courier New"/>
                  <w:color w:val="000000"/>
                  <w:sz w:val="16"/>
                  <w:szCs w:val="16"/>
                  <w:lang w:val="es-EC"/>
                </w:rPr>
                <w:t xml:space="preserve">            if (token == null || !adminTokens.validarToken(token.trim())) {</w:t>
              </w:r>
            </w:ins>
          </w:p>
          <w:p w14:paraId="19ECCE91">
            <w:pPr>
              <w:spacing w:before="0" w:after="0" w:line="240" w:lineRule="auto"/>
              <w:rPr>
                <w:ins w:id="2611" w:author="marpa" w:date="2026-10-25T14:22:33Z"/>
                <w:rFonts w:hint="default" w:ascii="Courier New" w:hAnsi="Courier New" w:eastAsia="Courier New" w:cs="Courier New"/>
                <w:color w:val="000000"/>
                <w:sz w:val="16"/>
                <w:szCs w:val="16"/>
                <w:lang w:val="es-EC"/>
              </w:rPr>
            </w:pPr>
            <w:ins w:id="2612" w:author="marpa" w:date="2026-10-25T14:22:33Z">
              <w:r>
                <w:rPr>
                  <w:rFonts w:hint="default" w:ascii="Courier New" w:hAnsi="Courier New" w:eastAsia="Courier New" w:cs="Courier New"/>
                  <w:color w:val="000000"/>
                  <w:sz w:val="16"/>
                  <w:szCs w:val="16"/>
                  <w:lang w:val="es-EC"/>
                </w:rPr>
                <w:t xml:space="preserve">                throw fault("Acceso denegado: Token inválido o expirado.");</w:t>
              </w:r>
            </w:ins>
          </w:p>
          <w:p w14:paraId="046B9BF6">
            <w:pPr>
              <w:spacing w:before="0" w:after="0" w:line="240" w:lineRule="auto"/>
              <w:rPr>
                <w:ins w:id="2613" w:author="marpa" w:date="2026-10-25T14:22:33Z"/>
                <w:rFonts w:hint="default" w:ascii="Courier New" w:hAnsi="Courier New" w:eastAsia="Courier New" w:cs="Courier New"/>
                <w:color w:val="000000"/>
                <w:sz w:val="16"/>
                <w:szCs w:val="16"/>
                <w:lang w:val="es-EC"/>
              </w:rPr>
            </w:pPr>
            <w:ins w:id="2614" w:author="marpa" w:date="2026-10-25T14:22:33Z">
              <w:r>
                <w:rPr>
                  <w:rFonts w:hint="default" w:ascii="Courier New" w:hAnsi="Courier New" w:eastAsia="Courier New" w:cs="Courier New"/>
                  <w:color w:val="000000"/>
                  <w:sz w:val="16"/>
                  <w:szCs w:val="16"/>
                  <w:lang w:val="es-EC"/>
                </w:rPr>
                <w:t xml:space="preserve">            }</w:t>
              </w:r>
            </w:ins>
          </w:p>
          <w:p w14:paraId="2D44CF01">
            <w:pPr>
              <w:spacing w:before="0" w:after="0" w:line="240" w:lineRule="auto"/>
              <w:rPr>
                <w:ins w:id="2615" w:author="marpa" w:date="2026-10-25T14:22:33Z"/>
                <w:rFonts w:hint="default" w:ascii="Courier New" w:hAnsi="Courier New" w:eastAsia="Courier New" w:cs="Courier New"/>
                <w:color w:val="000000"/>
                <w:sz w:val="16"/>
                <w:szCs w:val="16"/>
                <w:lang w:val="es-EC"/>
              </w:rPr>
            </w:pPr>
          </w:p>
          <w:p w14:paraId="59064C02">
            <w:pPr>
              <w:spacing w:before="0" w:after="0" w:line="240" w:lineRule="auto"/>
              <w:rPr>
                <w:ins w:id="2616" w:author="marpa" w:date="2026-10-25T14:22:33Z"/>
                <w:rFonts w:hint="default" w:ascii="Courier New" w:hAnsi="Courier New" w:eastAsia="Courier New" w:cs="Courier New"/>
                <w:color w:val="000000"/>
                <w:sz w:val="16"/>
                <w:szCs w:val="16"/>
                <w:lang w:val="es-EC"/>
              </w:rPr>
            </w:pPr>
            <w:ins w:id="2617" w:author="marpa" w:date="2026-10-25T14:22:33Z">
              <w:r>
                <w:rPr>
                  <w:rFonts w:hint="default" w:ascii="Courier New" w:hAnsi="Courier New" w:eastAsia="Courier New" w:cs="Courier New"/>
                  <w:color w:val="000000"/>
                  <w:sz w:val="16"/>
                  <w:szCs w:val="16"/>
                  <w:lang w:val="es-EC"/>
                </w:rPr>
                <w:t xml:space="preserve">        } catch (SOAPFaultException e) {</w:t>
              </w:r>
            </w:ins>
          </w:p>
          <w:p w14:paraId="7E8F5AB0">
            <w:pPr>
              <w:spacing w:before="0" w:after="0" w:line="240" w:lineRule="auto"/>
              <w:rPr>
                <w:ins w:id="2618" w:author="marpa" w:date="2026-10-25T14:22:33Z"/>
                <w:rFonts w:hint="default" w:ascii="Courier New" w:hAnsi="Courier New" w:eastAsia="Courier New" w:cs="Courier New"/>
                <w:color w:val="000000"/>
                <w:sz w:val="16"/>
                <w:szCs w:val="16"/>
                <w:lang w:val="es-EC"/>
              </w:rPr>
            </w:pPr>
            <w:ins w:id="2619" w:author="marpa" w:date="2026-10-25T14:22:33Z">
              <w:r>
                <w:rPr>
                  <w:rFonts w:hint="default" w:ascii="Courier New" w:hAnsi="Courier New" w:eastAsia="Courier New" w:cs="Courier New"/>
                  <w:color w:val="000000"/>
                  <w:sz w:val="16"/>
                  <w:szCs w:val="16"/>
                  <w:lang w:val="es-EC"/>
                </w:rPr>
                <w:t xml:space="preserve">            throw e;</w:t>
              </w:r>
            </w:ins>
          </w:p>
          <w:p w14:paraId="34E70E07">
            <w:pPr>
              <w:spacing w:before="0" w:after="0" w:line="240" w:lineRule="auto"/>
              <w:rPr>
                <w:ins w:id="2620" w:author="marpa" w:date="2026-10-25T14:22:33Z"/>
                <w:rFonts w:hint="default" w:ascii="Courier New" w:hAnsi="Courier New" w:eastAsia="Courier New" w:cs="Courier New"/>
                <w:color w:val="000000"/>
                <w:sz w:val="16"/>
                <w:szCs w:val="16"/>
                <w:lang w:val="es-EC"/>
              </w:rPr>
            </w:pPr>
            <w:ins w:id="2621" w:author="marpa" w:date="2026-10-25T14:22:33Z">
              <w:r>
                <w:rPr>
                  <w:rFonts w:hint="default" w:ascii="Courier New" w:hAnsi="Courier New" w:eastAsia="Courier New" w:cs="Courier New"/>
                  <w:color w:val="000000"/>
                  <w:sz w:val="16"/>
                  <w:szCs w:val="16"/>
                  <w:lang w:val="es-EC"/>
                </w:rPr>
                <w:t xml:space="preserve">        } catch (Exception e) {</w:t>
              </w:r>
            </w:ins>
          </w:p>
          <w:p w14:paraId="3F931055">
            <w:pPr>
              <w:spacing w:before="0" w:after="0" w:line="240" w:lineRule="auto"/>
              <w:rPr>
                <w:ins w:id="2622" w:author="marpa" w:date="2026-10-25T14:22:33Z"/>
                <w:rFonts w:hint="default" w:ascii="Courier New" w:hAnsi="Courier New" w:eastAsia="Courier New" w:cs="Courier New"/>
                <w:color w:val="000000"/>
                <w:sz w:val="16"/>
                <w:szCs w:val="16"/>
                <w:lang w:val="es-EC"/>
              </w:rPr>
            </w:pPr>
            <w:ins w:id="2623" w:author="marpa" w:date="2026-10-25T14:22:33Z">
              <w:r>
                <w:rPr>
                  <w:rFonts w:hint="default" w:ascii="Courier New" w:hAnsi="Courier New" w:eastAsia="Courier New" w:cs="Courier New"/>
                  <w:color w:val="000000"/>
                  <w:sz w:val="16"/>
                  <w:szCs w:val="16"/>
                  <w:lang w:val="es-EC"/>
                </w:rPr>
                <w:t xml:space="preserve">            String mensaje = e.getMessage() == null ? e.getClass().getSimpleName() : e.getMessage();</w:t>
              </w:r>
            </w:ins>
          </w:p>
          <w:p w14:paraId="291FB049">
            <w:pPr>
              <w:spacing w:before="0" w:after="0" w:line="240" w:lineRule="auto"/>
              <w:rPr>
                <w:ins w:id="2624" w:author="marpa" w:date="2026-10-25T14:22:33Z"/>
                <w:rFonts w:hint="default" w:ascii="Courier New" w:hAnsi="Courier New" w:eastAsia="Courier New" w:cs="Courier New"/>
                <w:color w:val="000000"/>
                <w:sz w:val="16"/>
                <w:szCs w:val="16"/>
                <w:lang w:val="es-EC"/>
              </w:rPr>
            </w:pPr>
            <w:ins w:id="2625" w:author="marpa" w:date="2026-10-25T14:22:33Z">
              <w:r>
                <w:rPr>
                  <w:rFonts w:hint="default" w:ascii="Courier New" w:hAnsi="Courier New" w:eastAsia="Courier New" w:cs="Courier New"/>
                  <w:color w:val="000000"/>
                  <w:sz w:val="16"/>
                  <w:szCs w:val="16"/>
                  <w:lang w:val="es-EC"/>
                </w:rPr>
                <w:t xml:space="preserve">            throw fault(mensaje);</w:t>
              </w:r>
            </w:ins>
          </w:p>
          <w:p w14:paraId="45F14986">
            <w:pPr>
              <w:spacing w:before="0" w:after="0" w:line="240" w:lineRule="auto"/>
              <w:rPr>
                <w:ins w:id="2626" w:author="marpa" w:date="2026-10-25T14:22:33Z"/>
                <w:rFonts w:hint="default" w:ascii="Courier New" w:hAnsi="Courier New" w:eastAsia="Courier New" w:cs="Courier New"/>
                <w:color w:val="000000"/>
                <w:sz w:val="16"/>
                <w:szCs w:val="16"/>
                <w:lang w:val="es-EC"/>
              </w:rPr>
            </w:pPr>
            <w:ins w:id="2627" w:author="marpa" w:date="2026-10-25T14:22:33Z">
              <w:r>
                <w:rPr>
                  <w:rFonts w:hint="default" w:ascii="Courier New" w:hAnsi="Courier New" w:eastAsia="Courier New" w:cs="Courier New"/>
                  <w:color w:val="000000"/>
                  <w:sz w:val="16"/>
                  <w:szCs w:val="16"/>
                  <w:lang w:val="es-EC"/>
                </w:rPr>
                <w:t xml:space="preserve">        }</w:t>
              </w:r>
            </w:ins>
          </w:p>
          <w:p w14:paraId="6F006087">
            <w:pPr>
              <w:spacing w:before="0" w:after="0" w:line="240" w:lineRule="auto"/>
              <w:rPr>
                <w:ins w:id="2628" w:author="marpa" w:date="2026-10-25T14:22:33Z"/>
                <w:rFonts w:hint="default" w:ascii="Courier New" w:hAnsi="Courier New" w:eastAsia="Courier New" w:cs="Courier New"/>
                <w:color w:val="000000"/>
                <w:sz w:val="16"/>
                <w:szCs w:val="16"/>
                <w:lang w:val="es-EC"/>
              </w:rPr>
            </w:pPr>
            <w:ins w:id="2629" w:author="marpa" w:date="2026-10-25T14:22:33Z">
              <w:r>
                <w:rPr>
                  <w:rFonts w:hint="default" w:ascii="Courier New" w:hAnsi="Courier New" w:eastAsia="Courier New" w:cs="Courier New"/>
                  <w:color w:val="000000"/>
                  <w:sz w:val="16"/>
                  <w:szCs w:val="16"/>
                  <w:lang w:val="es-EC"/>
                </w:rPr>
                <w:t xml:space="preserve">        return true;</w:t>
              </w:r>
            </w:ins>
          </w:p>
          <w:p w14:paraId="156DE4C7">
            <w:pPr>
              <w:spacing w:before="0" w:after="0" w:line="240" w:lineRule="auto"/>
              <w:rPr>
                <w:ins w:id="2630" w:author="marpa" w:date="2026-10-25T14:22:33Z"/>
                <w:rFonts w:hint="default" w:ascii="Courier New" w:hAnsi="Courier New" w:eastAsia="Courier New" w:cs="Courier New"/>
                <w:color w:val="000000"/>
                <w:sz w:val="16"/>
                <w:szCs w:val="16"/>
                <w:lang w:val="es-EC"/>
              </w:rPr>
            </w:pPr>
            <w:ins w:id="2631" w:author="marpa" w:date="2026-10-25T14:22:33Z">
              <w:r>
                <w:rPr>
                  <w:rFonts w:hint="default" w:ascii="Courier New" w:hAnsi="Courier New" w:eastAsia="Courier New" w:cs="Courier New"/>
                  <w:color w:val="000000"/>
                  <w:sz w:val="16"/>
                  <w:szCs w:val="16"/>
                  <w:lang w:val="es-EC"/>
                </w:rPr>
                <w:t xml:space="preserve">    }</w:t>
              </w:r>
            </w:ins>
          </w:p>
          <w:p w14:paraId="04397CFE">
            <w:pPr>
              <w:spacing w:before="0" w:after="0" w:line="240" w:lineRule="auto"/>
              <w:rPr>
                <w:ins w:id="2632" w:author="marpa" w:date="2026-10-25T14:22:33Z"/>
                <w:rFonts w:hint="default" w:ascii="Courier New" w:hAnsi="Courier New" w:eastAsia="Courier New" w:cs="Courier New"/>
                <w:color w:val="000000"/>
                <w:sz w:val="16"/>
                <w:szCs w:val="16"/>
                <w:lang w:val="es-EC"/>
              </w:rPr>
            </w:pPr>
          </w:p>
          <w:p w14:paraId="4E0258EB">
            <w:pPr>
              <w:spacing w:before="0" w:after="0" w:line="240" w:lineRule="auto"/>
              <w:rPr>
                <w:ins w:id="2633" w:author="marpa" w:date="2026-10-25T14:22:33Z"/>
                <w:rFonts w:hint="default" w:ascii="Courier New" w:hAnsi="Courier New" w:eastAsia="Courier New" w:cs="Courier New"/>
                <w:color w:val="000000"/>
                <w:sz w:val="16"/>
                <w:szCs w:val="16"/>
                <w:lang w:val="es-EC"/>
              </w:rPr>
            </w:pPr>
            <w:ins w:id="2634" w:author="marpa" w:date="2026-10-25T14:22:33Z">
              <w:r>
                <w:rPr>
                  <w:rFonts w:hint="default" w:ascii="Courier New" w:hAnsi="Courier New" w:eastAsia="Courier New" w:cs="Courier New"/>
                  <w:color w:val="000000"/>
                  <w:sz w:val="16"/>
                  <w:szCs w:val="16"/>
                  <w:lang w:val="es-EC"/>
                </w:rPr>
                <w:t xml:space="preserve">    private static String nombrePrimerElemento(SOAPElement padre) {</w:t>
              </w:r>
            </w:ins>
          </w:p>
          <w:p w14:paraId="196F4EC4">
            <w:pPr>
              <w:spacing w:before="0" w:after="0" w:line="240" w:lineRule="auto"/>
              <w:rPr>
                <w:ins w:id="2635" w:author="marpa" w:date="2026-10-25T14:22:33Z"/>
                <w:rFonts w:hint="default" w:ascii="Courier New" w:hAnsi="Courier New" w:eastAsia="Courier New" w:cs="Courier New"/>
                <w:color w:val="000000"/>
                <w:sz w:val="16"/>
                <w:szCs w:val="16"/>
                <w:lang w:val="es-EC"/>
              </w:rPr>
            </w:pPr>
            <w:ins w:id="2636" w:author="marpa" w:date="2026-10-25T14:22:33Z">
              <w:r>
                <w:rPr>
                  <w:rFonts w:hint="default" w:ascii="Courier New" w:hAnsi="Courier New" w:eastAsia="Courier New" w:cs="Courier New"/>
                  <w:color w:val="000000"/>
                  <w:sz w:val="16"/>
                  <w:szCs w:val="16"/>
                  <w:lang w:val="es-EC"/>
                </w:rPr>
                <w:t xml:space="preserve">        NodeList hijos = padre.getChildNodes();</w:t>
              </w:r>
            </w:ins>
          </w:p>
          <w:p w14:paraId="21C8A9B0">
            <w:pPr>
              <w:spacing w:before="0" w:after="0" w:line="240" w:lineRule="auto"/>
              <w:rPr>
                <w:ins w:id="2637" w:author="marpa" w:date="2026-10-25T14:22:33Z"/>
                <w:rFonts w:hint="default" w:ascii="Courier New" w:hAnsi="Courier New" w:eastAsia="Courier New" w:cs="Courier New"/>
                <w:color w:val="000000"/>
                <w:sz w:val="16"/>
                <w:szCs w:val="16"/>
                <w:lang w:val="es-EC"/>
              </w:rPr>
            </w:pPr>
            <w:ins w:id="2638" w:author="marpa" w:date="2026-10-25T14:22:33Z">
              <w:r>
                <w:rPr>
                  <w:rFonts w:hint="default" w:ascii="Courier New" w:hAnsi="Courier New" w:eastAsia="Courier New" w:cs="Courier New"/>
                  <w:color w:val="000000"/>
                  <w:sz w:val="16"/>
                  <w:szCs w:val="16"/>
                  <w:lang w:val="es-EC"/>
                </w:rPr>
                <w:t xml:space="preserve">        for (int i = 0; i &lt; hijos.getLength(); i++) {</w:t>
              </w:r>
            </w:ins>
          </w:p>
          <w:p w14:paraId="2A2DB03D">
            <w:pPr>
              <w:spacing w:before="0" w:after="0" w:line="240" w:lineRule="auto"/>
              <w:rPr>
                <w:ins w:id="2639" w:author="marpa" w:date="2026-10-25T14:22:33Z"/>
                <w:rFonts w:hint="default" w:ascii="Courier New" w:hAnsi="Courier New" w:eastAsia="Courier New" w:cs="Courier New"/>
                <w:color w:val="000000"/>
                <w:sz w:val="16"/>
                <w:szCs w:val="16"/>
                <w:lang w:val="es-EC"/>
              </w:rPr>
            </w:pPr>
            <w:ins w:id="2640" w:author="marpa" w:date="2026-10-25T14:22:33Z">
              <w:r>
                <w:rPr>
                  <w:rFonts w:hint="default" w:ascii="Courier New" w:hAnsi="Courier New" w:eastAsia="Courier New" w:cs="Courier New"/>
                  <w:color w:val="000000"/>
                  <w:sz w:val="16"/>
                  <w:szCs w:val="16"/>
                  <w:lang w:val="es-EC"/>
                </w:rPr>
                <w:t xml:space="preserve">            Node hijo = hijos.item(i);</w:t>
              </w:r>
            </w:ins>
          </w:p>
          <w:p w14:paraId="3EAA783F">
            <w:pPr>
              <w:spacing w:before="0" w:after="0" w:line="240" w:lineRule="auto"/>
              <w:rPr>
                <w:ins w:id="2641" w:author="marpa" w:date="2026-10-25T14:22:33Z"/>
                <w:rFonts w:hint="default" w:ascii="Courier New" w:hAnsi="Courier New" w:eastAsia="Courier New" w:cs="Courier New"/>
                <w:color w:val="000000"/>
                <w:sz w:val="16"/>
                <w:szCs w:val="16"/>
                <w:lang w:val="es-EC"/>
              </w:rPr>
            </w:pPr>
            <w:ins w:id="2642" w:author="marpa" w:date="2026-10-25T14:22:33Z">
              <w:r>
                <w:rPr>
                  <w:rFonts w:hint="default" w:ascii="Courier New" w:hAnsi="Courier New" w:eastAsia="Courier New" w:cs="Courier New"/>
                  <w:color w:val="000000"/>
                  <w:sz w:val="16"/>
                  <w:szCs w:val="16"/>
                  <w:lang w:val="es-EC"/>
                </w:rPr>
                <w:t xml:space="preserve">            if (hijo.getNodeType() == Node.ELEMENT_NODE) {</w:t>
              </w:r>
            </w:ins>
          </w:p>
          <w:p w14:paraId="1622B08D">
            <w:pPr>
              <w:spacing w:before="0" w:after="0" w:line="240" w:lineRule="auto"/>
              <w:rPr>
                <w:ins w:id="2643" w:author="marpa" w:date="2026-10-25T14:22:33Z"/>
                <w:rFonts w:hint="default" w:ascii="Courier New" w:hAnsi="Courier New" w:eastAsia="Courier New" w:cs="Courier New"/>
                <w:color w:val="000000"/>
                <w:sz w:val="16"/>
                <w:szCs w:val="16"/>
                <w:lang w:val="es-EC"/>
              </w:rPr>
            </w:pPr>
            <w:ins w:id="2644" w:author="marpa" w:date="2026-10-25T14:22:33Z">
              <w:r>
                <w:rPr>
                  <w:rFonts w:hint="default" w:ascii="Courier New" w:hAnsi="Courier New" w:eastAsia="Courier New" w:cs="Courier New"/>
                  <w:color w:val="000000"/>
                  <w:sz w:val="16"/>
                  <w:szCs w:val="16"/>
                  <w:lang w:val="es-EC"/>
                </w:rPr>
                <w:t xml:space="preserve">                return hijo.getLocalName();</w:t>
              </w:r>
            </w:ins>
          </w:p>
          <w:p w14:paraId="38294DDB">
            <w:pPr>
              <w:spacing w:before="0" w:after="0" w:line="240" w:lineRule="auto"/>
              <w:rPr>
                <w:ins w:id="2645" w:author="marpa" w:date="2026-10-25T14:22:33Z"/>
                <w:rFonts w:hint="default" w:ascii="Courier New" w:hAnsi="Courier New" w:eastAsia="Courier New" w:cs="Courier New"/>
                <w:color w:val="000000"/>
                <w:sz w:val="16"/>
                <w:szCs w:val="16"/>
                <w:lang w:val="es-EC"/>
              </w:rPr>
            </w:pPr>
            <w:ins w:id="2646" w:author="marpa" w:date="2026-10-25T14:22:33Z">
              <w:r>
                <w:rPr>
                  <w:rFonts w:hint="default" w:ascii="Courier New" w:hAnsi="Courier New" w:eastAsia="Courier New" w:cs="Courier New"/>
                  <w:color w:val="000000"/>
                  <w:sz w:val="16"/>
                  <w:szCs w:val="16"/>
                  <w:lang w:val="es-EC"/>
                </w:rPr>
                <w:t xml:space="preserve">            }</w:t>
              </w:r>
            </w:ins>
          </w:p>
          <w:p w14:paraId="33ECBA6C">
            <w:pPr>
              <w:spacing w:before="0" w:after="0" w:line="240" w:lineRule="auto"/>
              <w:rPr>
                <w:ins w:id="2647" w:author="marpa" w:date="2026-10-25T14:22:33Z"/>
                <w:rFonts w:hint="default" w:ascii="Courier New" w:hAnsi="Courier New" w:eastAsia="Courier New" w:cs="Courier New"/>
                <w:color w:val="000000"/>
                <w:sz w:val="16"/>
                <w:szCs w:val="16"/>
                <w:lang w:val="es-EC"/>
              </w:rPr>
            </w:pPr>
            <w:ins w:id="2648" w:author="marpa" w:date="2026-10-25T14:22:33Z">
              <w:r>
                <w:rPr>
                  <w:rFonts w:hint="default" w:ascii="Courier New" w:hAnsi="Courier New" w:eastAsia="Courier New" w:cs="Courier New"/>
                  <w:color w:val="000000"/>
                  <w:sz w:val="16"/>
                  <w:szCs w:val="16"/>
                  <w:lang w:val="es-EC"/>
                </w:rPr>
                <w:t xml:space="preserve">        }</w:t>
              </w:r>
            </w:ins>
          </w:p>
          <w:p w14:paraId="4F52E553">
            <w:pPr>
              <w:spacing w:before="0" w:after="0" w:line="240" w:lineRule="auto"/>
              <w:rPr>
                <w:ins w:id="2649" w:author="marpa" w:date="2026-10-25T14:22:33Z"/>
                <w:rFonts w:hint="default" w:ascii="Courier New" w:hAnsi="Courier New" w:eastAsia="Courier New" w:cs="Courier New"/>
                <w:color w:val="000000"/>
                <w:sz w:val="16"/>
                <w:szCs w:val="16"/>
                <w:lang w:val="es-EC"/>
              </w:rPr>
            </w:pPr>
            <w:ins w:id="2650" w:author="marpa" w:date="2026-10-25T14:22:33Z">
              <w:r>
                <w:rPr>
                  <w:rFonts w:hint="default" w:ascii="Courier New" w:hAnsi="Courier New" w:eastAsia="Courier New" w:cs="Courier New"/>
                  <w:color w:val="000000"/>
                  <w:sz w:val="16"/>
                  <w:szCs w:val="16"/>
                  <w:lang w:val="es-EC"/>
                </w:rPr>
                <w:t xml:space="preserve">        return null;</w:t>
              </w:r>
            </w:ins>
          </w:p>
          <w:p w14:paraId="0AB0553F">
            <w:pPr>
              <w:spacing w:before="0" w:after="0" w:line="240" w:lineRule="auto"/>
              <w:rPr>
                <w:ins w:id="2651" w:author="marpa" w:date="2026-10-25T14:22:33Z"/>
                <w:rFonts w:hint="default" w:ascii="Courier New" w:hAnsi="Courier New" w:eastAsia="Courier New" w:cs="Courier New"/>
                <w:color w:val="000000"/>
                <w:sz w:val="16"/>
                <w:szCs w:val="16"/>
                <w:lang w:val="es-EC"/>
              </w:rPr>
            </w:pPr>
            <w:ins w:id="2652" w:author="marpa" w:date="2026-10-25T14:22:33Z">
              <w:r>
                <w:rPr>
                  <w:rFonts w:hint="default" w:ascii="Courier New" w:hAnsi="Courier New" w:eastAsia="Courier New" w:cs="Courier New"/>
                  <w:color w:val="000000"/>
                  <w:sz w:val="16"/>
                  <w:szCs w:val="16"/>
                  <w:lang w:val="es-EC"/>
                </w:rPr>
                <w:t xml:space="preserve">    }</w:t>
              </w:r>
            </w:ins>
          </w:p>
          <w:p w14:paraId="59C8C847">
            <w:pPr>
              <w:spacing w:before="0" w:after="0" w:line="240" w:lineRule="auto"/>
              <w:rPr>
                <w:ins w:id="2653" w:author="marpa" w:date="2026-10-25T14:22:33Z"/>
                <w:rFonts w:hint="default" w:ascii="Courier New" w:hAnsi="Courier New" w:eastAsia="Courier New" w:cs="Courier New"/>
                <w:color w:val="000000"/>
                <w:sz w:val="16"/>
                <w:szCs w:val="16"/>
                <w:lang w:val="es-EC"/>
              </w:rPr>
            </w:pPr>
          </w:p>
          <w:p w14:paraId="00BEA2F1">
            <w:pPr>
              <w:spacing w:before="0" w:after="0" w:line="240" w:lineRule="auto"/>
              <w:rPr>
                <w:ins w:id="2654" w:author="marpa" w:date="2026-10-25T14:22:33Z"/>
                <w:rFonts w:hint="default" w:ascii="Courier New" w:hAnsi="Courier New" w:eastAsia="Courier New" w:cs="Courier New"/>
                <w:color w:val="000000"/>
                <w:sz w:val="16"/>
                <w:szCs w:val="16"/>
                <w:lang w:val="es-EC"/>
              </w:rPr>
            </w:pPr>
            <w:ins w:id="2655" w:author="marpa" w:date="2026-10-25T14:22:33Z">
              <w:r>
                <w:rPr>
                  <w:rFonts w:hint="default" w:ascii="Courier New" w:hAnsi="Courier New" w:eastAsia="Courier New" w:cs="Courier New"/>
                  <w:color w:val="000000"/>
                  <w:sz w:val="16"/>
                  <w:szCs w:val="16"/>
                  <w:lang w:val="es-EC"/>
                </w:rPr>
                <w:t xml:space="preserve">    private static SOAPFaultException fault(String mensaje) {</w:t>
              </w:r>
            </w:ins>
          </w:p>
          <w:p w14:paraId="05BE4166">
            <w:pPr>
              <w:spacing w:before="0" w:after="0" w:line="240" w:lineRule="auto"/>
              <w:rPr>
                <w:ins w:id="2656" w:author="marpa" w:date="2026-10-25T14:22:33Z"/>
                <w:rFonts w:hint="default" w:ascii="Courier New" w:hAnsi="Courier New" w:eastAsia="Courier New" w:cs="Courier New"/>
                <w:color w:val="000000"/>
                <w:sz w:val="16"/>
                <w:szCs w:val="16"/>
                <w:lang w:val="es-EC"/>
              </w:rPr>
            </w:pPr>
            <w:ins w:id="2657" w:author="marpa" w:date="2026-10-25T14:22:33Z">
              <w:r>
                <w:rPr>
                  <w:rFonts w:hint="default" w:ascii="Courier New" w:hAnsi="Courier New" w:eastAsia="Courier New" w:cs="Courier New"/>
                  <w:color w:val="000000"/>
                  <w:sz w:val="16"/>
                  <w:szCs w:val="16"/>
                  <w:lang w:val="es-EC"/>
                </w:rPr>
                <w:t xml:space="preserve">        try {</w:t>
              </w:r>
            </w:ins>
          </w:p>
          <w:p w14:paraId="1E761A46">
            <w:pPr>
              <w:spacing w:before="0" w:after="0" w:line="240" w:lineRule="auto"/>
              <w:rPr>
                <w:ins w:id="2658" w:author="marpa" w:date="2026-10-25T14:22:33Z"/>
                <w:rFonts w:hint="default" w:ascii="Courier New" w:hAnsi="Courier New" w:eastAsia="Courier New" w:cs="Courier New"/>
                <w:color w:val="000000"/>
                <w:sz w:val="16"/>
                <w:szCs w:val="16"/>
                <w:lang w:val="es-EC"/>
              </w:rPr>
            </w:pPr>
            <w:ins w:id="2659" w:author="marpa" w:date="2026-10-25T14:22:33Z">
              <w:r>
                <w:rPr>
                  <w:rFonts w:hint="default" w:ascii="Courier New" w:hAnsi="Courier New" w:eastAsia="Courier New" w:cs="Courier New"/>
                  <w:color w:val="000000"/>
                  <w:sz w:val="16"/>
                  <w:szCs w:val="16"/>
                  <w:lang w:val="es-EC"/>
                </w:rPr>
                <w:t xml:space="preserve">            SOAPFault falla = SOAPFactory.newInstance(SOAPConstants.SOAP_1_1_PROTOCOL).createFault();</w:t>
              </w:r>
            </w:ins>
          </w:p>
          <w:p w14:paraId="7CE7F2A7">
            <w:pPr>
              <w:spacing w:before="0" w:after="0" w:line="240" w:lineRule="auto"/>
              <w:rPr>
                <w:ins w:id="2660" w:author="marpa" w:date="2026-10-25T14:22:33Z"/>
                <w:rFonts w:hint="default" w:ascii="Courier New" w:hAnsi="Courier New" w:eastAsia="Courier New" w:cs="Courier New"/>
                <w:color w:val="000000"/>
                <w:sz w:val="16"/>
                <w:szCs w:val="16"/>
                <w:lang w:val="es-EC"/>
              </w:rPr>
            </w:pPr>
            <w:ins w:id="2661" w:author="marpa" w:date="2026-10-25T14:22:33Z">
              <w:r>
                <w:rPr>
                  <w:rFonts w:hint="default" w:ascii="Courier New" w:hAnsi="Courier New" w:eastAsia="Courier New" w:cs="Courier New"/>
                  <w:color w:val="000000"/>
                  <w:sz w:val="16"/>
                  <w:szCs w:val="16"/>
                  <w:lang w:val="es-EC"/>
                </w:rPr>
                <w:t xml:space="preserve">            falla.setFaultCode(FAULT_CODE_CLIENT);</w:t>
              </w:r>
            </w:ins>
          </w:p>
          <w:p w14:paraId="10C487D1">
            <w:pPr>
              <w:spacing w:before="0" w:after="0" w:line="240" w:lineRule="auto"/>
              <w:rPr>
                <w:ins w:id="2662" w:author="marpa" w:date="2026-10-25T14:22:33Z"/>
                <w:rFonts w:hint="default" w:ascii="Courier New" w:hAnsi="Courier New" w:eastAsia="Courier New" w:cs="Courier New"/>
                <w:color w:val="000000"/>
                <w:sz w:val="16"/>
                <w:szCs w:val="16"/>
                <w:lang w:val="es-EC"/>
              </w:rPr>
            </w:pPr>
            <w:ins w:id="2663" w:author="marpa" w:date="2026-10-25T14:22:33Z">
              <w:r>
                <w:rPr>
                  <w:rFonts w:hint="default" w:ascii="Courier New" w:hAnsi="Courier New" w:eastAsia="Courier New" w:cs="Courier New"/>
                  <w:color w:val="000000"/>
                  <w:sz w:val="16"/>
                  <w:szCs w:val="16"/>
                  <w:lang w:val="es-EC"/>
                </w:rPr>
                <w:t xml:space="preserve">            falla.setFaultString(mensaje);</w:t>
              </w:r>
            </w:ins>
          </w:p>
          <w:p w14:paraId="1EB496C0">
            <w:pPr>
              <w:spacing w:before="0" w:after="0" w:line="240" w:lineRule="auto"/>
              <w:rPr>
                <w:ins w:id="2664" w:author="marpa" w:date="2026-10-25T14:22:33Z"/>
                <w:rFonts w:hint="default" w:ascii="Courier New" w:hAnsi="Courier New" w:eastAsia="Courier New" w:cs="Courier New"/>
                <w:color w:val="000000"/>
                <w:sz w:val="16"/>
                <w:szCs w:val="16"/>
                <w:lang w:val="es-EC"/>
              </w:rPr>
            </w:pPr>
            <w:ins w:id="2665" w:author="marpa" w:date="2026-10-25T14:22:33Z">
              <w:r>
                <w:rPr>
                  <w:rFonts w:hint="default" w:ascii="Courier New" w:hAnsi="Courier New" w:eastAsia="Courier New" w:cs="Courier New"/>
                  <w:color w:val="000000"/>
                  <w:sz w:val="16"/>
                  <w:szCs w:val="16"/>
                  <w:lang w:val="es-EC"/>
                </w:rPr>
                <w:t xml:space="preserve">            return new SOAPFaultException(falla);</w:t>
              </w:r>
            </w:ins>
          </w:p>
          <w:p w14:paraId="69E0558A">
            <w:pPr>
              <w:spacing w:before="0" w:after="0" w:line="240" w:lineRule="auto"/>
              <w:rPr>
                <w:ins w:id="2666" w:author="marpa" w:date="2026-10-25T14:22:33Z"/>
                <w:rFonts w:hint="default" w:ascii="Courier New" w:hAnsi="Courier New" w:eastAsia="Courier New" w:cs="Courier New"/>
                <w:color w:val="000000"/>
                <w:sz w:val="16"/>
                <w:szCs w:val="16"/>
                <w:lang w:val="es-EC"/>
              </w:rPr>
            </w:pPr>
            <w:ins w:id="2667" w:author="marpa" w:date="2026-10-25T14:22:33Z">
              <w:r>
                <w:rPr>
                  <w:rFonts w:hint="default" w:ascii="Courier New" w:hAnsi="Courier New" w:eastAsia="Courier New" w:cs="Courier New"/>
                  <w:color w:val="000000"/>
                  <w:sz w:val="16"/>
                  <w:szCs w:val="16"/>
                  <w:lang w:val="es-EC"/>
                </w:rPr>
                <w:t xml:space="preserve">        } catch (SOAPException e) {</w:t>
              </w:r>
            </w:ins>
          </w:p>
          <w:p w14:paraId="159EA579">
            <w:pPr>
              <w:spacing w:before="0" w:after="0" w:line="240" w:lineRule="auto"/>
              <w:rPr>
                <w:ins w:id="2668" w:author="marpa" w:date="2026-10-25T14:22:33Z"/>
                <w:rFonts w:hint="default" w:ascii="Courier New" w:hAnsi="Courier New" w:eastAsia="Courier New" w:cs="Courier New"/>
                <w:color w:val="000000"/>
                <w:sz w:val="16"/>
                <w:szCs w:val="16"/>
                <w:lang w:val="es-EC"/>
              </w:rPr>
            </w:pPr>
            <w:ins w:id="2669" w:author="marpa" w:date="2026-10-25T14:22:33Z">
              <w:r>
                <w:rPr>
                  <w:rFonts w:hint="default" w:ascii="Courier New" w:hAnsi="Courier New" w:eastAsia="Courier New" w:cs="Courier New"/>
                  <w:color w:val="000000"/>
                  <w:sz w:val="16"/>
                  <w:szCs w:val="16"/>
                  <w:lang w:val="es-EC"/>
                </w:rPr>
                <w:t xml:space="preserve">            throw new RuntimeException(mensaje, e);</w:t>
              </w:r>
            </w:ins>
          </w:p>
          <w:p w14:paraId="3E230CF5">
            <w:pPr>
              <w:spacing w:before="0" w:after="0" w:line="240" w:lineRule="auto"/>
              <w:rPr>
                <w:ins w:id="2670" w:author="marpa" w:date="2026-10-25T14:22:33Z"/>
                <w:rFonts w:hint="default" w:ascii="Courier New" w:hAnsi="Courier New" w:eastAsia="Courier New" w:cs="Courier New"/>
                <w:color w:val="000000"/>
                <w:sz w:val="16"/>
                <w:szCs w:val="16"/>
                <w:lang w:val="es-EC"/>
              </w:rPr>
            </w:pPr>
            <w:ins w:id="2671" w:author="marpa" w:date="2026-10-25T14:22:33Z">
              <w:r>
                <w:rPr>
                  <w:rFonts w:hint="default" w:ascii="Courier New" w:hAnsi="Courier New" w:eastAsia="Courier New" w:cs="Courier New"/>
                  <w:color w:val="000000"/>
                  <w:sz w:val="16"/>
                  <w:szCs w:val="16"/>
                  <w:lang w:val="es-EC"/>
                </w:rPr>
                <w:t xml:space="preserve">        }</w:t>
              </w:r>
            </w:ins>
          </w:p>
          <w:p w14:paraId="074BE220">
            <w:pPr>
              <w:spacing w:before="0" w:after="0" w:line="240" w:lineRule="auto"/>
              <w:rPr>
                <w:ins w:id="2672" w:author="marpa" w:date="2026-10-25T14:22:33Z"/>
                <w:rFonts w:hint="default" w:ascii="Courier New" w:hAnsi="Courier New" w:eastAsia="Courier New" w:cs="Courier New"/>
                <w:color w:val="000000"/>
                <w:sz w:val="16"/>
                <w:szCs w:val="16"/>
                <w:lang w:val="es-EC"/>
              </w:rPr>
            </w:pPr>
            <w:ins w:id="2673" w:author="marpa" w:date="2026-10-25T14:22:33Z">
              <w:r>
                <w:rPr>
                  <w:rFonts w:hint="default" w:ascii="Courier New" w:hAnsi="Courier New" w:eastAsia="Courier New" w:cs="Courier New"/>
                  <w:color w:val="000000"/>
                  <w:sz w:val="16"/>
                  <w:szCs w:val="16"/>
                  <w:lang w:val="es-EC"/>
                </w:rPr>
                <w:t xml:space="preserve">    }</w:t>
              </w:r>
            </w:ins>
          </w:p>
          <w:p w14:paraId="64A4F66A">
            <w:pPr>
              <w:spacing w:before="0" w:after="0" w:line="240" w:lineRule="auto"/>
              <w:rPr>
                <w:ins w:id="2674" w:author="marpa" w:date="2026-10-25T14:22:33Z"/>
                <w:rFonts w:hint="default" w:ascii="Courier New" w:hAnsi="Courier New" w:eastAsia="Courier New" w:cs="Courier New"/>
                <w:color w:val="000000"/>
                <w:sz w:val="16"/>
                <w:szCs w:val="16"/>
                <w:lang w:val="es-EC"/>
              </w:rPr>
            </w:pPr>
          </w:p>
          <w:p w14:paraId="4F2EE75E">
            <w:pPr>
              <w:spacing w:before="0" w:after="0" w:line="240" w:lineRule="auto"/>
              <w:rPr>
                <w:ins w:id="2675" w:author="marpa" w:date="2026-10-25T14:22:33Z"/>
                <w:rFonts w:hint="default" w:ascii="Courier New" w:hAnsi="Courier New" w:eastAsia="Courier New" w:cs="Courier New"/>
                <w:color w:val="000000"/>
                <w:sz w:val="16"/>
                <w:szCs w:val="16"/>
                <w:lang w:val="es-EC"/>
              </w:rPr>
            </w:pPr>
            <w:ins w:id="2676" w:author="marpa" w:date="2026-10-25T14:22:33Z">
              <w:r>
                <w:rPr>
                  <w:rFonts w:hint="default" w:ascii="Courier New" w:hAnsi="Courier New" w:eastAsia="Courier New" w:cs="Courier New"/>
                  <w:color w:val="000000"/>
                  <w:sz w:val="16"/>
                  <w:szCs w:val="16"/>
                  <w:lang w:val="es-EC"/>
                </w:rPr>
                <w:t xml:space="preserve">    @Override</w:t>
              </w:r>
            </w:ins>
          </w:p>
          <w:p w14:paraId="7B5950B0">
            <w:pPr>
              <w:spacing w:before="0" w:after="0" w:line="240" w:lineRule="auto"/>
              <w:rPr>
                <w:ins w:id="2677" w:author="marpa" w:date="2026-10-25T14:22:33Z"/>
                <w:rFonts w:hint="default" w:ascii="Courier New" w:hAnsi="Courier New" w:eastAsia="Courier New" w:cs="Courier New"/>
                <w:color w:val="000000"/>
                <w:sz w:val="16"/>
                <w:szCs w:val="16"/>
                <w:lang w:val="es-EC"/>
              </w:rPr>
            </w:pPr>
            <w:ins w:id="2678" w:author="marpa" w:date="2026-10-25T14:22:33Z">
              <w:r>
                <w:rPr>
                  <w:rFonts w:hint="default" w:ascii="Courier New" w:hAnsi="Courier New" w:eastAsia="Courier New" w:cs="Courier New"/>
                  <w:color w:val="000000"/>
                  <w:sz w:val="16"/>
                  <w:szCs w:val="16"/>
                  <w:lang w:val="es-EC"/>
                </w:rPr>
                <w:t xml:space="preserve">    public Set&lt;QName&gt; getHeaders() {</w:t>
              </w:r>
            </w:ins>
          </w:p>
          <w:p w14:paraId="3B529854">
            <w:pPr>
              <w:spacing w:before="0" w:after="0" w:line="240" w:lineRule="auto"/>
              <w:rPr>
                <w:ins w:id="2679" w:author="marpa" w:date="2026-10-25T14:22:33Z"/>
                <w:rFonts w:hint="default" w:ascii="Courier New" w:hAnsi="Courier New" w:eastAsia="Courier New" w:cs="Courier New"/>
                <w:color w:val="000000"/>
                <w:sz w:val="16"/>
                <w:szCs w:val="16"/>
                <w:lang w:val="es-EC"/>
              </w:rPr>
            </w:pPr>
            <w:ins w:id="2680" w:author="marpa" w:date="2026-10-25T14:22:33Z">
              <w:r>
                <w:rPr>
                  <w:rFonts w:hint="default" w:ascii="Courier New" w:hAnsi="Courier New" w:eastAsia="Courier New" w:cs="Courier New"/>
                  <w:color w:val="000000"/>
                  <w:sz w:val="16"/>
                  <w:szCs w:val="16"/>
                  <w:lang w:val="es-EC"/>
                </w:rPr>
                <w:t xml:space="preserve">        return Collections.emptySet();</w:t>
              </w:r>
            </w:ins>
          </w:p>
          <w:p w14:paraId="74E2BA99">
            <w:pPr>
              <w:spacing w:before="0" w:after="0" w:line="240" w:lineRule="auto"/>
              <w:rPr>
                <w:ins w:id="2681" w:author="marpa" w:date="2026-10-25T14:22:33Z"/>
                <w:rFonts w:hint="default" w:ascii="Courier New" w:hAnsi="Courier New" w:eastAsia="Courier New" w:cs="Courier New"/>
                <w:color w:val="000000"/>
                <w:sz w:val="16"/>
                <w:szCs w:val="16"/>
                <w:lang w:val="es-EC"/>
              </w:rPr>
            </w:pPr>
            <w:ins w:id="2682" w:author="marpa" w:date="2026-10-25T14:22:33Z">
              <w:r>
                <w:rPr>
                  <w:rFonts w:hint="default" w:ascii="Courier New" w:hAnsi="Courier New" w:eastAsia="Courier New" w:cs="Courier New"/>
                  <w:color w:val="000000"/>
                  <w:sz w:val="16"/>
                  <w:szCs w:val="16"/>
                  <w:lang w:val="es-EC"/>
                </w:rPr>
                <w:t xml:space="preserve">    }</w:t>
              </w:r>
            </w:ins>
          </w:p>
          <w:p w14:paraId="3406CE40">
            <w:pPr>
              <w:spacing w:before="0" w:after="0" w:line="240" w:lineRule="auto"/>
              <w:rPr>
                <w:ins w:id="2683" w:author="marpa" w:date="2026-10-25T14:22:33Z"/>
                <w:rFonts w:hint="default" w:ascii="Courier New" w:hAnsi="Courier New" w:eastAsia="Courier New" w:cs="Courier New"/>
                <w:color w:val="000000"/>
                <w:sz w:val="16"/>
                <w:szCs w:val="16"/>
                <w:lang w:val="es-EC"/>
              </w:rPr>
            </w:pPr>
          </w:p>
          <w:p w14:paraId="12D7D646">
            <w:pPr>
              <w:spacing w:before="0" w:after="0" w:line="240" w:lineRule="auto"/>
              <w:rPr>
                <w:ins w:id="2684" w:author="marpa" w:date="2026-10-25T14:22:33Z"/>
                <w:rFonts w:hint="default" w:ascii="Courier New" w:hAnsi="Courier New" w:eastAsia="Courier New" w:cs="Courier New"/>
                <w:color w:val="000000"/>
                <w:sz w:val="16"/>
                <w:szCs w:val="16"/>
                <w:lang w:val="es-EC"/>
              </w:rPr>
            </w:pPr>
            <w:ins w:id="2685" w:author="marpa" w:date="2026-10-25T14:22:33Z">
              <w:r>
                <w:rPr>
                  <w:rFonts w:hint="default" w:ascii="Courier New" w:hAnsi="Courier New" w:eastAsia="Courier New" w:cs="Courier New"/>
                  <w:color w:val="000000"/>
                  <w:sz w:val="16"/>
                  <w:szCs w:val="16"/>
                  <w:lang w:val="es-EC"/>
                </w:rPr>
                <w:t xml:space="preserve">    @Override</w:t>
              </w:r>
            </w:ins>
          </w:p>
          <w:p w14:paraId="4761E4D8">
            <w:pPr>
              <w:spacing w:before="0" w:after="0" w:line="240" w:lineRule="auto"/>
              <w:rPr>
                <w:ins w:id="2686" w:author="marpa" w:date="2026-10-25T14:22:33Z"/>
                <w:rFonts w:hint="default" w:ascii="Courier New" w:hAnsi="Courier New" w:eastAsia="Courier New" w:cs="Courier New"/>
                <w:color w:val="000000"/>
                <w:sz w:val="16"/>
                <w:szCs w:val="16"/>
                <w:lang w:val="es-EC"/>
              </w:rPr>
            </w:pPr>
            <w:ins w:id="2687" w:author="marpa" w:date="2026-10-25T14:22:33Z">
              <w:r>
                <w:rPr>
                  <w:rFonts w:hint="default" w:ascii="Courier New" w:hAnsi="Courier New" w:eastAsia="Courier New" w:cs="Courier New"/>
                  <w:color w:val="000000"/>
                  <w:sz w:val="16"/>
                  <w:szCs w:val="16"/>
                  <w:lang w:val="es-EC"/>
                </w:rPr>
                <w:t xml:space="preserve">    public boolean handleFault(SOAPMessageContext contexto) {</w:t>
              </w:r>
            </w:ins>
          </w:p>
          <w:p w14:paraId="359FCA98">
            <w:pPr>
              <w:spacing w:before="0" w:after="0" w:line="240" w:lineRule="auto"/>
              <w:rPr>
                <w:ins w:id="2688" w:author="marpa" w:date="2026-10-25T14:22:33Z"/>
                <w:rFonts w:hint="default" w:ascii="Courier New" w:hAnsi="Courier New" w:eastAsia="Courier New" w:cs="Courier New"/>
                <w:color w:val="000000"/>
                <w:sz w:val="16"/>
                <w:szCs w:val="16"/>
                <w:lang w:val="es-EC"/>
              </w:rPr>
            </w:pPr>
            <w:ins w:id="2689" w:author="marpa" w:date="2026-10-25T14:22:33Z">
              <w:r>
                <w:rPr>
                  <w:rFonts w:hint="default" w:ascii="Courier New" w:hAnsi="Courier New" w:eastAsia="Courier New" w:cs="Courier New"/>
                  <w:color w:val="000000"/>
                  <w:sz w:val="16"/>
                  <w:szCs w:val="16"/>
                  <w:lang w:val="es-EC"/>
                </w:rPr>
                <w:t xml:space="preserve">        return true;</w:t>
              </w:r>
            </w:ins>
          </w:p>
          <w:p w14:paraId="2CFA30C1">
            <w:pPr>
              <w:spacing w:before="0" w:after="0" w:line="240" w:lineRule="auto"/>
              <w:rPr>
                <w:ins w:id="2690" w:author="marpa" w:date="2026-10-25T14:22:33Z"/>
                <w:rFonts w:hint="default" w:ascii="Courier New" w:hAnsi="Courier New" w:eastAsia="Courier New" w:cs="Courier New"/>
                <w:color w:val="000000"/>
                <w:sz w:val="16"/>
                <w:szCs w:val="16"/>
                <w:lang w:val="es-EC"/>
              </w:rPr>
            </w:pPr>
            <w:ins w:id="2691" w:author="marpa" w:date="2026-10-25T14:22:33Z">
              <w:r>
                <w:rPr>
                  <w:rFonts w:hint="default" w:ascii="Courier New" w:hAnsi="Courier New" w:eastAsia="Courier New" w:cs="Courier New"/>
                  <w:color w:val="000000"/>
                  <w:sz w:val="16"/>
                  <w:szCs w:val="16"/>
                  <w:lang w:val="es-EC"/>
                </w:rPr>
                <w:t xml:space="preserve">    }</w:t>
              </w:r>
            </w:ins>
          </w:p>
          <w:p w14:paraId="2B292EAD">
            <w:pPr>
              <w:spacing w:before="0" w:after="0" w:line="240" w:lineRule="auto"/>
              <w:rPr>
                <w:ins w:id="2692" w:author="marpa" w:date="2026-10-25T14:22:33Z"/>
                <w:rFonts w:hint="default" w:ascii="Courier New" w:hAnsi="Courier New" w:eastAsia="Courier New" w:cs="Courier New"/>
                <w:color w:val="000000"/>
                <w:sz w:val="16"/>
                <w:szCs w:val="16"/>
                <w:lang w:val="es-EC"/>
              </w:rPr>
            </w:pPr>
          </w:p>
          <w:p w14:paraId="6EDBC953">
            <w:pPr>
              <w:spacing w:before="0" w:after="0" w:line="240" w:lineRule="auto"/>
              <w:rPr>
                <w:ins w:id="2693" w:author="marpa" w:date="2026-10-25T14:22:33Z"/>
                <w:rFonts w:hint="default" w:ascii="Courier New" w:hAnsi="Courier New" w:eastAsia="Courier New" w:cs="Courier New"/>
                <w:color w:val="000000"/>
                <w:sz w:val="16"/>
                <w:szCs w:val="16"/>
                <w:lang w:val="es-EC"/>
              </w:rPr>
            </w:pPr>
            <w:ins w:id="2694" w:author="marpa" w:date="2026-10-25T14:22:33Z">
              <w:r>
                <w:rPr>
                  <w:rFonts w:hint="default" w:ascii="Courier New" w:hAnsi="Courier New" w:eastAsia="Courier New" w:cs="Courier New"/>
                  <w:color w:val="000000"/>
                  <w:sz w:val="16"/>
                  <w:szCs w:val="16"/>
                  <w:lang w:val="es-EC"/>
                </w:rPr>
                <w:t xml:space="preserve">    @Override</w:t>
              </w:r>
            </w:ins>
          </w:p>
          <w:p w14:paraId="4CB4F83D">
            <w:pPr>
              <w:spacing w:before="0" w:after="0" w:line="240" w:lineRule="auto"/>
              <w:rPr>
                <w:ins w:id="2695" w:author="marpa" w:date="2026-10-25T14:22:33Z"/>
                <w:rFonts w:hint="default" w:ascii="Courier New" w:hAnsi="Courier New" w:eastAsia="Courier New" w:cs="Courier New"/>
                <w:color w:val="000000"/>
                <w:sz w:val="16"/>
                <w:szCs w:val="16"/>
                <w:lang w:val="es-EC"/>
              </w:rPr>
            </w:pPr>
            <w:ins w:id="2696" w:author="marpa" w:date="2026-10-25T14:22:33Z">
              <w:r>
                <w:rPr>
                  <w:rFonts w:hint="default" w:ascii="Courier New" w:hAnsi="Courier New" w:eastAsia="Courier New" w:cs="Courier New"/>
                  <w:color w:val="000000"/>
                  <w:sz w:val="16"/>
                  <w:szCs w:val="16"/>
                  <w:lang w:val="es-EC"/>
                </w:rPr>
                <w:t xml:space="preserve">    public void close(MessageContext contexto) {}</w:t>
              </w:r>
            </w:ins>
          </w:p>
          <w:p w14:paraId="25074B26">
            <w:pPr>
              <w:spacing w:before="0" w:after="0" w:line="240" w:lineRule="auto"/>
              <w:rPr>
                <w:ins w:id="2697" w:author="marpa" w:date="2026-10-25T14:22:13Z"/>
                <w:rFonts w:hint="default" w:ascii="Courier New" w:hAnsi="Courier New" w:eastAsia="Courier New" w:cs="Courier New"/>
                <w:color w:val="000000"/>
                <w:sz w:val="16"/>
                <w:szCs w:val="16"/>
                <w:lang w:val="es-EC"/>
              </w:rPr>
            </w:pPr>
            <w:ins w:id="2698" w:author="marpa" w:date="2026-10-25T14:22:33Z">
              <w:r>
                <w:rPr>
                  <w:rFonts w:hint="default" w:ascii="Courier New" w:hAnsi="Courier New" w:eastAsia="Courier New" w:cs="Courier New"/>
                  <w:color w:val="000000"/>
                  <w:sz w:val="16"/>
                  <w:szCs w:val="16"/>
                  <w:lang w:val="es-EC"/>
                </w:rPr>
                <w:t>}</w:t>
              </w:r>
            </w:ins>
          </w:p>
        </w:tc>
      </w:tr>
    </w:tbl>
    <w:p w14:paraId="2B596CF9">
      <w:pPr>
        <w:rPr>
          <w:ins w:id="2699" w:author="marpa" w:date="2026-10-25T14:19:59Z"/>
          <w:rFonts w:hint="default"/>
          <w:lang w:val="es-EC"/>
        </w:rPr>
      </w:pPr>
    </w:p>
    <w:p w14:paraId="4E8BC2AD">
      <w:pPr>
        <w:pStyle w:val="3"/>
        <w:rPr>
          <w:ins w:id="2700" w:author="marpa" w:date="2026-10-25T14:19:32Z"/>
          <w:rFonts w:hint="default"/>
          <w:lang w:val="es-EC"/>
        </w:rPr>
      </w:pPr>
      <w:ins w:id="2701" w:author="marpa" w:date="2026-10-25T14:18:51Z">
        <w:bookmarkStart w:id="97" w:name="_Toc4678"/>
        <w:bookmarkStart w:id="98" w:name="_Toc9347"/>
        <w:r>
          <w:rPr>
            <w:rFonts w:hint="default"/>
            <w:lang w:val="es-EC"/>
          </w:rPr>
          <w:t>CREACION</w:t>
        </w:r>
      </w:ins>
      <w:ins w:id="2702" w:author="marpa" w:date="2026-10-25T14:18:52Z">
        <w:r>
          <w:rPr>
            <w:rFonts w:hint="default"/>
            <w:lang w:val="es-EC"/>
          </w:rPr>
          <w:t xml:space="preserve"> DE UTILI</w:t>
        </w:r>
      </w:ins>
      <w:ins w:id="2703" w:author="marpa" w:date="2026-10-25T14:18:53Z">
        <w:r>
          <w:rPr>
            <w:rFonts w:hint="default"/>
            <w:lang w:val="es-EC"/>
          </w:rPr>
          <w:t>DAD</w:t>
        </w:r>
      </w:ins>
      <w:ins w:id="2704" w:author="marpa" w:date="2026-10-25T14:18:54Z">
        <w:r>
          <w:rPr>
            <w:rFonts w:hint="default"/>
            <w:lang w:val="es-EC"/>
          </w:rPr>
          <w:t>ES Y M</w:t>
        </w:r>
      </w:ins>
      <w:ins w:id="2705" w:author="marpa" w:date="2026-10-25T14:18:55Z">
        <w:r>
          <w:rPr>
            <w:rFonts w:hint="default"/>
            <w:lang w:val="es-EC"/>
          </w:rPr>
          <w:t>OD</w:t>
        </w:r>
      </w:ins>
      <w:ins w:id="2706" w:author="marpa" w:date="2026-10-25T14:18:56Z">
        <w:r>
          <w:rPr>
            <w:rFonts w:hint="default"/>
            <w:lang w:val="es-EC"/>
          </w:rPr>
          <w:t>ELOS</w:t>
        </w:r>
        <w:bookmarkEnd w:id="97"/>
        <w:bookmarkEnd w:id="98"/>
      </w:ins>
    </w:p>
    <w:p w14:paraId="76BB7E0B">
      <w:pPr>
        <w:rPr>
          <w:ins w:id="2707" w:author="marpa" w:date="2026-10-25T14:23:57Z"/>
          <w:rFonts w:hint="default"/>
          <w:lang w:val="es-EC"/>
        </w:rPr>
      </w:pPr>
      <w:ins w:id="2708" w:author="marpa" w:date="2026-10-25T14:19:35Z">
        <w:r>
          <w:rPr>
            <w:rFonts w:hint="default"/>
            <w:lang w:val="es-EC"/>
          </w:rPr>
          <w:t>Para</w:t>
        </w:r>
      </w:ins>
      <w:ins w:id="2709" w:author="marpa" w:date="2026-10-25T14:19:36Z">
        <w:r>
          <w:rPr>
            <w:rFonts w:hint="default"/>
            <w:lang w:val="es-EC"/>
          </w:rPr>
          <w:t xml:space="preserve"> qu</w:t>
        </w:r>
      </w:ins>
      <w:ins w:id="2710" w:author="marpa" w:date="2026-10-25T14:19:37Z">
        <w:r>
          <w:rPr>
            <w:rFonts w:hint="default"/>
            <w:lang w:val="es-EC"/>
          </w:rPr>
          <w:t>e los s</w:t>
        </w:r>
      </w:ins>
      <w:ins w:id="2711" w:author="marpa" w:date="2026-10-25T14:19:38Z">
        <w:r>
          <w:rPr>
            <w:rFonts w:hint="default"/>
            <w:lang w:val="es-EC"/>
          </w:rPr>
          <w:t>erv</w:t>
        </w:r>
      </w:ins>
      <w:ins w:id="2712" w:author="marpa" w:date="2026-10-25T14:19:39Z">
        <w:r>
          <w:rPr>
            <w:rFonts w:hint="default"/>
            <w:lang w:val="es-EC"/>
          </w:rPr>
          <w:t>icios p</w:t>
        </w:r>
      </w:ins>
      <w:ins w:id="2713" w:author="marpa" w:date="2026-10-25T14:19:40Z">
        <w:r>
          <w:rPr>
            <w:rFonts w:hint="default"/>
            <w:lang w:val="es-EC"/>
          </w:rPr>
          <w:t>ueda</w:t>
        </w:r>
      </w:ins>
      <w:ins w:id="2714" w:author="marpa" w:date="2026-10-25T14:19:41Z">
        <w:r>
          <w:rPr>
            <w:rFonts w:hint="default"/>
            <w:lang w:val="es-EC"/>
          </w:rPr>
          <w:t>n funciona</w:t>
        </w:r>
      </w:ins>
      <w:ins w:id="2715" w:author="marpa" w:date="2026-10-25T14:19:42Z">
        <w:r>
          <w:rPr>
            <w:rFonts w:hint="default"/>
            <w:lang w:val="es-EC"/>
          </w:rPr>
          <w:t>r co</w:t>
        </w:r>
      </w:ins>
      <w:ins w:id="2716" w:author="marpa" w:date="2026-10-25T14:19:43Z">
        <w:r>
          <w:rPr>
            <w:rFonts w:hint="default"/>
            <w:lang w:val="es-EC"/>
          </w:rPr>
          <w:t>rrecta</w:t>
        </w:r>
      </w:ins>
      <w:ins w:id="2717" w:author="marpa" w:date="2026-10-25T14:19:44Z">
        <w:r>
          <w:rPr>
            <w:rFonts w:hint="default"/>
            <w:lang w:val="es-EC"/>
          </w:rPr>
          <w:t>mente, s</w:t>
        </w:r>
      </w:ins>
      <w:ins w:id="2718" w:author="marpa" w:date="2026-10-25T14:19:45Z">
        <w:r>
          <w:rPr>
            <w:rFonts w:hint="default"/>
            <w:lang w:val="es-EC"/>
          </w:rPr>
          <w:t>e ne</w:t>
        </w:r>
      </w:ins>
      <w:ins w:id="2719" w:author="marpa" w:date="2026-10-25T14:19:46Z">
        <w:r>
          <w:rPr>
            <w:rFonts w:hint="default"/>
            <w:lang w:val="es-EC"/>
          </w:rPr>
          <w:t>ce</w:t>
        </w:r>
      </w:ins>
      <w:ins w:id="2720" w:author="marpa" w:date="2026-10-25T14:19:47Z">
        <w:r>
          <w:rPr>
            <w:rFonts w:hint="default"/>
            <w:lang w:val="es-EC"/>
          </w:rPr>
          <w:t>sita de</w:t>
        </w:r>
      </w:ins>
      <w:ins w:id="2721" w:author="marpa" w:date="2026-10-25T14:19:48Z">
        <w:r>
          <w:rPr>
            <w:rFonts w:hint="default"/>
            <w:lang w:val="es-EC"/>
          </w:rPr>
          <w:t xml:space="preserve"> un</w:t>
        </w:r>
      </w:ins>
      <w:ins w:id="2722" w:author="marpa" w:date="2026-10-25T14:19:49Z">
        <w:r>
          <w:rPr>
            <w:rFonts w:hint="default"/>
            <w:lang w:val="es-EC"/>
          </w:rPr>
          <w:t xml:space="preserve"> con</w:t>
        </w:r>
      </w:ins>
      <w:ins w:id="2723" w:author="marpa" w:date="2026-10-25T14:19:50Z">
        <w:r>
          <w:rPr>
            <w:rFonts w:hint="default"/>
            <w:lang w:val="es-EC"/>
          </w:rPr>
          <w:t>junto d</w:t>
        </w:r>
      </w:ins>
      <w:ins w:id="2724" w:author="marpa" w:date="2026-10-25T14:19:51Z">
        <w:r>
          <w:rPr>
            <w:rFonts w:hint="default"/>
            <w:lang w:val="es-EC"/>
          </w:rPr>
          <w:t xml:space="preserve">e </w:t>
        </w:r>
      </w:ins>
      <w:ins w:id="2725" w:author="marpa" w:date="2026-10-25T14:22:51Z">
        <w:r>
          <w:rPr>
            <w:rFonts w:hint="default"/>
            <w:lang w:val="es-EC"/>
          </w:rPr>
          <w:t>clas</w:t>
        </w:r>
      </w:ins>
      <w:ins w:id="2726" w:author="marpa" w:date="2026-10-25T14:22:52Z">
        <w:r>
          <w:rPr>
            <w:rFonts w:hint="default"/>
            <w:lang w:val="es-EC"/>
          </w:rPr>
          <w:t xml:space="preserve">es </w:t>
        </w:r>
      </w:ins>
      <w:ins w:id="2727" w:author="marpa" w:date="2026-10-25T14:22:54Z">
        <w:r>
          <w:rPr>
            <w:rFonts w:hint="default"/>
            <w:lang w:val="es-EC"/>
          </w:rPr>
          <w:t xml:space="preserve">para </w:t>
        </w:r>
      </w:ins>
      <w:ins w:id="2728" w:author="marpa" w:date="2026-10-25T14:22:55Z">
        <w:r>
          <w:rPr>
            <w:rFonts w:hint="default"/>
            <w:lang w:val="es-EC"/>
          </w:rPr>
          <w:t>definir l</w:t>
        </w:r>
      </w:ins>
      <w:ins w:id="2729" w:author="marpa" w:date="2026-10-25T14:22:56Z">
        <w:r>
          <w:rPr>
            <w:rFonts w:hint="default"/>
            <w:lang w:val="es-EC"/>
          </w:rPr>
          <w:t>as entid</w:t>
        </w:r>
      </w:ins>
      <w:ins w:id="2730" w:author="marpa" w:date="2026-10-25T14:22:57Z">
        <w:r>
          <w:rPr>
            <w:rFonts w:hint="default"/>
            <w:lang w:val="es-EC"/>
          </w:rPr>
          <w:t>ades ma</w:t>
        </w:r>
      </w:ins>
      <w:ins w:id="2731" w:author="marpa" w:date="2026-10-25T14:22:58Z">
        <w:r>
          <w:rPr>
            <w:rFonts w:hint="default"/>
            <w:lang w:val="es-EC"/>
          </w:rPr>
          <w:t>nejadas</w:t>
        </w:r>
      </w:ins>
      <w:ins w:id="2732" w:author="marpa" w:date="2026-10-25T14:22:59Z">
        <w:r>
          <w:rPr>
            <w:rFonts w:hint="default"/>
            <w:lang w:val="es-EC"/>
          </w:rPr>
          <w:t xml:space="preserve"> de p</w:t>
        </w:r>
      </w:ins>
      <w:ins w:id="2733" w:author="marpa" w:date="2026-10-25T14:23:00Z">
        <w:r>
          <w:rPr>
            <w:rFonts w:hint="default"/>
            <w:lang w:val="es-EC"/>
          </w:rPr>
          <w:t>etic</w:t>
        </w:r>
      </w:ins>
      <w:ins w:id="2734" w:author="marpa" w:date="2026-10-25T14:23:01Z">
        <w:r>
          <w:rPr>
            <w:rFonts w:hint="default"/>
            <w:lang w:val="es-EC"/>
          </w:rPr>
          <w:t>ion</w:t>
        </w:r>
      </w:ins>
      <w:ins w:id="2735" w:author="marpa" w:date="2026-10-25T14:23:02Z">
        <w:r>
          <w:rPr>
            <w:rFonts w:hint="default"/>
            <w:lang w:val="es-EC"/>
          </w:rPr>
          <w:t>es</w:t>
        </w:r>
      </w:ins>
      <w:ins w:id="2736" w:author="marpa" w:date="2026-10-25T14:23:04Z">
        <w:r>
          <w:rPr>
            <w:rFonts w:hint="default"/>
            <w:lang w:val="es-EC"/>
          </w:rPr>
          <w:t xml:space="preserve"> </w:t>
        </w:r>
      </w:ins>
      <w:ins w:id="2737" w:author="marpa" w:date="2026-10-25T14:23:05Z">
        <w:r>
          <w:rPr>
            <w:rFonts w:hint="default"/>
            <w:lang w:val="es-EC"/>
          </w:rPr>
          <w:t>y resp</w:t>
        </w:r>
      </w:ins>
      <w:ins w:id="2738" w:author="marpa" w:date="2026-10-25T14:23:06Z">
        <w:r>
          <w:rPr>
            <w:rFonts w:hint="default"/>
            <w:lang w:val="es-EC"/>
          </w:rPr>
          <w:t>uestas,</w:t>
        </w:r>
      </w:ins>
      <w:ins w:id="2739" w:author="marpa" w:date="2026-10-25T14:23:07Z">
        <w:r>
          <w:rPr>
            <w:rFonts w:hint="default"/>
            <w:lang w:val="es-EC"/>
          </w:rPr>
          <w:t xml:space="preserve"> así </w:t>
        </w:r>
      </w:ins>
      <w:ins w:id="2740" w:author="marpa" w:date="2026-10-25T14:23:08Z">
        <w:r>
          <w:rPr>
            <w:rFonts w:hint="default"/>
            <w:lang w:val="es-EC"/>
          </w:rPr>
          <w:t>como d</w:t>
        </w:r>
      </w:ins>
      <w:ins w:id="2741" w:author="marpa" w:date="2026-10-25T14:23:09Z">
        <w:r>
          <w:rPr>
            <w:rFonts w:hint="default"/>
            <w:lang w:val="es-EC"/>
          </w:rPr>
          <w:t>e unidad</w:t>
        </w:r>
      </w:ins>
      <w:ins w:id="2742" w:author="marpa" w:date="2026-10-25T14:23:10Z">
        <w:r>
          <w:rPr>
            <w:rFonts w:hint="default"/>
            <w:lang w:val="es-EC"/>
          </w:rPr>
          <w:t>es</w:t>
        </w:r>
      </w:ins>
      <w:ins w:id="2743" w:author="marpa" w:date="2026-10-25T14:23:11Z">
        <w:r>
          <w:rPr>
            <w:rFonts w:hint="default"/>
            <w:lang w:val="es-EC"/>
          </w:rPr>
          <w:t xml:space="preserve">; y </w:t>
        </w:r>
      </w:ins>
      <w:ins w:id="2744" w:author="marpa" w:date="2026-10-25T14:23:14Z">
        <w:r>
          <w:rPr>
            <w:rFonts w:hint="default"/>
            <w:lang w:val="es-EC"/>
          </w:rPr>
          <w:t>uti</w:t>
        </w:r>
      </w:ins>
      <w:ins w:id="2745" w:author="marpa" w:date="2026-10-25T14:23:15Z">
        <w:r>
          <w:rPr>
            <w:rFonts w:hint="default"/>
            <w:lang w:val="es-EC"/>
          </w:rPr>
          <w:t>lidades</w:t>
        </w:r>
      </w:ins>
      <w:ins w:id="2746" w:author="marpa" w:date="2026-10-25T14:23:16Z">
        <w:r>
          <w:rPr>
            <w:rFonts w:hint="default"/>
            <w:lang w:val="es-EC"/>
          </w:rPr>
          <w:t xml:space="preserve"> q</w:t>
        </w:r>
      </w:ins>
      <w:ins w:id="2747" w:author="marpa" w:date="2026-10-25T14:23:17Z">
        <w:r>
          <w:rPr>
            <w:rFonts w:hint="default"/>
            <w:lang w:val="es-EC"/>
          </w:rPr>
          <w:t>ue pr</w:t>
        </w:r>
      </w:ins>
      <w:ins w:id="2748" w:author="marpa" w:date="2026-10-25T14:23:18Z">
        <w:r>
          <w:rPr>
            <w:rFonts w:hint="default"/>
            <w:lang w:val="es-EC"/>
          </w:rPr>
          <w:t>ocese</w:t>
        </w:r>
      </w:ins>
      <w:ins w:id="2749" w:author="marpa" w:date="2026-10-25T14:23:19Z">
        <w:r>
          <w:rPr>
            <w:rFonts w:hint="default"/>
            <w:lang w:val="es-EC"/>
          </w:rPr>
          <w:t>n ló</w:t>
        </w:r>
      </w:ins>
      <w:ins w:id="2750" w:author="marpa" w:date="2026-10-25T14:23:20Z">
        <w:r>
          <w:rPr>
            <w:rFonts w:hint="default"/>
            <w:lang w:val="es-EC"/>
          </w:rPr>
          <w:t>gica ad</w:t>
        </w:r>
      </w:ins>
      <w:ins w:id="2751" w:author="marpa" w:date="2026-10-25T14:23:21Z">
        <w:r>
          <w:rPr>
            <w:rFonts w:hint="default"/>
            <w:lang w:val="es-EC"/>
          </w:rPr>
          <w:t>icional</w:t>
        </w:r>
      </w:ins>
      <w:ins w:id="2752" w:author="marpa" w:date="2026-10-25T14:23:22Z">
        <w:r>
          <w:rPr>
            <w:rFonts w:hint="default"/>
            <w:lang w:val="es-EC"/>
          </w:rPr>
          <w:t xml:space="preserve"> como </w:t>
        </w:r>
      </w:ins>
      <w:ins w:id="2753" w:author="marpa" w:date="2026-10-25T14:23:28Z">
        <w:r>
          <w:rPr>
            <w:rFonts w:hint="default"/>
            <w:lang w:val="es-EC"/>
          </w:rPr>
          <w:t xml:space="preserve">el </w:t>
        </w:r>
      </w:ins>
      <w:ins w:id="2754" w:author="marpa" w:date="2026-10-25T14:23:29Z">
        <w:r>
          <w:rPr>
            <w:rFonts w:hint="default"/>
            <w:lang w:val="es-EC"/>
          </w:rPr>
          <w:t>paso d</w:t>
        </w:r>
      </w:ins>
      <w:ins w:id="2755" w:author="marpa" w:date="2026-10-25T14:23:30Z">
        <w:r>
          <w:rPr>
            <w:rFonts w:hint="default"/>
            <w:lang w:val="es-EC"/>
          </w:rPr>
          <w:t xml:space="preserve">e </w:t>
        </w:r>
      </w:ins>
      <w:ins w:id="2756" w:author="marpa" w:date="2026-10-25T14:23:32Z">
        <w:r>
          <w:rPr>
            <w:rFonts w:hint="default"/>
            <w:lang w:val="es-EC"/>
          </w:rPr>
          <w:t>un</w:t>
        </w:r>
      </w:ins>
      <w:ins w:id="2757" w:author="marpa" w:date="2026-10-25T14:23:33Z">
        <w:r>
          <w:rPr>
            <w:rFonts w:hint="default"/>
            <w:lang w:val="es-EC"/>
          </w:rPr>
          <w:t>a petic</w:t>
        </w:r>
      </w:ins>
      <w:ins w:id="2758" w:author="marpa" w:date="2026-10-25T14:23:34Z">
        <w:r>
          <w:rPr>
            <w:rFonts w:hint="default"/>
            <w:lang w:val="es-EC"/>
          </w:rPr>
          <w:t xml:space="preserve">ión de </w:t>
        </w:r>
      </w:ins>
      <w:ins w:id="2759" w:author="marpa" w:date="2026-10-25T14:23:37Z">
        <w:r>
          <w:rPr>
            <w:rFonts w:hint="default"/>
            <w:lang w:val="es-EC"/>
          </w:rPr>
          <w:t>conver</w:t>
        </w:r>
      </w:ins>
      <w:ins w:id="2760" w:author="marpa" w:date="2026-10-25T14:23:38Z">
        <w:r>
          <w:rPr>
            <w:rFonts w:hint="default"/>
            <w:lang w:val="es-EC"/>
          </w:rPr>
          <w:t>sión</w:t>
        </w:r>
      </w:ins>
      <w:ins w:id="2761" w:author="marpa" w:date="2026-10-25T14:23:39Z">
        <w:r>
          <w:rPr>
            <w:rFonts w:hint="default"/>
            <w:lang w:val="es-EC"/>
          </w:rPr>
          <w:t xml:space="preserve"> a </w:t>
        </w:r>
      </w:ins>
      <w:ins w:id="2762" w:author="marpa" w:date="2026-10-25T14:23:40Z">
        <w:r>
          <w:rPr>
            <w:rFonts w:hint="default"/>
            <w:lang w:val="es-EC"/>
          </w:rPr>
          <w:t>los val</w:t>
        </w:r>
      </w:ins>
      <w:ins w:id="2763" w:author="marpa" w:date="2026-10-25T14:23:41Z">
        <w:r>
          <w:rPr>
            <w:rFonts w:hint="default"/>
            <w:lang w:val="es-EC"/>
          </w:rPr>
          <w:t>ores de las</w:t>
        </w:r>
      </w:ins>
      <w:ins w:id="2764" w:author="marpa" w:date="2026-10-25T14:23:42Z">
        <w:r>
          <w:rPr>
            <w:rFonts w:hint="default"/>
            <w:lang w:val="es-EC"/>
          </w:rPr>
          <w:t xml:space="preserve"> unidade</w:t>
        </w:r>
      </w:ins>
      <w:ins w:id="2765" w:author="marpa" w:date="2026-10-25T14:23:43Z">
        <w:r>
          <w:rPr>
            <w:rFonts w:hint="default"/>
            <w:lang w:val="es-EC"/>
          </w:rPr>
          <w:t xml:space="preserve">s. </w:t>
        </w:r>
      </w:ins>
      <w:ins w:id="2766" w:author="marpa" w:date="2026-10-25T14:23:44Z">
        <w:r>
          <w:rPr>
            <w:rFonts w:hint="default"/>
            <w:lang w:val="es-EC"/>
          </w:rPr>
          <w:t>Estas</w:t>
        </w:r>
      </w:ins>
      <w:ins w:id="2767" w:author="marpa" w:date="2026-10-25T14:23:45Z">
        <w:r>
          <w:rPr>
            <w:rFonts w:hint="default"/>
            <w:lang w:val="es-EC"/>
          </w:rPr>
          <w:t xml:space="preserve"> </w:t>
        </w:r>
      </w:ins>
      <w:ins w:id="2768" w:author="marpa" w:date="2026-10-25T14:23:46Z">
        <w:r>
          <w:rPr>
            <w:rFonts w:hint="default"/>
            <w:lang w:val="es-EC"/>
          </w:rPr>
          <w:t>clase</w:t>
        </w:r>
      </w:ins>
      <w:ins w:id="2769" w:author="marpa" w:date="2026-10-25T14:23:47Z">
        <w:r>
          <w:rPr>
            <w:rFonts w:hint="default"/>
            <w:lang w:val="es-EC"/>
          </w:rPr>
          <w:t>s se cre</w:t>
        </w:r>
      </w:ins>
      <w:ins w:id="2770" w:author="marpa" w:date="2026-10-25T14:23:48Z">
        <w:r>
          <w:rPr>
            <w:rFonts w:hint="default"/>
            <w:lang w:val="es-EC"/>
          </w:rPr>
          <w:t>aron de</w:t>
        </w:r>
      </w:ins>
      <w:ins w:id="2771" w:author="marpa" w:date="2026-10-25T14:23:49Z">
        <w:r>
          <w:rPr>
            <w:rFonts w:hint="default"/>
            <w:lang w:val="es-EC"/>
          </w:rPr>
          <w:t>ntro de</w:t>
        </w:r>
      </w:ins>
      <w:ins w:id="2772" w:author="marpa" w:date="2026-10-25T14:23:50Z">
        <w:r>
          <w:rPr>
            <w:rFonts w:hint="default"/>
            <w:lang w:val="es-EC"/>
          </w:rPr>
          <w:t>l pa</w:t>
        </w:r>
      </w:ins>
      <w:ins w:id="2773" w:author="marpa" w:date="2026-10-25T14:23:51Z">
        <w:r>
          <w:rPr>
            <w:rFonts w:hint="default"/>
            <w:lang w:val="es-EC"/>
          </w:rPr>
          <w:t>quete e</w:t>
        </w:r>
      </w:ins>
      <w:ins w:id="2774" w:author="marpa" w:date="2026-10-25T14:23:53Z">
        <w:r>
          <w:rPr>
            <w:rFonts w:hint="default"/>
            <w:lang w:val="es-EC"/>
          </w:rPr>
          <w:t>c.edu</w:t>
        </w:r>
      </w:ins>
      <w:ins w:id="2775" w:author="marpa" w:date="2026-10-25T14:23:54Z">
        <w:r>
          <w:rPr>
            <w:rFonts w:hint="default"/>
            <w:lang w:val="es-EC"/>
          </w:rPr>
          <w:t>.mon</w:t>
        </w:r>
      </w:ins>
      <w:ins w:id="2776" w:author="marpa" w:date="2026-10-25T14:23:55Z">
        <w:r>
          <w:rPr>
            <w:rFonts w:hint="default"/>
            <w:lang w:val="es-EC"/>
          </w:rPr>
          <w:t>ster.m</w:t>
        </w:r>
      </w:ins>
      <w:ins w:id="2777" w:author="marpa" w:date="2026-10-25T14:23:56Z">
        <w:r>
          <w:rPr>
            <w:rFonts w:hint="default"/>
            <w:lang w:val="es-EC"/>
          </w:rPr>
          <w:t>odelos</w:t>
        </w:r>
      </w:ins>
      <w:ins w:id="2778" w:author="marpa" w:date="2026-10-25T14:23:57Z">
        <w:r>
          <w:rPr>
            <w:rFonts w:hint="default"/>
            <w:lang w:val="es-EC"/>
          </w:rPr>
          <w:t>:</w:t>
        </w:r>
      </w:ins>
    </w:p>
    <w:p w14:paraId="6C334806">
      <w:pPr>
        <w:spacing w:line="240" w:lineRule="auto"/>
        <w:jc w:val="center"/>
        <w:rPr>
          <w:ins w:id="2779" w:author="marpa" w:date="2026-10-25T14:24:09Z"/>
          <w:i/>
          <w:iCs/>
          <w:color w:val="1F497D"/>
          <w:sz w:val="18"/>
          <w:szCs w:val="18"/>
        </w:rPr>
      </w:pPr>
      <w:ins w:id="2780" w:author="marpa" w:date="2026-10-25T14:25:18Z">
        <w:r>
          <w:rPr/>
          <w:drawing>
            <wp:inline distT="0" distB="0" distL="114300" distR="114300">
              <wp:extent cx="2488565" cy="1589405"/>
              <wp:effectExtent l="0" t="0" r="635" b="10795"/>
              <wp:docPr id="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1"/>
                      <pic:cNvPicPr>
                        <a:picLocks noChangeAspect="1"/>
                      </pic:cNvPicPr>
                    </pic:nvPicPr>
                    <pic:blipFill>
                      <a:blip r:embed="rId34"/>
                      <a:stretch>
                        <a:fillRect/>
                      </a:stretch>
                    </pic:blipFill>
                    <pic:spPr>
                      <a:xfrm>
                        <a:off x="0" y="0"/>
                        <a:ext cx="2488565" cy="1589405"/>
                      </a:xfrm>
                      <a:prstGeom prst="rect">
                        <a:avLst/>
                      </a:prstGeom>
                      <a:noFill/>
                      <a:ln>
                        <a:noFill/>
                      </a:ln>
                    </pic:spPr>
                  </pic:pic>
                </a:graphicData>
              </a:graphic>
            </wp:inline>
          </w:drawing>
        </w:r>
      </w:ins>
    </w:p>
    <w:p w14:paraId="29D82806">
      <w:pPr>
        <w:pStyle w:val="5"/>
        <w:rPr>
          <w:ins w:id="2782" w:author="marpa" w:date="2026-10-25T14:24:09Z"/>
          <w:rFonts w:hint="default"/>
          <w:lang w:val="es-EC"/>
        </w:rPr>
      </w:pPr>
      <w:ins w:id="2783" w:author="marpa" w:date="2026-10-25T14:24:09Z">
        <w:bookmarkStart w:id="99" w:name="_Toc14153"/>
        <w:bookmarkStart w:id="100" w:name="_Toc26330"/>
        <w:r>
          <w:rPr/>
          <w:t xml:space="preserve">Figura </w:t>
        </w:r>
      </w:ins>
      <w:ins w:id="2784" w:author="marpa" w:date="2026-10-25T14:24:47Z">
        <w:r>
          <w:rPr>
            <w:rFonts w:hint="default"/>
            <w:lang w:val="es-EC"/>
          </w:rPr>
          <w:t>21</w:t>
        </w:r>
      </w:ins>
      <w:ins w:id="2785" w:author="marpa" w:date="2026-10-25T14:24:09Z">
        <w:r>
          <w:rPr/>
          <w:t xml:space="preserve">. </w:t>
        </w:r>
      </w:ins>
      <w:ins w:id="2786" w:author="marpa" w:date="2026-10-25T14:24:51Z">
        <w:r>
          <w:rPr>
            <w:rFonts w:hint="default"/>
            <w:lang w:val="es-EC"/>
          </w:rPr>
          <w:t>Es</w:t>
        </w:r>
      </w:ins>
      <w:ins w:id="2787" w:author="marpa" w:date="2026-10-25T14:24:52Z">
        <w:r>
          <w:rPr>
            <w:rFonts w:hint="default"/>
            <w:lang w:val="es-EC"/>
          </w:rPr>
          <w:t>tructur</w:t>
        </w:r>
      </w:ins>
      <w:ins w:id="2788" w:author="marpa" w:date="2026-10-25T14:24:53Z">
        <w:r>
          <w:rPr>
            <w:rFonts w:hint="default"/>
            <w:lang w:val="es-EC"/>
          </w:rPr>
          <w:t>a de P</w:t>
        </w:r>
      </w:ins>
      <w:ins w:id="2789" w:author="marpa" w:date="2026-10-25T14:24:54Z">
        <w:r>
          <w:rPr>
            <w:rFonts w:hint="default"/>
            <w:lang w:val="es-EC"/>
          </w:rPr>
          <w:t>aquetes</w:t>
        </w:r>
      </w:ins>
      <w:ins w:id="2790" w:author="marpa" w:date="2026-10-25T14:24:55Z">
        <w:r>
          <w:rPr>
            <w:rFonts w:hint="default"/>
            <w:lang w:val="es-EC"/>
          </w:rPr>
          <w:t xml:space="preserve">  - Mo</w:t>
        </w:r>
      </w:ins>
      <w:ins w:id="2791" w:author="marpa" w:date="2026-10-25T14:24:56Z">
        <w:r>
          <w:rPr>
            <w:rFonts w:hint="default"/>
            <w:lang w:val="es-EC"/>
          </w:rPr>
          <w:t>delos</w:t>
        </w:r>
        <w:bookmarkEnd w:id="99"/>
        <w:bookmarkEnd w:id="100"/>
      </w:ins>
    </w:p>
    <w:p w14:paraId="1D0A9D34">
      <w:pPr>
        <w:pStyle w:val="6"/>
        <w:rPr>
          <w:ins w:id="2792" w:author="marpa" w:date="2026-10-25T14:26:54Z"/>
          <w:rFonts w:hint="default"/>
          <w:lang w:val="es-EC"/>
        </w:rPr>
      </w:pPr>
      <w:ins w:id="2793" w:author="marpa" w:date="2026-10-25T14:26:54Z">
        <w:bookmarkStart w:id="101" w:name="_Toc14487"/>
        <w:bookmarkStart w:id="102" w:name="_Toc20620"/>
        <w:r>
          <w:rPr/>
          <w:t xml:space="preserve">Tabla </w:t>
        </w:r>
      </w:ins>
      <w:ins w:id="2794" w:author="marpa" w:date="2026-10-25T14:27:03Z">
        <w:r>
          <w:rPr>
            <w:rFonts w:hint="default"/>
            <w:lang w:val="es-EC"/>
          </w:rPr>
          <w:t>10</w:t>
        </w:r>
      </w:ins>
      <w:ins w:id="2795" w:author="marpa" w:date="2026-10-25T14:26:54Z">
        <w:r>
          <w:rPr/>
          <w:t xml:space="preserve">. Clase </w:t>
        </w:r>
      </w:ins>
      <w:ins w:id="2796" w:author="marpa" w:date="2026-10-25T14:28:03Z">
        <w:r>
          <w:rPr>
            <w:rFonts w:hint="default"/>
            <w:b w:val="0"/>
            <w:bCs w:val="0"/>
            <w:lang w:val="es-EC"/>
          </w:rPr>
          <w:t>ConversorLongitud</w:t>
        </w:r>
        <w:bookmarkEnd w:id="101"/>
        <w:bookmarkEnd w:id="102"/>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6C8C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797" w:author="marpa" w:date="2026-10-25T14:26:54Z"/>
        </w:trPr>
        <w:tc>
          <w:tcPr>
            <w:tcW w:w="8494" w:type="dxa"/>
            <w:shd w:val="clear" w:color="auto" w:fill="D9D9D9"/>
          </w:tcPr>
          <w:p w14:paraId="75E450E7">
            <w:pPr>
              <w:spacing w:before="0" w:after="0" w:line="240" w:lineRule="auto"/>
              <w:rPr>
                <w:ins w:id="2798" w:author="marpa" w:date="2026-10-25T14:28:09Z"/>
                <w:rFonts w:hint="default" w:ascii="Courier New" w:hAnsi="Courier New" w:eastAsia="Courier New" w:cs="Courier New"/>
                <w:color w:val="000000"/>
                <w:sz w:val="16"/>
                <w:szCs w:val="16"/>
                <w:lang w:val="es-EC"/>
              </w:rPr>
            </w:pPr>
            <w:ins w:id="2799" w:author="marpa" w:date="2026-10-25T14:28:09Z">
              <w:r>
                <w:rPr>
                  <w:rFonts w:hint="default" w:ascii="Courier New" w:hAnsi="Courier New" w:eastAsia="Courier New" w:cs="Courier New"/>
                  <w:color w:val="000000"/>
                  <w:sz w:val="16"/>
                  <w:szCs w:val="16"/>
                  <w:lang w:val="es-EC"/>
                </w:rPr>
                <w:t>package ec.edu.monster.modelos.utilidades;</w:t>
              </w:r>
            </w:ins>
          </w:p>
          <w:p w14:paraId="39018B3D">
            <w:pPr>
              <w:spacing w:before="0" w:after="0" w:line="240" w:lineRule="auto"/>
              <w:rPr>
                <w:ins w:id="2800" w:author="marpa" w:date="2026-10-25T14:28:09Z"/>
                <w:rFonts w:hint="default" w:ascii="Courier New" w:hAnsi="Courier New" w:eastAsia="Courier New" w:cs="Courier New"/>
                <w:color w:val="000000"/>
                <w:sz w:val="16"/>
                <w:szCs w:val="16"/>
                <w:lang w:val="es-EC"/>
              </w:rPr>
            </w:pPr>
          </w:p>
          <w:p w14:paraId="65EC3402">
            <w:pPr>
              <w:spacing w:before="0" w:after="0" w:line="240" w:lineRule="auto"/>
              <w:rPr>
                <w:ins w:id="2801" w:author="marpa" w:date="2026-10-25T14:28:09Z"/>
                <w:rFonts w:hint="default" w:ascii="Courier New" w:hAnsi="Courier New" w:eastAsia="Courier New" w:cs="Courier New"/>
                <w:color w:val="000000"/>
                <w:sz w:val="16"/>
                <w:szCs w:val="16"/>
                <w:lang w:val="es-EC"/>
              </w:rPr>
            </w:pPr>
            <w:ins w:id="2802" w:author="marpa" w:date="2026-10-25T14:28:09Z">
              <w:r>
                <w:rPr>
                  <w:rFonts w:hint="default" w:ascii="Courier New" w:hAnsi="Courier New" w:eastAsia="Courier New" w:cs="Courier New"/>
                  <w:color w:val="000000"/>
                  <w:sz w:val="16"/>
                  <w:szCs w:val="16"/>
                  <w:lang w:val="es-EC"/>
                </w:rPr>
                <w:t>/**</w:t>
              </w:r>
            </w:ins>
          </w:p>
          <w:p w14:paraId="3DA2842F">
            <w:pPr>
              <w:spacing w:before="0" w:after="0" w:line="240" w:lineRule="auto"/>
              <w:rPr>
                <w:ins w:id="2803" w:author="marpa" w:date="2026-10-25T14:28:09Z"/>
                <w:rFonts w:hint="default" w:ascii="Courier New" w:hAnsi="Courier New" w:eastAsia="Courier New" w:cs="Courier New"/>
                <w:color w:val="000000"/>
                <w:sz w:val="16"/>
                <w:szCs w:val="16"/>
                <w:lang w:val="es-EC"/>
              </w:rPr>
            </w:pPr>
            <w:ins w:id="2804" w:author="marpa" w:date="2026-10-25T14:28:09Z">
              <w:r>
                <w:rPr>
                  <w:rFonts w:hint="default" w:ascii="Courier New" w:hAnsi="Courier New" w:eastAsia="Courier New" w:cs="Courier New"/>
                  <w:color w:val="000000"/>
                  <w:sz w:val="16"/>
                  <w:szCs w:val="16"/>
                  <w:lang w:val="es-EC"/>
                </w:rPr>
                <w:t xml:space="preserve"> *</w:t>
              </w:r>
            </w:ins>
          </w:p>
          <w:p w14:paraId="7CE1660D">
            <w:pPr>
              <w:spacing w:before="0" w:after="0" w:line="240" w:lineRule="auto"/>
              <w:rPr>
                <w:ins w:id="2805" w:author="marpa" w:date="2026-10-25T14:28:09Z"/>
                <w:rFonts w:hint="default" w:ascii="Courier New" w:hAnsi="Courier New" w:eastAsia="Courier New" w:cs="Courier New"/>
                <w:color w:val="000000"/>
                <w:sz w:val="16"/>
                <w:szCs w:val="16"/>
                <w:lang w:val="es-EC"/>
              </w:rPr>
            </w:pPr>
            <w:ins w:id="2806" w:author="marpa" w:date="2026-10-25T14:28:09Z">
              <w:r>
                <w:rPr>
                  <w:rFonts w:hint="default" w:ascii="Courier New" w:hAnsi="Courier New" w:eastAsia="Courier New" w:cs="Courier New"/>
                  <w:color w:val="000000"/>
                  <w:sz w:val="16"/>
                  <w:szCs w:val="16"/>
                  <w:lang w:val="es-EC"/>
                </w:rPr>
                <w:t xml:space="preserve"> * @author USER</w:t>
              </w:r>
            </w:ins>
          </w:p>
          <w:p w14:paraId="743ECC7E">
            <w:pPr>
              <w:spacing w:before="0" w:after="0" w:line="240" w:lineRule="auto"/>
              <w:rPr>
                <w:ins w:id="2807" w:author="marpa" w:date="2026-10-25T14:28:09Z"/>
                <w:rFonts w:hint="default" w:ascii="Courier New" w:hAnsi="Courier New" w:eastAsia="Courier New" w:cs="Courier New"/>
                <w:color w:val="000000"/>
                <w:sz w:val="16"/>
                <w:szCs w:val="16"/>
                <w:lang w:val="es-EC"/>
              </w:rPr>
            </w:pPr>
            <w:ins w:id="2808" w:author="marpa" w:date="2026-10-25T14:28:09Z">
              <w:r>
                <w:rPr>
                  <w:rFonts w:hint="default" w:ascii="Courier New" w:hAnsi="Courier New" w:eastAsia="Courier New" w:cs="Courier New"/>
                  <w:color w:val="000000"/>
                  <w:sz w:val="16"/>
                  <w:szCs w:val="16"/>
                  <w:lang w:val="es-EC"/>
                </w:rPr>
                <w:t xml:space="preserve"> */</w:t>
              </w:r>
            </w:ins>
          </w:p>
          <w:p w14:paraId="6E80C916">
            <w:pPr>
              <w:spacing w:before="0" w:after="0" w:line="240" w:lineRule="auto"/>
              <w:rPr>
                <w:ins w:id="2809" w:author="marpa" w:date="2026-10-25T14:28:09Z"/>
                <w:rFonts w:hint="default" w:ascii="Courier New" w:hAnsi="Courier New" w:eastAsia="Courier New" w:cs="Courier New"/>
                <w:color w:val="000000"/>
                <w:sz w:val="16"/>
                <w:szCs w:val="16"/>
                <w:lang w:val="es-EC"/>
              </w:rPr>
            </w:pPr>
            <w:ins w:id="2810" w:author="marpa" w:date="2026-10-25T14:28:09Z">
              <w:r>
                <w:rPr>
                  <w:rFonts w:hint="default" w:ascii="Courier New" w:hAnsi="Courier New" w:eastAsia="Courier New" w:cs="Courier New"/>
                  <w:color w:val="000000"/>
                  <w:sz w:val="16"/>
                  <w:szCs w:val="16"/>
                  <w:lang w:val="es-EC"/>
                </w:rPr>
                <w:t>import ec.edu.monster.modelos.utilidades.enums.UnidadLongitud;</w:t>
              </w:r>
            </w:ins>
          </w:p>
          <w:p w14:paraId="6C85F291">
            <w:pPr>
              <w:spacing w:before="0" w:after="0" w:line="240" w:lineRule="auto"/>
              <w:rPr>
                <w:ins w:id="2811" w:author="marpa" w:date="2026-10-25T14:28:09Z"/>
                <w:rFonts w:hint="default" w:ascii="Courier New" w:hAnsi="Courier New" w:eastAsia="Courier New" w:cs="Courier New"/>
                <w:color w:val="000000"/>
                <w:sz w:val="16"/>
                <w:szCs w:val="16"/>
                <w:lang w:val="es-EC"/>
              </w:rPr>
            </w:pPr>
            <w:ins w:id="2812" w:author="marpa" w:date="2026-10-25T14:28:09Z">
              <w:r>
                <w:rPr>
                  <w:rFonts w:hint="default" w:ascii="Courier New" w:hAnsi="Courier New" w:eastAsia="Courier New" w:cs="Courier New"/>
                  <w:color w:val="000000"/>
                  <w:sz w:val="16"/>
                  <w:szCs w:val="16"/>
                  <w:lang w:val="es-EC"/>
                </w:rPr>
                <w:t>import java.util.Map;</w:t>
              </w:r>
            </w:ins>
          </w:p>
          <w:p w14:paraId="5A984525">
            <w:pPr>
              <w:spacing w:before="0" w:after="0" w:line="240" w:lineRule="auto"/>
              <w:rPr>
                <w:ins w:id="2813" w:author="marpa" w:date="2026-10-25T14:28:09Z"/>
                <w:rFonts w:hint="default" w:ascii="Courier New" w:hAnsi="Courier New" w:eastAsia="Courier New" w:cs="Courier New"/>
                <w:color w:val="000000"/>
                <w:sz w:val="16"/>
                <w:szCs w:val="16"/>
                <w:lang w:val="es-EC"/>
              </w:rPr>
            </w:pPr>
          </w:p>
          <w:p w14:paraId="78D98A2E">
            <w:pPr>
              <w:spacing w:before="0" w:after="0" w:line="240" w:lineRule="auto"/>
              <w:rPr>
                <w:ins w:id="2814" w:author="marpa" w:date="2026-10-25T14:28:09Z"/>
                <w:rFonts w:hint="default" w:ascii="Courier New" w:hAnsi="Courier New" w:eastAsia="Courier New" w:cs="Courier New"/>
                <w:color w:val="000000"/>
                <w:sz w:val="16"/>
                <w:szCs w:val="16"/>
                <w:lang w:val="es-EC"/>
              </w:rPr>
            </w:pPr>
            <w:ins w:id="2815" w:author="marpa" w:date="2026-10-25T14:28:09Z">
              <w:r>
                <w:rPr>
                  <w:rFonts w:hint="default" w:ascii="Courier New" w:hAnsi="Courier New" w:eastAsia="Courier New" w:cs="Courier New"/>
                  <w:color w:val="000000"/>
                  <w:sz w:val="16"/>
                  <w:szCs w:val="16"/>
                  <w:lang w:val="es-EC"/>
                </w:rPr>
                <w:t>public class ConversorLongitud implements IConversor&lt;UnidadLongitud&gt; {</w:t>
              </w:r>
            </w:ins>
          </w:p>
          <w:p w14:paraId="5940CE9D">
            <w:pPr>
              <w:spacing w:before="0" w:after="0" w:line="240" w:lineRule="auto"/>
              <w:rPr>
                <w:ins w:id="2816" w:author="marpa" w:date="2026-10-25T14:28:09Z"/>
                <w:rFonts w:hint="default" w:ascii="Courier New" w:hAnsi="Courier New" w:eastAsia="Courier New" w:cs="Courier New"/>
                <w:color w:val="000000"/>
                <w:sz w:val="16"/>
                <w:szCs w:val="16"/>
                <w:lang w:val="es-EC"/>
              </w:rPr>
            </w:pPr>
          </w:p>
          <w:p w14:paraId="6A28A7F4">
            <w:pPr>
              <w:spacing w:before="0" w:after="0" w:line="240" w:lineRule="auto"/>
              <w:rPr>
                <w:ins w:id="2817" w:author="marpa" w:date="2026-10-25T14:28:09Z"/>
                <w:rFonts w:hint="default" w:ascii="Courier New" w:hAnsi="Courier New" w:eastAsia="Courier New" w:cs="Courier New"/>
                <w:color w:val="000000"/>
                <w:sz w:val="16"/>
                <w:szCs w:val="16"/>
                <w:lang w:val="es-EC"/>
              </w:rPr>
            </w:pPr>
            <w:ins w:id="2818" w:author="marpa" w:date="2026-10-25T14:28:09Z">
              <w:r>
                <w:rPr>
                  <w:rFonts w:hint="default" w:ascii="Courier New" w:hAnsi="Courier New" w:eastAsia="Courier New" w:cs="Courier New"/>
                  <w:color w:val="000000"/>
                  <w:sz w:val="16"/>
                  <w:szCs w:val="16"/>
                  <w:lang w:val="es-EC"/>
                </w:rPr>
                <w:t xml:space="preserve">    private final Map&lt;UnidadLongitud, Double&gt; factores = Map.of(</w:t>
              </w:r>
            </w:ins>
          </w:p>
          <w:p w14:paraId="750D4CD3">
            <w:pPr>
              <w:spacing w:before="0" w:after="0" w:line="240" w:lineRule="auto"/>
              <w:rPr>
                <w:ins w:id="2819" w:author="marpa" w:date="2026-10-25T14:28:09Z"/>
                <w:rFonts w:hint="default" w:ascii="Courier New" w:hAnsi="Courier New" w:eastAsia="Courier New" w:cs="Courier New"/>
                <w:color w:val="000000"/>
                <w:sz w:val="16"/>
                <w:szCs w:val="16"/>
                <w:lang w:val="es-EC"/>
              </w:rPr>
            </w:pPr>
            <w:ins w:id="2820" w:author="marpa" w:date="2026-10-25T14:28:09Z">
              <w:r>
                <w:rPr>
                  <w:rFonts w:hint="default" w:ascii="Courier New" w:hAnsi="Courier New" w:eastAsia="Courier New" w:cs="Courier New"/>
                  <w:color w:val="000000"/>
                  <w:sz w:val="16"/>
                  <w:szCs w:val="16"/>
                  <w:lang w:val="es-EC"/>
                </w:rPr>
                <w:t xml:space="preserve">        UnidadLongitud.PIE, 30.48,</w:t>
              </w:r>
            </w:ins>
          </w:p>
          <w:p w14:paraId="210AD36F">
            <w:pPr>
              <w:spacing w:before="0" w:after="0" w:line="240" w:lineRule="auto"/>
              <w:rPr>
                <w:ins w:id="2821" w:author="marpa" w:date="2026-10-25T14:28:09Z"/>
                <w:rFonts w:hint="default" w:ascii="Courier New" w:hAnsi="Courier New" w:eastAsia="Courier New" w:cs="Courier New"/>
                <w:color w:val="000000"/>
                <w:sz w:val="16"/>
                <w:szCs w:val="16"/>
                <w:lang w:val="es-EC"/>
              </w:rPr>
            </w:pPr>
            <w:ins w:id="2822" w:author="marpa" w:date="2026-10-25T14:28:09Z">
              <w:r>
                <w:rPr>
                  <w:rFonts w:hint="default" w:ascii="Courier New" w:hAnsi="Courier New" w:eastAsia="Courier New" w:cs="Courier New"/>
                  <w:color w:val="000000"/>
                  <w:sz w:val="16"/>
                  <w:szCs w:val="16"/>
                  <w:lang w:val="es-EC"/>
                </w:rPr>
                <w:t xml:space="preserve">        UnidadLongitud.CENTIMETRO, 1.0,</w:t>
              </w:r>
            </w:ins>
          </w:p>
          <w:p w14:paraId="48855840">
            <w:pPr>
              <w:spacing w:before="0" w:after="0" w:line="240" w:lineRule="auto"/>
              <w:rPr>
                <w:ins w:id="2823" w:author="marpa" w:date="2026-10-25T14:28:09Z"/>
                <w:rFonts w:hint="default" w:ascii="Courier New" w:hAnsi="Courier New" w:eastAsia="Courier New" w:cs="Courier New"/>
                <w:color w:val="000000"/>
                <w:sz w:val="16"/>
                <w:szCs w:val="16"/>
                <w:lang w:val="es-EC"/>
              </w:rPr>
            </w:pPr>
            <w:ins w:id="2824" w:author="marpa" w:date="2026-10-25T14:28:09Z">
              <w:r>
                <w:rPr>
                  <w:rFonts w:hint="default" w:ascii="Courier New" w:hAnsi="Courier New" w:eastAsia="Courier New" w:cs="Courier New"/>
                  <w:color w:val="000000"/>
                  <w:sz w:val="16"/>
                  <w:szCs w:val="16"/>
                  <w:lang w:val="es-EC"/>
                </w:rPr>
                <w:t xml:space="preserve">        UnidadLongitud.METRO, 100.0,</w:t>
              </w:r>
            </w:ins>
          </w:p>
          <w:p w14:paraId="3FEF24AE">
            <w:pPr>
              <w:spacing w:before="0" w:after="0" w:line="240" w:lineRule="auto"/>
              <w:rPr>
                <w:ins w:id="2825" w:author="marpa" w:date="2026-10-25T14:28:09Z"/>
                <w:rFonts w:hint="default" w:ascii="Courier New" w:hAnsi="Courier New" w:eastAsia="Courier New" w:cs="Courier New"/>
                <w:color w:val="000000"/>
                <w:sz w:val="16"/>
                <w:szCs w:val="16"/>
                <w:lang w:val="es-EC"/>
              </w:rPr>
            </w:pPr>
            <w:ins w:id="2826" w:author="marpa" w:date="2026-10-25T14:28:09Z">
              <w:r>
                <w:rPr>
                  <w:rFonts w:hint="default" w:ascii="Courier New" w:hAnsi="Courier New" w:eastAsia="Courier New" w:cs="Courier New"/>
                  <w:color w:val="000000"/>
                  <w:sz w:val="16"/>
                  <w:szCs w:val="16"/>
                  <w:lang w:val="es-EC"/>
                </w:rPr>
                <w:t xml:space="preserve">        UnidadLongitud.MILLA, 160900.0,</w:t>
              </w:r>
            </w:ins>
          </w:p>
          <w:p w14:paraId="4332C33D">
            <w:pPr>
              <w:spacing w:before="0" w:after="0" w:line="240" w:lineRule="auto"/>
              <w:rPr>
                <w:ins w:id="2827" w:author="marpa" w:date="2026-10-25T14:28:09Z"/>
                <w:rFonts w:hint="default" w:ascii="Courier New" w:hAnsi="Courier New" w:eastAsia="Courier New" w:cs="Courier New"/>
                <w:color w:val="000000"/>
                <w:sz w:val="16"/>
                <w:szCs w:val="16"/>
                <w:lang w:val="es-EC"/>
              </w:rPr>
            </w:pPr>
            <w:ins w:id="2828" w:author="marpa" w:date="2026-10-25T14:28:09Z">
              <w:r>
                <w:rPr>
                  <w:rFonts w:hint="default" w:ascii="Courier New" w:hAnsi="Courier New" w:eastAsia="Courier New" w:cs="Courier New"/>
                  <w:color w:val="000000"/>
                  <w:sz w:val="16"/>
                  <w:szCs w:val="16"/>
                  <w:lang w:val="es-EC"/>
                </w:rPr>
                <w:t xml:space="preserve">        UnidadLongitud.YARDA, 91.44</w:t>
              </w:r>
            </w:ins>
          </w:p>
          <w:p w14:paraId="09C72322">
            <w:pPr>
              <w:spacing w:before="0" w:after="0" w:line="240" w:lineRule="auto"/>
              <w:rPr>
                <w:ins w:id="2829" w:author="marpa" w:date="2026-10-25T14:28:09Z"/>
                <w:rFonts w:hint="default" w:ascii="Courier New" w:hAnsi="Courier New" w:eastAsia="Courier New" w:cs="Courier New"/>
                <w:color w:val="000000"/>
                <w:sz w:val="16"/>
                <w:szCs w:val="16"/>
                <w:lang w:val="es-EC"/>
              </w:rPr>
            </w:pPr>
            <w:ins w:id="2830" w:author="marpa" w:date="2026-10-25T14:28:09Z">
              <w:r>
                <w:rPr>
                  <w:rFonts w:hint="default" w:ascii="Courier New" w:hAnsi="Courier New" w:eastAsia="Courier New" w:cs="Courier New"/>
                  <w:color w:val="000000"/>
                  <w:sz w:val="16"/>
                  <w:szCs w:val="16"/>
                  <w:lang w:val="es-EC"/>
                </w:rPr>
                <w:t xml:space="preserve">    );</w:t>
              </w:r>
            </w:ins>
          </w:p>
          <w:p w14:paraId="27966B13">
            <w:pPr>
              <w:spacing w:before="0" w:after="0" w:line="240" w:lineRule="auto"/>
              <w:rPr>
                <w:ins w:id="2831" w:author="marpa" w:date="2026-10-25T14:28:09Z"/>
                <w:rFonts w:hint="default" w:ascii="Courier New" w:hAnsi="Courier New" w:eastAsia="Courier New" w:cs="Courier New"/>
                <w:color w:val="000000"/>
                <w:sz w:val="16"/>
                <w:szCs w:val="16"/>
                <w:lang w:val="es-EC"/>
              </w:rPr>
            </w:pPr>
          </w:p>
          <w:p w14:paraId="4BA5DFE1">
            <w:pPr>
              <w:spacing w:before="0" w:after="0" w:line="240" w:lineRule="auto"/>
              <w:rPr>
                <w:ins w:id="2832" w:author="marpa" w:date="2026-10-25T14:28:09Z"/>
                <w:rFonts w:hint="default" w:ascii="Courier New" w:hAnsi="Courier New" w:eastAsia="Courier New" w:cs="Courier New"/>
                <w:color w:val="000000"/>
                <w:sz w:val="16"/>
                <w:szCs w:val="16"/>
                <w:lang w:val="es-EC"/>
              </w:rPr>
            </w:pPr>
            <w:ins w:id="2833" w:author="marpa" w:date="2026-10-25T14:28:09Z">
              <w:r>
                <w:rPr>
                  <w:rFonts w:hint="default" w:ascii="Courier New" w:hAnsi="Courier New" w:eastAsia="Courier New" w:cs="Courier New"/>
                  <w:color w:val="000000"/>
                  <w:sz w:val="16"/>
                  <w:szCs w:val="16"/>
                  <w:lang w:val="es-EC"/>
                </w:rPr>
                <w:t xml:space="preserve">    public ConversorLongitud() {}</w:t>
              </w:r>
            </w:ins>
          </w:p>
          <w:p w14:paraId="52950D5D">
            <w:pPr>
              <w:spacing w:before="0" w:after="0" w:line="240" w:lineRule="auto"/>
              <w:rPr>
                <w:ins w:id="2834" w:author="marpa" w:date="2026-10-25T14:28:09Z"/>
                <w:rFonts w:hint="default" w:ascii="Courier New" w:hAnsi="Courier New" w:eastAsia="Courier New" w:cs="Courier New"/>
                <w:color w:val="000000"/>
                <w:sz w:val="16"/>
                <w:szCs w:val="16"/>
                <w:lang w:val="es-EC"/>
              </w:rPr>
            </w:pPr>
          </w:p>
          <w:p w14:paraId="4A7290BF">
            <w:pPr>
              <w:spacing w:before="0" w:after="0" w:line="240" w:lineRule="auto"/>
              <w:rPr>
                <w:ins w:id="2835" w:author="marpa" w:date="2026-10-25T14:28:09Z"/>
                <w:rFonts w:hint="default" w:ascii="Courier New" w:hAnsi="Courier New" w:eastAsia="Courier New" w:cs="Courier New"/>
                <w:color w:val="000000"/>
                <w:sz w:val="16"/>
                <w:szCs w:val="16"/>
                <w:lang w:val="es-EC"/>
              </w:rPr>
            </w:pPr>
            <w:ins w:id="2836" w:author="marpa" w:date="2026-10-25T14:28:09Z">
              <w:r>
                <w:rPr>
                  <w:rFonts w:hint="default" w:ascii="Courier New" w:hAnsi="Courier New" w:eastAsia="Courier New" w:cs="Courier New"/>
                  <w:color w:val="000000"/>
                  <w:sz w:val="16"/>
                  <w:szCs w:val="16"/>
                  <w:lang w:val="es-EC"/>
                </w:rPr>
                <w:t xml:space="preserve">    @Override</w:t>
              </w:r>
            </w:ins>
          </w:p>
          <w:p w14:paraId="48EDC878">
            <w:pPr>
              <w:spacing w:before="0" w:after="0" w:line="240" w:lineRule="auto"/>
              <w:rPr>
                <w:ins w:id="2837" w:author="marpa" w:date="2026-10-25T14:28:09Z"/>
                <w:rFonts w:hint="default" w:ascii="Courier New" w:hAnsi="Courier New" w:eastAsia="Courier New" w:cs="Courier New"/>
                <w:color w:val="000000"/>
                <w:sz w:val="16"/>
                <w:szCs w:val="16"/>
                <w:lang w:val="es-EC"/>
              </w:rPr>
            </w:pPr>
            <w:ins w:id="2838" w:author="marpa" w:date="2026-10-25T14:28:09Z">
              <w:r>
                <w:rPr>
                  <w:rFonts w:hint="default" w:ascii="Courier New" w:hAnsi="Courier New" w:eastAsia="Courier New" w:cs="Courier New"/>
                  <w:color w:val="000000"/>
                  <w:sz w:val="16"/>
                  <w:szCs w:val="16"/>
                  <w:lang w:val="es-EC"/>
                </w:rPr>
                <w:t xml:space="preserve">    public double convertir(double valor, UnidadLongitud unidadOrigen, UnidadLongitud unidadFinal) {</w:t>
              </w:r>
            </w:ins>
          </w:p>
          <w:p w14:paraId="1F7EE245">
            <w:pPr>
              <w:spacing w:before="0" w:after="0" w:line="240" w:lineRule="auto"/>
              <w:rPr>
                <w:ins w:id="2839" w:author="marpa" w:date="2026-10-25T14:28:09Z"/>
                <w:rFonts w:hint="default" w:ascii="Courier New" w:hAnsi="Courier New" w:eastAsia="Courier New" w:cs="Courier New"/>
                <w:color w:val="000000"/>
                <w:sz w:val="16"/>
                <w:szCs w:val="16"/>
                <w:lang w:val="es-EC"/>
              </w:rPr>
            </w:pPr>
          </w:p>
          <w:p w14:paraId="5DC3A5A0">
            <w:pPr>
              <w:spacing w:before="0" w:after="0" w:line="240" w:lineRule="auto"/>
              <w:rPr>
                <w:ins w:id="2840" w:author="marpa" w:date="2026-10-25T14:28:09Z"/>
                <w:rFonts w:hint="default" w:ascii="Courier New" w:hAnsi="Courier New" w:eastAsia="Courier New" w:cs="Courier New"/>
                <w:color w:val="000000"/>
                <w:sz w:val="16"/>
                <w:szCs w:val="16"/>
                <w:lang w:val="es-EC"/>
              </w:rPr>
            </w:pPr>
            <w:ins w:id="2841" w:author="marpa" w:date="2026-10-25T14:28:09Z">
              <w:r>
                <w:rPr>
                  <w:rFonts w:hint="default" w:ascii="Courier New" w:hAnsi="Courier New" w:eastAsia="Courier New" w:cs="Courier New"/>
                  <w:color w:val="000000"/>
                  <w:sz w:val="16"/>
                  <w:szCs w:val="16"/>
                  <w:lang w:val="es-EC"/>
                </w:rPr>
                <w:t xml:space="preserve">        if (unidadOrigen == null || unidadFinal == null) {</w:t>
              </w:r>
            </w:ins>
          </w:p>
          <w:p w14:paraId="729166B2">
            <w:pPr>
              <w:spacing w:before="0" w:after="0" w:line="240" w:lineRule="auto"/>
              <w:rPr>
                <w:ins w:id="2842" w:author="marpa" w:date="2026-10-25T14:28:09Z"/>
                <w:rFonts w:hint="default" w:ascii="Courier New" w:hAnsi="Courier New" w:eastAsia="Courier New" w:cs="Courier New"/>
                <w:color w:val="000000"/>
                <w:sz w:val="16"/>
                <w:szCs w:val="16"/>
                <w:lang w:val="es-EC"/>
              </w:rPr>
            </w:pPr>
            <w:ins w:id="2843" w:author="marpa" w:date="2026-10-25T14:28:09Z">
              <w:r>
                <w:rPr>
                  <w:rFonts w:hint="default" w:ascii="Courier New" w:hAnsi="Courier New" w:eastAsia="Courier New" w:cs="Courier New"/>
                  <w:color w:val="000000"/>
                  <w:sz w:val="16"/>
                  <w:szCs w:val="16"/>
                  <w:lang w:val="es-EC"/>
                </w:rPr>
                <w:t xml:space="preserve">            throw new IllegalArgumentException("Debe enviarse una unidad de entrada y una de salida.");</w:t>
              </w:r>
            </w:ins>
          </w:p>
          <w:p w14:paraId="24D196B9">
            <w:pPr>
              <w:spacing w:before="0" w:after="0" w:line="240" w:lineRule="auto"/>
              <w:rPr>
                <w:ins w:id="2844" w:author="marpa" w:date="2026-10-25T14:28:09Z"/>
                <w:rFonts w:hint="default" w:ascii="Courier New" w:hAnsi="Courier New" w:eastAsia="Courier New" w:cs="Courier New"/>
                <w:color w:val="000000"/>
                <w:sz w:val="16"/>
                <w:szCs w:val="16"/>
                <w:lang w:val="es-EC"/>
              </w:rPr>
            </w:pPr>
            <w:ins w:id="2845" w:author="marpa" w:date="2026-10-25T14:28:09Z">
              <w:r>
                <w:rPr>
                  <w:rFonts w:hint="default" w:ascii="Courier New" w:hAnsi="Courier New" w:eastAsia="Courier New" w:cs="Courier New"/>
                  <w:color w:val="000000"/>
                  <w:sz w:val="16"/>
                  <w:szCs w:val="16"/>
                  <w:lang w:val="es-EC"/>
                </w:rPr>
                <w:t xml:space="preserve">        }</w:t>
              </w:r>
            </w:ins>
          </w:p>
          <w:p w14:paraId="4EA4B7CA">
            <w:pPr>
              <w:spacing w:before="0" w:after="0" w:line="240" w:lineRule="auto"/>
              <w:rPr>
                <w:ins w:id="2846" w:author="marpa" w:date="2026-10-25T14:28:09Z"/>
                <w:rFonts w:hint="default" w:ascii="Courier New" w:hAnsi="Courier New" w:eastAsia="Courier New" w:cs="Courier New"/>
                <w:color w:val="000000"/>
                <w:sz w:val="16"/>
                <w:szCs w:val="16"/>
                <w:lang w:val="es-EC"/>
              </w:rPr>
            </w:pPr>
            <w:ins w:id="2847" w:author="marpa" w:date="2026-10-25T14:28:09Z">
              <w:r>
                <w:rPr>
                  <w:rFonts w:hint="default" w:ascii="Courier New" w:hAnsi="Courier New" w:eastAsia="Courier New" w:cs="Courier New"/>
                  <w:color w:val="000000"/>
                  <w:sz w:val="16"/>
                  <w:szCs w:val="16"/>
                  <w:lang w:val="es-EC"/>
                </w:rPr>
                <w:t xml:space="preserve">        if (!factores.containsKey(unidadOrigen) || !factores.containsKey(unidadFinal)) {</w:t>
              </w:r>
            </w:ins>
          </w:p>
          <w:p w14:paraId="4D72A993">
            <w:pPr>
              <w:spacing w:before="0" w:after="0" w:line="240" w:lineRule="auto"/>
              <w:rPr>
                <w:ins w:id="2848" w:author="marpa" w:date="2026-10-25T14:28:09Z"/>
                <w:rFonts w:hint="default" w:ascii="Courier New" w:hAnsi="Courier New" w:eastAsia="Courier New" w:cs="Courier New"/>
                <w:color w:val="000000"/>
                <w:sz w:val="16"/>
                <w:szCs w:val="16"/>
                <w:lang w:val="es-EC"/>
              </w:rPr>
            </w:pPr>
            <w:ins w:id="2849" w:author="marpa" w:date="2026-10-25T14:28:09Z">
              <w:r>
                <w:rPr>
                  <w:rFonts w:hint="default" w:ascii="Courier New" w:hAnsi="Courier New" w:eastAsia="Courier New" w:cs="Courier New"/>
                  <w:color w:val="000000"/>
                  <w:sz w:val="16"/>
                  <w:szCs w:val="16"/>
                  <w:lang w:val="es-EC"/>
                </w:rPr>
                <w:t xml:space="preserve">            throw new IllegalArgumentException("Unidad no soportada");</w:t>
              </w:r>
            </w:ins>
          </w:p>
          <w:p w14:paraId="3EE30DD2">
            <w:pPr>
              <w:spacing w:before="0" w:after="0" w:line="240" w:lineRule="auto"/>
              <w:rPr>
                <w:ins w:id="2850" w:author="marpa" w:date="2026-10-25T14:28:09Z"/>
                <w:rFonts w:hint="default" w:ascii="Courier New" w:hAnsi="Courier New" w:eastAsia="Courier New" w:cs="Courier New"/>
                <w:color w:val="000000"/>
                <w:sz w:val="16"/>
                <w:szCs w:val="16"/>
                <w:lang w:val="es-EC"/>
              </w:rPr>
            </w:pPr>
            <w:ins w:id="2851" w:author="marpa" w:date="2026-10-25T14:28:09Z">
              <w:r>
                <w:rPr>
                  <w:rFonts w:hint="default" w:ascii="Courier New" w:hAnsi="Courier New" w:eastAsia="Courier New" w:cs="Courier New"/>
                  <w:color w:val="000000"/>
                  <w:sz w:val="16"/>
                  <w:szCs w:val="16"/>
                  <w:lang w:val="es-EC"/>
                </w:rPr>
                <w:t xml:space="preserve">        }</w:t>
              </w:r>
            </w:ins>
          </w:p>
          <w:p w14:paraId="5FD56AAF">
            <w:pPr>
              <w:spacing w:before="0" w:after="0" w:line="240" w:lineRule="auto"/>
              <w:rPr>
                <w:ins w:id="2852" w:author="marpa" w:date="2026-10-25T14:28:09Z"/>
                <w:rFonts w:hint="default" w:ascii="Courier New" w:hAnsi="Courier New" w:eastAsia="Courier New" w:cs="Courier New"/>
                <w:color w:val="000000"/>
                <w:sz w:val="16"/>
                <w:szCs w:val="16"/>
                <w:lang w:val="es-EC"/>
              </w:rPr>
            </w:pPr>
            <w:ins w:id="2853" w:author="marpa" w:date="2026-10-25T14:28:09Z">
              <w:r>
                <w:rPr>
                  <w:rFonts w:hint="default" w:ascii="Courier New" w:hAnsi="Courier New" w:eastAsia="Courier New" w:cs="Courier New"/>
                  <w:color w:val="000000"/>
                  <w:sz w:val="16"/>
                  <w:szCs w:val="16"/>
                  <w:lang w:val="es-EC"/>
                </w:rPr>
                <w:t xml:space="preserve">        if (!Double.isFinite(valor) || valor&lt;0)</w:t>
              </w:r>
            </w:ins>
          </w:p>
          <w:p w14:paraId="68DC9E7F">
            <w:pPr>
              <w:spacing w:before="0" w:after="0" w:line="240" w:lineRule="auto"/>
              <w:rPr>
                <w:ins w:id="2854" w:author="marpa" w:date="2026-10-25T14:28:09Z"/>
                <w:rFonts w:hint="default" w:ascii="Courier New" w:hAnsi="Courier New" w:eastAsia="Courier New" w:cs="Courier New"/>
                <w:color w:val="000000"/>
                <w:sz w:val="16"/>
                <w:szCs w:val="16"/>
                <w:lang w:val="es-EC"/>
              </w:rPr>
            </w:pPr>
            <w:ins w:id="2855" w:author="marpa" w:date="2026-10-25T14:28:09Z">
              <w:r>
                <w:rPr>
                  <w:rFonts w:hint="default" w:ascii="Courier New" w:hAnsi="Courier New" w:eastAsia="Courier New" w:cs="Courier New"/>
                  <w:color w:val="000000"/>
                  <w:sz w:val="16"/>
                  <w:szCs w:val="16"/>
                  <w:lang w:val="es-EC"/>
                </w:rPr>
                <w:t xml:space="preserve">        {</w:t>
              </w:r>
            </w:ins>
          </w:p>
          <w:p w14:paraId="1D1C942D">
            <w:pPr>
              <w:spacing w:before="0" w:after="0" w:line="240" w:lineRule="auto"/>
              <w:rPr>
                <w:ins w:id="2856" w:author="marpa" w:date="2026-10-25T14:28:09Z"/>
                <w:rFonts w:hint="default" w:ascii="Courier New" w:hAnsi="Courier New" w:eastAsia="Courier New" w:cs="Courier New"/>
                <w:color w:val="000000"/>
                <w:sz w:val="16"/>
                <w:szCs w:val="16"/>
                <w:lang w:val="es-EC"/>
              </w:rPr>
            </w:pPr>
            <w:ins w:id="2857" w:author="marpa" w:date="2026-10-25T14:28:09Z">
              <w:r>
                <w:rPr>
                  <w:rFonts w:hint="default" w:ascii="Courier New" w:hAnsi="Courier New" w:eastAsia="Courier New" w:cs="Courier New"/>
                  <w:color w:val="000000"/>
                  <w:sz w:val="16"/>
                  <w:szCs w:val="16"/>
                  <w:lang w:val="es-EC"/>
                </w:rPr>
                <w:t xml:space="preserve">            throw new IllegalArgumentException("No se permite ingresar valores negativos");</w:t>
              </w:r>
            </w:ins>
          </w:p>
          <w:p w14:paraId="3DCCE3FF">
            <w:pPr>
              <w:spacing w:before="0" w:after="0" w:line="240" w:lineRule="auto"/>
              <w:rPr>
                <w:ins w:id="2858" w:author="marpa" w:date="2026-10-25T14:28:09Z"/>
                <w:rFonts w:hint="default" w:ascii="Courier New" w:hAnsi="Courier New" w:eastAsia="Courier New" w:cs="Courier New"/>
                <w:color w:val="000000"/>
                <w:sz w:val="16"/>
                <w:szCs w:val="16"/>
                <w:lang w:val="es-EC"/>
              </w:rPr>
            </w:pPr>
            <w:ins w:id="2859" w:author="marpa" w:date="2026-10-25T14:28:09Z">
              <w:r>
                <w:rPr>
                  <w:rFonts w:hint="default" w:ascii="Courier New" w:hAnsi="Courier New" w:eastAsia="Courier New" w:cs="Courier New"/>
                  <w:color w:val="000000"/>
                  <w:sz w:val="16"/>
                  <w:szCs w:val="16"/>
                  <w:lang w:val="es-EC"/>
                </w:rPr>
                <w:t xml:space="preserve">        }</w:t>
              </w:r>
            </w:ins>
          </w:p>
          <w:p w14:paraId="3164C9FD">
            <w:pPr>
              <w:spacing w:before="0" w:after="0" w:line="240" w:lineRule="auto"/>
              <w:rPr>
                <w:ins w:id="2860" w:author="marpa" w:date="2026-10-25T14:28:09Z"/>
                <w:rFonts w:hint="default" w:ascii="Courier New" w:hAnsi="Courier New" w:eastAsia="Courier New" w:cs="Courier New"/>
                <w:color w:val="000000"/>
                <w:sz w:val="16"/>
                <w:szCs w:val="16"/>
                <w:lang w:val="es-EC"/>
              </w:rPr>
            </w:pPr>
          </w:p>
          <w:p w14:paraId="084A2C1F">
            <w:pPr>
              <w:spacing w:before="0" w:after="0" w:line="240" w:lineRule="auto"/>
              <w:rPr>
                <w:ins w:id="2861" w:author="marpa" w:date="2026-10-25T14:28:09Z"/>
                <w:rFonts w:hint="default" w:ascii="Courier New" w:hAnsi="Courier New" w:eastAsia="Courier New" w:cs="Courier New"/>
                <w:color w:val="000000"/>
                <w:sz w:val="16"/>
                <w:szCs w:val="16"/>
                <w:lang w:val="es-EC"/>
              </w:rPr>
            </w:pPr>
            <w:ins w:id="2862" w:author="marpa" w:date="2026-10-25T14:28:09Z">
              <w:r>
                <w:rPr>
                  <w:rFonts w:hint="default" w:ascii="Courier New" w:hAnsi="Courier New" w:eastAsia="Courier New" w:cs="Courier New"/>
                  <w:color w:val="000000"/>
                  <w:sz w:val="16"/>
                  <w:szCs w:val="16"/>
                  <w:lang w:val="es-EC"/>
                </w:rPr>
                <w:t xml:space="preserve">        double valorEnBase = valor * factores.get(unidadOrigen);</w:t>
              </w:r>
            </w:ins>
          </w:p>
          <w:p w14:paraId="65A99896">
            <w:pPr>
              <w:spacing w:before="0" w:after="0" w:line="240" w:lineRule="auto"/>
              <w:rPr>
                <w:ins w:id="2863" w:author="marpa" w:date="2026-10-25T14:28:09Z"/>
                <w:rFonts w:hint="default" w:ascii="Courier New" w:hAnsi="Courier New" w:eastAsia="Courier New" w:cs="Courier New"/>
                <w:color w:val="000000"/>
                <w:sz w:val="16"/>
                <w:szCs w:val="16"/>
                <w:lang w:val="es-EC"/>
              </w:rPr>
            </w:pPr>
          </w:p>
          <w:p w14:paraId="516CC375">
            <w:pPr>
              <w:spacing w:before="0" w:after="0" w:line="240" w:lineRule="auto"/>
              <w:rPr>
                <w:ins w:id="2864" w:author="marpa" w:date="2026-10-25T14:28:09Z"/>
                <w:rFonts w:hint="default" w:ascii="Courier New" w:hAnsi="Courier New" w:eastAsia="Courier New" w:cs="Courier New"/>
                <w:color w:val="000000"/>
                <w:sz w:val="16"/>
                <w:szCs w:val="16"/>
                <w:lang w:val="es-EC"/>
              </w:rPr>
            </w:pPr>
            <w:ins w:id="2865" w:author="marpa" w:date="2026-10-25T14:28:09Z">
              <w:r>
                <w:rPr>
                  <w:rFonts w:hint="default" w:ascii="Courier New" w:hAnsi="Courier New" w:eastAsia="Courier New" w:cs="Courier New"/>
                  <w:color w:val="000000"/>
                  <w:sz w:val="16"/>
                  <w:szCs w:val="16"/>
                  <w:lang w:val="es-EC"/>
                </w:rPr>
                <w:t xml:space="preserve">        return valorEnBase / factores.get(unidadFinal);</w:t>
              </w:r>
            </w:ins>
          </w:p>
          <w:p w14:paraId="441CB97E">
            <w:pPr>
              <w:spacing w:before="0" w:after="0" w:line="240" w:lineRule="auto"/>
              <w:rPr>
                <w:ins w:id="2866" w:author="marpa" w:date="2026-10-25T14:28:09Z"/>
                <w:rFonts w:hint="default" w:ascii="Courier New" w:hAnsi="Courier New" w:eastAsia="Courier New" w:cs="Courier New"/>
                <w:color w:val="000000"/>
                <w:sz w:val="16"/>
                <w:szCs w:val="16"/>
                <w:lang w:val="es-EC"/>
              </w:rPr>
            </w:pPr>
            <w:ins w:id="2867" w:author="marpa" w:date="2026-10-25T14:28:09Z">
              <w:r>
                <w:rPr>
                  <w:rFonts w:hint="default" w:ascii="Courier New" w:hAnsi="Courier New" w:eastAsia="Courier New" w:cs="Courier New"/>
                  <w:color w:val="000000"/>
                  <w:sz w:val="16"/>
                  <w:szCs w:val="16"/>
                  <w:lang w:val="es-EC"/>
                </w:rPr>
                <w:t xml:space="preserve">    }</w:t>
              </w:r>
            </w:ins>
          </w:p>
          <w:p w14:paraId="0974A18C">
            <w:pPr>
              <w:spacing w:before="0" w:after="0" w:line="240" w:lineRule="auto"/>
              <w:rPr>
                <w:ins w:id="2868" w:author="marpa" w:date="2026-10-25T14:26:54Z"/>
                <w:rFonts w:hint="default" w:ascii="Courier New" w:hAnsi="Courier New" w:eastAsia="Courier New" w:cs="Courier New"/>
                <w:color w:val="000000"/>
                <w:sz w:val="16"/>
                <w:szCs w:val="16"/>
                <w:lang w:val="es-EC"/>
              </w:rPr>
            </w:pPr>
            <w:ins w:id="2869" w:author="marpa" w:date="2026-10-25T14:28:09Z">
              <w:r>
                <w:rPr>
                  <w:rFonts w:hint="default" w:ascii="Courier New" w:hAnsi="Courier New" w:eastAsia="Courier New" w:cs="Courier New"/>
                  <w:color w:val="000000"/>
                  <w:sz w:val="16"/>
                  <w:szCs w:val="16"/>
                  <w:lang w:val="es-EC"/>
                </w:rPr>
                <w:t>}</w:t>
              </w:r>
            </w:ins>
          </w:p>
        </w:tc>
      </w:tr>
    </w:tbl>
    <w:p w14:paraId="7A2076E6">
      <w:pPr>
        <w:pStyle w:val="6"/>
        <w:rPr>
          <w:ins w:id="2870" w:author="marpa" w:date="2026-10-25T14:26:55Z"/>
          <w:rFonts w:hint="default"/>
          <w:lang w:val="es-EC"/>
        </w:rPr>
      </w:pPr>
      <w:ins w:id="2871" w:author="marpa" w:date="2026-10-25T14:26:55Z">
        <w:bookmarkStart w:id="103" w:name="_Toc9945"/>
        <w:bookmarkStart w:id="104" w:name="_Toc24199"/>
        <w:r>
          <w:rPr/>
          <w:t xml:space="preserve">Tabla </w:t>
        </w:r>
      </w:ins>
      <w:ins w:id="2872" w:author="marpa" w:date="2026-10-25T14:27:06Z">
        <w:r>
          <w:rPr>
            <w:rFonts w:hint="default"/>
            <w:lang w:val="es-EC"/>
          </w:rPr>
          <w:t>11</w:t>
        </w:r>
      </w:ins>
      <w:ins w:id="2873" w:author="marpa" w:date="2026-10-25T14:26:55Z">
        <w:r>
          <w:rPr/>
          <w:t xml:space="preserve">. Clase </w:t>
        </w:r>
      </w:ins>
      <w:ins w:id="2874" w:author="marpa" w:date="2026-10-25T14:28:22Z">
        <w:r>
          <w:rPr>
            <w:rFonts w:hint="default"/>
            <w:b w:val="0"/>
            <w:bCs w:val="0"/>
            <w:lang w:val="es-EC"/>
          </w:rPr>
          <w:t>ConversorMasa</w:t>
        </w:r>
        <w:bookmarkEnd w:id="103"/>
        <w:bookmarkEnd w:id="104"/>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CA70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875" w:author="marpa" w:date="2026-10-25T14:26:55Z"/>
        </w:trPr>
        <w:tc>
          <w:tcPr>
            <w:tcW w:w="8494" w:type="dxa"/>
            <w:shd w:val="clear" w:color="auto" w:fill="D9D9D9"/>
          </w:tcPr>
          <w:p w14:paraId="55E8A260">
            <w:pPr>
              <w:spacing w:before="0" w:after="0" w:line="240" w:lineRule="auto"/>
              <w:rPr>
                <w:ins w:id="2876" w:author="marpa" w:date="2026-10-25T14:28:29Z"/>
                <w:rFonts w:hint="default" w:ascii="Courier New" w:hAnsi="Courier New" w:eastAsia="Courier New" w:cs="Courier New"/>
                <w:color w:val="000000"/>
                <w:sz w:val="16"/>
                <w:szCs w:val="16"/>
                <w:lang w:val="es-EC"/>
              </w:rPr>
            </w:pPr>
            <w:ins w:id="2877" w:author="marpa" w:date="2026-10-25T14:28:29Z">
              <w:r>
                <w:rPr>
                  <w:rFonts w:hint="default" w:ascii="Courier New" w:hAnsi="Courier New" w:eastAsia="Courier New" w:cs="Courier New"/>
                  <w:color w:val="000000"/>
                  <w:sz w:val="16"/>
                  <w:szCs w:val="16"/>
                  <w:lang w:val="es-EC"/>
                </w:rPr>
                <w:t>package ec.edu.monster.modelos.utilidades;</w:t>
              </w:r>
            </w:ins>
          </w:p>
          <w:p w14:paraId="09B2B5B1">
            <w:pPr>
              <w:spacing w:before="0" w:after="0" w:line="240" w:lineRule="auto"/>
              <w:rPr>
                <w:ins w:id="2878" w:author="marpa" w:date="2026-10-25T14:28:29Z"/>
                <w:rFonts w:hint="default" w:ascii="Courier New" w:hAnsi="Courier New" w:eastAsia="Courier New" w:cs="Courier New"/>
                <w:color w:val="000000"/>
                <w:sz w:val="16"/>
                <w:szCs w:val="16"/>
                <w:lang w:val="es-EC"/>
              </w:rPr>
            </w:pPr>
          </w:p>
          <w:p w14:paraId="11B651C3">
            <w:pPr>
              <w:spacing w:before="0" w:after="0" w:line="240" w:lineRule="auto"/>
              <w:rPr>
                <w:ins w:id="2879" w:author="marpa" w:date="2026-10-25T14:28:29Z"/>
                <w:rFonts w:hint="default" w:ascii="Courier New" w:hAnsi="Courier New" w:eastAsia="Courier New" w:cs="Courier New"/>
                <w:color w:val="000000"/>
                <w:sz w:val="16"/>
                <w:szCs w:val="16"/>
                <w:lang w:val="es-EC"/>
              </w:rPr>
            </w:pPr>
            <w:ins w:id="2880" w:author="marpa" w:date="2026-10-25T14:28:29Z">
              <w:r>
                <w:rPr>
                  <w:rFonts w:hint="default" w:ascii="Courier New" w:hAnsi="Courier New" w:eastAsia="Courier New" w:cs="Courier New"/>
                  <w:color w:val="000000"/>
                  <w:sz w:val="16"/>
                  <w:szCs w:val="16"/>
                  <w:lang w:val="es-EC"/>
                </w:rPr>
                <w:t>/**</w:t>
              </w:r>
            </w:ins>
          </w:p>
          <w:p w14:paraId="2AA8EF43">
            <w:pPr>
              <w:spacing w:before="0" w:after="0" w:line="240" w:lineRule="auto"/>
              <w:rPr>
                <w:ins w:id="2881" w:author="marpa" w:date="2026-10-25T14:28:29Z"/>
                <w:rFonts w:hint="default" w:ascii="Courier New" w:hAnsi="Courier New" w:eastAsia="Courier New" w:cs="Courier New"/>
                <w:color w:val="000000"/>
                <w:sz w:val="16"/>
                <w:szCs w:val="16"/>
                <w:lang w:val="es-EC"/>
              </w:rPr>
            </w:pPr>
            <w:ins w:id="2882" w:author="marpa" w:date="2026-10-25T14:28:29Z">
              <w:r>
                <w:rPr>
                  <w:rFonts w:hint="default" w:ascii="Courier New" w:hAnsi="Courier New" w:eastAsia="Courier New" w:cs="Courier New"/>
                  <w:color w:val="000000"/>
                  <w:sz w:val="16"/>
                  <w:szCs w:val="16"/>
                  <w:lang w:val="es-EC"/>
                </w:rPr>
                <w:t xml:space="preserve"> *</w:t>
              </w:r>
            </w:ins>
          </w:p>
          <w:p w14:paraId="320C2132">
            <w:pPr>
              <w:spacing w:before="0" w:after="0" w:line="240" w:lineRule="auto"/>
              <w:rPr>
                <w:ins w:id="2883" w:author="marpa" w:date="2026-10-25T14:28:29Z"/>
                <w:rFonts w:hint="default" w:ascii="Courier New" w:hAnsi="Courier New" w:eastAsia="Courier New" w:cs="Courier New"/>
                <w:color w:val="000000"/>
                <w:sz w:val="16"/>
                <w:szCs w:val="16"/>
                <w:lang w:val="es-EC"/>
              </w:rPr>
            </w:pPr>
            <w:ins w:id="2884" w:author="marpa" w:date="2026-10-25T14:28:29Z">
              <w:r>
                <w:rPr>
                  <w:rFonts w:hint="default" w:ascii="Courier New" w:hAnsi="Courier New" w:eastAsia="Courier New" w:cs="Courier New"/>
                  <w:color w:val="000000"/>
                  <w:sz w:val="16"/>
                  <w:szCs w:val="16"/>
                  <w:lang w:val="es-EC"/>
                </w:rPr>
                <w:t xml:space="preserve"> * @author USER</w:t>
              </w:r>
            </w:ins>
          </w:p>
          <w:p w14:paraId="1A179DEE">
            <w:pPr>
              <w:spacing w:before="0" w:after="0" w:line="240" w:lineRule="auto"/>
              <w:rPr>
                <w:ins w:id="2885" w:author="marpa" w:date="2026-10-25T14:28:29Z"/>
                <w:rFonts w:hint="default" w:ascii="Courier New" w:hAnsi="Courier New" w:eastAsia="Courier New" w:cs="Courier New"/>
                <w:color w:val="000000"/>
                <w:sz w:val="16"/>
                <w:szCs w:val="16"/>
                <w:lang w:val="es-EC"/>
              </w:rPr>
            </w:pPr>
            <w:ins w:id="2886" w:author="marpa" w:date="2026-10-25T14:28:29Z">
              <w:r>
                <w:rPr>
                  <w:rFonts w:hint="default" w:ascii="Courier New" w:hAnsi="Courier New" w:eastAsia="Courier New" w:cs="Courier New"/>
                  <w:color w:val="000000"/>
                  <w:sz w:val="16"/>
                  <w:szCs w:val="16"/>
                  <w:lang w:val="es-EC"/>
                </w:rPr>
                <w:t xml:space="preserve"> */</w:t>
              </w:r>
            </w:ins>
          </w:p>
          <w:p w14:paraId="6A61CFD0">
            <w:pPr>
              <w:spacing w:before="0" w:after="0" w:line="240" w:lineRule="auto"/>
              <w:rPr>
                <w:ins w:id="2887" w:author="marpa" w:date="2026-10-25T14:28:29Z"/>
                <w:rFonts w:hint="default" w:ascii="Courier New" w:hAnsi="Courier New" w:eastAsia="Courier New" w:cs="Courier New"/>
                <w:color w:val="000000"/>
                <w:sz w:val="16"/>
                <w:szCs w:val="16"/>
                <w:lang w:val="es-EC"/>
              </w:rPr>
            </w:pPr>
            <w:ins w:id="2888" w:author="marpa" w:date="2026-10-25T14:28:29Z">
              <w:r>
                <w:rPr>
                  <w:rFonts w:hint="default" w:ascii="Courier New" w:hAnsi="Courier New" w:eastAsia="Courier New" w:cs="Courier New"/>
                  <w:color w:val="000000"/>
                  <w:sz w:val="16"/>
                  <w:szCs w:val="16"/>
                  <w:lang w:val="es-EC"/>
                </w:rPr>
                <w:t>import ec.edu.monster.modelos.utilidades.enums.UnidadMasa;</w:t>
              </w:r>
            </w:ins>
          </w:p>
          <w:p w14:paraId="257C45EE">
            <w:pPr>
              <w:spacing w:before="0" w:after="0" w:line="240" w:lineRule="auto"/>
              <w:rPr>
                <w:ins w:id="2889" w:author="marpa" w:date="2026-10-25T14:28:29Z"/>
                <w:rFonts w:hint="default" w:ascii="Courier New" w:hAnsi="Courier New" w:eastAsia="Courier New" w:cs="Courier New"/>
                <w:color w:val="000000"/>
                <w:sz w:val="16"/>
                <w:szCs w:val="16"/>
                <w:lang w:val="es-EC"/>
              </w:rPr>
            </w:pPr>
            <w:ins w:id="2890" w:author="marpa" w:date="2026-10-25T14:28:29Z">
              <w:r>
                <w:rPr>
                  <w:rFonts w:hint="default" w:ascii="Courier New" w:hAnsi="Courier New" w:eastAsia="Courier New" w:cs="Courier New"/>
                  <w:color w:val="000000"/>
                  <w:sz w:val="16"/>
                  <w:szCs w:val="16"/>
                  <w:lang w:val="es-EC"/>
                </w:rPr>
                <w:t>import java.util.Map;</w:t>
              </w:r>
            </w:ins>
          </w:p>
          <w:p w14:paraId="08DA46F0">
            <w:pPr>
              <w:spacing w:before="0" w:after="0" w:line="240" w:lineRule="auto"/>
              <w:rPr>
                <w:ins w:id="2891" w:author="marpa" w:date="2026-10-25T14:28:29Z"/>
                <w:rFonts w:hint="default" w:ascii="Courier New" w:hAnsi="Courier New" w:eastAsia="Courier New" w:cs="Courier New"/>
                <w:color w:val="000000"/>
                <w:sz w:val="16"/>
                <w:szCs w:val="16"/>
                <w:lang w:val="es-EC"/>
              </w:rPr>
            </w:pPr>
          </w:p>
          <w:p w14:paraId="36CAE515">
            <w:pPr>
              <w:spacing w:before="0" w:after="0" w:line="240" w:lineRule="auto"/>
              <w:rPr>
                <w:ins w:id="2892" w:author="marpa" w:date="2026-10-25T14:28:29Z"/>
                <w:rFonts w:hint="default" w:ascii="Courier New" w:hAnsi="Courier New" w:eastAsia="Courier New" w:cs="Courier New"/>
                <w:color w:val="000000"/>
                <w:sz w:val="16"/>
                <w:szCs w:val="16"/>
                <w:lang w:val="es-EC"/>
              </w:rPr>
            </w:pPr>
            <w:ins w:id="2893" w:author="marpa" w:date="2026-10-25T14:28:29Z">
              <w:r>
                <w:rPr>
                  <w:rFonts w:hint="default" w:ascii="Courier New" w:hAnsi="Courier New" w:eastAsia="Courier New" w:cs="Courier New"/>
                  <w:color w:val="000000"/>
                  <w:sz w:val="16"/>
                  <w:szCs w:val="16"/>
                  <w:lang w:val="es-EC"/>
                </w:rPr>
                <w:t>public class ConversorMasa implements IConversor&lt;UnidadMasa&gt; {</w:t>
              </w:r>
            </w:ins>
          </w:p>
          <w:p w14:paraId="2EE7B866">
            <w:pPr>
              <w:spacing w:before="0" w:after="0" w:line="240" w:lineRule="auto"/>
              <w:rPr>
                <w:ins w:id="2894" w:author="marpa" w:date="2026-10-25T14:28:29Z"/>
                <w:rFonts w:hint="default" w:ascii="Courier New" w:hAnsi="Courier New" w:eastAsia="Courier New" w:cs="Courier New"/>
                <w:color w:val="000000"/>
                <w:sz w:val="16"/>
                <w:szCs w:val="16"/>
                <w:lang w:val="es-EC"/>
              </w:rPr>
            </w:pPr>
          </w:p>
          <w:p w14:paraId="4327EBCE">
            <w:pPr>
              <w:spacing w:before="0" w:after="0" w:line="240" w:lineRule="auto"/>
              <w:rPr>
                <w:ins w:id="2895" w:author="marpa" w:date="2026-10-25T14:28:29Z"/>
                <w:rFonts w:hint="default" w:ascii="Courier New" w:hAnsi="Courier New" w:eastAsia="Courier New" w:cs="Courier New"/>
                <w:color w:val="000000"/>
                <w:sz w:val="16"/>
                <w:szCs w:val="16"/>
                <w:lang w:val="es-EC"/>
              </w:rPr>
            </w:pPr>
            <w:ins w:id="2896" w:author="marpa" w:date="2026-10-25T14:28:29Z">
              <w:r>
                <w:rPr>
                  <w:rFonts w:hint="default" w:ascii="Courier New" w:hAnsi="Courier New" w:eastAsia="Courier New" w:cs="Courier New"/>
                  <w:color w:val="000000"/>
                  <w:sz w:val="16"/>
                  <w:szCs w:val="16"/>
                  <w:lang w:val="es-EC"/>
                </w:rPr>
                <w:t xml:space="preserve">    private final Map&lt;UnidadMasa, Double&gt; factores = Map.of(</w:t>
              </w:r>
            </w:ins>
          </w:p>
          <w:p w14:paraId="079F890D">
            <w:pPr>
              <w:spacing w:before="0" w:after="0" w:line="240" w:lineRule="auto"/>
              <w:rPr>
                <w:ins w:id="2897" w:author="marpa" w:date="2026-10-25T14:28:29Z"/>
                <w:rFonts w:hint="default" w:ascii="Courier New" w:hAnsi="Courier New" w:eastAsia="Courier New" w:cs="Courier New"/>
                <w:color w:val="000000"/>
                <w:sz w:val="16"/>
                <w:szCs w:val="16"/>
                <w:lang w:val="es-EC"/>
              </w:rPr>
            </w:pPr>
            <w:ins w:id="2898" w:author="marpa" w:date="2026-10-25T14:28:29Z">
              <w:r>
                <w:rPr>
                  <w:rFonts w:hint="default" w:ascii="Courier New" w:hAnsi="Courier New" w:eastAsia="Courier New" w:cs="Courier New"/>
                  <w:color w:val="000000"/>
                  <w:sz w:val="16"/>
                  <w:szCs w:val="16"/>
                  <w:lang w:val="es-EC"/>
                </w:rPr>
                <w:t xml:space="preserve">        UnidadMasa.MILIGRAMO, 0.001,</w:t>
              </w:r>
            </w:ins>
          </w:p>
          <w:p w14:paraId="25AF0B26">
            <w:pPr>
              <w:spacing w:before="0" w:after="0" w:line="240" w:lineRule="auto"/>
              <w:rPr>
                <w:ins w:id="2899" w:author="marpa" w:date="2026-10-25T14:28:29Z"/>
                <w:rFonts w:hint="default" w:ascii="Courier New" w:hAnsi="Courier New" w:eastAsia="Courier New" w:cs="Courier New"/>
                <w:color w:val="000000"/>
                <w:sz w:val="16"/>
                <w:szCs w:val="16"/>
                <w:lang w:val="es-EC"/>
              </w:rPr>
            </w:pPr>
            <w:ins w:id="2900" w:author="marpa" w:date="2026-10-25T14:28:29Z">
              <w:r>
                <w:rPr>
                  <w:rFonts w:hint="default" w:ascii="Courier New" w:hAnsi="Courier New" w:eastAsia="Courier New" w:cs="Courier New"/>
                  <w:color w:val="000000"/>
                  <w:sz w:val="16"/>
                  <w:szCs w:val="16"/>
                  <w:lang w:val="es-EC"/>
                </w:rPr>
                <w:t xml:space="preserve">        UnidadMasa.GRAMO, 1.0,</w:t>
              </w:r>
            </w:ins>
          </w:p>
          <w:p w14:paraId="4D2FB978">
            <w:pPr>
              <w:spacing w:before="0" w:after="0" w:line="240" w:lineRule="auto"/>
              <w:rPr>
                <w:ins w:id="2901" w:author="marpa" w:date="2026-10-25T14:28:29Z"/>
                <w:rFonts w:hint="default" w:ascii="Courier New" w:hAnsi="Courier New" w:eastAsia="Courier New" w:cs="Courier New"/>
                <w:color w:val="000000"/>
                <w:sz w:val="16"/>
                <w:szCs w:val="16"/>
                <w:lang w:val="es-EC"/>
              </w:rPr>
            </w:pPr>
            <w:ins w:id="2902" w:author="marpa" w:date="2026-10-25T14:28:29Z">
              <w:r>
                <w:rPr>
                  <w:rFonts w:hint="default" w:ascii="Courier New" w:hAnsi="Courier New" w:eastAsia="Courier New" w:cs="Courier New"/>
                  <w:color w:val="000000"/>
                  <w:sz w:val="16"/>
                  <w:szCs w:val="16"/>
                  <w:lang w:val="es-EC"/>
                </w:rPr>
                <w:t xml:space="preserve">        UnidadMasa.KILOGRAMO, 1000.0,</w:t>
              </w:r>
            </w:ins>
          </w:p>
          <w:p w14:paraId="4AB68618">
            <w:pPr>
              <w:spacing w:before="0" w:after="0" w:line="240" w:lineRule="auto"/>
              <w:rPr>
                <w:ins w:id="2903" w:author="marpa" w:date="2026-10-25T14:28:29Z"/>
                <w:rFonts w:hint="default" w:ascii="Courier New" w:hAnsi="Courier New" w:eastAsia="Courier New" w:cs="Courier New"/>
                <w:color w:val="000000"/>
                <w:sz w:val="16"/>
                <w:szCs w:val="16"/>
                <w:lang w:val="es-EC"/>
              </w:rPr>
            </w:pPr>
            <w:ins w:id="2904" w:author="marpa" w:date="2026-10-25T14:28:29Z">
              <w:r>
                <w:rPr>
                  <w:rFonts w:hint="default" w:ascii="Courier New" w:hAnsi="Courier New" w:eastAsia="Courier New" w:cs="Courier New"/>
                  <w:color w:val="000000"/>
                  <w:sz w:val="16"/>
                  <w:szCs w:val="16"/>
                  <w:lang w:val="es-EC"/>
                </w:rPr>
                <w:t xml:space="preserve">        UnidadMasa.TONELADA, 1_000_000.0,</w:t>
              </w:r>
            </w:ins>
          </w:p>
          <w:p w14:paraId="5BEECBDE">
            <w:pPr>
              <w:spacing w:before="0" w:after="0" w:line="240" w:lineRule="auto"/>
              <w:rPr>
                <w:ins w:id="2905" w:author="marpa" w:date="2026-10-25T14:28:29Z"/>
                <w:rFonts w:hint="default" w:ascii="Courier New" w:hAnsi="Courier New" w:eastAsia="Courier New" w:cs="Courier New"/>
                <w:color w:val="000000"/>
                <w:sz w:val="16"/>
                <w:szCs w:val="16"/>
                <w:lang w:val="es-EC"/>
              </w:rPr>
            </w:pPr>
            <w:ins w:id="2906" w:author="marpa" w:date="2026-10-25T14:28:29Z">
              <w:r>
                <w:rPr>
                  <w:rFonts w:hint="default" w:ascii="Courier New" w:hAnsi="Courier New" w:eastAsia="Courier New" w:cs="Courier New"/>
                  <w:color w:val="000000"/>
                  <w:sz w:val="16"/>
                  <w:szCs w:val="16"/>
                  <w:lang w:val="es-EC"/>
                </w:rPr>
                <w:t xml:space="preserve">        UnidadMasa.ONZA, 28.3495</w:t>
              </w:r>
            </w:ins>
          </w:p>
          <w:p w14:paraId="30A232F5">
            <w:pPr>
              <w:spacing w:before="0" w:after="0" w:line="240" w:lineRule="auto"/>
              <w:rPr>
                <w:ins w:id="2907" w:author="marpa" w:date="2026-10-25T14:28:29Z"/>
                <w:rFonts w:hint="default" w:ascii="Courier New" w:hAnsi="Courier New" w:eastAsia="Courier New" w:cs="Courier New"/>
                <w:color w:val="000000"/>
                <w:sz w:val="16"/>
                <w:szCs w:val="16"/>
                <w:lang w:val="es-EC"/>
              </w:rPr>
            </w:pPr>
            <w:ins w:id="2908" w:author="marpa" w:date="2026-10-25T14:28:29Z">
              <w:r>
                <w:rPr>
                  <w:rFonts w:hint="default" w:ascii="Courier New" w:hAnsi="Courier New" w:eastAsia="Courier New" w:cs="Courier New"/>
                  <w:color w:val="000000"/>
                  <w:sz w:val="16"/>
                  <w:szCs w:val="16"/>
                  <w:lang w:val="es-EC"/>
                </w:rPr>
                <w:t xml:space="preserve">    );</w:t>
              </w:r>
            </w:ins>
          </w:p>
          <w:p w14:paraId="354F2387">
            <w:pPr>
              <w:spacing w:before="0" w:after="0" w:line="240" w:lineRule="auto"/>
              <w:rPr>
                <w:ins w:id="2909" w:author="marpa" w:date="2026-10-25T14:28:29Z"/>
                <w:rFonts w:hint="default" w:ascii="Courier New" w:hAnsi="Courier New" w:eastAsia="Courier New" w:cs="Courier New"/>
                <w:color w:val="000000"/>
                <w:sz w:val="16"/>
                <w:szCs w:val="16"/>
                <w:lang w:val="es-EC"/>
              </w:rPr>
            </w:pPr>
          </w:p>
          <w:p w14:paraId="1E55AEB6">
            <w:pPr>
              <w:spacing w:before="0" w:after="0" w:line="240" w:lineRule="auto"/>
              <w:rPr>
                <w:ins w:id="2910" w:author="marpa" w:date="2026-10-25T14:28:29Z"/>
                <w:rFonts w:hint="default" w:ascii="Courier New" w:hAnsi="Courier New" w:eastAsia="Courier New" w:cs="Courier New"/>
                <w:color w:val="000000"/>
                <w:sz w:val="16"/>
                <w:szCs w:val="16"/>
                <w:lang w:val="es-EC"/>
              </w:rPr>
            </w:pPr>
            <w:ins w:id="2911" w:author="marpa" w:date="2026-10-25T14:28:29Z">
              <w:r>
                <w:rPr>
                  <w:rFonts w:hint="default" w:ascii="Courier New" w:hAnsi="Courier New" w:eastAsia="Courier New" w:cs="Courier New"/>
                  <w:color w:val="000000"/>
                  <w:sz w:val="16"/>
                  <w:szCs w:val="16"/>
                  <w:lang w:val="es-EC"/>
                </w:rPr>
                <w:t xml:space="preserve">    public ConversorMasa() {}</w:t>
              </w:r>
            </w:ins>
          </w:p>
          <w:p w14:paraId="706169CE">
            <w:pPr>
              <w:spacing w:before="0" w:after="0" w:line="240" w:lineRule="auto"/>
              <w:rPr>
                <w:ins w:id="2912" w:author="marpa" w:date="2026-10-25T14:28:29Z"/>
                <w:rFonts w:hint="default" w:ascii="Courier New" w:hAnsi="Courier New" w:eastAsia="Courier New" w:cs="Courier New"/>
                <w:color w:val="000000"/>
                <w:sz w:val="16"/>
                <w:szCs w:val="16"/>
                <w:lang w:val="es-EC"/>
              </w:rPr>
            </w:pPr>
          </w:p>
          <w:p w14:paraId="7E0B3B75">
            <w:pPr>
              <w:spacing w:before="0" w:after="0" w:line="240" w:lineRule="auto"/>
              <w:rPr>
                <w:ins w:id="2913" w:author="marpa" w:date="2026-10-25T14:28:29Z"/>
                <w:rFonts w:hint="default" w:ascii="Courier New" w:hAnsi="Courier New" w:eastAsia="Courier New" w:cs="Courier New"/>
                <w:color w:val="000000"/>
                <w:sz w:val="16"/>
                <w:szCs w:val="16"/>
                <w:lang w:val="es-EC"/>
              </w:rPr>
            </w:pPr>
            <w:ins w:id="2914" w:author="marpa" w:date="2026-10-25T14:28:29Z">
              <w:r>
                <w:rPr>
                  <w:rFonts w:hint="default" w:ascii="Courier New" w:hAnsi="Courier New" w:eastAsia="Courier New" w:cs="Courier New"/>
                  <w:color w:val="000000"/>
                  <w:sz w:val="16"/>
                  <w:szCs w:val="16"/>
                  <w:lang w:val="es-EC"/>
                </w:rPr>
                <w:t xml:space="preserve">    @Override</w:t>
              </w:r>
            </w:ins>
          </w:p>
          <w:p w14:paraId="3C68BA08">
            <w:pPr>
              <w:spacing w:before="0" w:after="0" w:line="240" w:lineRule="auto"/>
              <w:rPr>
                <w:ins w:id="2915" w:author="marpa" w:date="2026-10-25T14:28:29Z"/>
                <w:rFonts w:hint="default" w:ascii="Courier New" w:hAnsi="Courier New" w:eastAsia="Courier New" w:cs="Courier New"/>
                <w:color w:val="000000"/>
                <w:sz w:val="16"/>
                <w:szCs w:val="16"/>
                <w:lang w:val="es-EC"/>
              </w:rPr>
            </w:pPr>
            <w:ins w:id="2916" w:author="marpa" w:date="2026-10-25T14:28:29Z">
              <w:r>
                <w:rPr>
                  <w:rFonts w:hint="default" w:ascii="Courier New" w:hAnsi="Courier New" w:eastAsia="Courier New" w:cs="Courier New"/>
                  <w:color w:val="000000"/>
                  <w:sz w:val="16"/>
                  <w:szCs w:val="16"/>
                  <w:lang w:val="es-EC"/>
                </w:rPr>
                <w:t xml:space="preserve">    public double convertir(double valor, UnidadMasa unidadOrigen, UnidadMasa unidadFinal) {</w:t>
              </w:r>
            </w:ins>
          </w:p>
          <w:p w14:paraId="76BB92BD">
            <w:pPr>
              <w:spacing w:before="0" w:after="0" w:line="240" w:lineRule="auto"/>
              <w:rPr>
                <w:ins w:id="2917" w:author="marpa" w:date="2026-10-25T14:28:29Z"/>
                <w:rFonts w:hint="default" w:ascii="Courier New" w:hAnsi="Courier New" w:eastAsia="Courier New" w:cs="Courier New"/>
                <w:color w:val="000000"/>
                <w:sz w:val="16"/>
                <w:szCs w:val="16"/>
                <w:lang w:val="es-EC"/>
              </w:rPr>
            </w:pPr>
          </w:p>
          <w:p w14:paraId="64CDE812">
            <w:pPr>
              <w:spacing w:before="0" w:after="0" w:line="240" w:lineRule="auto"/>
              <w:rPr>
                <w:ins w:id="2918" w:author="marpa" w:date="2026-10-25T14:28:29Z"/>
                <w:rFonts w:hint="default" w:ascii="Courier New" w:hAnsi="Courier New" w:eastAsia="Courier New" w:cs="Courier New"/>
                <w:color w:val="000000"/>
                <w:sz w:val="16"/>
                <w:szCs w:val="16"/>
                <w:lang w:val="es-EC"/>
              </w:rPr>
            </w:pPr>
            <w:ins w:id="2919" w:author="marpa" w:date="2026-10-25T14:28:29Z">
              <w:r>
                <w:rPr>
                  <w:rFonts w:hint="default" w:ascii="Courier New" w:hAnsi="Courier New" w:eastAsia="Courier New" w:cs="Courier New"/>
                  <w:color w:val="000000"/>
                  <w:sz w:val="16"/>
                  <w:szCs w:val="16"/>
                  <w:lang w:val="es-EC"/>
                </w:rPr>
                <w:t xml:space="preserve">        if (unidadOrigen == null || unidadFinal == null) {</w:t>
              </w:r>
            </w:ins>
          </w:p>
          <w:p w14:paraId="447CECF7">
            <w:pPr>
              <w:spacing w:before="0" w:after="0" w:line="240" w:lineRule="auto"/>
              <w:rPr>
                <w:ins w:id="2920" w:author="marpa" w:date="2026-10-25T14:28:29Z"/>
                <w:rFonts w:hint="default" w:ascii="Courier New" w:hAnsi="Courier New" w:eastAsia="Courier New" w:cs="Courier New"/>
                <w:color w:val="000000"/>
                <w:sz w:val="16"/>
                <w:szCs w:val="16"/>
                <w:lang w:val="es-EC"/>
              </w:rPr>
            </w:pPr>
            <w:ins w:id="2921" w:author="marpa" w:date="2026-10-25T14:28:29Z">
              <w:r>
                <w:rPr>
                  <w:rFonts w:hint="default" w:ascii="Courier New" w:hAnsi="Courier New" w:eastAsia="Courier New" w:cs="Courier New"/>
                  <w:color w:val="000000"/>
                  <w:sz w:val="16"/>
                  <w:szCs w:val="16"/>
                  <w:lang w:val="es-EC"/>
                </w:rPr>
                <w:t xml:space="preserve">            throw new IllegalArgumentException("Las unidades no pueden ser null");</w:t>
              </w:r>
            </w:ins>
          </w:p>
          <w:p w14:paraId="2DCC9D5A">
            <w:pPr>
              <w:spacing w:before="0" w:after="0" w:line="240" w:lineRule="auto"/>
              <w:rPr>
                <w:ins w:id="2922" w:author="marpa" w:date="2026-10-25T14:28:29Z"/>
                <w:rFonts w:hint="default" w:ascii="Courier New" w:hAnsi="Courier New" w:eastAsia="Courier New" w:cs="Courier New"/>
                <w:color w:val="000000"/>
                <w:sz w:val="16"/>
                <w:szCs w:val="16"/>
                <w:lang w:val="es-EC"/>
              </w:rPr>
            </w:pPr>
            <w:ins w:id="2923" w:author="marpa" w:date="2026-10-25T14:28:29Z">
              <w:r>
                <w:rPr>
                  <w:rFonts w:hint="default" w:ascii="Courier New" w:hAnsi="Courier New" w:eastAsia="Courier New" w:cs="Courier New"/>
                  <w:color w:val="000000"/>
                  <w:sz w:val="16"/>
                  <w:szCs w:val="16"/>
                  <w:lang w:val="es-EC"/>
                </w:rPr>
                <w:t xml:space="preserve">        }</w:t>
              </w:r>
            </w:ins>
          </w:p>
          <w:p w14:paraId="42C81B67">
            <w:pPr>
              <w:spacing w:before="0" w:after="0" w:line="240" w:lineRule="auto"/>
              <w:rPr>
                <w:ins w:id="2924" w:author="marpa" w:date="2026-10-25T14:28:29Z"/>
                <w:rFonts w:hint="default" w:ascii="Courier New" w:hAnsi="Courier New" w:eastAsia="Courier New" w:cs="Courier New"/>
                <w:color w:val="000000"/>
                <w:sz w:val="16"/>
                <w:szCs w:val="16"/>
                <w:lang w:val="es-EC"/>
              </w:rPr>
            </w:pPr>
            <w:ins w:id="2925" w:author="marpa" w:date="2026-10-25T14:28:29Z">
              <w:r>
                <w:rPr>
                  <w:rFonts w:hint="default" w:ascii="Courier New" w:hAnsi="Courier New" w:eastAsia="Courier New" w:cs="Courier New"/>
                  <w:color w:val="000000"/>
                  <w:sz w:val="16"/>
                  <w:szCs w:val="16"/>
                  <w:lang w:val="es-EC"/>
                </w:rPr>
                <w:t xml:space="preserve">        if (!factores.containsKey(unidadOrigen) || !factores.containsKey(unidadFinal)) {</w:t>
              </w:r>
            </w:ins>
          </w:p>
          <w:p w14:paraId="2240676A">
            <w:pPr>
              <w:spacing w:before="0" w:after="0" w:line="240" w:lineRule="auto"/>
              <w:rPr>
                <w:ins w:id="2926" w:author="marpa" w:date="2026-10-25T14:28:29Z"/>
                <w:rFonts w:hint="default" w:ascii="Courier New" w:hAnsi="Courier New" w:eastAsia="Courier New" w:cs="Courier New"/>
                <w:color w:val="000000"/>
                <w:sz w:val="16"/>
                <w:szCs w:val="16"/>
                <w:lang w:val="es-EC"/>
              </w:rPr>
            </w:pPr>
            <w:ins w:id="2927" w:author="marpa" w:date="2026-10-25T14:28:29Z">
              <w:r>
                <w:rPr>
                  <w:rFonts w:hint="default" w:ascii="Courier New" w:hAnsi="Courier New" w:eastAsia="Courier New" w:cs="Courier New"/>
                  <w:color w:val="000000"/>
                  <w:sz w:val="16"/>
                  <w:szCs w:val="16"/>
                  <w:lang w:val="es-EC"/>
                </w:rPr>
                <w:t xml:space="preserve">            throw new IllegalArgumentException("Unidad no soportada");</w:t>
              </w:r>
            </w:ins>
          </w:p>
          <w:p w14:paraId="37E37F0E">
            <w:pPr>
              <w:spacing w:before="0" w:after="0" w:line="240" w:lineRule="auto"/>
              <w:rPr>
                <w:ins w:id="2928" w:author="marpa" w:date="2026-10-25T14:28:29Z"/>
                <w:rFonts w:hint="default" w:ascii="Courier New" w:hAnsi="Courier New" w:eastAsia="Courier New" w:cs="Courier New"/>
                <w:color w:val="000000"/>
                <w:sz w:val="16"/>
                <w:szCs w:val="16"/>
                <w:lang w:val="es-EC"/>
              </w:rPr>
            </w:pPr>
            <w:ins w:id="2929" w:author="marpa" w:date="2026-10-25T14:28:29Z">
              <w:r>
                <w:rPr>
                  <w:rFonts w:hint="default" w:ascii="Courier New" w:hAnsi="Courier New" w:eastAsia="Courier New" w:cs="Courier New"/>
                  <w:color w:val="000000"/>
                  <w:sz w:val="16"/>
                  <w:szCs w:val="16"/>
                  <w:lang w:val="es-EC"/>
                </w:rPr>
                <w:t xml:space="preserve">        }</w:t>
              </w:r>
            </w:ins>
          </w:p>
          <w:p w14:paraId="14DD3173">
            <w:pPr>
              <w:spacing w:before="0" w:after="0" w:line="240" w:lineRule="auto"/>
              <w:rPr>
                <w:ins w:id="2930" w:author="marpa" w:date="2026-10-25T14:28:29Z"/>
                <w:rFonts w:hint="default" w:ascii="Courier New" w:hAnsi="Courier New" w:eastAsia="Courier New" w:cs="Courier New"/>
                <w:color w:val="000000"/>
                <w:sz w:val="16"/>
                <w:szCs w:val="16"/>
                <w:lang w:val="es-EC"/>
              </w:rPr>
            </w:pPr>
            <w:ins w:id="2931" w:author="marpa" w:date="2026-10-25T14:28:29Z">
              <w:r>
                <w:rPr>
                  <w:rFonts w:hint="default" w:ascii="Courier New" w:hAnsi="Courier New" w:eastAsia="Courier New" w:cs="Courier New"/>
                  <w:color w:val="000000"/>
                  <w:sz w:val="16"/>
                  <w:szCs w:val="16"/>
                  <w:lang w:val="es-EC"/>
                </w:rPr>
                <w:t xml:space="preserve">        if (!Double.isFinite(valor) || valor &lt; 0) {</w:t>
              </w:r>
            </w:ins>
          </w:p>
          <w:p w14:paraId="3E5FE941">
            <w:pPr>
              <w:spacing w:before="0" w:after="0" w:line="240" w:lineRule="auto"/>
              <w:rPr>
                <w:ins w:id="2932" w:author="marpa" w:date="2026-10-25T14:28:29Z"/>
                <w:rFonts w:hint="default" w:ascii="Courier New" w:hAnsi="Courier New" w:eastAsia="Courier New" w:cs="Courier New"/>
                <w:color w:val="000000"/>
                <w:sz w:val="16"/>
                <w:szCs w:val="16"/>
                <w:lang w:val="es-EC"/>
              </w:rPr>
            </w:pPr>
            <w:ins w:id="2933" w:author="marpa" w:date="2026-10-25T14:28:29Z">
              <w:r>
                <w:rPr>
                  <w:rFonts w:hint="default" w:ascii="Courier New" w:hAnsi="Courier New" w:eastAsia="Courier New" w:cs="Courier New"/>
                  <w:color w:val="000000"/>
                  <w:sz w:val="16"/>
                  <w:szCs w:val="16"/>
                  <w:lang w:val="es-EC"/>
                </w:rPr>
                <w:t xml:space="preserve">            throw new IllegalArgumentException(</w:t>
              </w:r>
            </w:ins>
          </w:p>
          <w:p w14:paraId="5F5FA12B">
            <w:pPr>
              <w:spacing w:before="0" w:after="0" w:line="240" w:lineRule="auto"/>
              <w:rPr>
                <w:ins w:id="2934" w:author="marpa" w:date="2026-10-25T14:28:29Z"/>
                <w:rFonts w:hint="default" w:ascii="Courier New" w:hAnsi="Courier New" w:eastAsia="Courier New" w:cs="Courier New"/>
                <w:color w:val="000000"/>
                <w:sz w:val="16"/>
                <w:szCs w:val="16"/>
                <w:lang w:val="es-EC"/>
              </w:rPr>
            </w:pPr>
            <w:ins w:id="2935" w:author="marpa" w:date="2026-10-25T14:28:29Z">
              <w:r>
                <w:rPr>
                  <w:rFonts w:hint="default" w:ascii="Courier New" w:hAnsi="Courier New" w:eastAsia="Courier New" w:cs="Courier New"/>
                  <w:color w:val="000000"/>
                  <w:sz w:val="16"/>
                  <w:szCs w:val="16"/>
                  <w:lang w:val="es-EC"/>
                </w:rPr>
                <w:t xml:space="preserve">                    "El valor de masa debe ser un número finito mayor o igual a cero");</w:t>
              </w:r>
            </w:ins>
          </w:p>
          <w:p w14:paraId="5FFDA476">
            <w:pPr>
              <w:spacing w:before="0" w:after="0" w:line="240" w:lineRule="auto"/>
              <w:rPr>
                <w:ins w:id="2936" w:author="marpa" w:date="2026-10-25T14:28:29Z"/>
                <w:rFonts w:hint="default" w:ascii="Courier New" w:hAnsi="Courier New" w:eastAsia="Courier New" w:cs="Courier New"/>
                <w:color w:val="000000"/>
                <w:sz w:val="16"/>
                <w:szCs w:val="16"/>
                <w:lang w:val="es-EC"/>
              </w:rPr>
            </w:pPr>
            <w:ins w:id="2937" w:author="marpa" w:date="2026-10-25T14:28:29Z">
              <w:r>
                <w:rPr>
                  <w:rFonts w:hint="default" w:ascii="Courier New" w:hAnsi="Courier New" w:eastAsia="Courier New" w:cs="Courier New"/>
                  <w:color w:val="000000"/>
                  <w:sz w:val="16"/>
                  <w:szCs w:val="16"/>
                  <w:lang w:val="es-EC"/>
                </w:rPr>
                <w:t xml:space="preserve">        }</w:t>
              </w:r>
            </w:ins>
          </w:p>
          <w:p w14:paraId="34D154F1">
            <w:pPr>
              <w:spacing w:before="0" w:after="0" w:line="240" w:lineRule="auto"/>
              <w:rPr>
                <w:ins w:id="2938" w:author="marpa" w:date="2026-10-25T14:28:29Z"/>
                <w:rFonts w:hint="default" w:ascii="Courier New" w:hAnsi="Courier New" w:eastAsia="Courier New" w:cs="Courier New"/>
                <w:color w:val="000000"/>
                <w:sz w:val="16"/>
                <w:szCs w:val="16"/>
                <w:lang w:val="es-EC"/>
              </w:rPr>
            </w:pPr>
          </w:p>
          <w:p w14:paraId="65084C60">
            <w:pPr>
              <w:spacing w:before="0" w:after="0" w:line="240" w:lineRule="auto"/>
              <w:rPr>
                <w:ins w:id="2939" w:author="marpa" w:date="2026-10-25T14:28:29Z"/>
                <w:rFonts w:hint="default" w:ascii="Courier New" w:hAnsi="Courier New" w:eastAsia="Courier New" w:cs="Courier New"/>
                <w:color w:val="000000"/>
                <w:sz w:val="16"/>
                <w:szCs w:val="16"/>
                <w:lang w:val="es-EC"/>
              </w:rPr>
            </w:pPr>
            <w:ins w:id="2940" w:author="marpa" w:date="2026-10-25T14:28:29Z">
              <w:r>
                <w:rPr>
                  <w:rFonts w:hint="default" w:ascii="Courier New" w:hAnsi="Courier New" w:eastAsia="Courier New" w:cs="Courier New"/>
                  <w:color w:val="000000"/>
                  <w:sz w:val="16"/>
                  <w:szCs w:val="16"/>
                  <w:lang w:val="es-EC"/>
                </w:rPr>
                <w:t xml:space="preserve">        double valorEnBase = valor * factores.get(unidadOrigen);</w:t>
              </w:r>
            </w:ins>
          </w:p>
          <w:p w14:paraId="012982CB">
            <w:pPr>
              <w:spacing w:before="0" w:after="0" w:line="240" w:lineRule="auto"/>
              <w:rPr>
                <w:ins w:id="2941" w:author="marpa" w:date="2026-10-25T14:28:29Z"/>
                <w:rFonts w:hint="default" w:ascii="Courier New" w:hAnsi="Courier New" w:eastAsia="Courier New" w:cs="Courier New"/>
                <w:color w:val="000000"/>
                <w:sz w:val="16"/>
                <w:szCs w:val="16"/>
                <w:lang w:val="es-EC"/>
              </w:rPr>
            </w:pPr>
          </w:p>
          <w:p w14:paraId="475D21EE">
            <w:pPr>
              <w:spacing w:before="0" w:after="0" w:line="240" w:lineRule="auto"/>
              <w:rPr>
                <w:ins w:id="2942" w:author="marpa" w:date="2026-10-25T14:28:29Z"/>
                <w:rFonts w:hint="default" w:ascii="Courier New" w:hAnsi="Courier New" w:eastAsia="Courier New" w:cs="Courier New"/>
                <w:color w:val="000000"/>
                <w:sz w:val="16"/>
                <w:szCs w:val="16"/>
                <w:lang w:val="es-EC"/>
              </w:rPr>
            </w:pPr>
            <w:ins w:id="2943" w:author="marpa" w:date="2026-10-25T14:28:29Z">
              <w:r>
                <w:rPr>
                  <w:rFonts w:hint="default" w:ascii="Courier New" w:hAnsi="Courier New" w:eastAsia="Courier New" w:cs="Courier New"/>
                  <w:color w:val="000000"/>
                  <w:sz w:val="16"/>
                  <w:szCs w:val="16"/>
                  <w:lang w:val="es-EC"/>
                </w:rPr>
                <w:t xml:space="preserve">        return valorEnBase / factores.get(unidadFinal);</w:t>
              </w:r>
            </w:ins>
          </w:p>
          <w:p w14:paraId="6A859AEC">
            <w:pPr>
              <w:spacing w:before="0" w:after="0" w:line="240" w:lineRule="auto"/>
              <w:rPr>
                <w:ins w:id="2944" w:author="marpa" w:date="2026-10-25T14:28:29Z"/>
                <w:rFonts w:hint="default" w:ascii="Courier New" w:hAnsi="Courier New" w:eastAsia="Courier New" w:cs="Courier New"/>
                <w:color w:val="000000"/>
                <w:sz w:val="16"/>
                <w:szCs w:val="16"/>
                <w:lang w:val="es-EC"/>
              </w:rPr>
            </w:pPr>
            <w:ins w:id="2945" w:author="marpa" w:date="2026-10-25T14:28:29Z">
              <w:r>
                <w:rPr>
                  <w:rFonts w:hint="default" w:ascii="Courier New" w:hAnsi="Courier New" w:eastAsia="Courier New" w:cs="Courier New"/>
                  <w:color w:val="000000"/>
                  <w:sz w:val="16"/>
                  <w:szCs w:val="16"/>
                  <w:lang w:val="es-EC"/>
                </w:rPr>
                <w:t xml:space="preserve">    }</w:t>
              </w:r>
            </w:ins>
          </w:p>
          <w:p w14:paraId="302F5FCB">
            <w:pPr>
              <w:spacing w:before="0" w:after="0" w:line="240" w:lineRule="auto"/>
              <w:rPr>
                <w:ins w:id="2946" w:author="marpa" w:date="2026-10-25T14:26:55Z"/>
                <w:rFonts w:hint="default" w:ascii="Courier New" w:hAnsi="Courier New" w:eastAsia="Courier New" w:cs="Courier New"/>
                <w:color w:val="000000"/>
                <w:sz w:val="16"/>
                <w:szCs w:val="16"/>
                <w:lang w:val="es-EC"/>
              </w:rPr>
            </w:pPr>
            <w:ins w:id="2947" w:author="marpa" w:date="2026-10-25T14:28:29Z">
              <w:r>
                <w:rPr>
                  <w:rFonts w:hint="default" w:ascii="Courier New" w:hAnsi="Courier New" w:eastAsia="Courier New" w:cs="Courier New"/>
                  <w:color w:val="000000"/>
                  <w:sz w:val="16"/>
                  <w:szCs w:val="16"/>
                  <w:lang w:val="es-EC"/>
                </w:rPr>
                <w:t>}</w:t>
              </w:r>
            </w:ins>
          </w:p>
        </w:tc>
      </w:tr>
    </w:tbl>
    <w:p w14:paraId="2FB67590">
      <w:pPr>
        <w:pStyle w:val="6"/>
        <w:rPr>
          <w:ins w:id="2948" w:author="marpa" w:date="2026-10-25T14:26:56Z"/>
          <w:rFonts w:hint="default"/>
          <w:lang w:val="es-EC"/>
        </w:rPr>
      </w:pPr>
      <w:ins w:id="2949" w:author="marpa" w:date="2026-10-25T14:26:56Z">
        <w:bookmarkStart w:id="105" w:name="_Toc31745"/>
        <w:bookmarkStart w:id="106" w:name="_Toc31703"/>
        <w:r>
          <w:rPr/>
          <w:t xml:space="preserve">Tabla </w:t>
        </w:r>
      </w:ins>
      <w:ins w:id="2950" w:author="marpa" w:date="2026-10-25T14:27:10Z">
        <w:r>
          <w:rPr>
            <w:rFonts w:hint="default"/>
            <w:lang w:val="es-EC"/>
          </w:rPr>
          <w:t>12</w:t>
        </w:r>
      </w:ins>
      <w:ins w:id="2951" w:author="marpa" w:date="2026-10-25T14:26:56Z">
        <w:r>
          <w:rPr/>
          <w:t xml:space="preserve">. Clase </w:t>
        </w:r>
      </w:ins>
      <w:ins w:id="2952" w:author="marpa" w:date="2026-10-25T14:28:47Z">
        <w:r>
          <w:rPr>
            <w:rFonts w:hint="default"/>
            <w:b w:val="0"/>
            <w:bCs w:val="0"/>
            <w:lang w:val="es-EC"/>
          </w:rPr>
          <w:t>ConversorTemperatura</w:t>
        </w:r>
        <w:bookmarkEnd w:id="105"/>
        <w:bookmarkEnd w:id="106"/>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D73D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2953" w:author="marpa" w:date="2026-10-25T14:26:56Z"/>
        </w:trPr>
        <w:tc>
          <w:tcPr>
            <w:tcW w:w="8494" w:type="dxa"/>
            <w:shd w:val="clear" w:color="auto" w:fill="D9D9D9"/>
          </w:tcPr>
          <w:p w14:paraId="377B0C3E">
            <w:pPr>
              <w:spacing w:before="0" w:after="0" w:line="240" w:lineRule="auto"/>
              <w:rPr>
                <w:ins w:id="2954" w:author="marpa" w:date="2026-10-25T14:28:58Z"/>
                <w:rFonts w:hint="default" w:ascii="Courier New" w:hAnsi="Courier New" w:eastAsia="Courier New" w:cs="Courier New"/>
                <w:color w:val="000000"/>
                <w:sz w:val="16"/>
                <w:szCs w:val="16"/>
                <w:lang w:val="es-EC"/>
              </w:rPr>
            </w:pPr>
            <w:ins w:id="2955" w:author="marpa" w:date="2026-10-25T14:28:58Z">
              <w:r>
                <w:rPr>
                  <w:rFonts w:hint="default" w:ascii="Courier New" w:hAnsi="Courier New" w:eastAsia="Courier New" w:cs="Courier New"/>
                  <w:color w:val="000000"/>
                  <w:sz w:val="16"/>
                  <w:szCs w:val="16"/>
                  <w:lang w:val="es-EC"/>
                </w:rPr>
                <w:t>package ec.edu.monster.modelos.utilidades;</w:t>
              </w:r>
            </w:ins>
          </w:p>
          <w:p w14:paraId="76D2C5DF">
            <w:pPr>
              <w:spacing w:before="0" w:after="0" w:line="240" w:lineRule="auto"/>
              <w:rPr>
                <w:ins w:id="2956" w:author="marpa" w:date="2026-10-25T14:28:58Z"/>
                <w:rFonts w:hint="default" w:ascii="Courier New" w:hAnsi="Courier New" w:eastAsia="Courier New" w:cs="Courier New"/>
                <w:color w:val="000000"/>
                <w:sz w:val="16"/>
                <w:szCs w:val="16"/>
                <w:lang w:val="es-EC"/>
              </w:rPr>
            </w:pPr>
          </w:p>
          <w:p w14:paraId="7E276B38">
            <w:pPr>
              <w:spacing w:before="0" w:after="0" w:line="240" w:lineRule="auto"/>
              <w:rPr>
                <w:ins w:id="2957" w:author="marpa" w:date="2026-10-25T14:28:58Z"/>
                <w:rFonts w:hint="default" w:ascii="Courier New" w:hAnsi="Courier New" w:eastAsia="Courier New" w:cs="Courier New"/>
                <w:color w:val="000000"/>
                <w:sz w:val="16"/>
                <w:szCs w:val="16"/>
                <w:lang w:val="es-EC"/>
              </w:rPr>
            </w:pPr>
            <w:ins w:id="2958" w:author="marpa" w:date="2026-10-25T14:28:58Z">
              <w:r>
                <w:rPr>
                  <w:rFonts w:hint="default" w:ascii="Courier New" w:hAnsi="Courier New" w:eastAsia="Courier New" w:cs="Courier New"/>
                  <w:color w:val="000000"/>
                  <w:sz w:val="16"/>
                  <w:szCs w:val="16"/>
                  <w:lang w:val="es-EC"/>
                </w:rPr>
                <w:t>/**</w:t>
              </w:r>
            </w:ins>
          </w:p>
          <w:p w14:paraId="20F5AC17">
            <w:pPr>
              <w:spacing w:before="0" w:after="0" w:line="240" w:lineRule="auto"/>
              <w:rPr>
                <w:ins w:id="2959" w:author="marpa" w:date="2026-10-25T14:28:58Z"/>
                <w:rFonts w:hint="default" w:ascii="Courier New" w:hAnsi="Courier New" w:eastAsia="Courier New" w:cs="Courier New"/>
                <w:color w:val="000000"/>
                <w:sz w:val="16"/>
                <w:szCs w:val="16"/>
                <w:lang w:val="es-EC"/>
              </w:rPr>
            </w:pPr>
            <w:ins w:id="2960" w:author="marpa" w:date="2026-10-25T14:28:58Z">
              <w:r>
                <w:rPr>
                  <w:rFonts w:hint="default" w:ascii="Courier New" w:hAnsi="Courier New" w:eastAsia="Courier New" w:cs="Courier New"/>
                  <w:color w:val="000000"/>
                  <w:sz w:val="16"/>
                  <w:szCs w:val="16"/>
                  <w:lang w:val="es-EC"/>
                </w:rPr>
                <w:t xml:space="preserve"> *</w:t>
              </w:r>
            </w:ins>
          </w:p>
          <w:p w14:paraId="67919BB4">
            <w:pPr>
              <w:spacing w:before="0" w:after="0" w:line="240" w:lineRule="auto"/>
              <w:rPr>
                <w:ins w:id="2961" w:author="marpa" w:date="2026-10-25T14:28:58Z"/>
                <w:rFonts w:hint="default" w:ascii="Courier New" w:hAnsi="Courier New" w:eastAsia="Courier New" w:cs="Courier New"/>
                <w:color w:val="000000"/>
                <w:sz w:val="16"/>
                <w:szCs w:val="16"/>
                <w:lang w:val="es-EC"/>
              </w:rPr>
            </w:pPr>
            <w:ins w:id="2962" w:author="marpa" w:date="2026-10-25T14:28:58Z">
              <w:r>
                <w:rPr>
                  <w:rFonts w:hint="default" w:ascii="Courier New" w:hAnsi="Courier New" w:eastAsia="Courier New" w:cs="Courier New"/>
                  <w:color w:val="000000"/>
                  <w:sz w:val="16"/>
                  <w:szCs w:val="16"/>
                  <w:lang w:val="es-EC"/>
                </w:rPr>
                <w:t xml:space="preserve"> * @author USER</w:t>
              </w:r>
            </w:ins>
          </w:p>
          <w:p w14:paraId="2091B751">
            <w:pPr>
              <w:spacing w:before="0" w:after="0" w:line="240" w:lineRule="auto"/>
              <w:rPr>
                <w:ins w:id="2963" w:author="marpa" w:date="2026-10-25T14:28:58Z"/>
                <w:rFonts w:hint="default" w:ascii="Courier New" w:hAnsi="Courier New" w:eastAsia="Courier New" w:cs="Courier New"/>
                <w:color w:val="000000"/>
                <w:sz w:val="16"/>
                <w:szCs w:val="16"/>
                <w:lang w:val="es-EC"/>
              </w:rPr>
            </w:pPr>
            <w:ins w:id="2964" w:author="marpa" w:date="2026-10-25T14:28:58Z">
              <w:r>
                <w:rPr>
                  <w:rFonts w:hint="default" w:ascii="Courier New" w:hAnsi="Courier New" w:eastAsia="Courier New" w:cs="Courier New"/>
                  <w:color w:val="000000"/>
                  <w:sz w:val="16"/>
                  <w:szCs w:val="16"/>
                  <w:lang w:val="es-EC"/>
                </w:rPr>
                <w:t xml:space="preserve"> */</w:t>
              </w:r>
            </w:ins>
          </w:p>
          <w:p w14:paraId="7D54FE96">
            <w:pPr>
              <w:spacing w:before="0" w:after="0" w:line="240" w:lineRule="auto"/>
              <w:rPr>
                <w:ins w:id="2965" w:author="marpa" w:date="2026-10-25T14:28:58Z"/>
                <w:rFonts w:hint="default" w:ascii="Courier New" w:hAnsi="Courier New" w:eastAsia="Courier New" w:cs="Courier New"/>
                <w:color w:val="000000"/>
                <w:sz w:val="16"/>
                <w:szCs w:val="16"/>
                <w:lang w:val="es-EC"/>
              </w:rPr>
            </w:pPr>
            <w:ins w:id="2966" w:author="marpa" w:date="2026-10-25T14:28:58Z">
              <w:r>
                <w:rPr>
                  <w:rFonts w:hint="default" w:ascii="Courier New" w:hAnsi="Courier New" w:eastAsia="Courier New" w:cs="Courier New"/>
                  <w:color w:val="000000"/>
                  <w:sz w:val="16"/>
                  <w:szCs w:val="16"/>
                  <w:lang w:val="es-EC"/>
                </w:rPr>
                <w:t>import ec.edu.monster.modelos.utilidades.enums.UnidadTemperatura;</w:t>
              </w:r>
            </w:ins>
          </w:p>
          <w:p w14:paraId="2930D27E">
            <w:pPr>
              <w:spacing w:before="0" w:after="0" w:line="240" w:lineRule="auto"/>
              <w:rPr>
                <w:ins w:id="2967" w:author="marpa" w:date="2026-10-25T14:28:58Z"/>
                <w:rFonts w:hint="default" w:ascii="Courier New" w:hAnsi="Courier New" w:eastAsia="Courier New" w:cs="Courier New"/>
                <w:color w:val="000000"/>
                <w:sz w:val="16"/>
                <w:szCs w:val="16"/>
                <w:lang w:val="es-EC"/>
              </w:rPr>
            </w:pPr>
            <w:ins w:id="2968" w:author="marpa" w:date="2026-10-25T14:28:58Z">
              <w:r>
                <w:rPr>
                  <w:rFonts w:hint="default" w:ascii="Courier New" w:hAnsi="Courier New" w:eastAsia="Courier New" w:cs="Courier New"/>
                  <w:color w:val="000000"/>
                  <w:sz w:val="16"/>
                  <w:szCs w:val="16"/>
                  <w:lang w:val="es-EC"/>
                </w:rPr>
                <w:t>import static ec.edu.monster.modelos.utilidades.enums.UnidadTemperatura.CELSIUS;</w:t>
              </w:r>
            </w:ins>
          </w:p>
          <w:p w14:paraId="1D30D933">
            <w:pPr>
              <w:spacing w:before="0" w:after="0" w:line="240" w:lineRule="auto"/>
              <w:rPr>
                <w:ins w:id="2969" w:author="marpa" w:date="2026-10-25T14:28:58Z"/>
                <w:rFonts w:hint="default" w:ascii="Courier New" w:hAnsi="Courier New" w:eastAsia="Courier New" w:cs="Courier New"/>
                <w:color w:val="000000"/>
                <w:sz w:val="16"/>
                <w:szCs w:val="16"/>
                <w:lang w:val="es-EC"/>
              </w:rPr>
            </w:pPr>
            <w:ins w:id="2970" w:author="marpa" w:date="2026-10-25T14:28:58Z">
              <w:r>
                <w:rPr>
                  <w:rFonts w:hint="default" w:ascii="Courier New" w:hAnsi="Courier New" w:eastAsia="Courier New" w:cs="Courier New"/>
                  <w:color w:val="000000"/>
                  <w:sz w:val="16"/>
                  <w:szCs w:val="16"/>
                  <w:lang w:val="es-EC"/>
                </w:rPr>
                <w:t>import static ec.edu.monster.modelos.utilidades.enums.UnidadTemperatura.FAHRENHEIT;</w:t>
              </w:r>
            </w:ins>
          </w:p>
          <w:p w14:paraId="538F2B66">
            <w:pPr>
              <w:spacing w:before="0" w:after="0" w:line="240" w:lineRule="auto"/>
              <w:rPr>
                <w:ins w:id="2971" w:author="marpa" w:date="2026-10-25T14:28:58Z"/>
                <w:rFonts w:hint="default" w:ascii="Courier New" w:hAnsi="Courier New" w:eastAsia="Courier New" w:cs="Courier New"/>
                <w:color w:val="000000"/>
                <w:sz w:val="16"/>
                <w:szCs w:val="16"/>
                <w:lang w:val="es-EC"/>
              </w:rPr>
            </w:pPr>
            <w:ins w:id="2972" w:author="marpa" w:date="2026-10-25T14:28:58Z">
              <w:r>
                <w:rPr>
                  <w:rFonts w:hint="default" w:ascii="Courier New" w:hAnsi="Courier New" w:eastAsia="Courier New" w:cs="Courier New"/>
                  <w:color w:val="000000"/>
                  <w:sz w:val="16"/>
                  <w:szCs w:val="16"/>
                  <w:lang w:val="es-EC"/>
                </w:rPr>
                <w:t>import static ec.edu.monster.modelos.utilidades.enums.UnidadTemperatura.KELVIN;</w:t>
              </w:r>
            </w:ins>
          </w:p>
          <w:p w14:paraId="79D9BFA6">
            <w:pPr>
              <w:spacing w:before="0" w:after="0" w:line="240" w:lineRule="auto"/>
              <w:rPr>
                <w:ins w:id="2973" w:author="marpa" w:date="2026-10-25T14:28:58Z"/>
                <w:rFonts w:hint="default" w:ascii="Courier New" w:hAnsi="Courier New" w:eastAsia="Courier New" w:cs="Courier New"/>
                <w:color w:val="000000"/>
                <w:sz w:val="16"/>
                <w:szCs w:val="16"/>
                <w:lang w:val="es-EC"/>
              </w:rPr>
            </w:pPr>
            <w:ins w:id="2974" w:author="marpa" w:date="2026-10-25T14:28:58Z">
              <w:r>
                <w:rPr>
                  <w:rFonts w:hint="default" w:ascii="Courier New" w:hAnsi="Courier New" w:eastAsia="Courier New" w:cs="Courier New"/>
                  <w:color w:val="000000"/>
                  <w:sz w:val="16"/>
                  <w:szCs w:val="16"/>
                  <w:lang w:val="es-EC"/>
                </w:rPr>
                <w:t>import static ec.edu.monster.modelos.utilidades.enums.UnidadTemperatura.RANKINE;</w:t>
              </w:r>
            </w:ins>
          </w:p>
          <w:p w14:paraId="42FF62E8">
            <w:pPr>
              <w:spacing w:before="0" w:after="0" w:line="240" w:lineRule="auto"/>
              <w:rPr>
                <w:ins w:id="2975" w:author="marpa" w:date="2026-10-25T14:28:58Z"/>
                <w:rFonts w:hint="default" w:ascii="Courier New" w:hAnsi="Courier New" w:eastAsia="Courier New" w:cs="Courier New"/>
                <w:color w:val="000000"/>
                <w:sz w:val="16"/>
                <w:szCs w:val="16"/>
                <w:lang w:val="es-EC"/>
              </w:rPr>
            </w:pPr>
          </w:p>
          <w:p w14:paraId="6EABA82E">
            <w:pPr>
              <w:spacing w:before="0" w:after="0" w:line="240" w:lineRule="auto"/>
              <w:rPr>
                <w:ins w:id="2976" w:author="marpa" w:date="2026-10-25T14:28:58Z"/>
                <w:rFonts w:hint="default" w:ascii="Courier New" w:hAnsi="Courier New" w:eastAsia="Courier New" w:cs="Courier New"/>
                <w:color w:val="000000"/>
                <w:sz w:val="16"/>
                <w:szCs w:val="16"/>
                <w:lang w:val="es-EC"/>
              </w:rPr>
            </w:pPr>
            <w:ins w:id="2977" w:author="marpa" w:date="2026-10-25T14:28:58Z">
              <w:r>
                <w:rPr>
                  <w:rFonts w:hint="default" w:ascii="Courier New" w:hAnsi="Courier New" w:eastAsia="Courier New" w:cs="Courier New"/>
                  <w:color w:val="000000"/>
                  <w:sz w:val="16"/>
                  <w:szCs w:val="16"/>
                  <w:lang w:val="es-EC"/>
                </w:rPr>
                <w:t>public class ConversorTemperatura implements IConversor&lt;UnidadTemperatura&gt; {</w:t>
              </w:r>
            </w:ins>
          </w:p>
          <w:p w14:paraId="4939DC85">
            <w:pPr>
              <w:spacing w:before="0" w:after="0" w:line="240" w:lineRule="auto"/>
              <w:rPr>
                <w:ins w:id="2978" w:author="marpa" w:date="2026-10-25T14:28:58Z"/>
                <w:rFonts w:hint="default" w:ascii="Courier New" w:hAnsi="Courier New" w:eastAsia="Courier New" w:cs="Courier New"/>
                <w:color w:val="000000"/>
                <w:sz w:val="16"/>
                <w:szCs w:val="16"/>
                <w:lang w:val="es-EC"/>
              </w:rPr>
            </w:pPr>
          </w:p>
          <w:p w14:paraId="6F38B623">
            <w:pPr>
              <w:spacing w:before="0" w:after="0" w:line="240" w:lineRule="auto"/>
              <w:rPr>
                <w:ins w:id="2979" w:author="marpa" w:date="2026-10-25T14:28:58Z"/>
                <w:rFonts w:hint="default" w:ascii="Courier New" w:hAnsi="Courier New" w:eastAsia="Courier New" w:cs="Courier New"/>
                <w:color w:val="000000"/>
                <w:sz w:val="16"/>
                <w:szCs w:val="16"/>
                <w:lang w:val="es-EC"/>
              </w:rPr>
            </w:pPr>
            <w:ins w:id="2980" w:author="marpa" w:date="2026-10-25T14:28:58Z">
              <w:r>
                <w:rPr>
                  <w:rFonts w:hint="default" w:ascii="Courier New" w:hAnsi="Courier New" w:eastAsia="Courier New" w:cs="Courier New"/>
                  <w:color w:val="000000"/>
                  <w:sz w:val="16"/>
                  <w:szCs w:val="16"/>
                  <w:lang w:val="es-EC"/>
                </w:rPr>
                <w:t xml:space="preserve">    public ConversorTemperatura() {}</w:t>
              </w:r>
            </w:ins>
          </w:p>
          <w:p w14:paraId="22E09EAE">
            <w:pPr>
              <w:spacing w:before="0" w:after="0" w:line="240" w:lineRule="auto"/>
              <w:rPr>
                <w:ins w:id="2981" w:author="marpa" w:date="2026-10-25T14:28:58Z"/>
                <w:rFonts w:hint="default" w:ascii="Courier New" w:hAnsi="Courier New" w:eastAsia="Courier New" w:cs="Courier New"/>
                <w:color w:val="000000"/>
                <w:sz w:val="16"/>
                <w:szCs w:val="16"/>
                <w:lang w:val="es-EC"/>
              </w:rPr>
            </w:pPr>
          </w:p>
          <w:p w14:paraId="4ABB64A6">
            <w:pPr>
              <w:spacing w:before="0" w:after="0" w:line="240" w:lineRule="auto"/>
              <w:rPr>
                <w:ins w:id="2982" w:author="marpa" w:date="2026-10-25T14:28:58Z"/>
                <w:rFonts w:hint="default" w:ascii="Courier New" w:hAnsi="Courier New" w:eastAsia="Courier New" w:cs="Courier New"/>
                <w:color w:val="000000"/>
                <w:sz w:val="16"/>
                <w:szCs w:val="16"/>
                <w:lang w:val="es-EC"/>
              </w:rPr>
            </w:pPr>
            <w:ins w:id="2983" w:author="marpa" w:date="2026-10-25T14:28:58Z">
              <w:r>
                <w:rPr>
                  <w:rFonts w:hint="default" w:ascii="Courier New" w:hAnsi="Courier New" w:eastAsia="Courier New" w:cs="Courier New"/>
                  <w:color w:val="000000"/>
                  <w:sz w:val="16"/>
                  <w:szCs w:val="16"/>
                  <w:lang w:val="es-EC"/>
                </w:rPr>
                <w:t xml:space="preserve">    @Override</w:t>
              </w:r>
            </w:ins>
          </w:p>
          <w:p w14:paraId="475EA709">
            <w:pPr>
              <w:spacing w:before="0" w:after="0" w:line="240" w:lineRule="auto"/>
              <w:rPr>
                <w:ins w:id="2984" w:author="marpa" w:date="2026-10-25T14:28:58Z"/>
                <w:rFonts w:hint="default" w:ascii="Courier New" w:hAnsi="Courier New" w:eastAsia="Courier New" w:cs="Courier New"/>
                <w:color w:val="000000"/>
                <w:sz w:val="16"/>
                <w:szCs w:val="16"/>
                <w:lang w:val="es-EC"/>
              </w:rPr>
            </w:pPr>
            <w:ins w:id="2985" w:author="marpa" w:date="2026-10-25T14:28:58Z">
              <w:r>
                <w:rPr>
                  <w:rFonts w:hint="default" w:ascii="Courier New" w:hAnsi="Courier New" w:eastAsia="Courier New" w:cs="Courier New"/>
                  <w:color w:val="000000"/>
                  <w:sz w:val="16"/>
                  <w:szCs w:val="16"/>
                  <w:lang w:val="es-EC"/>
                </w:rPr>
                <w:t xml:space="preserve">    public double convertir(double valor, UnidadTemperatura origen, UnidadTemperatura destino) {</w:t>
              </w:r>
            </w:ins>
          </w:p>
          <w:p w14:paraId="624B4E91">
            <w:pPr>
              <w:spacing w:before="0" w:after="0" w:line="240" w:lineRule="auto"/>
              <w:rPr>
                <w:ins w:id="2986" w:author="marpa" w:date="2026-10-25T14:28:58Z"/>
                <w:rFonts w:hint="default" w:ascii="Courier New" w:hAnsi="Courier New" w:eastAsia="Courier New" w:cs="Courier New"/>
                <w:color w:val="000000"/>
                <w:sz w:val="16"/>
                <w:szCs w:val="16"/>
                <w:lang w:val="es-EC"/>
              </w:rPr>
            </w:pPr>
          </w:p>
          <w:p w14:paraId="5554F870">
            <w:pPr>
              <w:spacing w:before="0" w:after="0" w:line="240" w:lineRule="auto"/>
              <w:rPr>
                <w:ins w:id="2987" w:author="marpa" w:date="2026-10-25T14:28:58Z"/>
                <w:rFonts w:hint="default" w:ascii="Courier New" w:hAnsi="Courier New" w:eastAsia="Courier New" w:cs="Courier New"/>
                <w:color w:val="000000"/>
                <w:sz w:val="16"/>
                <w:szCs w:val="16"/>
                <w:lang w:val="es-EC"/>
              </w:rPr>
            </w:pPr>
            <w:ins w:id="2988" w:author="marpa" w:date="2026-10-25T14:28:58Z">
              <w:r>
                <w:rPr>
                  <w:rFonts w:hint="default" w:ascii="Courier New" w:hAnsi="Courier New" w:eastAsia="Courier New" w:cs="Courier New"/>
                  <w:color w:val="000000"/>
                  <w:sz w:val="16"/>
                  <w:szCs w:val="16"/>
                  <w:lang w:val="es-EC"/>
                </w:rPr>
                <w:t xml:space="preserve">        if (origen == null || destino == null) {</w:t>
              </w:r>
            </w:ins>
          </w:p>
          <w:p w14:paraId="2A6EF1AD">
            <w:pPr>
              <w:spacing w:before="0" w:after="0" w:line="240" w:lineRule="auto"/>
              <w:rPr>
                <w:ins w:id="2989" w:author="marpa" w:date="2026-10-25T14:28:58Z"/>
                <w:rFonts w:hint="default" w:ascii="Courier New" w:hAnsi="Courier New" w:eastAsia="Courier New" w:cs="Courier New"/>
                <w:color w:val="000000"/>
                <w:sz w:val="16"/>
                <w:szCs w:val="16"/>
                <w:lang w:val="es-EC"/>
              </w:rPr>
            </w:pPr>
            <w:ins w:id="2990" w:author="marpa" w:date="2026-10-25T14:28:58Z">
              <w:r>
                <w:rPr>
                  <w:rFonts w:hint="default" w:ascii="Courier New" w:hAnsi="Courier New" w:eastAsia="Courier New" w:cs="Courier New"/>
                  <w:color w:val="000000"/>
                  <w:sz w:val="16"/>
                  <w:szCs w:val="16"/>
                  <w:lang w:val="es-EC"/>
                </w:rPr>
                <w:t xml:space="preserve">            throw new IllegalArgumentException("Las unidades no pueden ser null");</w:t>
              </w:r>
            </w:ins>
          </w:p>
          <w:p w14:paraId="7F8681BE">
            <w:pPr>
              <w:spacing w:before="0" w:after="0" w:line="240" w:lineRule="auto"/>
              <w:rPr>
                <w:ins w:id="2991" w:author="marpa" w:date="2026-10-25T14:28:58Z"/>
                <w:rFonts w:hint="default" w:ascii="Courier New" w:hAnsi="Courier New" w:eastAsia="Courier New" w:cs="Courier New"/>
                <w:color w:val="000000"/>
                <w:sz w:val="16"/>
                <w:szCs w:val="16"/>
                <w:lang w:val="es-EC"/>
              </w:rPr>
            </w:pPr>
            <w:ins w:id="2992" w:author="marpa" w:date="2026-10-25T14:28:58Z">
              <w:r>
                <w:rPr>
                  <w:rFonts w:hint="default" w:ascii="Courier New" w:hAnsi="Courier New" w:eastAsia="Courier New" w:cs="Courier New"/>
                  <w:color w:val="000000"/>
                  <w:sz w:val="16"/>
                  <w:szCs w:val="16"/>
                  <w:lang w:val="es-EC"/>
                </w:rPr>
                <w:t xml:space="preserve">        }</w:t>
              </w:r>
            </w:ins>
          </w:p>
          <w:p w14:paraId="31C396BB">
            <w:pPr>
              <w:spacing w:before="0" w:after="0" w:line="240" w:lineRule="auto"/>
              <w:rPr>
                <w:ins w:id="2993" w:author="marpa" w:date="2026-10-25T14:28:58Z"/>
                <w:rFonts w:hint="default" w:ascii="Courier New" w:hAnsi="Courier New" w:eastAsia="Courier New" w:cs="Courier New"/>
                <w:color w:val="000000"/>
                <w:sz w:val="16"/>
                <w:szCs w:val="16"/>
                <w:lang w:val="es-EC"/>
              </w:rPr>
            </w:pPr>
            <w:ins w:id="2994" w:author="marpa" w:date="2026-10-25T14:28:58Z">
              <w:r>
                <w:rPr>
                  <w:rFonts w:hint="default" w:ascii="Courier New" w:hAnsi="Courier New" w:eastAsia="Courier New" w:cs="Courier New"/>
                  <w:color w:val="000000"/>
                  <w:sz w:val="16"/>
                  <w:szCs w:val="16"/>
                  <w:lang w:val="es-EC"/>
                </w:rPr>
                <w:t xml:space="preserve">        if (origen == destino) {</w:t>
              </w:r>
            </w:ins>
          </w:p>
          <w:p w14:paraId="31986997">
            <w:pPr>
              <w:spacing w:before="0" w:after="0" w:line="240" w:lineRule="auto"/>
              <w:rPr>
                <w:ins w:id="2995" w:author="marpa" w:date="2026-10-25T14:28:58Z"/>
                <w:rFonts w:hint="default" w:ascii="Courier New" w:hAnsi="Courier New" w:eastAsia="Courier New" w:cs="Courier New"/>
                <w:color w:val="000000"/>
                <w:sz w:val="16"/>
                <w:szCs w:val="16"/>
                <w:lang w:val="es-EC"/>
              </w:rPr>
            </w:pPr>
            <w:ins w:id="2996" w:author="marpa" w:date="2026-10-25T14:28:58Z">
              <w:r>
                <w:rPr>
                  <w:rFonts w:hint="default" w:ascii="Courier New" w:hAnsi="Courier New" w:eastAsia="Courier New" w:cs="Courier New"/>
                  <w:color w:val="000000"/>
                  <w:sz w:val="16"/>
                  <w:szCs w:val="16"/>
                  <w:lang w:val="es-EC"/>
                </w:rPr>
                <w:t xml:space="preserve">            return valor;</w:t>
              </w:r>
            </w:ins>
          </w:p>
          <w:p w14:paraId="75F523B6">
            <w:pPr>
              <w:spacing w:before="0" w:after="0" w:line="240" w:lineRule="auto"/>
              <w:rPr>
                <w:ins w:id="2997" w:author="marpa" w:date="2026-10-25T14:28:58Z"/>
                <w:rFonts w:hint="default" w:ascii="Courier New" w:hAnsi="Courier New" w:eastAsia="Courier New" w:cs="Courier New"/>
                <w:color w:val="000000"/>
                <w:sz w:val="16"/>
                <w:szCs w:val="16"/>
                <w:lang w:val="es-EC"/>
              </w:rPr>
            </w:pPr>
            <w:ins w:id="2998" w:author="marpa" w:date="2026-10-25T14:28:58Z">
              <w:r>
                <w:rPr>
                  <w:rFonts w:hint="default" w:ascii="Courier New" w:hAnsi="Courier New" w:eastAsia="Courier New" w:cs="Courier New"/>
                  <w:color w:val="000000"/>
                  <w:sz w:val="16"/>
                  <w:szCs w:val="16"/>
                  <w:lang w:val="es-EC"/>
                </w:rPr>
                <w:t xml:space="preserve">        }</w:t>
              </w:r>
            </w:ins>
          </w:p>
          <w:p w14:paraId="0DEC9974">
            <w:pPr>
              <w:spacing w:before="0" w:after="0" w:line="240" w:lineRule="auto"/>
              <w:rPr>
                <w:ins w:id="2999" w:author="marpa" w:date="2026-10-25T14:28:58Z"/>
                <w:rFonts w:hint="default" w:ascii="Courier New" w:hAnsi="Courier New" w:eastAsia="Courier New" w:cs="Courier New"/>
                <w:color w:val="000000"/>
                <w:sz w:val="16"/>
                <w:szCs w:val="16"/>
                <w:lang w:val="es-EC"/>
              </w:rPr>
            </w:pPr>
            <w:ins w:id="3000" w:author="marpa" w:date="2026-10-25T14:28:58Z">
              <w:r>
                <w:rPr>
                  <w:rFonts w:hint="default" w:ascii="Courier New" w:hAnsi="Courier New" w:eastAsia="Courier New" w:cs="Courier New"/>
                  <w:color w:val="000000"/>
                  <w:sz w:val="16"/>
                  <w:szCs w:val="16"/>
                  <w:lang w:val="es-EC"/>
                </w:rPr>
                <w:t xml:space="preserve">        </w:t>
              </w:r>
            </w:ins>
          </w:p>
          <w:p w14:paraId="69BAA7D2">
            <w:pPr>
              <w:spacing w:before="0" w:after="0" w:line="240" w:lineRule="auto"/>
              <w:rPr>
                <w:ins w:id="3001" w:author="marpa" w:date="2026-10-25T14:28:58Z"/>
                <w:rFonts w:hint="default" w:ascii="Courier New" w:hAnsi="Courier New" w:eastAsia="Courier New" w:cs="Courier New"/>
                <w:color w:val="000000"/>
                <w:sz w:val="16"/>
                <w:szCs w:val="16"/>
                <w:lang w:val="es-EC"/>
              </w:rPr>
            </w:pPr>
          </w:p>
          <w:p w14:paraId="2091D8BE">
            <w:pPr>
              <w:spacing w:before="0" w:after="0" w:line="240" w:lineRule="auto"/>
              <w:rPr>
                <w:ins w:id="3002" w:author="marpa" w:date="2026-10-25T14:28:58Z"/>
                <w:rFonts w:hint="default" w:ascii="Courier New" w:hAnsi="Courier New" w:eastAsia="Courier New" w:cs="Courier New"/>
                <w:color w:val="000000"/>
                <w:sz w:val="16"/>
                <w:szCs w:val="16"/>
                <w:lang w:val="es-EC"/>
              </w:rPr>
            </w:pPr>
            <w:ins w:id="3003" w:author="marpa" w:date="2026-10-25T14:28:58Z">
              <w:r>
                <w:rPr>
                  <w:rFonts w:hint="default" w:ascii="Courier New" w:hAnsi="Courier New" w:eastAsia="Courier New" w:cs="Courier New"/>
                  <w:color w:val="000000"/>
                  <w:sz w:val="16"/>
                  <w:szCs w:val="16"/>
                  <w:lang w:val="es-EC"/>
                </w:rPr>
                <w:t xml:space="preserve">        switch (origen) {</w:t>
              </w:r>
            </w:ins>
          </w:p>
          <w:p w14:paraId="7EC1C56A">
            <w:pPr>
              <w:spacing w:before="0" w:after="0" w:line="240" w:lineRule="auto"/>
              <w:rPr>
                <w:ins w:id="3004" w:author="marpa" w:date="2026-10-25T14:28:58Z"/>
                <w:rFonts w:hint="default" w:ascii="Courier New" w:hAnsi="Courier New" w:eastAsia="Courier New" w:cs="Courier New"/>
                <w:color w:val="000000"/>
                <w:sz w:val="16"/>
                <w:szCs w:val="16"/>
                <w:lang w:val="es-EC"/>
              </w:rPr>
            </w:pPr>
            <w:ins w:id="3005" w:author="marpa" w:date="2026-10-25T14:28:58Z">
              <w:r>
                <w:rPr>
                  <w:rFonts w:hint="default" w:ascii="Courier New" w:hAnsi="Courier New" w:eastAsia="Courier New" w:cs="Courier New"/>
                  <w:color w:val="000000"/>
                  <w:sz w:val="16"/>
                  <w:szCs w:val="16"/>
                  <w:lang w:val="es-EC"/>
                </w:rPr>
                <w:t xml:space="preserve">            case CELSIUS -&gt; {</w:t>
              </w:r>
            </w:ins>
          </w:p>
          <w:p w14:paraId="0D485AFB">
            <w:pPr>
              <w:spacing w:before="0" w:after="0" w:line="240" w:lineRule="auto"/>
              <w:rPr>
                <w:ins w:id="3006" w:author="marpa" w:date="2026-10-25T14:28:58Z"/>
                <w:rFonts w:hint="default" w:ascii="Courier New" w:hAnsi="Courier New" w:eastAsia="Courier New" w:cs="Courier New"/>
                <w:color w:val="000000"/>
                <w:sz w:val="16"/>
                <w:szCs w:val="16"/>
                <w:lang w:val="es-EC"/>
              </w:rPr>
            </w:pPr>
            <w:ins w:id="3007" w:author="marpa" w:date="2026-10-25T14:28:58Z">
              <w:r>
                <w:rPr>
                  <w:rFonts w:hint="default" w:ascii="Courier New" w:hAnsi="Courier New" w:eastAsia="Courier New" w:cs="Courier New"/>
                  <w:color w:val="000000"/>
                  <w:sz w:val="16"/>
                  <w:szCs w:val="16"/>
                  <w:lang w:val="es-EC"/>
                </w:rPr>
                <w:t xml:space="preserve">                if (valor &lt; -273.15 || valor &gt; 100)</w:t>
              </w:r>
            </w:ins>
          </w:p>
          <w:p w14:paraId="21F3F661">
            <w:pPr>
              <w:spacing w:before="0" w:after="0" w:line="240" w:lineRule="auto"/>
              <w:rPr>
                <w:ins w:id="3008" w:author="marpa" w:date="2026-10-25T14:28:58Z"/>
                <w:rFonts w:hint="default" w:ascii="Courier New" w:hAnsi="Courier New" w:eastAsia="Courier New" w:cs="Courier New"/>
                <w:color w:val="000000"/>
                <w:sz w:val="16"/>
                <w:szCs w:val="16"/>
                <w:lang w:val="es-EC"/>
              </w:rPr>
            </w:pPr>
            <w:ins w:id="3009" w:author="marpa" w:date="2026-10-25T14:28:58Z">
              <w:r>
                <w:rPr>
                  <w:rFonts w:hint="default" w:ascii="Courier New" w:hAnsi="Courier New" w:eastAsia="Courier New" w:cs="Courier New"/>
                  <w:color w:val="000000"/>
                  <w:sz w:val="16"/>
                  <w:szCs w:val="16"/>
                  <w:lang w:val="es-EC"/>
                </w:rPr>
                <w:t xml:space="preserve">                    throw new IllegalArgumentException("El valor de Celsius debe estar en el rango de -273.15 a 100 ºC");</w:t>
              </w:r>
            </w:ins>
          </w:p>
          <w:p w14:paraId="65BD3A0F">
            <w:pPr>
              <w:spacing w:before="0" w:after="0" w:line="240" w:lineRule="auto"/>
              <w:rPr>
                <w:ins w:id="3010" w:author="marpa" w:date="2026-10-25T14:28:58Z"/>
                <w:rFonts w:hint="default" w:ascii="Courier New" w:hAnsi="Courier New" w:eastAsia="Courier New" w:cs="Courier New"/>
                <w:color w:val="000000"/>
                <w:sz w:val="16"/>
                <w:szCs w:val="16"/>
                <w:lang w:val="es-EC"/>
              </w:rPr>
            </w:pPr>
            <w:ins w:id="3011" w:author="marpa" w:date="2026-10-25T14:28:58Z">
              <w:r>
                <w:rPr>
                  <w:rFonts w:hint="default" w:ascii="Courier New" w:hAnsi="Courier New" w:eastAsia="Courier New" w:cs="Courier New"/>
                  <w:color w:val="000000"/>
                  <w:sz w:val="16"/>
                  <w:szCs w:val="16"/>
                  <w:lang w:val="es-EC"/>
                </w:rPr>
                <w:t xml:space="preserve">            }</w:t>
              </w:r>
            </w:ins>
          </w:p>
          <w:p w14:paraId="646EDAE7">
            <w:pPr>
              <w:spacing w:before="0" w:after="0" w:line="240" w:lineRule="auto"/>
              <w:rPr>
                <w:ins w:id="3012" w:author="marpa" w:date="2026-10-25T14:28:58Z"/>
                <w:rFonts w:hint="default" w:ascii="Courier New" w:hAnsi="Courier New" w:eastAsia="Courier New" w:cs="Courier New"/>
                <w:color w:val="000000"/>
                <w:sz w:val="16"/>
                <w:szCs w:val="16"/>
                <w:lang w:val="es-EC"/>
              </w:rPr>
            </w:pPr>
            <w:ins w:id="3013" w:author="marpa" w:date="2026-10-25T14:28:58Z">
              <w:r>
                <w:rPr>
                  <w:rFonts w:hint="default" w:ascii="Courier New" w:hAnsi="Courier New" w:eastAsia="Courier New" w:cs="Courier New"/>
                  <w:color w:val="000000"/>
                  <w:sz w:val="16"/>
                  <w:szCs w:val="16"/>
                  <w:lang w:val="es-EC"/>
                </w:rPr>
                <w:t xml:space="preserve">            case FAHRENHEIT -&gt; {</w:t>
              </w:r>
            </w:ins>
          </w:p>
          <w:p w14:paraId="78BFE7A9">
            <w:pPr>
              <w:spacing w:before="0" w:after="0" w:line="240" w:lineRule="auto"/>
              <w:rPr>
                <w:ins w:id="3014" w:author="marpa" w:date="2026-10-25T14:28:58Z"/>
                <w:rFonts w:hint="default" w:ascii="Courier New" w:hAnsi="Courier New" w:eastAsia="Courier New" w:cs="Courier New"/>
                <w:color w:val="000000"/>
                <w:sz w:val="16"/>
                <w:szCs w:val="16"/>
                <w:lang w:val="es-EC"/>
              </w:rPr>
            </w:pPr>
            <w:ins w:id="3015" w:author="marpa" w:date="2026-10-25T14:28:58Z">
              <w:r>
                <w:rPr>
                  <w:rFonts w:hint="default" w:ascii="Courier New" w:hAnsi="Courier New" w:eastAsia="Courier New" w:cs="Courier New"/>
                  <w:color w:val="000000"/>
                  <w:sz w:val="16"/>
                  <w:szCs w:val="16"/>
                  <w:lang w:val="es-EC"/>
                </w:rPr>
                <w:t xml:space="preserve">                if (valor &lt; -459.67 || valor &gt; 212)</w:t>
              </w:r>
            </w:ins>
          </w:p>
          <w:p w14:paraId="5285E09F">
            <w:pPr>
              <w:spacing w:before="0" w:after="0" w:line="240" w:lineRule="auto"/>
              <w:rPr>
                <w:ins w:id="3016" w:author="marpa" w:date="2026-10-25T14:28:58Z"/>
                <w:rFonts w:hint="default" w:ascii="Courier New" w:hAnsi="Courier New" w:eastAsia="Courier New" w:cs="Courier New"/>
                <w:color w:val="000000"/>
                <w:sz w:val="16"/>
                <w:szCs w:val="16"/>
                <w:lang w:val="es-EC"/>
              </w:rPr>
            </w:pPr>
            <w:ins w:id="3017" w:author="marpa" w:date="2026-10-25T14:28:58Z">
              <w:r>
                <w:rPr>
                  <w:rFonts w:hint="default" w:ascii="Courier New" w:hAnsi="Courier New" w:eastAsia="Courier New" w:cs="Courier New"/>
                  <w:color w:val="000000"/>
                  <w:sz w:val="16"/>
                  <w:szCs w:val="16"/>
                  <w:lang w:val="es-EC"/>
                </w:rPr>
                <w:t xml:space="preserve">                    throw new IllegalArgumentException("El valor de Fahrenheit debe estar en el rango de -459.67 a 212 ºF");</w:t>
              </w:r>
            </w:ins>
          </w:p>
          <w:p w14:paraId="33A01788">
            <w:pPr>
              <w:spacing w:before="0" w:after="0" w:line="240" w:lineRule="auto"/>
              <w:rPr>
                <w:ins w:id="3018" w:author="marpa" w:date="2026-10-25T14:28:58Z"/>
                <w:rFonts w:hint="default" w:ascii="Courier New" w:hAnsi="Courier New" w:eastAsia="Courier New" w:cs="Courier New"/>
                <w:color w:val="000000"/>
                <w:sz w:val="16"/>
                <w:szCs w:val="16"/>
                <w:lang w:val="es-EC"/>
              </w:rPr>
            </w:pPr>
            <w:ins w:id="3019" w:author="marpa" w:date="2026-10-25T14:28:58Z">
              <w:r>
                <w:rPr>
                  <w:rFonts w:hint="default" w:ascii="Courier New" w:hAnsi="Courier New" w:eastAsia="Courier New" w:cs="Courier New"/>
                  <w:color w:val="000000"/>
                  <w:sz w:val="16"/>
                  <w:szCs w:val="16"/>
                  <w:lang w:val="es-EC"/>
                </w:rPr>
                <w:t xml:space="preserve">            }</w:t>
              </w:r>
            </w:ins>
          </w:p>
          <w:p w14:paraId="55FA4FEE">
            <w:pPr>
              <w:spacing w:before="0" w:after="0" w:line="240" w:lineRule="auto"/>
              <w:rPr>
                <w:ins w:id="3020" w:author="marpa" w:date="2026-10-25T14:28:58Z"/>
                <w:rFonts w:hint="default" w:ascii="Courier New" w:hAnsi="Courier New" w:eastAsia="Courier New" w:cs="Courier New"/>
                <w:color w:val="000000"/>
                <w:sz w:val="16"/>
                <w:szCs w:val="16"/>
                <w:lang w:val="es-EC"/>
              </w:rPr>
            </w:pPr>
            <w:ins w:id="3021" w:author="marpa" w:date="2026-10-25T14:28:58Z">
              <w:r>
                <w:rPr>
                  <w:rFonts w:hint="default" w:ascii="Courier New" w:hAnsi="Courier New" w:eastAsia="Courier New" w:cs="Courier New"/>
                  <w:color w:val="000000"/>
                  <w:sz w:val="16"/>
                  <w:szCs w:val="16"/>
                  <w:lang w:val="es-EC"/>
                </w:rPr>
                <w:t xml:space="preserve">            case KELVIN -&gt; {</w:t>
              </w:r>
            </w:ins>
          </w:p>
          <w:p w14:paraId="09BB7F7B">
            <w:pPr>
              <w:spacing w:before="0" w:after="0" w:line="240" w:lineRule="auto"/>
              <w:rPr>
                <w:ins w:id="3022" w:author="marpa" w:date="2026-10-25T14:28:58Z"/>
                <w:rFonts w:hint="default" w:ascii="Courier New" w:hAnsi="Courier New" w:eastAsia="Courier New" w:cs="Courier New"/>
                <w:color w:val="000000"/>
                <w:sz w:val="16"/>
                <w:szCs w:val="16"/>
                <w:lang w:val="es-EC"/>
              </w:rPr>
            </w:pPr>
            <w:ins w:id="3023" w:author="marpa" w:date="2026-10-25T14:28:58Z">
              <w:r>
                <w:rPr>
                  <w:rFonts w:hint="default" w:ascii="Courier New" w:hAnsi="Courier New" w:eastAsia="Courier New" w:cs="Courier New"/>
                  <w:color w:val="000000"/>
                  <w:sz w:val="16"/>
                  <w:szCs w:val="16"/>
                  <w:lang w:val="es-EC"/>
                </w:rPr>
                <w:t xml:space="preserve">                if (valor &lt; 0 || valor &gt; 373.15)</w:t>
              </w:r>
            </w:ins>
          </w:p>
          <w:p w14:paraId="5E60DB66">
            <w:pPr>
              <w:spacing w:before="0" w:after="0" w:line="240" w:lineRule="auto"/>
              <w:rPr>
                <w:ins w:id="3024" w:author="marpa" w:date="2026-10-25T14:28:58Z"/>
                <w:rFonts w:hint="default" w:ascii="Courier New" w:hAnsi="Courier New" w:eastAsia="Courier New" w:cs="Courier New"/>
                <w:color w:val="000000"/>
                <w:sz w:val="16"/>
                <w:szCs w:val="16"/>
                <w:lang w:val="es-EC"/>
              </w:rPr>
            </w:pPr>
            <w:ins w:id="3025" w:author="marpa" w:date="2026-10-25T14:28:58Z">
              <w:r>
                <w:rPr>
                  <w:rFonts w:hint="default" w:ascii="Courier New" w:hAnsi="Courier New" w:eastAsia="Courier New" w:cs="Courier New"/>
                  <w:color w:val="000000"/>
                  <w:sz w:val="16"/>
                  <w:szCs w:val="16"/>
                  <w:lang w:val="es-EC"/>
                </w:rPr>
                <w:t xml:space="preserve">                    throw new IllegalArgumentException("El valor de Kelvin debe estar en el rango de 0 a 373.15 ºK");</w:t>
              </w:r>
            </w:ins>
          </w:p>
          <w:p w14:paraId="036B5483">
            <w:pPr>
              <w:spacing w:before="0" w:after="0" w:line="240" w:lineRule="auto"/>
              <w:rPr>
                <w:ins w:id="3026" w:author="marpa" w:date="2026-10-25T14:28:58Z"/>
                <w:rFonts w:hint="default" w:ascii="Courier New" w:hAnsi="Courier New" w:eastAsia="Courier New" w:cs="Courier New"/>
                <w:color w:val="000000"/>
                <w:sz w:val="16"/>
                <w:szCs w:val="16"/>
                <w:lang w:val="es-EC"/>
              </w:rPr>
            </w:pPr>
            <w:ins w:id="3027" w:author="marpa" w:date="2026-10-25T14:28:58Z">
              <w:r>
                <w:rPr>
                  <w:rFonts w:hint="default" w:ascii="Courier New" w:hAnsi="Courier New" w:eastAsia="Courier New" w:cs="Courier New"/>
                  <w:color w:val="000000"/>
                  <w:sz w:val="16"/>
                  <w:szCs w:val="16"/>
                  <w:lang w:val="es-EC"/>
                </w:rPr>
                <w:t xml:space="preserve">            }</w:t>
              </w:r>
            </w:ins>
          </w:p>
          <w:p w14:paraId="2D873739">
            <w:pPr>
              <w:spacing w:before="0" w:after="0" w:line="240" w:lineRule="auto"/>
              <w:rPr>
                <w:ins w:id="3028" w:author="marpa" w:date="2026-10-25T14:28:58Z"/>
                <w:rFonts w:hint="default" w:ascii="Courier New" w:hAnsi="Courier New" w:eastAsia="Courier New" w:cs="Courier New"/>
                <w:color w:val="000000"/>
                <w:sz w:val="16"/>
                <w:szCs w:val="16"/>
                <w:lang w:val="es-EC"/>
              </w:rPr>
            </w:pPr>
            <w:ins w:id="3029" w:author="marpa" w:date="2026-10-25T14:28:58Z">
              <w:r>
                <w:rPr>
                  <w:rFonts w:hint="default" w:ascii="Courier New" w:hAnsi="Courier New" w:eastAsia="Courier New" w:cs="Courier New"/>
                  <w:color w:val="000000"/>
                  <w:sz w:val="16"/>
                  <w:szCs w:val="16"/>
                  <w:lang w:val="es-EC"/>
                </w:rPr>
                <w:t xml:space="preserve">            case RANKINE -&gt; {</w:t>
              </w:r>
            </w:ins>
          </w:p>
          <w:p w14:paraId="1871D9C0">
            <w:pPr>
              <w:spacing w:before="0" w:after="0" w:line="240" w:lineRule="auto"/>
              <w:rPr>
                <w:ins w:id="3030" w:author="marpa" w:date="2026-10-25T14:28:58Z"/>
                <w:rFonts w:hint="default" w:ascii="Courier New" w:hAnsi="Courier New" w:eastAsia="Courier New" w:cs="Courier New"/>
                <w:color w:val="000000"/>
                <w:sz w:val="16"/>
                <w:szCs w:val="16"/>
                <w:lang w:val="es-EC"/>
              </w:rPr>
            </w:pPr>
            <w:ins w:id="3031" w:author="marpa" w:date="2026-10-25T14:28:58Z">
              <w:r>
                <w:rPr>
                  <w:rFonts w:hint="default" w:ascii="Courier New" w:hAnsi="Courier New" w:eastAsia="Courier New" w:cs="Courier New"/>
                  <w:color w:val="000000"/>
                  <w:sz w:val="16"/>
                  <w:szCs w:val="16"/>
                  <w:lang w:val="es-EC"/>
                </w:rPr>
                <w:t xml:space="preserve">                if (valor &lt; 0 || valor &gt; 671.67)</w:t>
              </w:r>
            </w:ins>
          </w:p>
          <w:p w14:paraId="559D921E">
            <w:pPr>
              <w:spacing w:before="0" w:after="0" w:line="240" w:lineRule="auto"/>
              <w:rPr>
                <w:ins w:id="3032" w:author="marpa" w:date="2026-10-25T14:28:58Z"/>
                <w:rFonts w:hint="default" w:ascii="Courier New" w:hAnsi="Courier New" w:eastAsia="Courier New" w:cs="Courier New"/>
                <w:color w:val="000000"/>
                <w:sz w:val="16"/>
                <w:szCs w:val="16"/>
                <w:lang w:val="es-EC"/>
              </w:rPr>
            </w:pPr>
            <w:ins w:id="3033" w:author="marpa" w:date="2026-10-25T14:28:58Z">
              <w:r>
                <w:rPr>
                  <w:rFonts w:hint="default" w:ascii="Courier New" w:hAnsi="Courier New" w:eastAsia="Courier New" w:cs="Courier New"/>
                  <w:color w:val="000000"/>
                  <w:sz w:val="16"/>
                  <w:szCs w:val="16"/>
                  <w:lang w:val="es-EC"/>
                </w:rPr>
                <w:t xml:space="preserve">                    throw new IllegalArgumentException("El valor de Rankine debe estar en el rango de 0 a 671.67 ºR");</w:t>
              </w:r>
            </w:ins>
          </w:p>
          <w:p w14:paraId="76BFE5A6">
            <w:pPr>
              <w:spacing w:before="0" w:after="0" w:line="240" w:lineRule="auto"/>
              <w:rPr>
                <w:ins w:id="3034" w:author="marpa" w:date="2026-10-25T14:28:58Z"/>
                <w:rFonts w:hint="default" w:ascii="Courier New" w:hAnsi="Courier New" w:eastAsia="Courier New" w:cs="Courier New"/>
                <w:color w:val="000000"/>
                <w:sz w:val="16"/>
                <w:szCs w:val="16"/>
                <w:lang w:val="es-EC"/>
              </w:rPr>
            </w:pPr>
            <w:ins w:id="3035" w:author="marpa" w:date="2026-10-25T14:28:58Z">
              <w:r>
                <w:rPr>
                  <w:rFonts w:hint="default" w:ascii="Courier New" w:hAnsi="Courier New" w:eastAsia="Courier New" w:cs="Courier New"/>
                  <w:color w:val="000000"/>
                  <w:sz w:val="16"/>
                  <w:szCs w:val="16"/>
                  <w:lang w:val="es-EC"/>
                </w:rPr>
                <w:t xml:space="preserve">            }</w:t>
              </w:r>
            </w:ins>
          </w:p>
          <w:p w14:paraId="2312E887">
            <w:pPr>
              <w:spacing w:before="0" w:after="0" w:line="240" w:lineRule="auto"/>
              <w:rPr>
                <w:ins w:id="3036" w:author="marpa" w:date="2026-10-25T14:28:58Z"/>
                <w:rFonts w:hint="default" w:ascii="Courier New" w:hAnsi="Courier New" w:eastAsia="Courier New" w:cs="Courier New"/>
                <w:color w:val="000000"/>
                <w:sz w:val="16"/>
                <w:szCs w:val="16"/>
                <w:lang w:val="es-EC"/>
              </w:rPr>
            </w:pPr>
            <w:ins w:id="3037" w:author="marpa" w:date="2026-10-25T14:28:58Z">
              <w:r>
                <w:rPr>
                  <w:rFonts w:hint="default" w:ascii="Courier New" w:hAnsi="Courier New" w:eastAsia="Courier New" w:cs="Courier New"/>
                  <w:color w:val="000000"/>
                  <w:sz w:val="16"/>
                  <w:szCs w:val="16"/>
                  <w:lang w:val="es-EC"/>
                </w:rPr>
                <w:t xml:space="preserve">        }</w:t>
              </w:r>
            </w:ins>
          </w:p>
          <w:p w14:paraId="78FBC678">
            <w:pPr>
              <w:spacing w:before="0" w:after="0" w:line="240" w:lineRule="auto"/>
              <w:rPr>
                <w:ins w:id="3038" w:author="marpa" w:date="2026-10-25T14:28:58Z"/>
                <w:rFonts w:hint="default" w:ascii="Courier New" w:hAnsi="Courier New" w:eastAsia="Courier New" w:cs="Courier New"/>
                <w:color w:val="000000"/>
                <w:sz w:val="16"/>
                <w:szCs w:val="16"/>
                <w:lang w:val="es-EC"/>
              </w:rPr>
            </w:pPr>
          </w:p>
          <w:p w14:paraId="7E9E1539">
            <w:pPr>
              <w:spacing w:before="0" w:after="0" w:line="240" w:lineRule="auto"/>
              <w:rPr>
                <w:ins w:id="3039" w:author="marpa" w:date="2026-10-25T14:28:58Z"/>
                <w:rFonts w:hint="default" w:ascii="Courier New" w:hAnsi="Courier New" w:eastAsia="Courier New" w:cs="Courier New"/>
                <w:color w:val="000000"/>
                <w:sz w:val="16"/>
                <w:szCs w:val="16"/>
                <w:lang w:val="es-EC"/>
              </w:rPr>
            </w:pPr>
            <w:ins w:id="3040" w:author="marpa" w:date="2026-10-25T14:28:58Z">
              <w:r>
                <w:rPr>
                  <w:rFonts w:hint="default" w:ascii="Courier New" w:hAnsi="Courier New" w:eastAsia="Courier New" w:cs="Courier New"/>
                  <w:color w:val="000000"/>
                  <w:sz w:val="16"/>
                  <w:szCs w:val="16"/>
                  <w:lang w:val="es-EC"/>
                </w:rPr>
                <w:t xml:space="preserve">        return switch (origen) {</w:t>
              </w:r>
            </w:ins>
          </w:p>
          <w:p w14:paraId="32FA9BA8">
            <w:pPr>
              <w:spacing w:before="0" w:after="0" w:line="240" w:lineRule="auto"/>
              <w:rPr>
                <w:ins w:id="3041" w:author="marpa" w:date="2026-10-25T14:28:58Z"/>
                <w:rFonts w:hint="default" w:ascii="Courier New" w:hAnsi="Courier New" w:eastAsia="Courier New" w:cs="Courier New"/>
                <w:color w:val="000000"/>
                <w:sz w:val="16"/>
                <w:szCs w:val="16"/>
                <w:lang w:val="es-EC"/>
              </w:rPr>
            </w:pPr>
          </w:p>
          <w:p w14:paraId="2AC93BF4">
            <w:pPr>
              <w:spacing w:before="0" w:after="0" w:line="240" w:lineRule="auto"/>
              <w:rPr>
                <w:ins w:id="3042" w:author="marpa" w:date="2026-10-25T14:28:58Z"/>
                <w:rFonts w:hint="default" w:ascii="Courier New" w:hAnsi="Courier New" w:eastAsia="Courier New" w:cs="Courier New"/>
                <w:color w:val="000000"/>
                <w:sz w:val="16"/>
                <w:szCs w:val="16"/>
                <w:lang w:val="es-EC"/>
              </w:rPr>
            </w:pPr>
            <w:ins w:id="3043" w:author="marpa" w:date="2026-10-25T14:28:58Z">
              <w:r>
                <w:rPr>
                  <w:rFonts w:hint="default" w:ascii="Courier New" w:hAnsi="Courier New" w:eastAsia="Courier New" w:cs="Courier New"/>
                  <w:color w:val="000000"/>
                  <w:sz w:val="16"/>
                  <w:szCs w:val="16"/>
                  <w:lang w:val="es-EC"/>
                </w:rPr>
                <w:t xml:space="preserve">            case CELSIUS -&gt; switch (destino) {</w:t>
              </w:r>
            </w:ins>
          </w:p>
          <w:p w14:paraId="22123AC6">
            <w:pPr>
              <w:spacing w:before="0" w:after="0" w:line="240" w:lineRule="auto"/>
              <w:rPr>
                <w:ins w:id="3044" w:author="marpa" w:date="2026-10-25T14:28:58Z"/>
                <w:rFonts w:hint="default" w:ascii="Courier New" w:hAnsi="Courier New" w:eastAsia="Courier New" w:cs="Courier New"/>
                <w:color w:val="000000"/>
                <w:sz w:val="16"/>
                <w:szCs w:val="16"/>
                <w:lang w:val="es-EC"/>
              </w:rPr>
            </w:pPr>
            <w:ins w:id="3045" w:author="marpa" w:date="2026-10-25T14:28:58Z">
              <w:r>
                <w:rPr>
                  <w:rFonts w:hint="default" w:ascii="Courier New" w:hAnsi="Courier New" w:eastAsia="Courier New" w:cs="Courier New"/>
                  <w:color w:val="000000"/>
                  <w:sz w:val="16"/>
                  <w:szCs w:val="16"/>
                  <w:lang w:val="es-EC"/>
                </w:rPr>
                <w:t xml:space="preserve">                case FAHRENHEIT -&gt; (valor * 9 / 5) + 32;</w:t>
              </w:r>
            </w:ins>
          </w:p>
          <w:p w14:paraId="564BE6D0">
            <w:pPr>
              <w:spacing w:before="0" w:after="0" w:line="240" w:lineRule="auto"/>
              <w:rPr>
                <w:ins w:id="3046" w:author="marpa" w:date="2026-10-25T14:28:58Z"/>
                <w:rFonts w:hint="default" w:ascii="Courier New" w:hAnsi="Courier New" w:eastAsia="Courier New" w:cs="Courier New"/>
                <w:color w:val="000000"/>
                <w:sz w:val="16"/>
                <w:szCs w:val="16"/>
                <w:lang w:val="es-EC"/>
              </w:rPr>
            </w:pPr>
            <w:ins w:id="3047" w:author="marpa" w:date="2026-10-25T14:28:58Z">
              <w:r>
                <w:rPr>
                  <w:rFonts w:hint="default" w:ascii="Courier New" w:hAnsi="Courier New" w:eastAsia="Courier New" w:cs="Courier New"/>
                  <w:color w:val="000000"/>
                  <w:sz w:val="16"/>
                  <w:szCs w:val="16"/>
                  <w:lang w:val="es-EC"/>
                </w:rPr>
                <w:t xml:space="preserve">                case KELVIN -&gt; valor + 273.15;</w:t>
              </w:r>
            </w:ins>
          </w:p>
          <w:p w14:paraId="02D86CCF">
            <w:pPr>
              <w:spacing w:before="0" w:after="0" w:line="240" w:lineRule="auto"/>
              <w:rPr>
                <w:ins w:id="3048" w:author="marpa" w:date="2026-10-25T14:28:58Z"/>
                <w:rFonts w:hint="default" w:ascii="Courier New" w:hAnsi="Courier New" w:eastAsia="Courier New" w:cs="Courier New"/>
                <w:color w:val="000000"/>
                <w:sz w:val="16"/>
                <w:szCs w:val="16"/>
                <w:lang w:val="es-EC"/>
              </w:rPr>
            </w:pPr>
            <w:ins w:id="3049" w:author="marpa" w:date="2026-10-25T14:28:58Z">
              <w:r>
                <w:rPr>
                  <w:rFonts w:hint="default" w:ascii="Courier New" w:hAnsi="Courier New" w:eastAsia="Courier New" w:cs="Courier New"/>
                  <w:color w:val="000000"/>
                  <w:sz w:val="16"/>
                  <w:szCs w:val="16"/>
                  <w:lang w:val="es-EC"/>
                </w:rPr>
                <w:t xml:space="preserve">                case RANKINE -&gt; (valor + 273.15) * 9 / 5;</w:t>
              </w:r>
            </w:ins>
          </w:p>
          <w:p w14:paraId="75065852">
            <w:pPr>
              <w:spacing w:before="0" w:after="0" w:line="240" w:lineRule="auto"/>
              <w:rPr>
                <w:ins w:id="3050" w:author="marpa" w:date="2026-10-25T14:28:58Z"/>
                <w:rFonts w:hint="default" w:ascii="Courier New" w:hAnsi="Courier New" w:eastAsia="Courier New" w:cs="Courier New"/>
                <w:color w:val="000000"/>
                <w:sz w:val="16"/>
                <w:szCs w:val="16"/>
                <w:lang w:val="es-EC"/>
              </w:rPr>
            </w:pPr>
            <w:ins w:id="3051" w:author="marpa" w:date="2026-10-25T14:28:58Z">
              <w:r>
                <w:rPr>
                  <w:rFonts w:hint="default" w:ascii="Courier New" w:hAnsi="Courier New" w:eastAsia="Courier New" w:cs="Courier New"/>
                  <w:color w:val="000000"/>
                  <w:sz w:val="16"/>
                  <w:szCs w:val="16"/>
                  <w:lang w:val="es-EC"/>
                </w:rPr>
                <w:t xml:space="preserve">                default -&gt; throw new IllegalArgumentException("Conversión no soportada");</w:t>
              </w:r>
            </w:ins>
          </w:p>
          <w:p w14:paraId="64130C29">
            <w:pPr>
              <w:spacing w:before="0" w:after="0" w:line="240" w:lineRule="auto"/>
              <w:rPr>
                <w:ins w:id="3052" w:author="marpa" w:date="2026-10-25T14:28:58Z"/>
                <w:rFonts w:hint="default" w:ascii="Courier New" w:hAnsi="Courier New" w:eastAsia="Courier New" w:cs="Courier New"/>
                <w:color w:val="000000"/>
                <w:sz w:val="16"/>
                <w:szCs w:val="16"/>
                <w:lang w:val="es-EC"/>
              </w:rPr>
            </w:pPr>
            <w:ins w:id="3053" w:author="marpa" w:date="2026-10-25T14:28:58Z">
              <w:r>
                <w:rPr>
                  <w:rFonts w:hint="default" w:ascii="Courier New" w:hAnsi="Courier New" w:eastAsia="Courier New" w:cs="Courier New"/>
                  <w:color w:val="000000"/>
                  <w:sz w:val="16"/>
                  <w:szCs w:val="16"/>
                  <w:lang w:val="es-EC"/>
                </w:rPr>
                <w:t xml:space="preserve">            };</w:t>
              </w:r>
            </w:ins>
          </w:p>
          <w:p w14:paraId="2B35F28C">
            <w:pPr>
              <w:spacing w:before="0" w:after="0" w:line="240" w:lineRule="auto"/>
              <w:rPr>
                <w:ins w:id="3054" w:author="marpa" w:date="2026-10-25T14:28:58Z"/>
                <w:rFonts w:hint="default" w:ascii="Courier New" w:hAnsi="Courier New" w:eastAsia="Courier New" w:cs="Courier New"/>
                <w:color w:val="000000"/>
                <w:sz w:val="16"/>
                <w:szCs w:val="16"/>
                <w:lang w:val="es-EC"/>
              </w:rPr>
            </w:pPr>
          </w:p>
          <w:p w14:paraId="604E4886">
            <w:pPr>
              <w:spacing w:before="0" w:after="0" w:line="240" w:lineRule="auto"/>
              <w:rPr>
                <w:ins w:id="3055" w:author="marpa" w:date="2026-10-25T14:28:58Z"/>
                <w:rFonts w:hint="default" w:ascii="Courier New" w:hAnsi="Courier New" w:eastAsia="Courier New" w:cs="Courier New"/>
                <w:color w:val="000000"/>
                <w:sz w:val="16"/>
                <w:szCs w:val="16"/>
                <w:lang w:val="es-EC"/>
              </w:rPr>
            </w:pPr>
            <w:ins w:id="3056" w:author="marpa" w:date="2026-10-25T14:28:58Z">
              <w:r>
                <w:rPr>
                  <w:rFonts w:hint="default" w:ascii="Courier New" w:hAnsi="Courier New" w:eastAsia="Courier New" w:cs="Courier New"/>
                  <w:color w:val="000000"/>
                  <w:sz w:val="16"/>
                  <w:szCs w:val="16"/>
                  <w:lang w:val="es-EC"/>
                </w:rPr>
                <w:t xml:space="preserve">            case FAHRENHEIT -&gt; switch (destino) {</w:t>
              </w:r>
            </w:ins>
          </w:p>
          <w:p w14:paraId="653161C7">
            <w:pPr>
              <w:spacing w:before="0" w:after="0" w:line="240" w:lineRule="auto"/>
              <w:rPr>
                <w:ins w:id="3057" w:author="marpa" w:date="2026-10-25T14:28:58Z"/>
                <w:rFonts w:hint="default" w:ascii="Courier New" w:hAnsi="Courier New" w:eastAsia="Courier New" w:cs="Courier New"/>
                <w:color w:val="000000"/>
                <w:sz w:val="16"/>
                <w:szCs w:val="16"/>
                <w:lang w:val="es-EC"/>
              </w:rPr>
            </w:pPr>
            <w:ins w:id="3058" w:author="marpa" w:date="2026-10-25T14:28:58Z">
              <w:r>
                <w:rPr>
                  <w:rFonts w:hint="default" w:ascii="Courier New" w:hAnsi="Courier New" w:eastAsia="Courier New" w:cs="Courier New"/>
                  <w:color w:val="000000"/>
                  <w:sz w:val="16"/>
                  <w:szCs w:val="16"/>
                  <w:lang w:val="es-EC"/>
                </w:rPr>
                <w:t xml:space="preserve">                case CELSIUS -&gt; (valor - 32) * 5 / 9;</w:t>
              </w:r>
            </w:ins>
          </w:p>
          <w:p w14:paraId="38AA930C">
            <w:pPr>
              <w:spacing w:before="0" w:after="0" w:line="240" w:lineRule="auto"/>
              <w:rPr>
                <w:ins w:id="3059" w:author="marpa" w:date="2026-10-25T14:28:58Z"/>
                <w:rFonts w:hint="default" w:ascii="Courier New" w:hAnsi="Courier New" w:eastAsia="Courier New" w:cs="Courier New"/>
                <w:color w:val="000000"/>
                <w:sz w:val="16"/>
                <w:szCs w:val="16"/>
                <w:lang w:val="es-EC"/>
              </w:rPr>
            </w:pPr>
            <w:ins w:id="3060" w:author="marpa" w:date="2026-10-25T14:28:58Z">
              <w:r>
                <w:rPr>
                  <w:rFonts w:hint="default" w:ascii="Courier New" w:hAnsi="Courier New" w:eastAsia="Courier New" w:cs="Courier New"/>
                  <w:color w:val="000000"/>
                  <w:sz w:val="16"/>
                  <w:szCs w:val="16"/>
                  <w:lang w:val="es-EC"/>
                </w:rPr>
                <w:t xml:space="preserve">                case KELVIN -&gt; (valor - 32) * 5 / 9 + 273.15;</w:t>
              </w:r>
            </w:ins>
          </w:p>
          <w:p w14:paraId="1DB6810E">
            <w:pPr>
              <w:spacing w:before="0" w:after="0" w:line="240" w:lineRule="auto"/>
              <w:rPr>
                <w:ins w:id="3061" w:author="marpa" w:date="2026-10-25T14:28:58Z"/>
                <w:rFonts w:hint="default" w:ascii="Courier New" w:hAnsi="Courier New" w:eastAsia="Courier New" w:cs="Courier New"/>
                <w:color w:val="000000"/>
                <w:sz w:val="16"/>
                <w:szCs w:val="16"/>
                <w:lang w:val="es-EC"/>
              </w:rPr>
            </w:pPr>
            <w:ins w:id="3062" w:author="marpa" w:date="2026-10-25T14:28:58Z">
              <w:r>
                <w:rPr>
                  <w:rFonts w:hint="default" w:ascii="Courier New" w:hAnsi="Courier New" w:eastAsia="Courier New" w:cs="Courier New"/>
                  <w:color w:val="000000"/>
                  <w:sz w:val="16"/>
                  <w:szCs w:val="16"/>
                  <w:lang w:val="es-EC"/>
                </w:rPr>
                <w:t xml:space="preserve">                case RANKINE -&gt; valor + 459.67;</w:t>
              </w:r>
            </w:ins>
          </w:p>
          <w:p w14:paraId="72FA2532">
            <w:pPr>
              <w:spacing w:before="0" w:after="0" w:line="240" w:lineRule="auto"/>
              <w:rPr>
                <w:ins w:id="3063" w:author="marpa" w:date="2026-10-25T14:28:58Z"/>
                <w:rFonts w:hint="default" w:ascii="Courier New" w:hAnsi="Courier New" w:eastAsia="Courier New" w:cs="Courier New"/>
                <w:color w:val="000000"/>
                <w:sz w:val="16"/>
                <w:szCs w:val="16"/>
                <w:lang w:val="es-EC"/>
              </w:rPr>
            </w:pPr>
            <w:ins w:id="3064" w:author="marpa" w:date="2026-10-25T14:28:58Z">
              <w:r>
                <w:rPr>
                  <w:rFonts w:hint="default" w:ascii="Courier New" w:hAnsi="Courier New" w:eastAsia="Courier New" w:cs="Courier New"/>
                  <w:color w:val="000000"/>
                  <w:sz w:val="16"/>
                  <w:szCs w:val="16"/>
                  <w:lang w:val="es-EC"/>
                </w:rPr>
                <w:t xml:space="preserve">                default -&gt; throw new IllegalArgumentException("Conversión no soportada");</w:t>
              </w:r>
            </w:ins>
          </w:p>
          <w:p w14:paraId="1237D78D">
            <w:pPr>
              <w:spacing w:before="0" w:after="0" w:line="240" w:lineRule="auto"/>
              <w:rPr>
                <w:ins w:id="3065" w:author="marpa" w:date="2026-10-25T14:28:58Z"/>
                <w:rFonts w:hint="default" w:ascii="Courier New" w:hAnsi="Courier New" w:eastAsia="Courier New" w:cs="Courier New"/>
                <w:color w:val="000000"/>
                <w:sz w:val="16"/>
                <w:szCs w:val="16"/>
                <w:lang w:val="es-EC"/>
              </w:rPr>
            </w:pPr>
            <w:ins w:id="3066" w:author="marpa" w:date="2026-10-25T14:28:58Z">
              <w:r>
                <w:rPr>
                  <w:rFonts w:hint="default" w:ascii="Courier New" w:hAnsi="Courier New" w:eastAsia="Courier New" w:cs="Courier New"/>
                  <w:color w:val="000000"/>
                  <w:sz w:val="16"/>
                  <w:szCs w:val="16"/>
                  <w:lang w:val="es-EC"/>
                </w:rPr>
                <w:t xml:space="preserve">            };</w:t>
              </w:r>
            </w:ins>
          </w:p>
          <w:p w14:paraId="407F8158">
            <w:pPr>
              <w:spacing w:before="0" w:after="0" w:line="240" w:lineRule="auto"/>
              <w:rPr>
                <w:ins w:id="3067" w:author="marpa" w:date="2026-10-25T14:28:58Z"/>
                <w:rFonts w:hint="default" w:ascii="Courier New" w:hAnsi="Courier New" w:eastAsia="Courier New" w:cs="Courier New"/>
                <w:color w:val="000000"/>
                <w:sz w:val="16"/>
                <w:szCs w:val="16"/>
                <w:lang w:val="es-EC"/>
              </w:rPr>
            </w:pPr>
          </w:p>
          <w:p w14:paraId="29A1371F">
            <w:pPr>
              <w:spacing w:before="0" w:after="0" w:line="240" w:lineRule="auto"/>
              <w:rPr>
                <w:ins w:id="3068" w:author="marpa" w:date="2026-10-25T14:28:58Z"/>
                <w:rFonts w:hint="default" w:ascii="Courier New" w:hAnsi="Courier New" w:eastAsia="Courier New" w:cs="Courier New"/>
                <w:color w:val="000000"/>
                <w:sz w:val="16"/>
                <w:szCs w:val="16"/>
                <w:lang w:val="es-EC"/>
              </w:rPr>
            </w:pPr>
            <w:ins w:id="3069" w:author="marpa" w:date="2026-10-25T14:28:58Z">
              <w:r>
                <w:rPr>
                  <w:rFonts w:hint="default" w:ascii="Courier New" w:hAnsi="Courier New" w:eastAsia="Courier New" w:cs="Courier New"/>
                  <w:color w:val="000000"/>
                  <w:sz w:val="16"/>
                  <w:szCs w:val="16"/>
                  <w:lang w:val="es-EC"/>
                </w:rPr>
                <w:t xml:space="preserve">            case KELVIN -&gt; switch (destino) {</w:t>
              </w:r>
            </w:ins>
          </w:p>
          <w:p w14:paraId="6D26D10A">
            <w:pPr>
              <w:spacing w:before="0" w:after="0" w:line="240" w:lineRule="auto"/>
              <w:rPr>
                <w:ins w:id="3070" w:author="marpa" w:date="2026-10-25T14:28:58Z"/>
                <w:rFonts w:hint="default" w:ascii="Courier New" w:hAnsi="Courier New" w:eastAsia="Courier New" w:cs="Courier New"/>
                <w:color w:val="000000"/>
                <w:sz w:val="16"/>
                <w:szCs w:val="16"/>
                <w:lang w:val="es-EC"/>
              </w:rPr>
            </w:pPr>
            <w:ins w:id="3071" w:author="marpa" w:date="2026-10-25T14:28:58Z">
              <w:r>
                <w:rPr>
                  <w:rFonts w:hint="default" w:ascii="Courier New" w:hAnsi="Courier New" w:eastAsia="Courier New" w:cs="Courier New"/>
                  <w:color w:val="000000"/>
                  <w:sz w:val="16"/>
                  <w:szCs w:val="16"/>
                  <w:lang w:val="es-EC"/>
                </w:rPr>
                <w:t xml:space="preserve">                case CELSIUS -&gt; valor - 273.15;</w:t>
              </w:r>
            </w:ins>
          </w:p>
          <w:p w14:paraId="64D52C1E">
            <w:pPr>
              <w:spacing w:before="0" w:after="0" w:line="240" w:lineRule="auto"/>
              <w:rPr>
                <w:ins w:id="3072" w:author="marpa" w:date="2026-10-25T14:28:58Z"/>
                <w:rFonts w:hint="default" w:ascii="Courier New" w:hAnsi="Courier New" w:eastAsia="Courier New" w:cs="Courier New"/>
                <w:color w:val="000000"/>
                <w:sz w:val="16"/>
                <w:szCs w:val="16"/>
                <w:lang w:val="es-EC"/>
              </w:rPr>
            </w:pPr>
            <w:ins w:id="3073" w:author="marpa" w:date="2026-10-25T14:28:58Z">
              <w:r>
                <w:rPr>
                  <w:rFonts w:hint="default" w:ascii="Courier New" w:hAnsi="Courier New" w:eastAsia="Courier New" w:cs="Courier New"/>
                  <w:color w:val="000000"/>
                  <w:sz w:val="16"/>
                  <w:szCs w:val="16"/>
                  <w:lang w:val="es-EC"/>
                </w:rPr>
                <w:t xml:space="preserve">                case FAHRENHEIT -&gt; (valor - 273.15) * 9 / 5 + 32;</w:t>
              </w:r>
            </w:ins>
          </w:p>
          <w:p w14:paraId="57CCED9B">
            <w:pPr>
              <w:spacing w:before="0" w:after="0" w:line="240" w:lineRule="auto"/>
              <w:rPr>
                <w:ins w:id="3074" w:author="marpa" w:date="2026-10-25T14:28:58Z"/>
                <w:rFonts w:hint="default" w:ascii="Courier New" w:hAnsi="Courier New" w:eastAsia="Courier New" w:cs="Courier New"/>
                <w:color w:val="000000"/>
                <w:sz w:val="16"/>
                <w:szCs w:val="16"/>
                <w:lang w:val="es-EC"/>
              </w:rPr>
            </w:pPr>
            <w:ins w:id="3075" w:author="marpa" w:date="2026-10-25T14:28:58Z">
              <w:r>
                <w:rPr>
                  <w:rFonts w:hint="default" w:ascii="Courier New" w:hAnsi="Courier New" w:eastAsia="Courier New" w:cs="Courier New"/>
                  <w:color w:val="000000"/>
                  <w:sz w:val="16"/>
                  <w:szCs w:val="16"/>
                  <w:lang w:val="es-EC"/>
                </w:rPr>
                <w:t xml:space="preserve">                case RANKINE -&gt; valor * 9 / 5;</w:t>
              </w:r>
            </w:ins>
          </w:p>
          <w:p w14:paraId="4DE48D37">
            <w:pPr>
              <w:spacing w:before="0" w:after="0" w:line="240" w:lineRule="auto"/>
              <w:rPr>
                <w:ins w:id="3076" w:author="marpa" w:date="2026-10-25T14:28:58Z"/>
                <w:rFonts w:hint="default" w:ascii="Courier New" w:hAnsi="Courier New" w:eastAsia="Courier New" w:cs="Courier New"/>
                <w:color w:val="000000"/>
                <w:sz w:val="16"/>
                <w:szCs w:val="16"/>
                <w:lang w:val="es-EC"/>
              </w:rPr>
            </w:pPr>
            <w:ins w:id="3077" w:author="marpa" w:date="2026-10-25T14:28:58Z">
              <w:r>
                <w:rPr>
                  <w:rFonts w:hint="default" w:ascii="Courier New" w:hAnsi="Courier New" w:eastAsia="Courier New" w:cs="Courier New"/>
                  <w:color w:val="000000"/>
                  <w:sz w:val="16"/>
                  <w:szCs w:val="16"/>
                  <w:lang w:val="es-EC"/>
                </w:rPr>
                <w:t xml:space="preserve">                default -&gt; throw new IllegalArgumentException("Conversión no soportada");</w:t>
              </w:r>
            </w:ins>
          </w:p>
          <w:p w14:paraId="707203E3">
            <w:pPr>
              <w:spacing w:before="0" w:after="0" w:line="240" w:lineRule="auto"/>
              <w:rPr>
                <w:ins w:id="3078" w:author="marpa" w:date="2026-10-25T14:28:58Z"/>
                <w:rFonts w:hint="default" w:ascii="Courier New" w:hAnsi="Courier New" w:eastAsia="Courier New" w:cs="Courier New"/>
                <w:color w:val="000000"/>
                <w:sz w:val="16"/>
                <w:szCs w:val="16"/>
                <w:lang w:val="es-EC"/>
              </w:rPr>
            </w:pPr>
            <w:ins w:id="3079" w:author="marpa" w:date="2026-10-25T14:28:58Z">
              <w:r>
                <w:rPr>
                  <w:rFonts w:hint="default" w:ascii="Courier New" w:hAnsi="Courier New" w:eastAsia="Courier New" w:cs="Courier New"/>
                  <w:color w:val="000000"/>
                  <w:sz w:val="16"/>
                  <w:szCs w:val="16"/>
                  <w:lang w:val="es-EC"/>
                </w:rPr>
                <w:t xml:space="preserve">            };</w:t>
              </w:r>
            </w:ins>
          </w:p>
          <w:p w14:paraId="46582E29">
            <w:pPr>
              <w:spacing w:before="0" w:after="0" w:line="240" w:lineRule="auto"/>
              <w:rPr>
                <w:ins w:id="3080" w:author="marpa" w:date="2026-10-25T14:28:58Z"/>
                <w:rFonts w:hint="default" w:ascii="Courier New" w:hAnsi="Courier New" w:eastAsia="Courier New" w:cs="Courier New"/>
                <w:color w:val="000000"/>
                <w:sz w:val="16"/>
                <w:szCs w:val="16"/>
                <w:lang w:val="es-EC"/>
              </w:rPr>
            </w:pPr>
          </w:p>
          <w:p w14:paraId="5A5154B9">
            <w:pPr>
              <w:spacing w:before="0" w:after="0" w:line="240" w:lineRule="auto"/>
              <w:rPr>
                <w:ins w:id="3081" w:author="marpa" w:date="2026-10-25T14:28:58Z"/>
                <w:rFonts w:hint="default" w:ascii="Courier New" w:hAnsi="Courier New" w:eastAsia="Courier New" w:cs="Courier New"/>
                <w:color w:val="000000"/>
                <w:sz w:val="16"/>
                <w:szCs w:val="16"/>
                <w:lang w:val="es-EC"/>
              </w:rPr>
            </w:pPr>
            <w:ins w:id="3082" w:author="marpa" w:date="2026-10-25T14:28:58Z">
              <w:r>
                <w:rPr>
                  <w:rFonts w:hint="default" w:ascii="Courier New" w:hAnsi="Courier New" w:eastAsia="Courier New" w:cs="Courier New"/>
                  <w:color w:val="000000"/>
                  <w:sz w:val="16"/>
                  <w:szCs w:val="16"/>
                  <w:lang w:val="es-EC"/>
                </w:rPr>
                <w:t xml:space="preserve">            case RANKINE -&gt; switch (destino) {</w:t>
              </w:r>
            </w:ins>
          </w:p>
          <w:p w14:paraId="509C7A19">
            <w:pPr>
              <w:spacing w:before="0" w:after="0" w:line="240" w:lineRule="auto"/>
              <w:rPr>
                <w:ins w:id="3083" w:author="marpa" w:date="2026-10-25T14:28:58Z"/>
                <w:rFonts w:hint="default" w:ascii="Courier New" w:hAnsi="Courier New" w:eastAsia="Courier New" w:cs="Courier New"/>
                <w:color w:val="000000"/>
                <w:sz w:val="16"/>
                <w:szCs w:val="16"/>
                <w:lang w:val="es-EC"/>
              </w:rPr>
            </w:pPr>
            <w:ins w:id="3084" w:author="marpa" w:date="2026-10-25T14:28:58Z">
              <w:r>
                <w:rPr>
                  <w:rFonts w:hint="default" w:ascii="Courier New" w:hAnsi="Courier New" w:eastAsia="Courier New" w:cs="Courier New"/>
                  <w:color w:val="000000"/>
                  <w:sz w:val="16"/>
                  <w:szCs w:val="16"/>
                  <w:lang w:val="es-EC"/>
                </w:rPr>
                <w:t xml:space="preserve">                case CELSIUS -&gt; (valor - 491.67) * 5 / 9;</w:t>
              </w:r>
            </w:ins>
          </w:p>
          <w:p w14:paraId="523B8A6A">
            <w:pPr>
              <w:spacing w:before="0" w:after="0" w:line="240" w:lineRule="auto"/>
              <w:rPr>
                <w:ins w:id="3085" w:author="marpa" w:date="2026-10-25T14:28:58Z"/>
                <w:rFonts w:hint="default" w:ascii="Courier New" w:hAnsi="Courier New" w:eastAsia="Courier New" w:cs="Courier New"/>
                <w:color w:val="000000"/>
                <w:sz w:val="16"/>
                <w:szCs w:val="16"/>
                <w:lang w:val="es-EC"/>
              </w:rPr>
            </w:pPr>
            <w:ins w:id="3086" w:author="marpa" w:date="2026-10-25T14:28:58Z">
              <w:r>
                <w:rPr>
                  <w:rFonts w:hint="default" w:ascii="Courier New" w:hAnsi="Courier New" w:eastAsia="Courier New" w:cs="Courier New"/>
                  <w:color w:val="000000"/>
                  <w:sz w:val="16"/>
                  <w:szCs w:val="16"/>
                  <w:lang w:val="es-EC"/>
                </w:rPr>
                <w:t xml:space="preserve">                case FAHRENHEIT -&gt; valor - 459.67;</w:t>
              </w:r>
            </w:ins>
          </w:p>
          <w:p w14:paraId="0922662D">
            <w:pPr>
              <w:spacing w:before="0" w:after="0" w:line="240" w:lineRule="auto"/>
              <w:rPr>
                <w:ins w:id="3087" w:author="marpa" w:date="2026-10-25T14:28:58Z"/>
                <w:rFonts w:hint="default" w:ascii="Courier New" w:hAnsi="Courier New" w:eastAsia="Courier New" w:cs="Courier New"/>
                <w:color w:val="000000"/>
                <w:sz w:val="16"/>
                <w:szCs w:val="16"/>
                <w:lang w:val="es-EC"/>
              </w:rPr>
            </w:pPr>
            <w:ins w:id="3088" w:author="marpa" w:date="2026-10-25T14:28:58Z">
              <w:r>
                <w:rPr>
                  <w:rFonts w:hint="default" w:ascii="Courier New" w:hAnsi="Courier New" w:eastAsia="Courier New" w:cs="Courier New"/>
                  <w:color w:val="000000"/>
                  <w:sz w:val="16"/>
                  <w:szCs w:val="16"/>
                  <w:lang w:val="es-EC"/>
                </w:rPr>
                <w:t xml:space="preserve">                case KELVIN -&gt; valor * 5 / 9;</w:t>
              </w:r>
            </w:ins>
          </w:p>
          <w:p w14:paraId="201177D8">
            <w:pPr>
              <w:spacing w:before="0" w:after="0" w:line="240" w:lineRule="auto"/>
              <w:rPr>
                <w:ins w:id="3089" w:author="marpa" w:date="2026-10-25T14:28:58Z"/>
                <w:rFonts w:hint="default" w:ascii="Courier New" w:hAnsi="Courier New" w:eastAsia="Courier New" w:cs="Courier New"/>
                <w:color w:val="000000"/>
                <w:sz w:val="16"/>
                <w:szCs w:val="16"/>
                <w:lang w:val="es-EC"/>
              </w:rPr>
            </w:pPr>
            <w:ins w:id="3090" w:author="marpa" w:date="2026-10-25T14:28:58Z">
              <w:r>
                <w:rPr>
                  <w:rFonts w:hint="default" w:ascii="Courier New" w:hAnsi="Courier New" w:eastAsia="Courier New" w:cs="Courier New"/>
                  <w:color w:val="000000"/>
                  <w:sz w:val="16"/>
                  <w:szCs w:val="16"/>
                  <w:lang w:val="es-EC"/>
                </w:rPr>
                <w:t xml:space="preserve">                default -&gt; throw new IllegalArgumentException("Conversión no soportada");</w:t>
              </w:r>
            </w:ins>
          </w:p>
          <w:p w14:paraId="26AAB609">
            <w:pPr>
              <w:spacing w:before="0" w:after="0" w:line="240" w:lineRule="auto"/>
              <w:rPr>
                <w:ins w:id="3091" w:author="marpa" w:date="2026-10-25T14:28:58Z"/>
                <w:rFonts w:hint="default" w:ascii="Courier New" w:hAnsi="Courier New" w:eastAsia="Courier New" w:cs="Courier New"/>
                <w:color w:val="000000"/>
                <w:sz w:val="16"/>
                <w:szCs w:val="16"/>
                <w:lang w:val="es-EC"/>
              </w:rPr>
            </w:pPr>
            <w:ins w:id="3092" w:author="marpa" w:date="2026-10-25T14:28:58Z">
              <w:r>
                <w:rPr>
                  <w:rFonts w:hint="default" w:ascii="Courier New" w:hAnsi="Courier New" w:eastAsia="Courier New" w:cs="Courier New"/>
                  <w:color w:val="000000"/>
                  <w:sz w:val="16"/>
                  <w:szCs w:val="16"/>
                  <w:lang w:val="es-EC"/>
                </w:rPr>
                <w:t xml:space="preserve">            };</w:t>
              </w:r>
            </w:ins>
          </w:p>
          <w:p w14:paraId="50BA7B15">
            <w:pPr>
              <w:spacing w:before="0" w:after="0" w:line="240" w:lineRule="auto"/>
              <w:rPr>
                <w:ins w:id="3093" w:author="marpa" w:date="2026-10-25T14:28:58Z"/>
                <w:rFonts w:hint="default" w:ascii="Courier New" w:hAnsi="Courier New" w:eastAsia="Courier New" w:cs="Courier New"/>
                <w:color w:val="000000"/>
                <w:sz w:val="16"/>
                <w:szCs w:val="16"/>
                <w:lang w:val="es-EC"/>
              </w:rPr>
            </w:pPr>
            <w:ins w:id="3094" w:author="marpa" w:date="2026-10-25T14:28:58Z">
              <w:r>
                <w:rPr>
                  <w:rFonts w:hint="default" w:ascii="Courier New" w:hAnsi="Courier New" w:eastAsia="Courier New" w:cs="Courier New"/>
                  <w:color w:val="000000"/>
                  <w:sz w:val="16"/>
                  <w:szCs w:val="16"/>
                  <w:lang w:val="es-EC"/>
                </w:rPr>
                <w:t xml:space="preserve">        };</w:t>
              </w:r>
            </w:ins>
          </w:p>
          <w:p w14:paraId="0569BBA8">
            <w:pPr>
              <w:spacing w:before="0" w:after="0" w:line="240" w:lineRule="auto"/>
              <w:rPr>
                <w:ins w:id="3095" w:author="marpa" w:date="2026-10-25T14:28:58Z"/>
                <w:rFonts w:hint="default" w:ascii="Courier New" w:hAnsi="Courier New" w:eastAsia="Courier New" w:cs="Courier New"/>
                <w:color w:val="000000"/>
                <w:sz w:val="16"/>
                <w:szCs w:val="16"/>
                <w:lang w:val="es-EC"/>
              </w:rPr>
            </w:pPr>
            <w:ins w:id="3096" w:author="marpa" w:date="2026-10-25T14:28:58Z">
              <w:r>
                <w:rPr>
                  <w:rFonts w:hint="default" w:ascii="Courier New" w:hAnsi="Courier New" w:eastAsia="Courier New" w:cs="Courier New"/>
                  <w:color w:val="000000"/>
                  <w:sz w:val="16"/>
                  <w:szCs w:val="16"/>
                  <w:lang w:val="es-EC"/>
                </w:rPr>
                <w:t xml:space="preserve">    }</w:t>
              </w:r>
            </w:ins>
          </w:p>
          <w:p w14:paraId="1E09325A">
            <w:pPr>
              <w:spacing w:before="0" w:after="0" w:line="240" w:lineRule="auto"/>
              <w:rPr>
                <w:ins w:id="3097" w:author="marpa" w:date="2026-10-25T14:26:56Z"/>
                <w:rFonts w:hint="default" w:ascii="Courier New" w:hAnsi="Courier New" w:eastAsia="Courier New" w:cs="Courier New"/>
                <w:color w:val="000000"/>
                <w:sz w:val="16"/>
                <w:szCs w:val="16"/>
                <w:lang w:val="es-EC"/>
              </w:rPr>
            </w:pPr>
            <w:ins w:id="3098" w:author="marpa" w:date="2026-10-25T14:28:58Z">
              <w:r>
                <w:rPr>
                  <w:rFonts w:hint="default" w:ascii="Courier New" w:hAnsi="Courier New" w:eastAsia="Courier New" w:cs="Courier New"/>
                  <w:color w:val="000000"/>
                  <w:sz w:val="16"/>
                  <w:szCs w:val="16"/>
                  <w:lang w:val="es-EC"/>
                </w:rPr>
                <w:t>}</w:t>
              </w:r>
            </w:ins>
          </w:p>
        </w:tc>
      </w:tr>
    </w:tbl>
    <w:p w14:paraId="66DC421A">
      <w:pPr>
        <w:pStyle w:val="6"/>
        <w:rPr>
          <w:ins w:id="3099" w:author="marpa" w:date="2026-10-25T14:26:57Z"/>
          <w:rFonts w:hint="default"/>
          <w:lang w:val="es-EC"/>
        </w:rPr>
      </w:pPr>
      <w:ins w:id="3100" w:author="marpa" w:date="2026-10-25T14:26:57Z">
        <w:bookmarkStart w:id="107" w:name="_Toc31083"/>
        <w:bookmarkStart w:id="108" w:name="_Toc5328"/>
        <w:r>
          <w:rPr/>
          <w:t xml:space="preserve">Tabla </w:t>
        </w:r>
      </w:ins>
      <w:ins w:id="3101" w:author="marpa" w:date="2026-10-25T14:27:13Z">
        <w:r>
          <w:rPr>
            <w:rFonts w:hint="default"/>
            <w:lang w:val="es-EC"/>
          </w:rPr>
          <w:t>13</w:t>
        </w:r>
      </w:ins>
      <w:ins w:id="3102" w:author="marpa" w:date="2026-10-25T14:26:57Z">
        <w:r>
          <w:rPr/>
          <w:t xml:space="preserve">. </w:t>
        </w:r>
      </w:ins>
      <w:ins w:id="3103" w:author="marpa" w:date="2026-10-25T14:29:15Z">
        <w:r>
          <w:rPr>
            <w:rFonts w:hint="default"/>
            <w:lang w:val="es-EC"/>
          </w:rPr>
          <w:t>Interf</w:t>
        </w:r>
      </w:ins>
      <w:ins w:id="3104" w:author="marpa" w:date="2026-10-25T14:29:16Z">
        <w:r>
          <w:rPr>
            <w:rFonts w:hint="default"/>
            <w:lang w:val="es-EC"/>
          </w:rPr>
          <w:t xml:space="preserve">az </w:t>
        </w:r>
      </w:ins>
      <w:ins w:id="3105" w:author="marpa" w:date="2026-10-25T14:29:20Z">
        <w:r>
          <w:rPr>
            <w:rFonts w:hint="default"/>
            <w:b w:val="0"/>
            <w:bCs w:val="0"/>
            <w:lang w:val="es-EC"/>
          </w:rPr>
          <w:t>IConversor</w:t>
        </w:r>
        <w:bookmarkEnd w:id="107"/>
        <w:bookmarkEnd w:id="108"/>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500F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106" w:author="marpa" w:date="2026-10-25T14:26:57Z"/>
        </w:trPr>
        <w:tc>
          <w:tcPr>
            <w:tcW w:w="8494" w:type="dxa"/>
            <w:shd w:val="clear" w:color="auto" w:fill="D9D9D9"/>
          </w:tcPr>
          <w:p w14:paraId="2259B8C8">
            <w:pPr>
              <w:spacing w:before="0" w:after="0" w:line="240" w:lineRule="auto"/>
              <w:rPr>
                <w:ins w:id="3107" w:author="marpa" w:date="2026-10-25T14:29:30Z"/>
                <w:rFonts w:hint="default" w:ascii="Courier New" w:hAnsi="Courier New" w:eastAsia="Courier New" w:cs="Courier New"/>
                <w:color w:val="000000"/>
                <w:sz w:val="16"/>
                <w:szCs w:val="16"/>
                <w:lang w:val="es-EC"/>
              </w:rPr>
            </w:pPr>
            <w:ins w:id="3108" w:author="marpa" w:date="2026-10-25T14:29:30Z">
              <w:r>
                <w:rPr>
                  <w:rFonts w:hint="default" w:ascii="Courier New" w:hAnsi="Courier New" w:eastAsia="Courier New" w:cs="Courier New"/>
                  <w:color w:val="000000"/>
                  <w:sz w:val="16"/>
                  <w:szCs w:val="16"/>
                  <w:lang w:val="es-EC"/>
                </w:rPr>
                <w:t>package ec.edu.monster.modelos.utilidades;</w:t>
              </w:r>
            </w:ins>
          </w:p>
          <w:p w14:paraId="399A811E">
            <w:pPr>
              <w:spacing w:before="0" w:after="0" w:line="240" w:lineRule="auto"/>
              <w:rPr>
                <w:ins w:id="3109" w:author="marpa" w:date="2026-10-25T14:29:30Z"/>
                <w:rFonts w:hint="default" w:ascii="Courier New" w:hAnsi="Courier New" w:eastAsia="Courier New" w:cs="Courier New"/>
                <w:color w:val="000000"/>
                <w:sz w:val="16"/>
                <w:szCs w:val="16"/>
                <w:lang w:val="es-EC"/>
              </w:rPr>
            </w:pPr>
          </w:p>
          <w:p w14:paraId="4D3A9AD2">
            <w:pPr>
              <w:spacing w:before="0" w:after="0" w:line="240" w:lineRule="auto"/>
              <w:rPr>
                <w:ins w:id="3110" w:author="marpa" w:date="2026-10-25T14:29:30Z"/>
                <w:rFonts w:hint="default" w:ascii="Courier New" w:hAnsi="Courier New" w:eastAsia="Courier New" w:cs="Courier New"/>
                <w:color w:val="000000"/>
                <w:sz w:val="16"/>
                <w:szCs w:val="16"/>
                <w:lang w:val="es-EC"/>
              </w:rPr>
            </w:pPr>
            <w:ins w:id="3111" w:author="marpa" w:date="2026-10-25T14:29:30Z">
              <w:r>
                <w:rPr>
                  <w:rFonts w:hint="default" w:ascii="Courier New" w:hAnsi="Courier New" w:eastAsia="Courier New" w:cs="Courier New"/>
                  <w:color w:val="000000"/>
                  <w:sz w:val="16"/>
                  <w:szCs w:val="16"/>
                  <w:lang w:val="es-EC"/>
                </w:rPr>
                <w:t>/**</w:t>
              </w:r>
            </w:ins>
          </w:p>
          <w:p w14:paraId="2ACF450B">
            <w:pPr>
              <w:spacing w:before="0" w:after="0" w:line="240" w:lineRule="auto"/>
              <w:rPr>
                <w:ins w:id="3112" w:author="marpa" w:date="2026-10-25T14:29:30Z"/>
                <w:rFonts w:hint="default" w:ascii="Courier New" w:hAnsi="Courier New" w:eastAsia="Courier New" w:cs="Courier New"/>
                <w:color w:val="000000"/>
                <w:sz w:val="16"/>
                <w:szCs w:val="16"/>
                <w:lang w:val="es-EC"/>
              </w:rPr>
            </w:pPr>
            <w:ins w:id="3113" w:author="marpa" w:date="2026-10-25T14:29:30Z">
              <w:r>
                <w:rPr>
                  <w:rFonts w:hint="default" w:ascii="Courier New" w:hAnsi="Courier New" w:eastAsia="Courier New" w:cs="Courier New"/>
                  <w:color w:val="000000"/>
                  <w:sz w:val="16"/>
                  <w:szCs w:val="16"/>
                  <w:lang w:val="es-EC"/>
                </w:rPr>
                <w:t xml:space="preserve"> *</w:t>
              </w:r>
            </w:ins>
          </w:p>
          <w:p w14:paraId="20CB9575">
            <w:pPr>
              <w:spacing w:before="0" w:after="0" w:line="240" w:lineRule="auto"/>
              <w:rPr>
                <w:ins w:id="3114" w:author="marpa" w:date="2026-10-25T14:29:30Z"/>
                <w:rFonts w:hint="default" w:ascii="Courier New" w:hAnsi="Courier New" w:eastAsia="Courier New" w:cs="Courier New"/>
                <w:color w:val="000000"/>
                <w:sz w:val="16"/>
                <w:szCs w:val="16"/>
                <w:lang w:val="es-EC"/>
              </w:rPr>
            </w:pPr>
            <w:ins w:id="3115" w:author="marpa" w:date="2026-10-25T14:29:30Z">
              <w:r>
                <w:rPr>
                  <w:rFonts w:hint="default" w:ascii="Courier New" w:hAnsi="Courier New" w:eastAsia="Courier New" w:cs="Courier New"/>
                  <w:color w:val="000000"/>
                  <w:sz w:val="16"/>
                  <w:szCs w:val="16"/>
                  <w:lang w:val="es-EC"/>
                </w:rPr>
                <w:t xml:space="preserve"> * @author USER</w:t>
              </w:r>
            </w:ins>
          </w:p>
          <w:p w14:paraId="20D898C6">
            <w:pPr>
              <w:spacing w:before="0" w:after="0" w:line="240" w:lineRule="auto"/>
              <w:rPr>
                <w:ins w:id="3116" w:author="marpa" w:date="2026-10-25T14:29:30Z"/>
                <w:rFonts w:hint="default" w:ascii="Courier New" w:hAnsi="Courier New" w:eastAsia="Courier New" w:cs="Courier New"/>
                <w:color w:val="000000"/>
                <w:sz w:val="16"/>
                <w:szCs w:val="16"/>
                <w:lang w:val="es-EC"/>
              </w:rPr>
            </w:pPr>
            <w:ins w:id="3117" w:author="marpa" w:date="2026-10-25T14:29:30Z">
              <w:r>
                <w:rPr>
                  <w:rFonts w:hint="default" w:ascii="Courier New" w:hAnsi="Courier New" w:eastAsia="Courier New" w:cs="Courier New"/>
                  <w:color w:val="000000"/>
                  <w:sz w:val="16"/>
                  <w:szCs w:val="16"/>
                  <w:lang w:val="es-EC"/>
                </w:rPr>
                <w:t xml:space="preserve"> */</w:t>
              </w:r>
            </w:ins>
          </w:p>
          <w:p w14:paraId="42022051">
            <w:pPr>
              <w:spacing w:before="0" w:after="0" w:line="240" w:lineRule="auto"/>
              <w:rPr>
                <w:ins w:id="3118" w:author="marpa" w:date="2026-10-25T14:29:30Z"/>
                <w:rFonts w:hint="default" w:ascii="Courier New" w:hAnsi="Courier New" w:eastAsia="Courier New" w:cs="Courier New"/>
                <w:color w:val="000000"/>
                <w:sz w:val="16"/>
                <w:szCs w:val="16"/>
                <w:lang w:val="es-EC"/>
              </w:rPr>
            </w:pPr>
            <w:ins w:id="3119" w:author="marpa" w:date="2026-10-25T14:29:30Z">
              <w:r>
                <w:rPr>
                  <w:rFonts w:hint="default" w:ascii="Courier New" w:hAnsi="Courier New" w:eastAsia="Courier New" w:cs="Courier New"/>
                  <w:color w:val="000000"/>
                  <w:sz w:val="16"/>
                  <w:szCs w:val="16"/>
                  <w:lang w:val="es-EC"/>
                </w:rPr>
                <w:t>public interface IConversor&lt;T&gt; {</w:t>
              </w:r>
            </w:ins>
          </w:p>
          <w:p w14:paraId="25A76E48">
            <w:pPr>
              <w:spacing w:before="0" w:after="0" w:line="240" w:lineRule="auto"/>
              <w:rPr>
                <w:ins w:id="3120" w:author="marpa" w:date="2026-10-25T14:29:30Z"/>
                <w:rFonts w:hint="default" w:ascii="Courier New" w:hAnsi="Courier New" w:eastAsia="Courier New" w:cs="Courier New"/>
                <w:color w:val="000000"/>
                <w:sz w:val="16"/>
                <w:szCs w:val="16"/>
                <w:lang w:val="es-EC"/>
              </w:rPr>
            </w:pPr>
          </w:p>
          <w:p w14:paraId="7D24DC36">
            <w:pPr>
              <w:spacing w:before="0" w:after="0" w:line="240" w:lineRule="auto"/>
              <w:rPr>
                <w:ins w:id="3121" w:author="marpa" w:date="2026-10-25T14:29:30Z"/>
                <w:rFonts w:hint="default" w:ascii="Courier New" w:hAnsi="Courier New" w:eastAsia="Courier New" w:cs="Courier New"/>
                <w:color w:val="000000"/>
                <w:sz w:val="16"/>
                <w:szCs w:val="16"/>
                <w:lang w:val="es-EC"/>
              </w:rPr>
            </w:pPr>
            <w:ins w:id="3122" w:author="marpa" w:date="2026-10-25T14:29:30Z">
              <w:r>
                <w:rPr>
                  <w:rFonts w:hint="default" w:ascii="Courier New" w:hAnsi="Courier New" w:eastAsia="Courier New" w:cs="Courier New"/>
                  <w:color w:val="000000"/>
                  <w:sz w:val="16"/>
                  <w:szCs w:val="16"/>
                  <w:lang w:val="es-EC"/>
                </w:rPr>
                <w:t xml:space="preserve">    public double convertir(double valor, T unidadInicial, T unidadFinal);</w:t>
              </w:r>
            </w:ins>
          </w:p>
          <w:p w14:paraId="3F1084E2">
            <w:pPr>
              <w:spacing w:before="0" w:after="0" w:line="240" w:lineRule="auto"/>
              <w:rPr>
                <w:ins w:id="3123" w:author="marpa" w:date="2026-10-25T14:29:30Z"/>
                <w:rFonts w:hint="default" w:ascii="Courier New" w:hAnsi="Courier New" w:eastAsia="Courier New" w:cs="Courier New"/>
                <w:color w:val="000000"/>
                <w:sz w:val="16"/>
                <w:szCs w:val="16"/>
                <w:lang w:val="es-EC"/>
              </w:rPr>
            </w:pPr>
            <w:ins w:id="3124" w:author="marpa" w:date="2026-10-25T14:29:30Z">
              <w:r>
                <w:rPr>
                  <w:rFonts w:hint="default" w:ascii="Courier New" w:hAnsi="Courier New" w:eastAsia="Courier New" w:cs="Courier New"/>
                  <w:color w:val="000000"/>
                  <w:sz w:val="16"/>
                  <w:szCs w:val="16"/>
                  <w:lang w:val="es-EC"/>
                </w:rPr>
                <w:t xml:space="preserve">    </w:t>
              </w:r>
            </w:ins>
          </w:p>
          <w:p w14:paraId="250E9297">
            <w:pPr>
              <w:spacing w:before="0" w:after="0" w:line="240" w:lineRule="auto"/>
              <w:rPr>
                <w:ins w:id="3125" w:author="marpa" w:date="2026-10-25T14:26:57Z"/>
                <w:rFonts w:hint="default" w:ascii="Courier New" w:hAnsi="Courier New" w:eastAsia="Courier New" w:cs="Courier New"/>
                <w:color w:val="000000"/>
                <w:sz w:val="16"/>
                <w:szCs w:val="16"/>
                <w:lang w:val="es-EC"/>
              </w:rPr>
            </w:pPr>
            <w:ins w:id="3126" w:author="marpa" w:date="2026-10-25T14:29:30Z">
              <w:r>
                <w:rPr>
                  <w:rFonts w:hint="default" w:ascii="Courier New" w:hAnsi="Courier New" w:eastAsia="Courier New" w:cs="Courier New"/>
                  <w:color w:val="000000"/>
                  <w:sz w:val="16"/>
                  <w:szCs w:val="16"/>
                  <w:lang w:val="es-EC"/>
                </w:rPr>
                <w:t>}</w:t>
              </w:r>
            </w:ins>
          </w:p>
        </w:tc>
      </w:tr>
    </w:tbl>
    <w:p w14:paraId="2A72F49A">
      <w:pPr>
        <w:pStyle w:val="6"/>
        <w:rPr>
          <w:ins w:id="3127" w:author="marpa" w:date="2026-10-25T14:26:57Z"/>
          <w:rFonts w:hint="default"/>
          <w:lang w:val="es-EC"/>
        </w:rPr>
      </w:pPr>
      <w:ins w:id="3128" w:author="marpa" w:date="2026-10-25T14:26:57Z">
        <w:bookmarkStart w:id="109" w:name="_Toc13432"/>
        <w:bookmarkStart w:id="110" w:name="_Toc25366"/>
        <w:r>
          <w:rPr/>
          <w:t xml:space="preserve">Tabla </w:t>
        </w:r>
      </w:ins>
      <w:ins w:id="3129" w:author="marpa" w:date="2026-10-25T14:27:17Z">
        <w:r>
          <w:rPr>
            <w:rFonts w:hint="default"/>
            <w:lang w:val="es-EC"/>
          </w:rPr>
          <w:t>14</w:t>
        </w:r>
      </w:ins>
      <w:ins w:id="3130" w:author="marpa" w:date="2026-10-25T14:26:57Z">
        <w:r>
          <w:rPr/>
          <w:t xml:space="preserve">. </w:t>
        </w:r>
      </w:ins>
      <w:ins w:id="3131" w:author="marpa" w:date="2026-10-25T14:30:04Z">
        <w:r>
          <w:rPr>
            <w:rFonts w:hint="default"/>
            <w:lang w:val="es-EC"/>
          </w:rPr>
          <w:t>Enu</w:t>
        </w:r>
      </w:ins>
      <w:ins w:id="3132" w:author="marpa" w:date="2026-10-25T14:30:05Z">
        <w:r>
          <w:rPr>
            <w:rFonts w:hint="default"/>
            <w:lang w:val="es-EC"/>
          </w:rPr>
          <w:t xml:space="preserve">m </w:t>
        </w:r>
      </w:ins>
      <w:ins w:id="3133" w:author="marpa" w:date="2026-10-25T14:30:06Z">
        <w:r>
          <w:rPr>
            <w:rFonts w:hint="default"/>
            <w:b w:val="0"/>
            <w:bCs w:val="0"/>
            <w:lang w:val="es-EC"/>
          </w:rPr>
          <w:t>UnidadLongitud</w:t>
        </w:r>
        <w:bookmarkEnd w:id="109"/>
        <w:bookmarkEnd w:id="110"/>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9CB1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134" w:author="marpa" w:date="2026-10-25T14:26:57Z"/>
        </w:trPr>
        <w:tc>
          <w:tcPr>
            <w:tcW w:w="8494" w:type="dxa"/>
            <w:shd w:val="clear" w:color="auto" w:fill="D9D9D9"/>
          </w:tcPr>
          <w:p w14:paraId="107D36A8">
            <w:pPr>
              <w:spacing w:before="0" w:after="0" w:line="240" w:lineRule="auto"/>
              <w:rPr>
                <w:ins w:id="3135" w:author="marpa" w:date="2026-10-25T14:30:14Z"/>
                <w:rFonts w:hint="default" w:ascii="Courier New" w:hAnsi="Courier New" w:eastAsia="Courier New" w:cs="Courier New"/>
                <w:color w:val="000000"/>
                <w:sz w:val="16"/>
                <w:szCs w:val="16"/>
                <w:lang w:val="es-EC"/>
              </w:rPr>
            </w:pPr>
            <w:ins w:id="3136" w:author="marpa" w:date="2026-10-25T14:30:14Z">
              <w:r>
                <w:rPr>
                  <w:rFonts w:hint="default" w:ascii="Courier New" w:hAnsi="Courier New" w:eastAsia="Courier New" w:cs="Courier New"/>
                  <w:color w:val="000000"/>
                  <w:sz w:val="16"/>
                  <w:szCs w:val="16"/>
                  <w:lang w:val="es-EC"/>
                </w:rPr>
                <w:t>package ec.edu.monster.modelos.utilidades.enums;</w:t>
              </w:r>
            </w:ins>
          </w:p>
          <w:p w14:paraId="7F2DB9FF">
            <w:pPr>
              <w:spacing w:before="0" w:after="0" w:line="240" w:lineRule="auto"/>
              <w:rPr>
                <w:ins w:id="3137" w:author="marpa" w:date="2026-10-25T14:30:14Z"/>
                <w:rFonts w:hint="default" w:ascii="Courier New" w:hAnsi="Courier New" w:eastAsia="Courier New" w:cs="Courier New"/>
                <w:color w:val="000000"/>
                <w:sz w:val="16"/>
                <w:szCs w:val="16"/>
                <w:lang w:val="es-EC"/>
              </w:rPr>
            </w:pPr>
          </w:p>
          <w:p w14:paraId="262EAA6E">
            <w:pPr>
              <w:spacing w:before="0" w:after="0" w:line="240" w:lineRule="auto"/>
              <w:rPr>
                <w:ins w:id="3138" w:author="marpa" w:date="2026-10-25T14:30:14Z"/>
                <w:rFonts w:hint="default" w:ascii="Courier New" w:hAnsi="Courier New" w:eastAsia="Courier New" w:cs="Courier New"/>
                <w:color w:val="000000"/>
                <w:sz w:val="16"/>
                <w:szCs w:val="16"/>
                <w:lang w:val="es-EC"/>
              </w:rPr>
            </w:pPr>
            <w:ins w:id="3139" w:author="marpa" w:date="2026-10-25T14:30:14Z">
              <w:r>
                <w:rPr>
                  <w:rFonts w:hint="default" w:ascii="Courier New" w:hAnsi="Courier New" w:eastAsia="Courier New" w:cs="Courier New"/>
                  <w:color w:val="000000"/>
                  <w:sz w:val="16"/>
                  <w:szCs w:val="16"/>
                  <w:lang w:val="es-EC"/>
                </w:rPr>
                <w:t>/**</w:t>
              </w:r>
            </w:ins>
          </w:p>
          <w:p w14:paraId="1B59F161">
            <w:pPr>
              <w:spacing w:before="0" w:after="0" w:line="240" w:lineRule="auto"/>
              <w:rPr>
                <w:ins w:id="3140" w:author="marpa" w:date="2026-10-25T14:30:14Z"/>
                <w:rFonts w:hint="default" w:ascii="Courier New" w:hAnsi="Courier New" w:eastAsia="Courier New" w:cs="Courier New"/>
                <w:color w:val="000000"/>
                <w:sz w:val="16"/>
                <w:szCs w:val="16"/>
                <w:lang w:val="es-EC"/>
              </w:rPr>
            </w:pPr>
            <w:ins w:id="3141" w:author="marpa" w:date="2026-10-25T14:30:14Z">
              <w:r>
                <w:rPr>
                  <w:rFonts w:hint="default" w:ascii="Courier New" w:hAnsi="Courier New" w:eastAsia="Courier New" w:cs="Courier New"/>
                  <w:color w:val="000000"/>
                  <w:sz w:val="16"/>
                  <w:szCs w:val="16"/>
                  <w:lang w:val="es-EC"/>
                </w:rPr>
                <w:t xml:space="preserve"> *</w:t>
              </w:r>
            </w:ins>
          </w:p>
          <w:p w14:paraId="029E627F">
            <w:pPr>
              <w:spacing w:before="0" w:after="0" w:line="240" w:lineRule="auto"/>
              <w:rPr>
                <w:ins w:id="3142" w:author="marpa" w:date="2026-10-25T14:30:14Z"/>
                <w:rFonts w:hint="default" w:ascii="Courier New" w:hAnsi="Courier New" w:eastAsia="Courier New" w:cs="Courier New"/>
                <w:color w:val="000000"/>
                <w:sz w:val="16"/>
                <w:szCs w:val="16"/>
                <w:lang w:val="es-EC"/>
              </w:rPr>
            </w:pPr>
            <w:ins w:id="3143" w:author="marpa" w:date="2026-10-25T14:30:14Z">
              <w:r>
                <w:rPr>
                  <w:rFonts w:hint="default" w:ascii="Courier New" w:hAnsi="Courier New" w:eastAsia="Courier New" w:cs="Courier New"/>
                  <w:color w:val="000000"/>
                  <w:sz w:val="16"/>
                  <w:szCs w:val="16"/>
                  <w:lang w:val="es-EC"/>
                </w:rPr>
                <w:t xml:space="preserve"> * @author USER</w:t>
              </w:r>
            </w:ins>
          </w:p>
          <w:p w14:paraId="5B5D53AF">
            <w:pPr>
              <w:spacing w:before="0" w:after="0" w:line="240" w:lineRule="auto"/>
              <w:rPr>
                <w:ins w:id="3144" w:author="marpa" w:date="2026-10-25T14:30:14Z"/>
                <w:rFonts w:hint="default" w:ascii="Courier New" w:hAnsi="Courier New" w:eastAsia="Courier New" w:cs="Courier New"/>
                <w:color w:val="000000"/>
                <w:sz w:val="16"/>
                <w:szCs w:val="16"/>
                <w:lang w:val="es-EC"/>
              </w:rPr>
            </w:pPr>
            <w:ins w:id="3145" w:author="marpa" w:date="2026-10-25T14:30:14Z">
              <w:r>
                <w:rPr>
                  <w:rFonts w:hint="default" w:ascii="Courier New" w:hAnsi="Courier New" w:eastAsia="Courier New" w:cs="Courier New"/>
                  <w:color w:val="000000"/>
                  <w:sz w:val="16"/>
                  <w:szCs w:val="16"/>
                  <w:lang w:val="es-EC"/>
                </w:rPr>
                <w:t xml:space="preserve"> */</w:t>
              </w:r>
            </w:ins>
          </w:p>
          <w:p w14:paraId="3B0F2F68">
            <w:pPr>
              <w:spacing w:before="0" w:after="0" w:line="240" w:lineRule="auto"/>
              <w:rPr>
                <w:ins w:id="3146" w:author="marpa" w:date="2026-10-25T14:30:14Z"/>
                <w:rFonts w:hint="default" w:ascii="Courier New" w:hAnsi="Courier New" w:eastAsia="Courier New" w:cs="Courier New"/>
                <w:color w:val="000000"/>
                <w:sz w:val="16"/>
                <w:szCs w:val="16"/>
                <w:lang w:val="es-EC"/>
              </w:rPr>
            </w:pPr>
            <w:ins w:id="3147" w:author="marpa" w:date="2026-10-25T14:30:14Z">
              <w:r>
                <w:rPr>
                  <w:rFonts w:hint="default" w:ascii="Courier New" w:hAnsi="Courier New" w:eastAsia="Courier New" w:cs="Courier New"/>
                  <w:color w:val="000000"/>
                  <w:sz w:val="16"/>
                  <w:szCs w:val="16"/>
                  <w:lang w:val="es-EC"/>
                </w:rPr>
                <w:t>public enum UnidadLongitud {</w:t>
              </w:r>
            </w:ins>
          </w:p>
          <w:p w14:paraId="307778FE">
            <w:pPr>
              <w:spacing w:before="0" w:after="0" w:line="240" w:lineRule="auto"/>
              <w:rPr>
                <w:ins w:id="3148" w:author="marpa" w:date="2026-10-25T14:30:14Z"/>
                <w:rFonts w:hint="default" w:ascii="Courier New" w:hAnsi="Courier New" w:eastAsia="Courier New" w:cs="Courier New"/>
                <w:color w:val="000000"/>
                <w:sz w:val="16"/>
                <w:szCs w:val="16"/>
                <w:lang w:val="es-EC"/>
              </w:rPr>
            </w:pPr>
            <w:ins w:id="3149" w:author="marpa" w:date="2026-10-25T14:30:14Z">
              <w:r>
                <w:rPr>
                  <w:rFonts w:hint="default" w:ascii="Courier New" w:hAnsi="Courier New" w:eastAsia="Courier New" w:cs="Courier New"/>
                  <w:color w:val="000000"/>
                  <w:sz w:val="16"/>
                  <w:szCs w:val="16"/>
                  <w:lang w:val="es-EC"/>
                </w:rPr>
                <w:t xml:space="preserve">    PIE,</w:t>
              </w:r>
            </w:ins>
          </w:p>
          <w:p w14:paraId="5A309AD1">
            <w:pPr>
              <w:spacing w:before="0" w:after="0" w:line="240" w:lineRule="auto"/>
              <w:rPr>
                <w:ins w:id="3150" w:author="marpa" w:date="2026-10-25T14:30:14Z"/>
                <w:rFonts w:hint="default" w:ascii="Courier New" w:hAnsi="Courier New" w:eastAsia="Courier New" w:cs="Courier New"/>
                <w:color w:val="000000"/>
                <w:sz w:val="16"/>
                <w:szCs w:val="16"/>
                <w:lang w:val="es-EC"/>
              </w:rPr>
            </w:pPr>
            <w:ins w:id="3151" w:author="marpa" w:date="2026-10-25T14:30:14Z">
              <w:r>
                <w:rPr>
                  <w:rFonts w:hint="default" w:ascii="Courier New" w:hAnsi="Courier New" w:eastAsia="Courier New" w:cs="Courier New"/>
                  <w:color w:val="000000"/>
                  <w:sz w:val="16"/>
                  <w:szCs w:val="16"/>
                  <w:lang w:val="es-EC"/>
                </w:rPr>
                <w:t xml:space="preserve">    CENTIMETRO,</w:t>
              </w:r>
            </w:ins>
          </w:p>
          <w:p w14:paraId="6E03C5F2">
            <w:pPr>
              <w:spacing w:before="0" w:after="0" w:line="240" w:lineRule="auto"/>
              <w:rPr>
                <w:ins w:id="3152" w:author="marpa" w:date="2026-10-25T14:30:14Z"/>
                <w:rFonts w:hint="default" w:ascii="Courier New" w:hAnsi="Courier New" w:eastAsia="Courier New" w:cs="Courier New"/>
                <w:color w:val="000000"/>
                <w:sz w:val="16"/>
                <w:szCs w:val="16"/>
                <w:lang w:val="es-EC"/>
              </w:rPr>
            </w:pPr>
            <w:ins w:id="3153" w:author="marpa" w:date="2026-10-25T14:30:14Z">
              <w:r>
                <w:rPr>
                  <w:rFonts w:hint="default" w:ascii="Courier New" w:hAnsi="Courier New" w:eastAsia="Courier New" w:cs="Courier New"/>
                  <w:color w:val="000000"/>
                  <w:sz w:val="16"/>
                  <w:szCs w:val="16"/>
                  <w:lang w:val="es-EC"/>
                </w:rPr>
                <w:t xml:space="preserve">    METRO,</w:t>
              </w:r>
            </w:ins>
          </w:p>
          <w:p w14:paraId="79151B02">
            <w:pPr>
              <w:spacing w:before="0" w:after="0" w:line="240" w:lineRule="auto"/>
              <w:rPr>
                <w:ins w:id="3154" w:author="marpa" w:date="2026-10-25T14:30:14Z"/>
                <w:rFonts w:hint="default" w:ascii="Courier New" w:hAnsi="Courier New" w:eastAsia="Courier New" w:cs="Courier New"/>
                <w:color w:val="000000"/>
                <w:sz w:val="16"/>
                <w:szCs w:val="16"/>
                <w:lang w:val="es-EC"/>
              </w:rPr>
            </w:pPr>
            <w:ins w:id="3155" w:author="marpa" w:date="2026-10-25T14:30:14Z">
              <w:r>
                <w:rPr>
                  <w:rFonts w:hint="default" w:ascii="Courier New" w:hAnsi="Courier New" w:eastAsia="Courier New" w:cs="Courier New"/>
                  <w:color w:val="000000"/>
                  <w:sz w:val="16"/>
                  <w:szCs w:val="16"/>
                  <w:lang w:val="es-EC"/>
                </w:rPr>
                <w:t xml:space="preserve">    MILLA,</w:t>
              </w:r>
            </w:ins>
          </w:p>
          <w:p w14:paraId="29504196">
            <w:pPr>
              <w:spacing w:before="0" w:after="0" w:line="240" w:lineRule="auto"/>
              <w:rPr>
                <w:ins w:id="3156" w:author="marpa" w:date="2026-10-25T14:30:14Z"/>
                <w:rFonts w:hint="default" w:ascii="Courier New" w:hAnsi="Courier New" w:eastAsia="Courier New" w:cs="Courier New"/>
                <w:color w:val="000000"/>
                <w:sz w:val="16"/>
                <w:szCs w:val="16"/>
                <w:lang w:val="es-EC"/>
              </w:rPr>
            </w:pPr>
            <w:ins w:id="3157" w:author="marpa" w:date="2026-10-25T14:30:14Z">
              <w:r>
                <w:rPr>
                  <w:rFonts w:hint="default" w:ascii="Courier New" w:hAnsi="Courier New" w:eastAsia="Courier New" w:cs="Courier New"/>
                  <w:color w:val="000000"/>
                  <w:sz w:val="16"/>
                  <w:szCs w:val="16"/>
                  <w:lang w:val="es-EC"/>
                </w:rPr>
                <w:t xml:space="preserve">    YARDA</w:t>
              </w:r>
            </w:ins>
          </w:p>
          <w:p w14:paraId="759628F1">
            <w:pPr>
              <w:spacing w:before="0" w:after="0" w:line="240" w:lineRule="auto"/>
              <w:rPr>
                <w:ins w:id="3158" w:author="marpa" w:date="2026-10-25T14:26:57Z"/>
                <w:rFonts w:hint="default" w:ascii="Courier New" w:hAnsi="Courier New" w:eastAsia="Courier New" w:cs="Courier New"/>
                <w:color w:val="000000"/>
                <w:sz w:val="16"/>
                <w:szCs w:val="16"/>
                <w:lang w:val="es-EC"/>
              </w:rPr>
            </w:pPr>
            <w:ins w:id="3159" w:author="marpa" w:date="2026-10-25T14:30:14Z">
              <w:r>
                <w:rPr>
                  <w:rFonts w:hint="default" w:ascii="Courier New" w:hAnsi="Courier New" w:eastAsia="Courier New" w:cs="Courier New"/>
                  <w:color w:val="000000"/>
                  <w:sz w:val="16"/>
                  <w:szCs w:val="16"/>
                  <w:lang w:val="es-EC"/>
                </w:rPr>
                <w:t>}</w:t>
              </w:r>
            </w:ins>
          </w:p>
        </w:tc>
      </w:tr>
    </w:tbl>
    <w:p w14:paraId="571EF7B8">
      <w:pPr>
        <w:pStyle w:val="6"/>
        <w:rPr>
          <w:ins w:id="3160" w:author="marpa" w:date="2026-10-25T14:26:57Z"/>
          <w:rFonts w:hint="default"/>
          <w:lang w:val="es-EC"/>
        </w:rPr>
      </w:pPr>
      <w:ins w:id="3161" w:author="marpa" w:date="2026-10-25T14:26:57Z">
        <w:bookmarkStart w:id="111" w:name="_Toc11168"/>
        <w:bookmarkStart w:id="112" w:name="_Toc10465"/>
        <w:r>
          <w:rPr/>
          <w:t xml:space="preserve">Tabla </w:t>
        </w:r>
      </w:ins>
      <w:ins w:id="3162" w:author="marpa" w:date="2026-10-25T14:27:21Z">
        <w:r>
          <w:rPr>
            <w:rFonts w:hint="default"/>
            <w:lang w:val="es-EC"/>
          </w:rPr>
          <w:t>1</w:t>
        </w:r>
      </w:ins>
      <w:ins w:id="3163" w:author="marpa" w:date="2026-10-25T14:26:57Z">
        <w:r>
          <w:rPr/>
          <w:t xml:space="preserve">5. </w:t>
        </w:r>
      </w:ins>
      <w:ins w:id="3164" w:author="marpa" w:date="2026-10-25T14:30:23Z">
        <w:r>
          <w:rPr>
            <w:rFonts w:hint="default"/>
            <w:lang w:val="es-EC"/>
          </w:rPr>
          <w:t>E</w:t>
        </w:r>
      </w:ins>
      <w:ins w:id="3165" w:author="marpa" w:date="2026-10-25T14:30:24Z">
        <w:r>
          <w:rPr>
            <w:rFonts w:hint="default"/>
            <w:lang w:val="es-EC"/>
          </w:rPr>
          <w:t xml:space="preserve">num </w:t>
        </w:r>
      </w:ins>
      <w:ins w:id="3166" w:author="marpa" w:date="2026-10-25T14:30:26Z">
        <w:r>
          <w:rPr>
            <w:rFonts w:hint="default"/>
            <w:b w:val="0"/>
            <w:bCs w:val="0"/>
            <w:lang w:val="es-EC"/>
          </w:rPr>
          <w:t>UnidadMasa</w:t>
        </w:r>
        <w:bookmarkEnd w:id="111"/>
        <w:bookmarkEnd w:id="112"/>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BCCC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167" w:author="marpa" w:date="2026-10-25T14:26:57Z"/>
        </w:trPr>
        <w:tc>
          <w:tcPr>
            <w:tcW w:w="8494" w:type="dxa"/>
            <w:shd w:val="clear" w:color="auto" w:fill="D9D9D9"/>
          </w:tcPr>
          <w:p w14:paraId="350ADD74">
            <w:pPr>
              <w:spacing w:before="0" w:after="0" w:line="240" w:lineRule="auto"/>
              <w:rPr>
                <w:ins w:id="3168" w:author="marpa" w:date="2026-10-25T14:30:36Z"/>
                <w:rFonts w:hint="default" w:ascii="Courier New" w:hAnsi="Courier New" w:eastAsia="Courier New" w:cs="Courier New"/>
                <w:color w:val="000000"/>
                <w:sz w:val="16"/>
                <w:szCs w:val="16"/>
                <w:lang w:val="es-EC"/>
              </w:rPr>
            </w:pPr>
            <w:ins w:id="3169" w:author="marpa" w:date="2026-10-25T14:30:36Z">
              <w:r>
                <w:rPr>
                  <w:rFonts w:hint="default" w:ascii="Courier New" w:hAnsi="Courier New" w:eastAsia="Courier New" w:cs="Courier New"/>
                  <w:color w:val="000000"/>
                  <w:sz w:val="16"/>
                  <w:szCs w:val="16"/>
                  <w:lang w:val="es-EC"/>
                </w:rPr>
                <w:t>package ec.edu.monster.modelos.utilidades.enums;</w:t>
              </w:r>
            </w:ins>
          </w:p>
          <w:p w14:paraId="46E2396E">
            <w:pPr>
              <w:spacing w:before="0" w:after="0" w:line="240" w:lineRule="auto"/>
              <w:rPr>
                <w:ins w:id="3170" w:author="marpa" w:date="2026-10-25T14:30:36Z"/>
                <w:rFonts w:hint="default" w:ascii="Courier New" w:hAnsi="Courier New" w:eastAsia="Courier New" w:cs="Courier New"/>
                <w:color w:val="000000"/>
                <w:sz w:val="16"/>
                <w:szCs w:val="16"/>
                <w:lang w:val="es-EC"/>
              </w:rPr>
            </w:pPr>
          </w:p>
          <w:p w14:paraId="2E64BF4E">
            <w:pPr>
              <w:spacing w:before="0" w:after="0" w:line="240" w:lineRule="auto"/>
              <w:rPr>
                <w:ins w:id="3171" w:author="marpa" w:date="2026-10-25T14:30:36Z"/>
                <w:rFonts w:hint="default" w:ascii="Courier New" w:hAnsi="Courier New" w:eastAsia="Courier New" w:cs="Courier New"/>
                <w:color w:val="000000"/>
                <w:sz w:val="16"/>
                <w:szCs w:val="16"/>
                <w:lang w:val="es-EC"/>
              </w:rPr>
            </w:pPr>
            <w:ins w:id="3172" w:author="marpa" w:date="2026-10-25T14:30:36Z">
              <w:r>
                <w:rPr>
                  <w:rFonts w:hint="default" w:ascii="Courier New" w:hAnsi="Courier New" w:eastAsia="Courier New" w:cs="Courier New"/>
                  <w:color w:val="000000"/>
                  <w:sz w:val="16"/>
                  <w:szCs w:val="16"/>
                  <w:lang w:val="es-EC"/>
                </w:rPr>
                <w:t>/**</w:t>
              </w:r>
            </w:ins>
          </w:p>
          <w:p w14:paraId="797ADE3C">
            <w:pPr>
              <w:spacing w:before="0" w:after="0" w:line="240" w:lineRule="auto"/>
              <w:rPr>
                <w:ins w:id="3173" w:author="marpa" w:date="2026-10-25T14:30:36Z"/>
                <w:rFonts w:hint="default" w:ascii="Courier New" w:hAnsi="Courier New" w:eastAsia="Courier New" w:cs="Courier New"/>
                <w:color w:val="000000"/>
                <w:sz w:val="16"/>
                <w:szCs w:val="16"/>
                <w:lang w:val="es-EC"/>
              </w:rPr>
            </w:pPr>
            <w:ins w:id="3174" w:author="marpa" w:date="2026-10-25T14:30:36Z">
              <w:r>
                <w:rPr>
                  <w:rFonts w:hint="default" w:ascii="Courier New" w:hAnsi="Courier New" w:eastAsia="Courier New" w:cs="Courier New"/>
                  <w:color w:val="000000"/>
                  <w:sz w:val="16"/>
                  <w:szCs w:val="16"/>
                  <w:lang w:val="es-EC"/>
                </w:rPr>
                <w:t xml:space="preserve"> *</w:t>
              </w:r>
            </w:ins>
          </w:p>
          <w:p w14:paraId="736EDB6C">
            <w:pPr>
              <w:spacing w:before="0" w:after="0" w:line="240" w:lineRule="auto"/>
              <w:rPr>
                <w:ins w:id="3175" w:author="marpa" w:date="2026-10-25T14:30:36Z"/>
                <w:rFonts w:hint="default" w:ascii="Courier New" w:hAnsi="Courier New" w:eastAsia="Courier New" w:cs="Courier New"/>
                <w:color w:val="000000"/>
                <w:sz w:val="16"/>
                <w:szCs w:val="16"/>
                <w:lang w:val="es-EC"/>
              </w:rPr>
            </w:pPr>
            <w:ins w:id="3176" w:author="marpa" w:date="2026-10-25T14:30:36Z">
              <w:r>
                <w:rPr>
                  <w:rFonts w:hint="default" w:ascii="Courier New" w:hAnsi="Courier New" w:eastAsia="Courier New" w:cs="Courier New"/>
                  <w:color w:val="000000"/>
                  <w:sz w:val="16"/>
                  <w:szCs w:val="16"/>
                  <w:lang w:val="es-EC"/>
                </w:rPr>
                <w:t xml:space="preserve"> * @author USER</w:t>
              </w:r>
            </w:ins>
          </w:p>
          <w:p w14:paraId="316C26F0">
            <w:pPr>
              <w:spacing w:before="0" w:after="0" w:line="240" w:lineRule="auto"/>
              <w:rPr>
                <w:ins w:id="3177" w:author="marpa" w:date="2026-10-25T14:30:36Z"/>
                <w:rFonts w:hint="default" w:ascii="Courier New" w:hAnsi="Courier New" w:eastAsia="Courier New" w:cs="Courier New"/>
                <w:color w:val="000000"/>
                <w:sz w:val="16"/>
                <w:szCs w:val="16"/>
                <w:lang w:val="es-EC"/>
              </w:rPr>
            </w:pPr>
            <w:ins w:id="3178" w:author="marpa" w:date="2026-10-25T14:30:36Z">
              <w:r>
                <w:rPr>
                  <w:rFonts w:hint="default" w:ascii="Courier New" w:hAnsi="Courier New" w:eastAsia="Courier New" w:cs="Courier New"/>
                  <w:color w:val="000000"/>
                  <w:sz w:val="16"/>
                  <w:szCs w:val="16"/>
                  <w:lang w:val="es-EC"/>
                </w:rPr>
                <w:t xml:space="preserve"> */</w:t>
              </w:r>
            </w:ins>
          </w:p>
          <w:p w14:paraId="66C9C7CE">
            <w:pPr>
              <w:spacing w:before="0" w:after="0" w:line="240" w:lineRule="auto"/>
              <w:rPr>
                <w:ins w:id="3179" w:author="marpa" w:date="2026-10-25T14:30:36Z"/>
                <w:rFonts w:hint="default" w:ascii="Courier New" w:hAnsi="Courier New" w:eastAsia="Courier New" w:cs="Courier New"/>
                <w:color w:val="000000"/>
                <w:sz w:val="16"/>
                <w:szCs w:val="16"/>
                <w:lang w:val="es-EC"/>
              </w:rPr>
            </w:pPr>
            <w:ins w:id="3180" w:author="marpa" w:date="2026-10-25T14:30:36Z">
              <w:r>
                <w:rPr>
                  <w:rFonts w:hint="default" w:ascii="Courier New" w:hAnsi="Courier New" w:eastAsia="Courier New" w:cs="Courier New"/>
                  <w:color w:val="000000"/>
                  <w:sz w:val="16"/>
                  <w:szCs w:val="16"/>
                  <w:lang w:val="es-EC"/>
                </w:rPr>
                <w:t>public enum UnidadMasa {</w:t>
              </w:r>
            </w:ins>
          </w:p>
          <w:p w14:paraId="21143EAE">
            <w:pPr>
              <w:spacing w:before="0" w:after="0" w:line="240" w:lineRule="auto"/>
              <w:rPr>
                <w:ins w:id="3181" w:author="marpa" w:date="2026-10-25T14:30:36Z"/>
                <w:rFonts w:hint="default" w:ascii="Courier New" w:hAnsi="Courier New" w:eastAsia="Courier New" w:cs="Courier New"/>
                <w:color w:val="000000"/>
                <w:sz w:val="16"/>
                <w:szCs w:val="16"/>
                <w:lang w:val="es-EC"/>
              </w:rPr>
            </w:pPr>
            <w:ins w:id="3182" w:author="marpa" w:date="2026-10-25T14:30:36Z">
              <w:r>
                <w:rPr>
                  <w:rFonts w:hint="default" w:ascii="Courier New" w:hAnsi="Courier New" w:eastAsia="Courier New" w:cs="Courier New"/>
                  <w:color w:val="000000"/>
                  <w:sz w:val="16"/>
                  <w:szCs w:val="16"/>
                  <w:lang w:val="es-EC"/>
                </w:rPr>
                <w:t xml:space="preserve">    MILIGRAMO,</w:t>
              </w:r>
            </w:ins>
          </w:p>
          <w:p w14:paraId="4BD5B96B">
            <w:pPr>
              <w:spacing w:before="0" w:after="0" w:line="240" w:lineRule="auto"/>
              <w:rPr>
                <w:ins w:id="3183" w:author="marpa" w:date="2026-10-25T14:30:36Z"/>
                <w:rFonts w:hint="default" w:ascii="Courier New" w:hAnsi="Courier New" w:eastAsia="Courier New" w:cs="Courier New"/>
                <w:color w:val="000000"/>
                <w:sz w:val="16"/>
                <w:szCs w:val="16"/>
                <w:lang w:val="es-EC"/>
              </w:rPr>
            </w:pPr>
            <w:ins w:id="3184" w:author="marpa" w:date="2026-10-25T14:30:36Z">
              <w:r>
                <w:rPr>
                  <w:rFonts w:hint="default" w:ascii="Courier New" w:hAnsi="Courier New" w:eastAsia="Courier New" w:cs="Courier New"/>
                  <w:color w:val="000000"/>
                  <w:sz w:val="16"/>
                  <w:szCs w:val="16"/>
                  <w:lang w:val="es-EC"/>
                </w:rPr>
                <w:t xml:space="preserve">    GRAMO,</w:t>
              </w:r>
            </w:ins>
          </w:p>
          <w:p w14:paraId="0518E058">
            <w:pPr>
              <w:spacing w:before="0" w:after="0" w:line="240" w:lineRule="auto"/>
              <w:rPr>
                <w:ins w:id="3185" w:author="marpa" w:date="2026-10-25T14:30:36Z"/>
                <w:rFonts w:hint="default" w:ascii="Courier New" w:hAnsi="Courier New" w:eastAsia="Courier New" w:cs="Courier New"/>
                <w:color w:val="000000"/>
                <w:sz w:val="16"/>
                <w:szCs w:val="16"/>
                <w:lang w:val="es-EC"/>
              </w:rPr>
            </w:pPr>
            <w:ins w:id="3186" w:author="marpa" w:date="2026-10-25T14:30:36Z">
              <w:r>
                <w:rPr>
                  <w:rFonts w:hint="default" w:ascii="Courier New" w:hAnsi="Courier New" w:eastAsia="Courier New" w:cs="Courier New"/>
                  <w:color w:val="000000"/>
                  <w:sz w:val="16"/>
                  <w:szCs w:val="16"/>
                  <w:lang w:val="es-EC"/>
                </w:rPr>
                <w:t xml:space="preserve">    KILOGRAMO,</w:t>
              </w:r>
            </w:ins>
          </w:p>
          <w:p w14:paraId="5BACD43D">
            <w:pPr>
              <w:spacing w:before="0" w:after="0" w:line="240" w:lineRule="auto"/>
              <w:rPr>
                <w:ins w:id="3187" w:author="marpa" w:date="2026-10-25T14:30:36Z"/>
                <w:rFonts w:hint="default" w:ascii="Courier New" w:hAnsi="Courier New" w:eastAsia="Courier New" w:cs="Courier New"/>
                <w:color w:val="000000"/>
                <w:sz w:val="16"/>
                <w:szCs w:val="16"/>
                <w:lang w:val="es-EC"/>
              </w:rPr>
            </w:pPr>
            <w:ins w:id="3188" w:author="marpa" w:date="2026-10-25T14:30:36Z">
              <w:r>
                <w:rPr>
                  <w:rFonts w:hint="default" w:ascii="Courier New" w:hAnsi="Courier New" w:eastAsia="Courier New" w:cs="Courier New"/>
                  <w:color w:val="000000"/>
                  <w:sz w:val="16"/>
                  <w:szCs w:val="16"/>
                  <w:lang w:val="es-EC"/>
                </w:rPr>
                <w:t xml:space="preserve">    TONELADA,</w:t>
              </w:r>
            </w:ins>
          </w:p>
          <w:p w14:paraId="7FA9B266">
            <w:pPr>
              <w:spacing w:before="0" w:after="0" w:line="240" w:lineRule="auto"/>
              <w:rPr>
                <w:ins w:id="3189" w:author="marpa" w:date="2026-10-25T14:30:36Z"/>
                <w:rFonts w:hint="default" w:ascii="Courier New" w:hAnsi="Courier New" w:eastAsia="Courier New" w:cs="Courier New"/>
                <w:color w:val="000000"/>
                <w:sz w:val="16"/>
                <w:szCs w:val="16"/>
                <w:lang w:val="es-EC"/>
              </w:rPr>
            </w:pPr>
            <w:ins w:id="3190" w:author="marpa" w:date="2026-10-25T14:30:36Z">
              <w:r>
                <w:rPr>
                  <w:rFonts w:hint="default" w:ascii="Courier New" w:hAnsi="Courier New" w:eastAsia="Courier New" w:cs="Courier New"/>
                  <w:color w:val="000000"/>
                  <w:sz w:val="16"/>
                  <w:szCs w:val="16"/>
                  <w:lang w:val="es-EC"/>
                </w:rPr>
                <w:t xml:space="preserve">    ONZA</w:t>
              </w:r>
            </w:ins>
          </w:p>
          <w:p w14:paraId="14870B69">
            <w:pPr>
              <w:spacing w:before="0" w:after="0" w:line="240" w:lineRule="auto"/>
              <w:rPr>
                <w:ins w:id="3191" w:author="marpa" w:date="2026-10-25T14:26:57Z"/>
                <w:rFonts w:hint="default" w:ascii="Courier New" w:hAnsi="Courier New" w:eastAsia="Courier New" w:cs="Courier New"/>
                <w:color w:val="000000"/>
                <w:sz w:val="16"/>
                <w:szCs w:val="16"/>
                <w:lang w:val="es-EC"/>
              </w:rPr>
            </w:pPr>
            <w:ins w:id="3192" w:author="marpa" w:date="2026-10-25T14:30:36Z">
              <w:r>
                <w:rPr>
                  <w:rFonts w:hint="default" w:ascii="Courier New" w:hAnsi="Courier New" w:eastAsia="Courier New" w:cs="Courier New"/>
                  <w:color w:val="000000"/>
                  <w:sz w:val="16"/>
                  <w:szCs w:val="16"/>
                  <w:lang w:val="es-EC"/>
                </w:rPr>
                <w:t>}</w:t>
              </w:r>
            </w:ins>
          </w:p>
        </w:tc>
      </w:tr>
    </w:tbl>
    <w:p w14:paraId="3ED646E9">
      <w:pPr>
        <w:pStyle w:val="6"/>
        <w:rPr>
          <w:ins w:id="3193" w:author="marpa" w:date="2026-10-25T14:26:58Z"/>
          <w:rFonts w:hint="default"/>
          <w:lang w:val="es-EC"/>
        </w:rPr>
      </w:pPr>
      <w:ins w:id="3194" w:author="marpa" w:date="2026-10-25T14:26:58Z">
        <w:bookmarkStart w:id="113" w:name="_Toc18090"/>
        <w:bookmarkStart w:id="114" w:name="_Toc4381"/>
        <w:r>
          <w:rPr/>
          <w:t xml:space="preserve">Tabla </w:t>
        </w:r>
      </w:ins>
      <w:ins w:id="3195" w:author="marpa" w:date="2026-10-25T14:27:24Z">
        <w:r>
          <w:rPr>
            <w:rFonts w:hint="default"/>
            <w:lang w:val="es-EC"/>
          </w:rPr>
          <w:t>16</w:t>
        </w:r>
      </w:ins>
      <w:ins w:id="3196" w:author="marpa" w:date="2026-10-25T14:26:58Z">
        <w:r>
          <w:rPr/>
          <w:t xml:space="preserve">. </w:t>
        </w:r>
      </w:ins>
      <w:ins w:id="3197" w:author="marpa" w:date="2026-10-25T14:30:41Z">
        <w:r>
          <w:rPr>
            <w:rFonts w:hint="default"/>
            <w:lang w:val="es-EC"/>
          </w:rPr>
          <w:t>E</w:t>
        </w:r>
      </w:ins>
      <w:ins w:id="3198" w:author="marpa" w:date="2026-10-25T14:30:42Z">
        <w:r>
          <w:rPr>
            <w:rFonts w:hint="default"/>
            <w:lang w:val="es-EC"/>
          </w:rPr>
          <w:t xml:space="preserve">num </w:t>
        </w:r>
      </w:ins>
      <w:ins w:id="3199" w:author="marpa" w:date="2026-10-25T14:30:49Z">
        <w:r>
          <w:rPr>
            <w:rFonts w:hint="default"/>
            <w:b w:val="0"/>
            <w:bCs w:val="0"/>
            <w:lang w:val="es-EC"/>
          </w:rPr>
          <w:t>UnidadTemperatura</w:t>
        </w:r>
        <w:bookmarkEnd w:id="113"/>
        <w:bookmarkEnd w:id="114"/>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0D08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200" w:author="marpa" w:date="2026-10-25T14:26:58Z"/>
        </w:trPr>
        <w:tc>
          <w:tcPr>
            <w:tcW w:w="8494" w:type="dxa"/>
            <w:shd w:val="clear" w:color="auto" w:fill="D9D9D9"/>
          </w:tcPr>
          <w:p w14:paraId="7A0FCB95">
            <w:pPr>
              <w:spacing w:before="0" w:after="0" w:line="240" w:lineRule="auto"/>
              <w:rPr>
                <w:ins w:id="3201" w:author="marpa" w:date="2026-10-25T14:30:57Z"/>
                <w:rFonts w:hint="default" w:ascii="Courier New" w:hAnsi="Courier New" w:eastAsia="Courier New" w:cs="Courier New"/>
                <w:color w:val="000000"/>
                <w:sz w:val="16"/>
                <w:szCs w:val="16"/>
                <w:lang w:val="es-EC"/>
              </w:rPr>
            </w:pPr>
            <w:ins w:id="3202" w:author="marpa" w:date="2026-10-25T14:30:57Z">
              <w:r>
                <w:rPr>
                  <w:rFonts w:hint="default" w:ascii="Courier New" w:hAnsi="Courier New" w:eastAsia="Courier New" w:cs="Courier New"/>
                  <w:color w:val="000000"/>
                  <w:sz w:val="16"/>
                  <w:szCs w:val="16"/>
                  <w:lang w:val="es-EC"/>
                </w:rPr>
                <w:t>package ec.edu.monster.modelos.utilidades.enums;</w:t>
              </w:r>
            </w:ins>
          </w:p>
          <w:p w14:paraId="309B4433">
            <w:pPr>
              <w:spacing w:before="0" w:after="0" w:line="240" w:lineRule="auto"/>
              <w:rPr>
                <w:ins w:id="3203" w:author="marpa" w:date="2026-10-25T14:30:57Z"/>
                <w:rFonts w:hint="default" w:ascii="Courier New" w:hAnsi="Courier New" w:eastAsia="Courier New" w:cs="Courier New"/>
                <w:color w:val="000000"/>
                <w:sz w:val="16"/>
                <w:szCs w:val="16"/>
                <w:lang w:val="es-EC"/>
              </w:rPr>
            </w:pPr>
          </w:p>
          <w:p w14:paraId="40541BA2">
            <w:pPr>
              <w:spacing w:before="0" w:after="0" w:line="240" w:lineRule="auto"/>
              <w:rPr>
                <w:ins w:id="3204" w:author="marpa" w:date="2026-10-25T14:30:57Z"/>
                <w:rFonts w:hint="default" w:ascii="Courier New" w:hAnsi="Courier New" w:eastAsia="Courier New" w:cs="Courier New"/>
                <w:color w:val="000000"/>
                <w:sz w:val="16"/>
                <w:szCs w:val="16"/>
                <w:lang w:val="es-EC"/>
              </w:rPr>
            </w:pPr>
            <w:ins w:id="3205" w:author="marpa" w:date="2026-10-25T14:30:57Z">
              <w:r>
                <w:rPr>
                  <w:rFonts w:hint="default" w:ascii="Courier New" w:hAnsi="Courier New" w:eastAsia="Courier New" w:cs="Courier New"/>
                  <w:color w:val="000000"/>
                  <w:sz w:val="16"/>
                  <w:szCs w:val="16"/>
                  <w:lang w:val="es-EC"/>
                </w:rPr>
                <w:t>/**</w:t>
              </w:r>
            </w:ins>
          </w:p>
          <w:p w14:paraId="360B1C57">
            <w:pPr>
              <w:spacing w:before="0" w:after="0" w:line="240" w:lineRule="auto"/>
              <w:rPr>
                <w:ins w:id="3206" w:author="marpa" w:date="2026-10-25T14:30:57Z"/>
                <w:rFonts w:hint="default" w:ascii="Courier New" w:hAnsi="Courier New" w:eastAsia="Courier New" w:cs="Courier New"/>
                <w:color w:val="000000"/>
                <w:sz w:val="16"/>
                <w:szCs w:val="16"/>
                <w:lang w:val="es-EC"/>
              </w:rPr>
            </w:pPr>
            <w:ins w:id="3207" w:author="marpa" w:date="2026-10-25T14:30:57Z">
              <w:r>
                <w:rPr>
                  <w:rFonts w:hint="default" w:ascii="Courier New" w:hAnsi="Courier New" w:eastAsia="Courier New" w:cs="Courier New"/>
                  <w:color w:val="000000"/>
                  <w:sz w:val="16"/>
                  <w:szCs w:val="16"/>
                  <w:lang w:val="es-EC"/>
                </w:rPr>
                <w:t xml:space="preserve"> *</w:t>
              </w:r>
            </w:ins>
          </w:p>
          <w:p w14:paraId="1D0AA8E5">
            <w:pPr>
              <w:spacing w:before="0" w:after="0" w:line="240" w:lineRule="auto"/>
              <w:rPr>
                <w:ins w:id="3208" w:author="marpa" w:date="2026-10-25T14:30:57Z"/>
                <w:rFonts w:hint="default" w:ascii="Courier New" w:hAnsi="Courier New" w:eastAsia="Courier New" w:cs="Courier New"/>
                <w:color w:val="000000"/>
                <w:sz w:val="16"/>
                <w:szCs w:val="16"/>
                <w:lang w:val="es-EC"/>
              </w:rPr>
            </w:pPr>
            <w:ins w:id="3209" w:author="marpa" w:date="2026-10-25T14:30:57Z">
              <w:r>
                <w:rPr>
                  <w:rFonts w:hint="default" w:ascii="Courier New" w:hAnsi="Courier New" w:eastAsia="Courier New" w:cs="Courier New"/>
                  <w:color w:val="000000"/>
                  <w:sz w:val="16"/>
                  <w:szCs w:val="16"/>
                  <w:lang w:val="es-EC"/>
                </w:rPr>
                <w:t xml:space="preserve"> * @author USER</w:t>
              </w:r>
            </w:ins>
          </w:p>
          <w:p w14:paraId="7E874293">
            <w:pPr>
              <w:spacing w:before="0" w:after="0" w:line="240" w:lineRule="auto"/>
              <w:rPr>
                <w:ins w:id="3210" w:author="marpa" w:date="2026-10-25T14:30:57Z"/>
                <w:rFonts w:hint="default" w:ascii="Courier New" w:hAnsi="Courier New" w:eastAsia="Courier New" w:cs="Courier New"/>
                <w:color w:val="000000"/>
                <w:sz w:val="16"/>
                <w:szCs w:val="16"/>
                <w:lang w:val="es-EC"/>
              </w:rPr>
            </w:pPr>
            <w:ins w:id="3211" w:author="marpa" w:date="2026-10-25T14:30:57Z">
              <w:r>
                <w:rPr>
                  <w:rFonts w:hint="default" w:ascii="Courier New" w:hAnsi="Courier New" w:eastAsia="Courier New" w:cs="Courier New"/>
                  <w:color w:val="000000"/>
                  <w:sz w:val="16"/>
                  <w:szCs w:val="16"/>
                  <w:lang w:val="es-EC"/>
                </w:rPr>
                <w:t xml:space="preserve"> */</w:t>
              </w:r>
            </w:ins>
          </w:p>
          <w:p w14:paraId="37A7E3DA">
            <w:pPr>
              <w:spacing w:before="0" w:after="0" w:line="240" w:lineRule="auto"/>
              <w:rPr>
                <w:ins w:id="3212" w:author="marpa" w:date="2026-10-25T14:30:57Z"/>
                <w:rFonts w:hint="default" w:ascii="Courier New" w:hAnsi="Courier New" w:eastAsia="Courier New" w:cs="Courier New"/>
                <w:color w:val="000000"/>
                <w:sz w:val="16"/>
                <w:szCs w:val="16"/>
                <w:lang w:val="es-EC"/>
              </w:rPr>
            </w:pPr>
            <w:ins w:id="3213" w:author="marpa" w:date="2026-10-25T14:30:57Z">
              <w:r>
                <w:rPr>
                  <w:rFonts w:hint="default" w:ascii="Courier New" w:hAnsi="Courier New" w:eastAsia="Courier New" w:cs="Courier New"/>
                  <w:color w:val="000000"/>
                  <w:sz w:val="16"/>
                  <w:szCs w:val="16"/>
                  <w:lang w:val="es-EC"/>
                </w:rPr>
                <w:t>public enum UnidadTemperatura {</w:t>
              </w:r>
            </w:ins>
          </w:p>
          <w:p w14:paraId="1AD17E4A">
            <w:pPr>
              <w:spacing w:before="0" w:after="0" w:line="240" w:lineRule="auto"/>
              <w:rPr>
                <w:ins w:id="3214" w:author="marpa" w:date="2026-10-25T14:30:57Z"/>
                <w:rFonts w:hint="default" w:ascii="Courier New" w:hAnsi="Courier New" w:eastAsia="Courier New" w:cs="Courier New"/>
                <w:color w:val="000000"/>
                <w:sz w:val="16"/>
                <w:szCs w:val="16"/>
                <w:lang w:val="es-EC"/>
              </w:rPr>
            </w:pPr>
            <w:ins w:id="3215" w:author="marpa" w:date="2026-10-25T14:30:57Z">
              <w:r>
                <w:rPr>
                  <w:rFonts w:hint="default" w:ascii="Courier New" w:hAnsi="Courier New" w:eastAsia="Courier New" w:cs="Courier New"/>
                  <w:color w:val="000000"/>
                  <w:sz w:val="16"/>
                  <w:szCs w:val="16"/>
                  <w:lang w:val="es-EC"/>
                </w:rPr>
                <w:t xml:space="preserve">    CELSIUS,</w:t>
              </w:r>
            </w:ins>
          </w:p>
          <w:p w14:paraId="36696E0E">
            <w:pPr>
              <w:spacing w:before="0" w:after="0" w:line="240" w:lineRule="auto"/>
              <w:rPr>
                <w:ins w:id="3216" w:author="marpa" w:date="2026-10-25T14:30:57Z"/>
                <w:rFonts w:hint="default" w:ascii="Courier New" w:hAnsi="Courier New" w:eastAsia="Courier New" w:cs="Courier New"/>
                <w:color w:val="000000"/>
                <w:sz w:val="16"/>
                <w:szCs w:val="16"/>
                <w:lang w:val="es-EC"/>
              </w:rPr>
            </w:pPr>
            <w:ins w:id="3217" w:author="marpa" w:date="2026-10-25T14:30:57Z">
              <w:r>
                <w:rPr>
                  <w:rFonts w:hint="default" w:ascii="Courier New" w:hAnsi="Courier New" w:eastAsia="Courier New" w:cs="Courier New"/>
                  <w:color w:val="000000"/>
                  <w:sz w:val="16"/>
                  <w:szCs w:val="16"/>
                  <w:lang w:val="es-EC"/>
                </w:rPr>
                <w:t xml:space="preserve">    FAHRENHEIT,</w:t>
              </w:r>
            </w:ins>
          </w:p>
          <w:p w14:paraId="1B90CDDB">
            <w:pPr>
              <w:spacing w:before="0" w:after="0" w:line="240" w:lineRule="auto"/>
              <w:rPr>
                <w:ins w:id="3218" w:author="marpa" w:date="2026-10-25T14:30:57Z"/>
                <w:rFonts w:hint="default" w:ascii="Courier New" w:hAnsi="Courier New" w:eastAsia="Courier New" w:cs="Courier New"/>
                <w:color w:val="000000"/>
                <w:sz w:val="16"/>
                <w:szCs w:val="16"/>
                <w:lang w:val="es-EC"/>
              </w:rPr>
            </w:pPr>
            <w:ins w:id="3219" w:author="marpa" w:date="2026-10-25T14:30:57Z">
              <w:r>
                <w:rPr>
                  <w:rFonts w:hint="default" w:ascii="Courier New" w:hAnsi="Courier New" w:eastAsia="Courier New" w:cs="Courier New"/>
                  <w:color w:val="000000"/>
                  <w:sz w:val="16"/>
                  <w:szCs w:val="16"/>
                  <w:lang w:val="es-EC"/>
                </w:rPr>
                <w:t xml:space="preserve">    KELVIN,</w:t>
              </w:r>
            </w:ins>
          </w:p>
          <w:p w14:paraId="14235042">
            <w:pPr>
              <w:spacing w:before="0" w:after="0" w:line="240" w:lineRule="auto"/>
              <w:rPr>
                <w:ins w:id="3220" w:author="marpa" w:date="2026-10-25T14:30:57Z"/>
                <w:rFonts w:hint="default" w:ascii="Courier New" w:hAnsi="Courier New" w:eastAsia="Courier New" w:cs="Courier New"/>
                <w:color w:val="000000"/>
                <w:sz w:val="16"/>
                <w:szCs w:val="16"/>
                <w:lang w:val="es-EC"/>
              </w:rPr>
            </w:pPr>
            <w:ins w:id="3221" w:author="marpa" w:date="2026-10-25T14:30:57Z">
              <w:r>
                <w:rPr>
                  <w:rFonts w:hint="default" w:ascii="Courier New" w:hAnsi="Courier New" w:eastAsia="Courier New" w:cs="Courier New"/>
                  <w:color w:val="000000"/>
                  <w:sz w:val="16"/>
                  <w:szCs w:val="16"/>
                  <w:lang w:val="es-EC"/>
                </w:rPr>
                <w:t xml:space="preserve">    RANKINE</w:t>
              </w:r>
            </w:ins>
          </w:p>
          <w:p w14:paraId="7E5CAD36">
            <w:pPr>
              <w:spacing w:before="0" w:after="0" w:line="240" w:lineRule="auto"/>
              <w:rPr>
                <w:ins w:id="3222" w:author="marpa" w:date="2026-10-25T14:26:58Z"/>
                <w:rFonts w:hint="default" w:ascii="Courier New" w:hAnsi="Courier New" w:eastAsia="Courier New" w:cs="Courier New"/>
                <w:color w:val="000000"/>
                <w:sz w:val="16"/>
                <w:szCs w:val="16"/>
                <w:lang w:val="es-EC"/>
              </w:rPr>
            </w:pPr>
            <w:ins w:id="3223" w:author="marpa" w:date="2026-10-25T14:30:57Z">
              <w:r>
                <w:rPr>
                  <w:rFonts w:hint="default" w:ascii="Courier New" w:hAnsi="Courier New" w:eastAsia="Courier New" w:cs="Courier New"/>
                  <w:color w:val="000000"/>
                  <w:sz w:val="16"/>
                  <w:szCs w:val="16"/>
                  <w:lang w:val="es-EC"/>
                </w:rPr>
                <w:t>}</w:t>
              </w:r>
            </w:ins>
          </w:p>
        </w:tc>
      </w:tr>
    </w:tbl>
    <w:p w14:paraId="40CFE2A3">
      <w:pPr>
        <w:pStyle w:val="6"/>
        <w:rPr>
          <w:ins w:id="3224" w:author="marpa" w:date="2026-10-25T14:27:36Z"/>
          <w:rFonts w:hint="default"/>
          <w:lang w:val="es-EC"/>
        </w:rPr>
      </w:pPr>
      <w:ins w:id="3225" w:author="marpa" w:date="2026-10-25T14:27:36Z">
        <w:bookmarkStart w:id="115" w:name="_Toc18362"/>
        <w:bookmarkStart w:id="116" w:name="_Toc2373"/>
        <w:r>
          <w:rPr/>
          <w:t xml:space="preserve">Tabla </w:t>
        </w:r>
      </w:ins>
      <w:ins w:id="3226" w:author="marpa" w:date="2026-10-25T14:27:39Z">
        <w:r>
          <w:rPr>
            <w:rFonts w:hint="default"/>
            <w:lang w:val="es-EC"/>
          </w:rPr>
          <w:t>17</w:t>
        </w:r>
      </w:ins>
      <w:ins w:id="3227" w:author="marpa" w:date="2026-10-25T14:27:36Z">
        <w:r>
          <w:rPr/>
          <w:t xml:space="preserve">. Clase </w:t>
        </w:r>
      </w:ins>
      <w:ins w:id="3228" w:author="marpa" w:date="2026-10-25T14:31:06Z">
        <w:r>
          <w:rPr>
            <w:rFonts w:hint="default"/>
            <w:b w:val="0"/>
            <w:bCs w:val="0"/>
            <w:lang w:val="es-EC"/>
          </w:rPr>
          <w:t>UnidadMapper</w:t>
        </w:r>
        <w:bookmarkEnd w:id="115"/>
        <w:bookmarkEnd w:id="116"/>
      </w:ins>
    </w:p>
    <w:tbl>
      <w:tblPr>
        <w:tblStyle w:val="2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7B71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3229" w:author="marpa" w:date="2026-10-25T14:27:36Z"/>
        </w:trPr>
        <w:tc>
          <w:tcPr>
            <w:tcW w:w="8494" w:type="dxa"/>
            <w:shd w:val="clear" w:color="auto" w:fill="D9D9D9"/>
          </w:tcPr>
          <w:p w14:paraId="302F3582">
            <w:pPr>
              <w:spacing w:before="0" w:after="0" w:line="240" w:lineRule="auto"/>
              <w:rPr>
                <w:ins w:id="3230" w:author="marpa" w:date="2026-10-25T14:31:14Z"/>
                <w:rFonts w:hint="default" w:ascii="Courier New" w:hAnsi="Courier New" w:eastAsia="Courier New" w:cs="Courier New"/>
                <w:color w:val="000000"/>
                <w:sz w:val="16"/>
                <w:szCs w:val="16"/>
                <w:lang w:val="es-EC"/>
              </w:rPr>
            </w:pPr>
            <w:ins w:id="3231" w:author="marpa" w:date="2026-10-25T14:31:14Z">
              <w:r>
                <w:rPr>
                  <w:rFonts w:hint="default" w:ascii="Courier New" w:hAnsi="Courier New" w:eastAsia="Courier New" w:cs="Courier New"/>
                  <w:color w:val="000000"/>
                  <w:sz w:val="16"/>
                  <w:szCs w:val="16"/>
                  <w:lang w:val="es-EC"/>
                </w:rPr>
                <w:t>package ec.edu.monster.modelos.utilidades.mapeadores;</w:t>
              </w:r>
            </w:ins>
          </w:p>
          <w:p w14:paraId="24CF2EED">
            <w:pPr>
              <w:spacing w:before="0" w:after="0" w:line="240" w:lineRule="auto"/>
              <w:rPr>
                <w:ins w:id="3232" w:author="marpa" w:date="2026-10-25T14:31:14Z"/>
                <w:rFonts w:hint="default" w:ascii="Courier New" w:hAnsi="Courier New" w:eastAsia="Courier New" w:cs="Courier New"/>
                <w:color w:val="000000"/>
                <w:sz w:val="16"/>
                <w:szCs w:val="16"/>
                <w:lang w:val="es-EC"/>
              </w:rPr>
            </w:pPr>
          </w:p>
          <w:p w14:paraId="5A353EFA">
            <w:pPr>
              <w:spacing w:before="0" w:after="0" w:line="240" w:lineRule="auto"/>
              <w:rPr>
                <w:ins w:id="3233" w:author="marpa" w:date="2026-10-25T14:31:14Z"/>
                <w:rFonts w:hint="default" w:ascii="Courier New" w:hAnsi="Courier New" w:eastAsia="Courier New" w:cs="Courier New"/>
                <w:color w:val="000000"/>
                <w:sz w:val="16"/>
                <w:szCs w:val="16"/>
                <w:lang w:val="es-EC"/>
              </w:rPr>
            </w:pPr>
            <w:ins w:id="3234" w:author="marpa" w:date="2026-10-25T14:31:14Z">
              <w:r>
                <w:rPr>
                  <w:rFonts w:hint="default" w:ascii="Courier New" w:hAnsi="Courier New" w:eastAsia="Courier New" w:cs="Courier New"/>
                  <w:color w:val="000000"/>
                  <w:sz w:val="16"/>
                  <w:szCs w:val="16"/>
                  <w:lang w:val="es-EC"/>
                </w:rPr>
                <w:t>import ec.edu.monster.modelos.utilidades.enums.UnidadTemperatura;</w:t>
              </w:r>
            </w:ins>
          </w:p>
          <w:p w14:paraId="4F74B7BF">
            <w:pPr>
              <w:spacing w:before="0" w:after="0" w:line="240" w:lineRule="auto"/>
              <w:rPr>
                <w:ins w:id="3235" w:author="marpa" w:date="2026-10-25T14:31:14Z"/>
                <w:rFonts w:hint="default" w:ascii="Courier New" w:hAnsi="Courier New" w:eastAsia="Courier New" w:cs="Courier New"/>
                <w:color w:val="000000"/>
                <w:sz w:val="16"/>
                <w:szCs w:val="16"/>
                <w:lang w:val="es-EC"/>
              </w:rPr>
            </w:pPr>
            <w:ins w:id="3236" w:author="marpa" w:date="2026-10-25T14:31:14Z">
              <w:r>
                <w:rPr>
                  <w:rFonts w:hint="default" w:ascii="Courier New" w:hAnsi="Courier New" w:eastAsia="Courier New" w:cs="Courier New"/>
                  <w:color w:val="000000"/>
                  <w:sz w:val="16"/>
                  <w:szCs w:val="16"/>
                  <w:lang w:val="es-EC"/>
                </w:rPr>
                <w:t>import ec.edu.monster.modelos.utilidades.enums.UnidadMasa;</w:t>
              </w:r>
            </w:ins>
          </w:p>
          <w:p w14:paraId="6CFA869D">
            <w:pPr>
              <w:spacing w:before="0" w:after="0" w:line="240" w:lineRule="auto"/>
              <w:rPr>
                <w:ins w:id="3237" w:author="marpa" w:date="2026-10-25T14:31:14Z"/>
                <w:rFonts w:hint="default" w:ascii="Courier New" w:hAnsi="Courier New" w:eastAsia="Courier New" w:cs="Courier New"/>
                <w:color w:val="000000"/>
                <w:sz w:val="16"/>
                <w:szCs w:val="16"/>
                <w:lang w:val="es-EC"/>
              </w:rPr>
            </w:pPr>
            <w:ins w:id="3238" w:author="marpa" w:date="2026-10-25T14:31:14Z">
              <w:r>
                <w:rPr>
                  <w:rFonts w:hint="default" w:ascii="Courier New" w:hAnsi="Courier New" w:eastAsia="Courier New" w:cs="Courier New"/>
                  <w:color w:val="000000"/>
                  <w:sz w:val="16"/>
                  <w:szCs w:val="16"/>
                  <w:lang w:val="es-EC"/>
                </w:rPr>
                <w:t>import ec.edu.monster.modelos.utilidades.enums.UnidadLongitud;</w:t>
              </w:r>
            </w:ins>
          </w:p>
          <w:p w14:paraId="20A5E2D1">
            <w:pPr>
              <w:spacing w:before="0" w:after="0" w:line="240" w:lineRule="auto"/>
              <w:rPr>
                <w:ins w:id="3239" w:author="marpa" w:date="2026-10-25T14:31:14Z"/>
                <w:rFonts w:hint="default" w:ascii="Courier New" w:hAnsi="Courier New" w:eastAsia="Courier New" w:cs="Courier New"/>
                <w:color w:val="000000"/>
                <w:sz w:val="16"/>
                <w:szCs w:val="16"/>
                <w:lang w:val="es-EC"/>
              </w:rPr>
            </w:pPr>
          </w:p>
          <w:p w14:paraId="1BCFF48A">
            <w:pPr>
              <w:spacing w:before="0" w:after="0" w:line="240" w:lineRule="auto"/>
              <w:rPr>
                <w:ins w:id="3240" w:author="marpa" w:date="2026-10-25T14:31:14Z"/>
                <w:rFonts w:hint="default" w:ascii="Courier New" w:hAnsi="Courier New" w:eastAsia="Courier New" w:cs="Courier New"/>
                <w:color w:val="000000"/>
                <w:sz w:val="16"/>
                <w:szCs w:val="16"/>
                <w:lang w:val="es-EC"/>
              </w:rPr>
            </w:pPr>
            <w:ins w:id="3241" w:author="marpa" w:date="2026-10-25T14:31:14Z">
              <w:r>
                <w:rPr>
                  <w:rFonts w:hint="default" w:ascii="Courier New" w:hAnsi="Courier New" w:eastAsia="Courier New" w:cs="Courier New"/>
                  <w:color w:val="000000"/>
                  <w:sz w:val="16"/>
                  <w:szCs w:val="16"/>
                  <w:lang w:val="es-EC"/>
                </w:rPr>
                <w:t>public class UnidadMapper {</w:t>
              </w:r>
            </w:ins>
          </w:p>
          <w:p w14:paraId="229740EA">
            <w:pPr>
              <w:spacing w:before="0" w:after="0" w:line="240" w:lineRule="auto"/>
              <w:rPr>
                <w:ins w:id="3242" w:author="marpa" w:date="2026-10-25T14:31:14Z"/>
                <w:rFonts w:hint="default" w:ascii="Courier New" w:hAnsi="Courier New" w:eastAsia="Courier New" w:cs="Courier New"/>
                <w:color w:val="000000"/>
                <w:sz w:val="16"/>
                <w:szCs w:val="16"/>
                <w:lang w:val="es-EC"/>
              </w:rPr>
            </w:pPr>
          </w:p>
          <w:p w14:paraId="78144A8C">
            <w:pPr>
              <w:spacing w:before="0" w:after="0" w:line="240" w:lineRule="auto"/>
              <w:rPr>
                <w:ins w:id="3243" w:author="marpa" w:date="2026-10-25T14:31:14Z"/>
                <w:rFonts w:hint="default" w:ascii="Courier New" w:hAnsi="Courier New" w:eastAsia="Courier New" w:cs="Courier New"/>
                <w:color w:val="000000"/>
                <w:sz w:val="16"/>
                <w:szCs w:val="16"/>
                <w:lang w:val="es-EC"/>
              </w:rPr>
            </w:pPr>
            <w:ins w:id="3244" w:author="marpa" w:date="2026-10-25T14:31:14Z">
              <w:r>
                <w:rPr>
                  <w:rFonts w:hint="default" w:ascii="Courier New" w:hAnsi="Courier New" w:eastAsia="Courier New" w:cs="Courier New"/>
                  <w:color w:val="000000"/>
                  <w:sz w:val="16"/>
                  <w:szCs w:val="16"/>
                  <w:lang w:val="es-EC"/>
                </w:rPr>
                <w:t xml:space="preserve">    public static UnidadLongitud toLongitud(String unidad) {</w:t>
              </w:r>
            </w:ins>
          </w:p>
          <w:p w14:paraId="28B9CBDD">
            <w:pPr>
              <w:spacing w:before="0" w:after="0" w:line="240" w:lineRule="auto"/>
              <w:rPr>
                <w:ins w:id="3245" w:author="marpa" w:date="2026-10-25T14:31:14Z"/>
                <w:rFonts w:hint="default" w:ascii="Courier New" w:hAnsi="Courier New" w:eastAsia="Courier New" w:cs="Courier New"/>
                <w:color w:val="000000"/>
                <w:sz w:val="16"/>
                <w:szCs w:val="16"/>
                <w:lang w:val="es-EC"/>
              </w:rPr>
            </w:pPr>
            <w:ins w:id="3246" w:author="marpa" w:date="2026-10-25T14:31:14Z">
              <w:r>
                <w:rPr>
                  <w:rFonts w:hint="default" w:ascii="Courier New" w:hAnsi="Courier New" w:eastAsia="Courier New" w:cs="Courier New"/>
                  <w:color w:val="000000"/>
                  <w:sz w:val="16"/>
                  <w:szCs w:val="16"/>
                  <w:lang w:val="es-EC"/>
                </w:rPr>
                <w:t xml:space="preserve">        try {</w:t>
              </w:r>
            </w:ins>
          </w:p>
          <w:p w14:paraId="36DE9C09">
            <w:pPr>
              <w:spacing w:before="0" w:after="0" w:line="240" w:lineRule="auto"/>
              <w:rPr>
                <w:ins w:id="3247" w:author="marpa" w:date="2026-10-25T14:31:14Z"/>
                <w:rFonts w:hint="default" w:ascii="Courier New" w:hAnsi="Courier New" w:eastAsia="Courier New" w:cs="Courier New"/>
                <w:color w:val="000000"/>
                <w:sz w:val="16"/>
                <w:szCs w:val="16"/>
                <w:lang w:val="es-EC"/>
              </w:rPr>
            </w:pPr>
            <w:ins w:id="3248" w:author="marpa" w:date="2026-10-25T14:31:14Z">
              <w:r>
                <w:rPr>
                  <w:rFonts w:hint="default" w:ascii="Courier New" w:hAnsi="Courier New" w:eastAsia="Courier New" w:cs="Courier New"/>
                  <w:color w:val="000000"/>
                  <w:sz w:val="16"/>
                  <w:szCs w:val="16"/>
                  <w:lang w:val="es-EC"/>
                </w:rPr>
                <w:t xml:space="preserve">            return UnidadLongitud.valueOf(unidad.trim().toUpperCase());</w:t>
              </w:r>
            </w:ins>
          </w:p>
          <w:p w14:paraId="362939DB">
            <w:pPr>
              <w:spacing w:before="0" w:after="0" w:line="240" w:lineRule="auto"/>
              <w:rPr>
                <w:ins w:id="3249" w:author="marpa" w:date="2026-10-25T14:31:14Z"/>
                <w:rFonts w:hint="default" w:ascii="Courier New" w:hAnsi="Courier New" w:eastAsia="Courier New" w:cs="Courier New"/>
                <w:color w:val="000000"/>
                <w:sz w:val="16"/>
                <w:szCs w:val="16"/>
                <w:lang w:val="es-EC"/>
              </w:rPr>
            </w:pPr>
            <w:ins w:id="3250" w:author="marpa" w:date="2026-10-25T14:31:14Z">
              <w:r>
                <w:rPr>
                  <w:rFonts w:hint="default" w:ascii="Courier New" w:hAnsi="Courier New" w:eastAsia="Courier New" w:cs="Courier New"/>
                  <w:color w:val="000000"/>
                  <w:sz w:val="16"/>
                  <w:szCs w:val="16"/>
                  <w:lang w:val="es-EC"/>
                </w:rPr>
                <w:t xml:space="preserve">        } catch (IllegalArgumentException e) {</w:t>
              </w:r>
            </w:ins>
          </w:p>
          <w:p w14:paraId="1F4992EA">
            <w:pPr>
              <w:spacing w:before="0" w:after="0" w:line="240" w:lineRule="auto"/>
              <w:rPr>
                <w:ins w:id="3251" w:author="marpa" w:date="2026-10-25T14:31:14Z"/>
                <w:rFonts w:hint="default" w:ascii="Courier New" w:hAnsi="Courier New" w:eastAsia="Courier New" w:cs="Courier New"/>
                <w:color w:val="000000"/>
                <w:sz w:val="16"/>
                <w:szCs w:val="16"/>
                <w:lang w:val="es-EC"/>
              </w:rPr>
            </w:pPr>
            <w:ins w:id="3252" w:author="marpa" w:date="2026-10-25T14:31:14Z">
              <w:r>
                <w:rPr>
                  <w:rFonts w:hint="default" w:ascii="Courier New" w:hAnsi="Courier New" w:eastAsia="Courier New" w:cs="Courier New"/>
                  <w:color w:val="000000"/>
                  <w:sz w:val="16"/>
                  <w:szCs w:val="16"/>
                  <w:lang w:val="es-EC"/>
                </w:rPr>
                <w:t xml:space="preserve">            throw new RuntimeException("Unidad de longitud inválida: " + unidad);</w:t>
              </w:r>
            </w:ins>
          </w:p>
          <w:p w14:paraId="5A59F6B5">
            <w:pPr>
              <w:spacing w:before="0" w:after="0" w:line="240" w:lineRule="auto"/>
              <w:rPr>
                <w:ins w:id="3253" w:author="marpa" w:date="2026-10-25T14:31:14Z"/>
                <w:rFonts w:hint="default" w:ascii="Courier New" w:hAnsi="Courier New" w:eastAsia="Courier New" w:cs="Courier New"/>
                <w:color w:val="000000"/>
                <w:sz w:val="16"/>
                <w:szCs w:val="16"/>
                <w:lang w:val="es-EC"/>
              </w:rPr>
            </w:pPr>
            <w:ins w:id="3254" w:author="marpa" w:date="2026-10-25T14:31:14Z">
              <w:r>
                <w:rPr>
                  <w:rFonts w:hint="default" w:ascii="Courier New" w:hAnsi="Courier New" w:eastAsia="Courier New" w:cs="Courier New"/>
                  <w:color w:val="000000"/>
                  <w:sz w:val="16"/>
                  <w:szCs w:val="16"/>
                  <w:lang w:val="es-EC"/>
                </w:rPr>
                <w:t xml:space="preserve">        }</w:t>
              </w:r>
            </w:ins>
          </w:p>
          <w:p w14:paraId="361B63AB">
            <w:pPr>
              <w:spacing w:before="0" w:after="0" w:line="240" w:lineRule="auto"/>
              <w:rPr>
                <w:ins w:id="3255" w:author="marpa" w:date="2026-10-25T14:31:14Z"/>
                <w:rFonts w:hint="default" w:ascii="Courier New" w:hAnsi="Courier New" w:eastAsia="Courier New" w:cs="Courier New"/>
                <w:color w:val="000000"/>
                <w:sz w:val="16"/>
                <w:szCs w:val="16"/>
                <w:lang w:val="es-EC"/>
              </w:rPr>
            </w:pPr>
            <w:ins w:id="3256" w:author="marpa" w:date="2026-10-25T14:31:14Z">
              <w:r>
                <w:rPr>
                  <w:rFonts w:hint="default" w:ascii="Courier New" w:hAnsi="Courier New" w:eastAsia="Courier New" w:cs="Courier New"/>
                  <w:color w:val="000000"/>
                  <w:sz w:val="16"/>
                  <w:szCs w:val="16"/>
                  <w:lang w:val="es-EC"/>
                </w:rPr>
                <w:t xml:space="preserve">    }</w:t>
              </w:r>
            </w:ins>
          </w:p>
          <w:p w14:paraId="2572682A">
            <w:pPr>
              <w:spacing w:before="0" w:after="0" w:line="240" w:lineRule="auto"/>
              <w:rPr>
                <w:ins w:id="3257" w:author="marpa" w:date="2026-10-25T14:31:14Z"/>
                <w:rFonts w:hint="default" w:ascii="Courier New" w:hAnsi="Courier New" w:eastAsia="Courier New" w:cs="Courier New"/>
                <w:color w:val="000000"/>
                <w:sz w:val="16"/>
                <w:szCs w:val="16"/>
                <w:lang w:val="es-EC"/>
              </w:rPr>
            </w:pPr>
          </w:p>
          <w:p w14:paraId="2A4B41C4">
            <w:pPr>
              <w:spacing w:before="0" w:after="0" w:line="240" w:lineRule="auto"/>
              <w:rPr>
                <w:ins w:id="3258" w:author="marpa" w:date="2026-10-25T14:31:14Z"/>
                <w:rFonts w:hint="default" w:ascii="Courier New" w:hAnsi="Courier New" w:eastAsia="Courier New" w:cs="Courier New"/>
                <w:color w:val="000000"/>
                <w:sz w:val="16"/>
                <w:szCs w:val="16"/>
                <w:lang w:val="es-EC"/>
              </w:rPr>
            </w:pPr>
            <w:ins w:id="3259" w:author="marpa" w:date="2026-10-25T14:31:14Z">
              <w:r>
                <w:rPr>
                  <w:rFonts w:hint="default" w:ascii="Courier New" w:hAnsi="Courier New" w:eastAsia="Courier New" w:cs="Courier New"/>
                  <w:color w:val="000000"/>
                  <w:sz w:val="16"/>
                  <w:szCs w:val="16"/>
                  <w:lang w:val="es-EC"/>
                </w:rPr>
                <w:t xml:space="preserve">    public static UnidadMasa toMasa(String unidad) {</w:t>
              </w:r>
            </w:ins>
          </w:p>
          <w:p w14:paraId="21A4981A">
            <w:pPr>
              <w:spacing w:before="0" w:after="0" w:line="240" w:lineRule="auto"/>
              <w:rPr>
                <w:ins w:id="3260" w:author="marpa" w:date="2026-10-25T14:31:14Z"/>
                <w:rFonts w:hint="default" w:ascii="Courier New" w:hAnsi="Courier New" w:eastAsia="Courier New" w:cs="Courier New"/>
                <w:color w:val="000000"/>
                <w:sz w:val="16"/>
                <w:szCs w:val="16"/>
                <w:lang w:val="es-EC"/>
              </w:rPr>
            </w:pPr>
            <w:ins w:id="3261" w:author="marpa" w:date="2026-10-25T14:31:14Z">
              <w:r>
                <w:rPr>
                  <w:rFonts w:hint="default" w:ascii="Courier New" w:hAnsi="Courier New" w:eastAsia="Courier New" w:cs="Courier New"/>
                  <w:color w:val="000000"/>
                  <w:sz w:val="16"/>
                  <w:szCs w:val="16"/>
                  <w:lang w:val="es-EC"/>
                </w:rPr>
                <w:t xml:space="preserve">        try {</w:t>
              </w:r>
            </w:ins>
          </w:p>
          <w:p w14:paraId="51F8D28D">
            <w:pPr>
              <w:spacing w:before="0" w:after="0" w:line="240" w:lineRule="auto"/>
              <w:rPr>
                <w:ins w:id="3262" w:author="marpa" w:date="2026-10-25T14:31:14Z"/>
                <w:rFonts w:hint="default" w:ascii="Courier New" w:hAnsi="Courier New" w:eastAsia="Courier New" w:cs="Courier New"/>
                <w:color w:val="000000"/>
                <w:sz w:val="16"/>
                <w:szCs w:val="16"/>
                <w:lang w:val="es-EC"/>
              </w:rPr>
            </w:pPr>
            <w:ins w:id="3263" w:author="marpa" w:date="2026-10-25T14:31:14Z">
              <w:r>
                <w:rPr>
                  <w:rFonts w:hint="default" w:ascii="Courier New" w:hAnsi="Courier New" w:eastAsia="Courier New" w:cs="Courier New"/>
                  <w:color w:val="000000"/>
                  <w:sz w:val="16"/>
                  <w:szCs w:val="16"/>
                  <w:lang w:val="es-EC"/>
                </w:rPr>
                <w:t xml:space="preserve">            return UnidadMasa.valueOf(unidad.trim().toUpperCase());</w:t>
              </w:r>
            </w:ins>
          </w:p>
          <w:p w14:paraId="2CC39105">
            <w:pPr>
              <w:spacing w:before="0" w:after="0" w:line="240" w:lineRule="auto"/>
              <w:rPr>
                <w:ins w:id="3264" w:author="marpa" w:date="2026-10-25T14:31:14Z"/>
                <w:rFonts w:hint="default" w:ascii="Courier New" w:hAnsi="Courier New" w:eastAsia="Courier New" w:cs="Courier New"/>
                <w:color w:val="000000"/>
                <w:sz w:val="16"/>
                <w:szCs w:val="16"/>
                <w:lang w:val="es-EC"/>
              </w:rPr>
            </w:pPr>
            <w:ins w:id="3265" w:author="marpa" w:date="2026-10-25T14:31:14Z">
              <w:r>
                <w:rPr>
                  <w:rFonts w:hint="default" w:ascii="Courier New" w:hAnsi="Courier New" w:eastAsia="Courier New" w:cs="Courier New"/>
                  <w:color w:val="000000"/>
                  <w:sz w:val="16"/>
                  <w:szCs w:val="16"/>
                  <w:lang w:val="es-EC"/>
                </w:rPr>
                <w:t xml:space="preserve">        } catch (IllegalArgumentException e) {</w:t>
              </w:r>
            </w:ins>
          </w:p>
          <w:p w14:paraId="2C44D0E4">
            <w:pPr>
              <w:spacing w:before="0" w:after="0" w:line="240" w:lineRule="auto"/>
              <w:rPr>
                <w:ins w:id="3266" w:author="marpa" w:date="2026-10-25T14:31:14Z"/>
                <w:rFonts w:hint="default" w:ascii="Courier New" w:hAnsi="Courier New" w:eastAsia="Courier New" w:cs="Courier New"/>
                <w:color w:val="000000"/>
                <w:sz w:val="16"/>
                <w:szCs w:val="16"/>
                <w:lang w:val="es-EC"/>
              </w:rPr>
            </w:pPr>
            <w:ins w:id="3267" w:author="marpa" w:date="2026-10-25T14:31:14Z">
              <w:r>
                <w:rPr>
                  <w:rFonts w:hint="default" w:ascii="Courier New" w:hAnsi="Courier New" w:eastAsia="Courier New" w:cs="Courier New"/>
                  <w:color w:val="000000"/>
                  <w:sz w:val="16"/>
                  <w:szCs w:val="16"/>
                  <w:lang w:val="es-EC"/>
                </w:rPr>
                <w:t xml:space="preserve">            throw new RuntimeException("Unidad de masa inválida: " + unidad);</w:t>
              </w:r>
            </w:ins>
          </w:p>
          <w:p w14:paraId="6804ED8E">
            <w:pPr>
              <w:spacing w:before="0" w:after="0" w:line="240" w:lineRule="auto"/>
              <w:rPr>
                <w:ins w:id="3268" w:author="marpa" w:date="2026-10-25T14:31:14Z"/>
                <w:rFonts w:hint="default" w:ascii="Courier New" w:hAnsi="Courier New" w:eastAsia="Courier New" w:cs="Courier New"/>
                <w:color w:val="000000"/>
                <w:sz w:val="16"/>
                <w:szCs w:val="16"/>
                <w:lang w:val="es-EC"/>
              </w:rPr>
            </w:pPr>
            <w:ins w:id="3269" w:author="marpa" w:date="2026-10-25T14:31:14Z">
              <w:r>
                <w:rPr>
                  <w:rFonts w:hint="default" w:ascii="Courier New" w:hAnsi="Courier New" w:eastAsia="Courier New" w:cs="Courier New"/>
                  <w:color w:val="000000"/>
                  <w:sz w:val="16"/>
                  <w:szCs w:val="16"/>
                  <w:lang w:val="es-EC"/>
                </w:rPr>
                <w:t xml:space="preserve">        }</w:t>
              </w:r>
            </w:ins>
          </w:p>
          <w:p w14:paraId="449039D3">
            <w:pPr>
              <w:spacing w:before="0" w:after="0" w:line="240" w:lineRule="auto"/>
              <w:rPr>
                <w:ins w:id="3270" w:author="marpa" w:date="2026-10-25T14:31:14Z"/>
                <w:rFonts w:hint="default" w:ascii="Courier New" w:hAnsi="Courier New" w:eastAsia="Courier New" w:cs="Courier New"/>
                <w:color w:val="000000"/>
                <w:sz w:val="16"/>
                <w:szCs w:val="16"/>
                <w:lang w:val="es-EC"/>
              </w:rPr>
            </w:pPr>
            <w:ins w:id="3271" w:author="marpa" w:date="2026-10-25T14:31:14Z">
              <w:r>
                <w:rPr>
                  <w:rFonts w:hint="default" w:ascii="Courier New" w:hAnsi="Courier New" w:eastAsia="Courier New" w:cs="Courier New"/>
                  <w:color w:val="000000"/>
                  <w:sz w:val="16"/>
                  <w:szCs w:val="16"/>
                  <w:lang w:val="es-EC"/>
                </w:rPr>
                <w:t xml:space="preserve">    }</w:t>
              </w:r>
            </w:ins>
          </w:p>
          <w:p w14:paraId="1129997D">
            <w:pPr>
              <w:spacing w:before="0" w:after="0" w:line="240" w:lineRule="auto"/>
              <w:rPr>
                <w:ins w:id="3272" w:author="marpa" w:date="2026-10-25T14:31:14Z"/>
                <w:rFonts w:hint="default" w:ascii="Courier New" w:hAnsi="Courier New" w:eastAsia="Courier New" w:cs="Courier New"/>
                <w:color w:val="000000"/>
                <w:sz w:val="16"/>
                <w:szCs w:val="16"/>
                <w:lang w:val="es-EC"/>
              </w:rPr>
            </w:pPr>
          </w:p>
          <w:p w14:paraId="2DB29494">
            <w:pPr>
              <w:spacing w:before="0" w:after="0" w:line="240" w:lineRule="auto"/>
              <w:rPr>
                <w:ins w:id="3273" w:author="marpa" w:date="2026-10-25T14:31:14Z"/>
                <w:rFonts w:hint="default" w:ascii="Courier New" w:hAnsi="Courier New" w:eastAsia="Courier New" w:cs="Courier New"/>
                <w:color w:val="000000"/>
                <w:sz w:val="16"/>
                <w:szCs w:val="16"/>
                <w:lang w:val="es-EC"/>
              </w:rPr>
            </w:pPr>
            <w:ins w:id="3274" w:author="marpa" w:date="2026-10-25T14:31:14Z">
              <w:r>
                <w:rPr>
                  <w:rFonts w:hint="default" w:ascii="Courier New" w:hAnsi="Courier New" w:eastAsia="Courier New" w:cs="Courier New"/>
                  <w:color w:val="000000"/>
                  <w:sz w:val="16"/>
                  <w:szCs w:val="16"/>
                  <w:lang w:val="es-EC"/>
                </w:rPr>
                <w:t xml:space="preserve">    public static UnidadTemperatura toTemperatura(String unidad) {</w:t>
              </w:r>
            </w:ins>
          </w:p>
          <w:p w14:paraId="4253A4D7">
            <w:pPr>
              <w:spacing w:before="0" w:after="0" w:line="240" w:lineRule="auto"/>
              <w:rPr>
                <w:ins w:id="3275" w:author="marpa" w:date="2026-10-25T14:31:14Z"/>
                <w:rFonts w:hint="default" w:ascii="Courier New" w:hAnsi="Courier New" w:eastAsia="Courier New" w:cs="Courier New"/>
                <w:color w:val="000000"/>
                <w:sz w:val="16"/>
                <w:szCs w:val="16"/>
                <w:lang w:val="es-EC"/>
              </w:rPr>
            </w:pPr>
            <w:ins w:id="3276" w:author="marpa" w:date="2026-10-25T14:31:14Z">
              <w:r>
                <w:rPr>
                  <w:rFonts w:hint="default" w:ascii="Courier New" w:hAnsi="Courier New" w:eastAsia="Courier New" w:cs="Courier New"/>
                  <w:color w:val="000000"/>
                  <w:sz w:val="16"/>
                  <w:szCs w:val="16"/>
                  <w:lang w:val="es-EC"/>
                </w:rPr>
                <w:t xml:space="preserve">        try {</w:t>
              </w:r>
            </w:ins>
          </w:p>
          <w:p w14:paraId="6E2000F9">
            <w:pPr>
              <w:spacing w:before="0" w:after="0" w:line="240" w:lineRule="auto"/>
              <w:rPr>
                <w:ins w:id="3277" w:author="marpa" w:date="2026-10-25T14:31:14Z"/>
                <w:rFonts w:hint="default" w:ascii="Courier New" w:hAnsi="Courier New" w:eastAsia="Courier New" w:cs="Courier New"/>
                <w:color w:val="000000"/>
                <w:sz w:val="16"/>
                <w:szCs w:val="16"/>
                <w:lang w:val="es-EC"/>
              </w:rPr>
            </w:pPr>
            <w:ins w:id="3278" w:author="marpa" w:date="2026-10-25T14:31:14Z">
              <w:r>
                <w:rPr>
                  <w:rFonts w:hint="default" w:ascii="Courier New" w:hAnsi="Courier New" w:eastAsia="Courier New" w:cs="Courier New"/>
                  <w:color w:val="000000"/>
                  <w:sz w:val="16"/>
                  <w:szCs w:val="16"/>
                  <w:lang w:val="es-EC"/>
                </w:rPr>
                <w:t xml:space="preserve">            return UnidadTemperatura.valueOf(unidad.trim().toUpperCase());</w:t>
              </w:r>
            </w:ins>
          </w:p>
          <w:p w14:paraId="5B74C24F">
            <w:pPr>
              <w:spacing w:before="0" w:after="0" w:line="240" w:lineRule="auto"/>
              <w:rPr>
                <w:ins w:id="3279" w:author="marpa" w:date="2026-10-25T14:31:14Z"/>
                <w:rFonts w:hint="default" w:ascii="Courier New" w:hAnsi="Courier New" w:eastAsia="Courier New" w:cs="Courier New"/>
                <w:color w:val="000000"/>
                <w:sz w:val="16"/>
                <w:szCs w:val="16"/>
                <w:lang w:val="es-EC"/>
              </w:rPr>
            </w:pPr>
            <w:ins w:id="3280" w:author="marpa" w:date="2026-10-25T14:31:14Z">
              <w:r>
                <w:rPr>
                  <w:rFonts w:hint="default" w:ascii="Courier New" w:hAnsi="Courier New" w:eastAsia="Courier New" w:cs="Courier New"/>
                  <w:color w:val="000000"/>
                  <w:sz w:val="16"/>
                  <w:szCs w:val="16"/>
                  <w:lang w:val="es-EC"/>
                </w:rPr>
                <w:t xml:space="preserve">        } catch (IllegalArgumentException e) {</w:t>
              </w:r>
            </w:ins>
          </w:p>
          <w:p w14:paraId="0D300EEE">
            <w:pPr>
              <w:spacing w:before="0" w:after="0" w:line="240" w:lineRule="auto"/>
              <w:rPr>
                <w:ins w:id="3281" w:author="marpa" w:date="2026-10-25T14:31:14Z"/>
                <w:rFonts w:hint="default" w:ascii="Courier New" w:hAnsi="Courier New" w:eastAsia="Courier New" w:cs="Courier New"/>
                <w:color w:val="000000"/>
                <w:sz w:val="16"/>
                <w:szCs w:val="16"/>
                <w:lang w:val="es-EC"/>
              </w:rPr>
            </w:pPr>
            <w:ins w:id="3282" w:author="marpa" w:date="2026-10-25T14:31:14Z">
              <w:r>
                <w:rPr>
                  <w:rFonts w:hint="default" w:ascii="Courier New" w:hAnsi="Courier New" w:eastAsia="Courier New" w:cs="Courier New"/>
                  <w:color w:val="000000"/>
                  <w:sz w:val="16"/>
                  <w:szCs w:val="16"/>
                  <w:lang w:val="es-EC"/>
                </w:rPr>
                <w:t xml:space="preserve">            throw new RuntimeException("Unidad de temperatura inválida: " + unidad);</w:t>
              </w:r>
            </w:ins>
          </w:p>
          <w:p w14:paraId="5892686E">
            <w:pPr>
              <w:spacing w:before="0" w:after="0" w:line="240" w:lineRule="auto"/>
              <w:rPr>
                <w:ins w:id="3283" w:author="marpa" w:date="2026-10-25T14:31:14Z"/>
                <w:rFonts w:hint="default" w:ascii="Courier New" w:hAnsi="Courier New" w:eastAsia="Courier New" w:cs="Courier New"/>
                <w:color w:val="000000"/>
                <w:sz w:val="16"/>
                <w:szCs w:val="16"/>
                <w:lang w:val="es-EC"/>
              </w:rPr>
            </w:pPr>
            <w:ins w:id="3284" w:author="marpa" w:date="2026-10-25T14:31:14Z">
              <w:r>
                <w:rPr>
                  <w:rFonts w:hint="default" w:ascii="Courier New" w:hAnsi="Courier New" w:eastAsia="Courier New" w:cs="Courier New"/>
                  <w:color w:val="000000"/>
                  <w:sz w:val="16"/>
                  <w:szCs w:val="16"/>
                  <w:lang w:val="es-EC"/>
                </w:rPr>
                <w:t xml:space="preserve">        }</w:t>
              </w:r>
            </w:ins>
          </w:p>
          <w:p w14:paraId="00101379">
            <w:pPr>
              <w:spacing w:before="0" w:after="0" w:line="240" w:lineRule="auto"/>
              <w:rPr>
                <w:ins w:id="3285" w:author="marpa" w:date="2026-10-25T14:31:14Z"/>
                <w:rFonts w:hint="default" w:ascii="Courier New" w:hAnsi="Courier New" w:eastAsia="Courier New" w:cs="Courier New"/>
                <w:color w:val="000000"/>
                <w:sz w:val="16"/>
                <w:szCs w:val="16"/>
                <w:lang w:val="es-EC"/>
              </w:rPr>
            </w:pPr>
            <w:ins w:id="3286" w:author="marpa" w:date="2026-10-25T14:31:14Z">
              <w:r>
                <w:rPr>
                  <w:rFonts w:hint="default" w:ascii="Courier New" w:hAnsi="Courier New" w:eastAsia="Courier New" w:cs="Courier New"/>
                  <w:color w:val="000000"/>
                  <w:sz w:val="16"/>
                  <w:szCs w:val="16"/>
                  <w:lang w:val="es-EC"/>
                </w:rPr>
                <w:t xml:space="preserve">    }</w:t>
              </w:r>
            </w:ins>
          </w:p>
          <w:p w14:paraId="6DCDA3A7">
            <w:pPr>
              <w:spacing w:before="0" w:after="0" w:line="240" w:lineRule="auto"/>
              <w:rPr>
                <w:ins w:id="3287" w:author="marpa" w:date="2026-10-25T14:27:36Z"/>
                <w:rFonts w:hint="default" w:ascii="Courier New" w:hAnsi="Courier New" w:eastAsia="Courier New" w:cs="Courier New"/>
                <w:color w:val="000000"/>
                <w:sz w:val="16"/>
                <w:szCs w:val="16"/>
                <w:lang w:val="es-EC"/>
              </w:rPr>
            </w:pPr>
            <w:ins w:id="3288" w:author="marpa" w:date="2026-10-25T14:31:14Z">
              <w:r>
                <w:rPr>
                  <w:rFonts w:hint="default" w:ascii="Courier New" w:hAnsi="Courier New" w:eastAsia="Courier New" w:cs="Courier New"/>
                  <w:color w:val="000000"/>
                  <w:sz w:val="16"/>
                  <w:szCs w:val="16"/>
                  <w:lang w:val="es-EC"/>
                </w:rPr>
                <w:t>}</w:t>
              </w:r>
            </w:ins>
          </w:p>
        </w:tc>
      </w:tr>
    </w:tbl>
    <w:p w14:paraId="26F3C584">
      <w:pPr>
        <w:rPr>
          <w:ins w:id="3289" w:author="marpa" w:date="2026-10-25T14:08:52Z"/>
        </w:rPr>
      </w:pPr>
    </w:p>
    <w:p w14:paraId="5547383D">
      <w:pPr>
        <w:pStyle w:val="3"/>
      </w:pPr>
      <w:bookmarkStart w:id="117" w:name="_Toc4851"/>
      <w:bookmarkStart w:id="118" w:name="_Toc13605"/>
      <w:r>
        <w:t>PRUEBAS DE LOS SERVICIOS</w:t>
      </w:r>
      <w:bookmarkEnd w:id="117"/>
      <w:bookmarkEnd w:id="118"/>
    </w:p>
    <w:p w14:paraId="28456403">
      <w:pPr>
        <w:spacing w:before="0" w:after="0" w:line="240" w:lineRule="auto"/>
      </w:pPr>
      <w:r>
        <w:t>Al trabajar con una arquitectura basada en SOAP, la validación de que el servidor está en línea y operando correctamente se realiza verificando la generación del archivo WSDL (Web Services Description Language). Este documento en formato XML es generado automáticamente por el servidor Payara y actúa como el contrato de comunicación que los clientes deberán consumir.</w:t>
      </w:r>
    </w:p>
    <w:p w14:paraId="091A977E">
      <w:pPr>
        <w:spacing w:before="0" w:after="0" w:line="240" w:lineRule="auto"/>
      </w:pPr>
      <w:r>
        <w:t>Analizando la estructura de la aplicación, el sistema expone cuatro servicios web principales (Endpoints) utilizando la especificación JAX-WS:</w:t>
      </w:r>
    </w:p>
    <w:p w14:paraId="5C326C6D">
      <w:pPr>
        <w:numPr>
          <w:ilvl w:val="0"/>
          <w:numId w:val="3"/>
        </w:numPr>
        <w:spacing w:before="0" w:after="0" w:line="240" w:lineRule="auto"/>
      </w:pPr>
      <w:r>
        <w:t>WSLogin: Punto de entrada para el módulo de seguridad. Recibe la petición del cliente y procesa la validación de credenciales para permitir o denegar el acceso a las funciones del servidor.</w:t>
      </w:r>
    </w:p>
    <w:p w14:paraId="15767F85">
      <w:pPr>
        <w:numPr>
          <w:ilvl w:val="0"/>
          <w:numId w:val="3"/>
        </w:numPr>
        <w:spacing w:before="0" w:after="0" w:line="240" w:lineRule="auto"/>
      </w:pPr>
      <w:r>
        <w:t>WS</w:t>
      </w:r>
      <w:ins w:id="3290" w:author="marpa" w:date="2026-10-25T14:33:19Z">
        <w:r>
          <w:rPr>
            <w:rFonts w:hint="default"/>
            <w:lang w:val="es-EC"/>
          </w:rPr>
          <w:t>C</w:t>
        </w:r>
      </w:ins>
      <w:ins w:id="3291" w:author="marpa" w:date="2026-10-25T14:33:16Z">
        <w:r>
          <w:rPr>
            <w:rFonts w:hint="default"/>
            <w:lang w:val="es-EC"/>
          </w:rPr>
          <w:t>onverti</w:t>
        </w:r>
      </w:ins>
      <w:ins w:id="3292" w:author="marpa" w:date="2026-10-25T14:33:17Z">
        <w:r>
          <w:rPr>
            <w:rFonts w:hint="default"/>
            <w:lang w:val="es-EC"/>
          </w:rPr>
          <w:t>r</w:t>
        </w:r>
      </w:ins>
      <w:r>
        <w:t>Longitud: Expone las operaciones matemáticas para las conversiones de medidas de longitud soportadas por el sistema (centímetros, metros, pies, yardas y millas).</w:t>
      </w:r>
    </w:p>
    <w:p w14:paraId="7E06D6B2">
      <w:pPr>
        <w:numPr>
          <w:ilvl w:val="0"/>
          <w:numId w:val="3"/>
        </w:numPr>
        <w:spacing w:before="0" w:after="0" w:line="240" w:lineRule="auto"/>
      </w:pPr>
      <w:r>
        <w:t>WS</w:t>
      </w:r>
      <w:ins w:id="3293" w:author="marpa" w:date="2026-10-25T14:33:23Z">
        <w:r>
          <w:rPr>
            <w:rFonts w:hint="default"/>
            <w:lang w:val="es-EC"/>
          </w:rPr>
          <w:t>Con</w:t>
        </w:r>
      </w:ins>
      <w:ins w:id="3294" w:author="marpa" w:date="2026-10-25T14:33:24Z">
        <w:r>
          <w:rPr>
            <w:rFonts w:hint="default"/>
            <w:lang w:val="es-EC"/>
          </w:rPr>
          <w:t>vert</w:t>
        </w:r>
      </w:ins>
      <w:ins w:id="3295" w:author="marpa" w:date="2026-10-25T14:33:25Z">
        <w:r>
          <w:rPr>
            <w:rFonts w:hint="default"/>
            <w:lang w:val="es-EC"/>
          </w:rPr>
          <w:t>irM</w:t>
        </w:r>
      </w:ins>
      <w:del w:id="3296" w:author="marpa" w:date="2026-10-25T14:33:23Z">
        <w:r>
          <w:rPr/>
          <w:delText>M</w:delText>
        </w:r>
      </w:del>
      <w:r>
        <w:t xml:space="preserve">asa: Se encarga de recibir los parámetros y retornar las transformaciones entre las distintas unidades de masa (gramos, kilogramos, </w:t>
      </w:r>
      <w:ins w:id="3297" w:author="marpa" w:date="2026-10-25T14:34:04Z">
        <w:r>
          <w:rPr>
            <w:rFonts w:hint="default"/>
            <w:lang w:val="es-EC"/>
          </w:rPr>
          <w:t>t</w:t>
        </w:r>
      </w:ins>
      <w:ins w:id="3298" w:author="marpa" w:date="2026-10-25T14:34:05Z">
        <w:r>
          <w:rPr>
            <w:rFonts w:hint="default"/>
            <w:lang w:val="es-EC"/>
          </w:rPr>
          <w:t>onela</w:t>
        </w:r>
      </w:ins>
      <w:ins w:id="3299" w:author="marpa" w:date="2026-10-25T14:34:06Z">
        <w:r>
          <w:rPr>
            <w:rFonts w:hint="default"/>
            <w:lang w:val="es-EC"/>
          </w:rPr>
          <w:t>das</w:t>
        </w:r>
      </w:ins>
      <w:ins w:id="3300" w:author="marpa" w:date="2026-10-25T14:34:10Z">
        <w:r>
          <w:rPr>
            <w:rFonts w:hint="default"/>
            <w:lang w:val="es-EC"/>
          </w:rPr>
          <w:t>,</w:t>
        </w:r>
      </w:ins>
      <w:ins w:id="3301" w:author="marpa" w:date="2026-10-25T14:34:06Z">
        <w:r>
          <w:rPr>
            <w:rFonts w:hint="default"/>
            <w:lang w:val="es-EC"/>
          </w:rPr>
          <w:t xml:space="preserve"> </w:t>
        </w:r>
      </w:ins>
      <w:r>
        <w:t>onzas</w:t>
      </w:r>
      <w:ins w:id="3302" w:author="marpa" w:date="2026-10-25T14:33:53Z">
        <w:r>
          <w:rPr>
            <w:rFonts w:hint="default"/>
            <w:lang w:val="es-EC"/>
          </w:rPr>
          <w:t xml:space="preserve"> y m</w:t>
        </w:r>
      </w:ins>
      <w:ins w:id="3303" w:author="marpa" w:date="2026-10-25T14:33:54Z">
        <w:r>
          <w:rPr>
            <w:rFonts w:hint="default"/>
            <w:lang w:val="es-EC"/>
          </w:rPr>
          <w:t>iligram</w:t>
        </w:r>
      </w:ins>
      <w:ins w:id="3304" w:author="marpa" w:date="2026-10-25T14:33:55Z">
        <w:r>
          <w:rPr>
            <w:rFonts w:hint="default"/>
            <w:lang w:val="es-EC"/>
          </w:rPr>
          <w:t>os</w:t>
        </w:r>
      </w:ins>
      <w:del w:id="3305" w:author="marpa" w:date="2026-10-25T14:33:53Z">
        <w:r>
          <w:rPr/>
          <w:delText xml:space="preserve">, </w:delText>
        </w:r>
      </w:del>
      <w:del w:id="3306" w:author="marpa" w:date="2026-10-25T14:33:45Z">
        <w:r>
          <w:rPr/>
          <w:delText>l</w:delText>
        </w:r>
      </w:del>
      <w:del w:id="3307" w:author="marpa" w:date="2026-10-25T14:33:44Z">
        <w:r>
          <w:rPr/>
          <w:delText>ibras</w:delText>
        </w:r>
      </w:del>
      <w:del w:id="3308" w:author="marpa" w:date="2026-10-25T14:33:43Z">
        <w:r>
          <w:rPr/>
          <w:delText xml:space="preserve"> y</w:delText>
        </w:r>
      </w:del>
      <w:del w:id="3309" w:author="marpa" w:date="2026-10-25T14:33:42Z">
        <w:r>
          <w:rPr/>
          <w:delText xml:space="preserve"> quintales</w:delText>
        </w:r>
      </w:del>
      <w:r>
        <w:t>).</w:t>
      </w:r>
    </w:p>
    <w:p w14:paraId="67677282">
      <w:pPr>
        <w:numPr>
          <w:ilvl w:val="0"/>
          <w:numId w:val="3"/>
        </w:numPr>
        <w:spacing w:before="0" w:after="0" w:line="240" w:lineRule="auto"/>
      </w:pPr>
      <w:r>
        <w:t>WS</w:t>
      </w:r>
      <w:ins w:id="3310" w:author="marpa" w:date="2026-10-25T14:33:27Z">
        <w:r>
          <w:rPr>
            <w:rFonts w:hint="default"/>
            <w:lang w:val="es-EC"/>
          </w:rPr>
          <w:t>Con</w:t>
        </w:r>
      </w:ins>
      <w:ins w:id="3311" w:author="marpa" w:date="2026-10-25T14:33:28Z">
        <w:r>
          <w:rPr>
            <w:rFonts w:hint="default"/>
            <w:lang w:val="es-EC"/>
          </w:rPr>
          <w:t>vertir</w:t>
        </w:r>
      </w:ins>
      <w:r>
        <w:t>Temperatura: Maneja las peticiones referentes a las variaciones térmicas, permitiendo convertir entre Fahrenheit, Kelvin, Celsius</w:t>
      </w:r>
      <w:ins w:id="3312" w:author="marpa" w:date="2026-10-25T14:33:35Z">
        <w:r>
          <w:rPr>
            <w:rFonts w:hint="default"/>
            <w:lang w:val="es-EC"/>
          </w:rPr>
          <w:t xml:space="preserve"> y </w:t>
        </w:r>
      </w:ins>
      <w:ins w:id="3313" w:author="marpa" w:date="2026-10-25T14:33:36Z">
        <w:r>
          <w:rPr>
            <w:rFonts w:hint="default"/>
            <w:lang w:val="es-EC"/>
          </w:rPr>
          <w:t>Rankin</w:t>
        </w:r>
      </w:ins>
      <w:ins w:id="3314" w:author="marpa" w:date="2026-10-25T14:33:37Z">
        <w:r>
          <w:rPr>
            <w:rFonts w:hint="default"/>
            <w:lang w:val="es-EC"/>
          </w:rPr>
          <w:t>e.</w:t>
        </w:r>
      </w:ins>
      <w:del w:id="3315" w:author="marpa" w:date="2026-10-25T14:33:35Z">
        <w:r>
          <w:rPr/>
          <w:delText>,</w:delText>
        </w:r>
      </w:del>
      <w:del w:id="3316" w:author="marpa" w:date="2026-10-25T14:33:34Z">
        <w:r>
          <w:rPr/>
          <w:delText xml:space="preserve"> Newton y Réaumur.</w:delText>
        </w:r>
      </w:del>
    </w:p>
    <w:p w14:paraId="06A0CB35">
      <w:pPr>
        <w:spacing w:before="0" w:after="0" w:line="240" w:lineRule="auto"/>
        <w:rPr>
          <w:rFonts w:hint="default"/>
          <w:lang w:val="es-EC"/>
        </w:rPr>
      </w:pPr>
      <w:r>
        <w:t xml:space="preserve">Para probar la correcta exposición de los métodos, se </w:t>
      </w:r>
      <w:del w:id="3317" w:author="marpa" w:date="2026-10-25T14:35:08Z">
        <w:r>
          <w:rPr>
            <w:rFonts w:hint="default"/>
            <w:lang w:val="en-US"/>
          </w:rPr>
          <w:delText>utilizó la herramienta de prueba de Web Services de NetBeans, la cual despliega el archivo WSDL en el navegador.</w:delText>
        </w:r>
      </w:del>
      <w:ins w:id="3318" w:author="marpa" w:date="2026-10-25T14:35:14Z">
        <w:r>
          <w:rPr>
            <w:rFonts w:hint="default"/>
            <w:lang w:val="es-EC"/>
          </w:rPr>
          <w:t>de</w:t>
        </w:r>
      </w:ins>
      <w:ins w:id="3319" w:author="marpa" w:date="2026-10-25T14:35:15Z">
        <w:r>
          <w:rPr>
            <w:rFonts w:hint="default"/>
            <w:lang w:val="es-EC"/>
          </w:rPr>
          <w:t>s</w:t>
        </w:r>
      </w:ins>
      <w:ins w:id="3320" w:author="marpa" w:date="2026-10-25T14:35:16Z">
        <w:r>
          <w:rPr>
            <w:rFonts w:hint="default"/>
            <w:lang w:val="es-EC"/>
          </w:rPr>
          <w:t xml:space="preserve">plegó el </w:t>
        </w:r>
      </w:ins>
      <w:ins w:id="3321" w:author="marpa" w:date="2026-10-25T14:35:17Z">
        <w:r>
          <w:rPr>
            <w:rFonts w:hint="default"/>
            <w:lang w:val="es-EC"/>
          </w:rPr>
          <w:t>servicio</w:t>
        </w:r>
      </w:ins>
      <w:ins w:id="3322" w:author="marpa" w:date="2026-10-25T14:35:18Z">
        <w:r>
          <w:rPr>
            <w:rFonts w:hint="default"/>
            <w:lang w:val="es-EC"/>
          </w:rPr>
          <w:t xml:space="preserve"> web </w:t>
        </w:r>
      </w:ins>
      <w:ins w:id="3323" w:author="marpa" w:date="2026-10-25T14:35:19Z">
        <w:r>
          <w:rPr>
            <w:rFonts w:hint="default"/>
            <w:lang w:val="es-EC"/>
          </w:rPr>
          <w:t xml:space="preserve">desde </w:t>
        </w:r>
      </w:ins>
      <w:ins w:id="3324" w:author="marpa" w:date="2026-10-25T14:35:20Z">
        <w:r>
          <w:rPr>
            <w:rFonts w:hint="default"/>
            <w:lang w:val="es-EC"/>
          </w:rPr>
          <w:t xml:space="preserve">docker </w:t>
        </w:r>
      </w:ins>
      <w:ins w:id="3325" w:author="marpa" w:date="2026-10-25T14:35:21Z">
        <w:r>
          <w:rPr>
            <w:rFonts w:hint="default"/>
            <w:lang w:val="es-EC"/>
          </w:rPr>
          <w:t xml:space="preserve">para </w:t>
        </w:r>
      </w:ins>
      <w:ins w:id="3326" w:author="marpa" w:date="2026-10-25T14:35:24Z">
        <w:r>
          <w:rPr>
            <w:rFonts w:hint="default"/>
            <w:lang w:val="es-EC"/>
          </w:rPr>
          <w:t>co</w:t>
        </w:r>
      </w:ins>
      <w:ins w:id="3327" w:author="marpa" w:date="2026-10-25T14:35:25Z">
        <w:r>
          <w:rPr>
            <w:rFonts w:hint="default"/>
            <w:lang w:val="es-EC"/>
          </w:rPr>
          <w:t>rre</w:t>
        </w:r>
      </w:ins>
      <w:ins w:id="3328" w:author="marpa" w:date="2026-10-25T14:35:26Z">
        <w:r>
          <w:rPr>
            <w:rFonts w:hint="default"/>
            <w:lang w:val="es-EC"/>
          </w:rPr>
          <w:t>rl</w:t>
        </w:r>
      </w:ins>
      <w:ins w:id="3329" w:author="marpa" w:date="2026-10-25T14:35:27Z">
        <w:r>
          <w:rPr>
            <w:rFonts w:hint="default"/>
            <w:lang w:val="es-EC"/>
          </w:rPr>
          <w:t xml:space="preserve">o en el </w:t>
        </w:r>
      </w:ins>
      <w:ins w:id="3330" w:author="marpa" w:date="2026-10-25T14:35:31Z">
        <w:r>
          <w:rPr>
            <w:rFonts w:hint="default"/>
            <w:lang w:val="es-EC"/>
          </w:rPr>
          <w:t>nave</w:t>
        </w:r>
      </w:ins>
      <w:ins w:id="3331" w:author="marpa" w:date="2026-10-25T14:35:32Z">
        <w:r>
          <w:rPr>
            <w:rFonts w:hint="default"/>
            <w:lang w:val="es-EC"/>
          </w:rPr>
          <w:t>gador</w:t>
        </w:r>
      </w:ins>
      <w:ins w:id="3332" w:author="marpa" w:date="2026-10-25T14:37:05Z">
        <w:r>
          <w:rPr>
            <w:rFonts w:hint="default"/>
            <w:lang w:val="es-EC"/>
          </w:rPr>
          <w:t xml:space="preserve">, </w:t>
        </w:r>
      </w:ins>
      <w:ins w:id="3333" w:author="marpa" w:date="2026-10-25T14:37:06Z">
        <w:r>
          <w:rPr>
            <w:rFonts w:hint="default"/>
            <w:lang w:val="es-EC"/>
          </w:rPr>
          <w:t>se a</w:t>
        </w:r>
      </w:ins>
      <w:ins w:id="3334" w:author="marpa" w:date="2026-10-25T14:37:07Z">
        <w:r>
          <w:rPr>
            <w:rFonts w:hint="default"/>
            <w:lang w:val="es-EC"/>
          </w:rPr>
          <w:t xml:space="preserve">brió </w:t>
        </w:r>
      </w:ins>
      <w:ins w:id="3335" w:author="marpa" w:date="2026-10-25T14:37:08Z">
        <w:r>
          <w:rPr>
            <w:rFonts w:hint="default"/>
            <w:lang w:val="es-EC"/>
          </w:rPr>
          <w:t>el archi</w:t>
        </w:r>
      </w:ins>
      <w:ins w:id="3336" w:author="marpa" w:date="2026-10-25T14:37:09Z">
        <w:r>
          <w:rPr>
            <w:rFonts w:hint="default"/>
            <w:lang w:val="es-EC"/>
          </w:rPr>
          <w:t>vo</w:t>
        </w:r>
      </w:ins>
      <w:ins w:id="3337" w:author="marpa" w:date="2026-10-25T14:37:13Z">
        <w:r>
          <w:rPr>
            <w:rFonts w:hint="default"/>
            <w:lang w:val="es-EC"/>
          </w:rPr>
          <w:t xml:space="preserve"> WS</w:t>
        </w:r>
      </w:ins>
      <w:ins w:id="3338" w:author="marpa" w:date="2026-10-25T14:37:15Z">
        <w:r>
          <w:rPr>
            <w:rFonts w:hint="default"/>
            <w:lang w:val="es-EC"/>
          </w:rPr>
          <w:t xml:space="preserve">DL </w:t>
        </w:r>
      </w:ins>
      <w:ins w:id="3339" w:author="marpa" w:date="2026-10-25T14:37:21Z">
        <w:r>
          <w:rPr>
            <w:rFonts w:hint="default"/>
            <w:lang w:val="es-EC"/>
          </w:rPr>
          <w:t>se p</w:t>
        </w:r>
      </w:ins>
      <w:ins w:id="3340" w:author="marpa" w:date="2026-10-25T14:37:22Z">
        <w:r>
          <w:rPr>
            <w:rFonts w:hint="default"/>
            <w:lang w:val="es-EC"/>
          </w:rPr>
          <w:t>r</w:t>
        </w:r>
      </w:ins>
      <w:ins w:id="3341" w:author="marpa" w:date="2026-10-25T14:37:23Z">
        <w:r>
          <w:rPr>
            <w:rFonts w:hint="default"/>
            <w:lang w:val="es-EC"/>
          </w:rPr>
          <w:t>obó c</w:t>
        </w:r>
      </w:ins>
      <w:ins w:id="3342" w:author="marpa" w:date="2026-10-25T14:37:24Z">
        <w:r>
          <w:rPr>
            <w:rFonts w:hint="default"/>
            <w:lang w:val="es-EC"/>
          </w:rPr>
          <w:t xml:space="preserve">on la </w:t>
        </w:r>
      </w:ins>
      <w:ins w:id="3343" w:author="marpa" w:date="2026-10-25T14:37:26Z">
        <w:r>
          <w:rPr>
            <w:rFonts w:hint="default"/>
            <w:lang w:val="es-EC"/>
          </w:rPr>
          <w:t>herramie</w:t>
        </w:r>
      </w:ins>
      <w:ins w:id="3344" w:author="marpa" w:date="2026-10-25T14:37:27Z">
        <w:r>
          <w:rPr>
            <w:rFonts w:hint="default"/>
            <w:lang w:val="es-EC"/>
          </w:rPr>
          <w:t xml:space="preserve">nta </w:t>
        </w:r>
      </w:ins>
      <w:ins w:id="3345" w:author="marpa" w:date="2026-10-25T14:37:28Z">
        <w:r>
          <w:rPr>
            <w:rFonts w:hint="default"/>
            <w:lang w:val="es-EC"/>
          </w:rPr>
          <w:t>S</w:t>
        </w:r>
      </w:ins>
      <w:ins w:id="3346" w:author="marpa" w:date="2026-10-25T14:37:35Z">
        <w:r>
          <w:rPr>
            <w:rFonts w:hint="default"/>
            <w:lang w:val="es-EC"/>
          </w:rPr>
          <w:t>oa</w:t>
        </w:r>
      </w:ins>
      <w:ins w:id="3347" w:author="marpa" w:date="2026-10-25T14:37:36Z">
        <w:r>
          <w:rPr>
            <w:rFonts w:hint="default"/>
            <w:lang w:val="es-EC"/>
          </w:rPr>
          <w:t>p</w:t>
        </w:r>
      </w:ins>
      <w:ins w:id="3348" w:author="marpa" w:date="2026-10-25T14:37:29Z">
        <w:r>
          <w:rPr>
            <w:rFonts w:hint="default"/>
            <w:lang w:val="es-EC"/>
          </w:rPr>
          <w:t>U</w:t>
        </w:r>
      </w:ins>
      <w:ins w:id="3349" w:author="marpa" w:date="2026-10-25T14:37:31Z">
        <w:r>
          <w:rPr>
            <w:rFonts w:hint="default"/>
            <w:lang w:val="es-EC"/>
          </w:rPr>
          <w:t>I</w:t>
        </w:r>
      </w:ins>
      <w:ins w:id="3350" w:author="marpa" w:date="2026-10-25T14:40:15Z">
        <w:r>
          <w:rPr>
            <w:rFonts w:hint="default"/>
            <w:lang w:val="es-EC"/>
          </w:rPr>
          <w:t>.</w:t>
        </w:r>
      </w:ins>
    </w:p>
    <w:p w14:paraId="61A06BE5">
      <w:pPr>
        <w:jc w:val="center"/>
        <w:pPrChange w:id="3351" w:author="marpa" w:date="2026-10-25T14:36:49Z">
          <w:pPr/>
        </w:pPrChange>
      </w:pPr>
      <w:ins w:id="3352" w:author="marpa" w:date="2026-10-25T14:36:50Z">
        <w:r>
          <w:rPr/>
          <w:drawing>
            <wp:inline distT="0" distB="0" distL="114300" distR="114300">
              <wp:extent cx="4829175" cy="1082675"/>
              <wp:effectExtent l="0" t="0" r="9525" b="9525"/>
              <wp:docPr id="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2"/>
                      <pic:cNvPicPr>
                        <a:picLocks noChangeAspect="1"/>
                      </pic:cNvPicPr>
                    </pic:nvPicPr>
                    <pic:blipFill>
                      <a:blip r:embed="rId35"/>
                      <a:stretch>
                        <a:fillRect/>
                      </a:stretch>
                    </pic:blipFill>
                    <pic:spPr>
                      <a:xfrm>
                        <a:off x="0" y="0"/>
                        <a:ext cx="4829434" cy="1082902"/>
                      </a:xfrm>
                      <a:prstGeom prst="rect">
                        <a:avLst/>
                      </a:prstGeom>
                    </pic:spPr>
                  </pic:pic>
                </a:graphicData>
              </a:graphic>
            </wp:inline>
          </w:drawing>
        </w:r>
      </w:ins>
      <w:del w:id="3354" w:author="marpa" w:date="2026-10-25T14:35:35Z">
        <w:r>
          <w:rPr/>
          <w:drawing>
            <wp:inline distT="114300" distB="114300" distL="114300" distR="114300">
              <wp:extent cx="4544060" cy="1578610"/>
              <wp:effectExtent l="0" t="0" r="0" b="0"/>
              <wp:docPr id="63" name="image10.png"/>
              <wp:cNvGraphicFramePr/>
              <a:graphic xmlns:a="http://schemas.openxmlformats.org/drawingml/2006/main">
                <a:graphicData uri="http://schemas.openxmlformats.org/drawingml/2006/picture">
                  <pic:pic xmlns:pic="http://schemas.openxmlformats.org/drawingml/2006/picture">
                    <pic:nvPicPr>
                      <pic:cNvPr id="63" name="image10.png"/>
                      <pic:cNvPicPr preferRelativeResize="0"/>
                    </pic:nvPicPr>
                    <pic:blipFill>
                      <a:blip r:embed="rId36"/>
                      <a:srcRect/>
                      <a:stretch>
                        <a:fillRect/>
                      </a:stretch>
                    </pic:blipFill>
                    <pic:spPr>
                      <a:xfrm>
                        <a:off x="0" y="0"/>
                        <a:ext cx="4544378" cy="1578911"/>
                      </a:xfrm>
                      <a:prstGeom prst="rect">
                        <a:avLst/>
                      </a:prstGeom>
                    </pic:spPr>
                  </pic:pic>
                </a:graphicData>
              </a:graphic>
            </wp:inline>
          </w:drawing>
        </w:r>
      </w:del>
    </w:p>
    <w:p w14:paraId="62582082">
      <w:pPr>
        <w:pStyle w:val="5"/>
        <w:rPr>
          <w:rFonts w:hint="default"/>
          <w:lang w:val="es-EC"/>
        </w:rPr>
      </w:pPr>
      <w:bookmarkStart w:id="119" w:name="_Toc14137"/>
      <w:bookmarkStart w:id="120" w:name="_Toc16298"/>
      <w:r>
        <w:t xml:space="preserve">Figura </w:t>
      </w:r>
      <w:ins w:id="3356" w:author="marpa" w:date="2026-10-25T14:35:49Z">
        <w:r>
          <w:rPr>
            <w:rFonts w:hint="default"/>
            <w:lang w:val="es-EC"/>
          </w:rPr>
          <w:t>22</w:t>
        </w:r>
      </w:ins>
      <w:del w:id="3357" w:author="marpa" w:date="2026-10-25T14:35:48Z">
        <w:r>
          <w:rPr/>
          <w:delText>18</w:delText>
        </w:r>
      </w:del>
      <w:r>
        <w:t xml:space="preserve">. Archivo </w:t>
      </w:r>
      <w:del w:id="3358" w:author="marpa" w:date="2026-10-25T14:35:55Z">
        <w:r>
          <w:rPr>
            <w:rFonts w:hint="default"/>
            <w:lang w:val="en-US"/>
          </w:rPr>
          <w:delText>WSDL generado por el servidor Payara detallando el esquema XML de los endpoints.</w:delText>
        </w:r>
      </w:del>
      <w:ins w:id="3359" w:author="marpa" w:date="2026-10-25T14:35:55Z">
        <w:r>
          <w:rPr>
            <w:rFonts w:hint="default"/>
            <w:lang w:val="es-EC"/>
          </w:rPr>
          <w:t xml:space="preserve">en el </w:t>
        </w:r>
      </w:ins>
      <w:ins w:id="3360" w:author="marpa" w:date="2026-10-25T14:35:56Z">
        <w:r>
          <w:rPr>
            <w:rFonts w:hint="default"/>
            <w:lang w:val="es-EC"/>
          </w:rPr>
          <w:t>na</w:t>
        </w:r>
      </w:ins>
      <w:ins w:id="3361" w:author="marpa" w:date="2026-10-25T14:35:57Z">
        <w:r>
          <w:rPr>
            <w:rFonts w:hint="default"/>
            <w:lang w:val="es-EC"/>
          </w:rPr>
          <w:t>veg</w:t>
        </w:r>
      </w:ins>
      <w:ins w:id="3362" w:author="marpa" w:date="2026-10-25T14:35:58Z">
        <w:r>
          <w:rPr>
            <w:rFonts w:hint="default"/>
            <w:lang w:val="es-EC"/>
          </w:rPr>
          <w:t xml:space="preserve">ador, </w:t>
        </w:r>
      </w:ins>
      <w:ins w:id="3363" w:author="marpa" w:date="2026-10-25T14:35:59Z">
        <w:r>
          <w:rPr>
            <w:rFonts w:hint="default"/>
            <w:lang w:val="es-EC"/>
          </w:rPr>
          <w:t>genera</w:t>
        </w:r>
      </w:ins>
      <w:ins w:id="3364" w:author="marpa" w:date="2026-10-25T14:36:00Z">
        <w:r>
          <w:rPr>
            <w:rFonts w:hint="default"/>
            <w:lang w:val="es-EC"/>
          </w:rPr>
          <w:t>do tras</w:t>
        </w:r>
      </w:ins>
      <w:ins w:id="3365" w:author="marpa" w:date="2026-10-25T14:36:01Z">
        <w:r>
          <w:rPr>
            <w:rFonts w:hint="default"/>
            <w:lang w:val="es-EC"/>
          </w:rPr>
          <w:t xml:space="preserve"> </w:t>
        </w:r>
      </w:ins>
      <w:ins w:id="3366" w:author="marpa" w:date="2026-10-25T14:36:14Z">
        <w:r>
          <w:rPr>
            <w:rFonts w:hint="default"/>
            <w:lang w:val="es-EC"/>
          </w:rPr>
          <w:t>des</w:t>
        </w:r>
      </w:ins>
      <w:ins w:id="3367" w:author="marpa" w:date="2026-10-25T14:36:15Z">
        <w:r>
          <w:rPr>
            <w:rFonts w:hint="default"/>
            <w:lang w:val="es-EC"/>
          </w:rPr>
          <w:t>plegar</w:t>
        </w:r>
      </w:ins>
      <w:ins w:id="3368" w:author="marpa" w:date="2026-10-25T14:36:16Z">
        <w:r>
          <w:rPr>
            <w:rFonts w:hint="default"/>
            <w:lang w:val="es-EC"/>
          </w:rPr>
          <w:t xml:space="preserve"> el servi</w:t>
        </w:r>
      </w:ins>
      <w:ins w:id="3369" w:author="marpa" w:date="2026-10-25T14:36:17Z">
        <w:r>
          <w:rPr>
            <w:rFonts w:hint="default"/>
            <w:lang w:val="es-EC"/>
          </w:rPr>
          <w:t xml:space="preserve">cio </w:t>
        </w:r>
      </w:ins>
      <w:ins w:id="3370" w:author="marpa" w:date="2026-10-25T14:36:18Z">
        <w:r>
          <w:rPr>
            <w:rFonts w:hint="default"/>
            <w:lang w:val="es-EC"/>
          </w:rPr>
          <w:t xml:space="preserve">web en </w:t>
        </w:r>
      </w:ins>
      <w:ins w:id="3371" w:author="marpa" w:date="2026-10-25T14:36:19Z">
        <w:r>
          <w:rPr>
            <w:rFonts w:hint="default"/>
            <w:lang w:val="es-EC"/>
          </w:rPr>
          <w:t>Net</w:t>
        </w:r>
      </w:ins>
      <w:ins w:id="3372" w:author="marpa" w:date="2026-10-25T14:36:20Z">
        <w:r>
          <w:rPr>
            <w:rFonts w:hint="default"/>
            <w:lang w:val="es-EC"/>
          </w:rPr>
          <w:t>Beans</w:t>
        </w:r>
        <w:bookmarkEnd w:id="119"/>
        <w:bookmarkEnd w:id="120"/>
      </w:ins>
    </w:p>
    <w:p w14:paraId="69E3FFC7">
      <w:pPr>
        <w:spacing w:line="240" w:lineRule="auto"/>
        <w:jc w:val="center"/>
        <w:rPr>
          <w:i/>
          <w:iCs/>
          <w:color w:val="1F497D"/>
          <w:sz w:val="18"/>
          <w:szCs w:val="18"/>
        </w:rPr>
      </w:pPr>
      <w:ins w:id="3373" w:author="marpa" w:date="2026-10-25T14:40:02Z">
        <w:bookmarkStart w:id="121" w:name="_za6mirwyhgzz" w:colFirst="0" w:colLast="0"/>
        <w:bookmarkEnd w:id="121"/>
        <w:r>
          <w:rPr/>
          <w:drawing>
            <wp:inline distT="0" distB="0" distL="114300" distR="114300">
              <wp:extent cx="4595495" cy="3669665"/>
              <wp:effectExtent l="0" t="0" r="1905" b="635"/>
              <wp:docPr id="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4"/>
                      <pic:cNvPicPr>
                        <a:picLocks noChangeAspect="1"/>
                      </pic:cNvPicPr>
                    </pic:nvPicPr>
                    <pic:blipFill>
                      <a:blip r:embed="rId37"/>
                      <a:stretch>
                        <a:fillRect/>
                      </a:stretch>
                    </pic:blipFill>
                    <pic:spPr>
                      <a:xfrm>
                        <a:off x="0" y="0"/>
                        <a:ext cx="4596085" cy="3669957"/>
                      </a:xfrm>
                      <a:prstGeom prst="rect">
                        <a:avLst/>
                      </a:prstGeom>
                    </pic:spPr>
                  </pic:pic>
                </a:graphicData>
              </a:graphic>
            </wp:inline>
          </w:drawing>
        </w:r>
      </w:ins>
      <w:del w:id="3375" w:author="marpa" w:date="2026-10-25T14:39:54Z">
        <w:r>
          <w:rPr>
            <w:i/>
            <w:iCs/>
            <w:color w:val="1F497D"/>
            <w:sz w:val="18"/>
            <w:szCs w:val="18"/>
          </w:rPr>
          <w:drawing>
            <wp:inline distT="114300" distB="114300" distL="114300" distR="114300">
              <wp:extent cx="2849245" cy="2075815"/>
              <wp:effectExtent l="0" t="0" r="0" b="0"/>
              <wp:docPr id="64" name="image19.png"/>
              <wp:cNvGraphicFramePr/>
              <a:graphic xmlns:a="http://schemas.openxmlformats.org/drawingml/2006/main">
                <a:graphicData uri="http://schemas.openxmlformats.org/drawingml/2006/picture">
                  <pic:pic xmlns:pic="http://schemas.openxmlformats.org/drawingml/2006/picture">
                    <pic:nvPicPr>
                      <pic:cNvPr id="64" name="image19.png"/>
                      <pic:cNvPicPr preferRelativeResize="0"/>
                    </pic:nvPicPr>
                    <pic:blipFill>
                      <a:blip r:embed="rId38"/>
                      <a:srcRect/>
                      <a:stretch>
                        <a:fillRect/>
                      </a:stretch>
                    </pic:blipFill>
                    <pic:spPr>
                      <a:xfrm>
                        <a:off x="0" y="0"/>
                        <a:ext cx="2849400" cy="2075897"/>
                      </a:xfrm>
                      <a:prstGeom prst="rect">
                        <a:avLst/>
                      </a:prstGeom>
                    </pic:spPr>
                  </pic:pic>
                </a:graphicData>
              </a:graphic>
            </wp:inline>
          </w:drawing>
        </w:r>
      </w:del>
    </w:p>
    <w:p w14:paraId="6AD86C5A">
      <w:pPr>
        <w:pStyle w:val="5"/>
        <w:rPr>
          <w:rFonts w:hint="default"/>
          <w:lang w:val="es-EC"/>
        </w:rPr>
      </w:pPr>
      <w:bookmarkStart w:id="122" w:name="_Toc9477"/>
      <w:bookmarkStart w:id="123" w:name="_Toc21534"/>
      <w:r>
        <w:t xml:space="preserve">Figura </w:t>
      </w:r>
      <w:ins w:id="3377" w:author="marpa" w:date="2026-10-25T14:37:01Z">
        <w:r>
          <w:rPr>
            <w:rFonts w:hint="default"/>
            <w:lang w:val="es-EC"/>
          </w:rPr>
          <w:t>2</w:t>
        </w:r>
      </w:ins>
      <w:ins w:id="3378" w:author="marpa" w:date="2026-10-25T14:39:44Z">
        <w:r>
          <w:rPr>
            <w:rFonts w:hint="default"/>
            <w:lang w:val="es-EC"/>
          </w:rPr>
          <w:t>3</w:t>
        </w:r>
      </w:ins>
      <w:del w:id="3379" w:author="marpa" w:date="2026-10-25T14:37:00Z">
        <w:r>
          <w:rPr/>
          <w:delText>19</w:delText>
        </w:r>
      </w:del>
      <w:r>
        <w:t xml:space="preserve">. </w:t>
      </w:r>
      <w:del w:id="3380" w:author="marpa" w:date="2026-10-25T14:39:47Z">
        <w:r>
          <w:rPr>
            <w:rFonts w:hint="default"/>
            <w:lang w:val="en-US"/>
          </w:rPr>
          <w:delText>Prueba 1: Login.</w:delText>
        </w:r>
      </w:del>
      <w:ins w:id="3381" w:author="marpa" w:date="2026-10-25T14:39:47Z">
        <w:r>
          <w:rPr>
            <w:rFonts w:hint="default"/>
            <w:lang w:val="es-EC"/>
          </w:rPr>
          <w:t>Archivo</w:t>
        </w:r>
      </w:ins>
      <w:ins w:id="3382" w:author="marpa" w:date="2026-10-25T14:39:48Z">
        <w:r>
          <w:rPr>
            <w:rFonts w:hint="default"/>
            <w:lang w:val="es-EC"/>
          </w:rPr>
          <w:t xml:space="preserve"> WS</w:t>
        </w:r>
      </w:ins>
      <w:ins w:id="3383" w:author="marpa" w:date="2026-10-25T14:39:49Z">
        <w:r>
          <w:rPr>
            <w:rFonts w:hint="default"/>
            <w:lang w:val="es-EC"/>
          </w:rPr>
          <w:t>DL d</w:t>
        </w:r>
      </w:ins>
      <w:ins w:id="3384" w:author="marpa" w:date="2026-10-25T14:39:50Z">
        <w:r>
          <w:rPr>
            <w:rFonts w:hint="default"/>
            <w:lang w:val="es-EC"/>
          </w:rPr>
          <w:t>el servi</w:t>
        </w:r>
      </w:ins>
      <w:ins w:id="3385" w:author="marpa" w:date="2026-10-25T14:39:51Z">
        <w:r>
          <w:rPr>
            <w:rFonts w:hint="default"/>
            <w:lang w:val="es-EC"/>
          </w:rPr>
          <w:t>cio web</w:t>
        </w:r>
        <w:bookmarkEnd w:id="122"/>
        <w:bookmarkEnd w:id="123"/>
      </w:ins>
    </w:p>
    <w:p w14:paraId="0BC1AA97">
      <w:pPr>
        <w:spacing w:line="240" w:lineRule="auto"/>
        <w:jc w:val="center"/>
        <w:rPr>
          <w:i/>
          <w:iCs/>
          <w:color w:val="1F497D"/>
          <w:sz w:val="18"/>
          <w:szCs w:val="18"/>
        </w:rPr>
      </w:pPr>
      <w:ins w:id="3386" w:author="marpa" w:date="2026-10-25T14:42:23Z">
        <w:bookmarkStart w:id="124" w:name="_dwwvpfsulqez" w:colFirst="0" w:colLast="0"/>
        <w:bookmarkEnd w:id="124"/>
        <w:r>
          <w:rPr/>
          <w:drawing>
            <wp:inline distT="0" distB="0" distL="114300" distR="114300">
              <wp:extent cx="2295525" cy="1228725"/>
              <wp:effectExtent l="0" t="0" r="3175" b="3175"/>
              <wp:docPr id="1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2"/>
                      <pic:cNvPicPr>
                        <a:picLocks noChangeAspect="1"/>
                      </pic:cNvPicPr>
                    </pic:nvPicPr>
                    <pic:blipFill>
                      <a:blip r:embed="rId39"/>
                      <a:stretch>
                        <a:fillRect/>
                      </a:stretch>
                    </pic:blipFill>
                    <pic:spPr>
                      <a:xfrm>
                        <a:off x="0" y="0"/>
                        <a:ext cx="2295525" cy="1228725"/>
                      </a:xfrm>
                      <a:prstGeom prst="rect">
                        <a:avLst/>
                      </a:prstGeom>
                      <a:noFill/>
                      <a:ln>
                        <a:noFill/>
                      </a:ln>
                    </pic:spPr>
                  </pic:pic>
                </a:graphicData>
              </a:graphic>
            </wp:inline>
          </w:drawing>
        </w:r>
      </w:ins>
      <w:del w:id="3388" w:author="marpa" w:date="2026-10-25T14:40:11Z">
        <w:r>
          <w:rPr>
            <w:i/>
            <w:iCs/>
            <w:color w:val="1F497D"/>
            <w:sz w:val="18"/>
            <w:szCs w:val="18"/>
          </w:rPr>
          <w:drawing>
            <wp:inline distT="114300" distB="114300" distL="114300" distR="114300">
              <wp:extent cx="2868295" cy="2377440"/>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36" name="image25.png"/>
                      <pic:cNvPicPr preferRelativeResize="0"/>
                    </pic:nvPicPr>
                    <pic:blipFill>
                      <a:blip r:embed="rId40"/>
                      <a:srcRect/>
                      <a:stretch>
                        <a:fillRect/>
                      </a:stretch>
                    </pic:blipFill>
                    <pic:spPr>
                      <a:xfrm>
                        <a:off x="0" y="0"/>
                        <a:ext cx="2868450" cy="2377683"/>
                      </a:xfrm>
                      <a:prstGeom prst="rect">
                        <a:avLst/>
                      </a:prstGeom>
                    </pic:spPr>
                  </pic:pic>
                </a:graphicData>
              </a:graphic>
            </wp:inline>
          </w:drawing>
        </w:r>
      </w:del>
    </w:p>
    <w:p w14:paraId="1FBA19EE">
      <w:pPr>
        <w:pStyle w:val="5"/>
      </w:pPr>
      <w:bookmarkStart w:id="125" w:name="_Toc18037"/>
      <w:bookmarkStart w:id="126" w:name="_Toc8045"/>
      <w:r>
        <w:t>Figura 2</w:t>
      </w:r>
      <w:ins w:id="3390" w:author="marpa" w:date="2026-10-25T14:42:57Z">
        <w:r>
          <w:rPr>
            <w:rFonts w:hint="default"/>
            <w:lang w:val="es-EC"/>
          </w:rPr>
          <w:t>4</w:t>
        </w:r>
      </w:ins>
      <w:del w:id="3391" w:author="marpa" w:date="2026-10-25T14:42:57Z">
        <w:r>
          <w:rPr/>
          <w:delText>0</w:delText>
        </w:r>
      </w:del>
      <w:r>
        <w:t xml:space="preserve">. </w:t>
      </w:r>
      <w:ins w:id="3392" w:author="marpa" w:date="2026-10-25T14:42:17Z">
        <w:r>
          <w:rPr>
            <w:rFonts w:hint="default"/>
            <w:lang w:val="es-EC"/>
          </w:rPr>
          <w:t>Carg</w:t>
        </w:r>
      </w:ins>
      <w:ins w:id="3393" w:author="marpa" w:date="2026-10-25T14:42:18Z">
        <w:r>
          <w:rPr>
            <w:rFonts w:hint="default"/>
            <w:lang w:val="es-EC"/>
          </w:rPr>
          <w:t xml:space="preserve">a del </w:t>
        </w:r>
      </w:ins>
      <w:ins w:id="3394" w:author="marpa" w:date="2026-10-25T14:42:19Z">
        <w:r>
          <w:rPr>
            <w:rFonts w:hint="default"/>
            <w:lang w:val="es-EC"/>
          </w:rPr>
          <w:t>WSD</w:t>
        </w:r>
      </w:ins>
      <w:ins w:id="3395" w:author="marpa" w:date="2026-10-25T14:42:20Z">
        <w:r>
          <w:rPr>
            <w:rFonts w:hint="default"/>
            <w:lang w:val="es-EC"/>
          </w:rPr>
          <w:t xml:space="preserve">L en </w:t>
        </w:r>
      </w:ins>
      <w:ins w:id="3396" w:author="marpa" w:date="2026-10-25T14:42:21Z">
        <w:r>
          <w:rPr>
            <w:rFonts w:hint="default"/>
            <w:lang w:val="es-EC"/>
          </w:rPr>
          <w:t>Soap</w:t>
        </w:r>
      </w:ins>
      <w:ins w:id="3397" w:author="marpa" w:date="2026-10-25T14:42:22Z">
        <w:r>
          <w:rPr>
            <w:rFonts w:hint="default"/>
            <w:lang w:val="es-EC"/>
          </w:rPr>
          <w:t>UI</w:t>
        </w:r>
      </w:ins>
      <w:del w:id="3398" w:author="marpa" w:date="2026-10-25T14:42:17Z">
        <w:r>
          <w:rPr/>
          <w:delText>Pru</w:delText>
        </w:r>
      </w:del>
      <w:del w:id="3399" w:author="marpa" w:date="2026-10-25T14:42:16Z">
        <w:r>
          <w:rPr/>
          <w:delText>eba 2: Conversor</w:delText>
        </w:r>
      </w:del>
      <w:del w:id="3400" w:author="marpa" w:date="2026-10-25T14:42:15Z">
        <w:r>
          <w:rPr/>
          <w:delText xml:space="preserve"> de Longitud</w:delText>
        </w:r>
      </w:del>
      <w:r>
        <w:t>.</w:t>
      </w:r>
      <w:bookmarkEnd w:id="125"/>
      <w:bookmarkEnd w:id="126"/>
    </w:p>
    <w:p w14:paraId="41818658">
      <w:pPr>
        <w:spacing w:line="240" w:lineRule="auto"/>
        <w:jc w:val="center"/>
        <w:rPr>
          <w:i/>
          <w:iCs/>
          <w:color w:val="1F497D"/>
          <w:sz w:val="18"/>
          <w:szCs w:val="18"/>
        </w:rPr>
      </w:pPr>
      <w:ins w:id="3401" w:author="marpa" w:date="2026-10-25T14:43:31Z">
        <w:bookmarkStart w:id="127" w:name="_x916l42kj9uv" w:colFirst="0" w:colLast="0"/>
        <w:bookmarkEnd w:id="127"/>
        <w:r>
          <w:rPr/>
          <w:drawing>
            <wp:inline distT="0" distB="0" distL="114300" distR="114300">
              <wp:extent cx="5394325" cy="1268730"/>
              <wp:effectExtent l="0" t="0" r="3175" b="1270"/>
              <wp:docPr id="1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3"/>
                      <pic:cNvPicPr>
                        <a:picLocks noChangeAspect="1"/>
                      </pic:cNvPicPr>
                    </pic:nvPicPr>
                    <pic:blipFill>
                      <a:blip r:embed="rId41"/>
                      <a:stretch>
                        <a:fillRect/>
                      </a:stretch>
                    </pic:blipFill>
                    <pic:spPr>
                      <a:xfrm>
                        <a:off x="0" y="0"/>
                        <a:ext cx="5394325" cy="1268730"/>
                      </a:xfrm>
                      <a:prstGeom prst="rect">
                        <a:avLst/>
                      </a:prstGeom>
                      <a:noFill/>
                      <a:ln>
                        <a:noFill/>
                      </a:ln>
                    </pic:spPr>
                  </pic:pic>
                </a:graphicData>
              </a:graphic>
            </wp:inline>
          </w:drawing>
        </w:r>
      </w:ins>
      <w:del w:id="3403" w:author="marpa" w:date="2026-10-25T14:42:27Z">
        <w:r>
          <w:rPr>
            <w:i/>
            <w:iCs/>
            <w:color w:val="1F497D"/>
            <w:sz w:val="18"/>
            <w:szCs w:val="18"/>
          </w:rPr>
          <w:drawing>
            <wp:inline distT="114300" distB="114300" distL="114300" distR="114300">
              <wp:extent cx="3011170" cy="2571115"/>
              <wp:effectExtent l="0" t="0" r="0" b="0"/>
              <wp:docPr id="52" name="image46.png"/>
              <wp:cNvGraphicFramePr/>
              <a:graphic xmlns:a="http://schemas.openxmlformats.org/drawingml/2006/main">
                <a:graphicData uri="http://schemas.openxmlformats.org/drawingml/2006/picture">
                  <pic:pic xmlns:pic="http://schemas.openxmlformats.org/drawingml/2006/picture">
                    <pic:nvPicPr>
                      <pic:cNvPr id="52" name="image46.png"/>
                      <pic:cNvPicPr preferRelativeResize="0"/>
                    </pic:nvPicPr>
                    <pic:blipFill>
                      <a:blip r:embed="rId42"/>
                      <a:srcRect/>
                      <a:stretch>
                        <a:fillRect/>
                      </a:stretch>
                    </pic:blipFill>
                    <pic:spPr>
                      <a:xfrm>
                        <a:off x="0" y="0"/>
                        <a:ext cx="3011325" cy="2571716"/>
                      </a:xfrm>
                      <a:prstGeom prst="rect">
                        <a:avLst/>
                      </a:prstGeom>
                    </pic:spPr>
                  </pic:pic>
                </a:graphicData>
              </a:graphic>
            </wp:inline>
          </w:drawing>
        </w:r>
      </w:del>
    </w:p>
    <w:p w14:paraId="210BB15E">
      <w:pPr>
        <w:pStyle w:val="5"/>
        <w:rPr>
          <w:rFonts w:hint="default"/>
          <w:lang w:val="es-EC"/>
        </w:rPr>
      </w:pPr>
      <w:bookmarkStart w:id="128" w:name="_Toc29083"/>
      <w:bookmarkStart w:id="129" w:name="_Toc30062"/>
      <w:r>
        <w:t>Figura 2</w:t>
      </w:r>
      <w:ins w:id="3405" w:author="marpa" w:date="2026-10-25T14:44:23Z">
        <w:r>
          <w:rPr>
            <w:rFonts w:hint="default"/>
            <w:lang w:val="es-EC"/>
          </w:rPr>
          <w:t>5</w:t>
        </w:r>
      </w:ins>
      <w:del w:id="3406" w:author="marpa" w:date="2026-10-25T14:44:23Z">
        <w:r>
          <w:rPr/>
          <w:delText>1</w:delText>
        </w:r>
      </w:del>
      <w:r>
        <w:t xml:space="preserve">. Prueba </w:t>
      </w:r>
      <w:ins w:id="3407" w:author="marpa" w:date="2026-10-25T14:43:00Z">
        <w:r>
          <w:rPr>
            <w:rFonts w:hint="default"/>
            <w:lang w:val="es-EC"/>
          </w:rPr>
          <w:t>1</w:t>
        </w:r>
      </w:ins>
      <w:del w:id="3408" w:author="marpa" w:date="2026-10-25T14:43:00Z">
        <w:r>
          <w:rPr/>
          <w:delText>3</w:delText>
        </w:r>
      </w:del>
      <w:r>
        <w:t xml:space="preserve">: </w:t>
      </w:r>
      <w:del w:id="3409" w:author="marpa" w:date="2026-10-25T14:43:03Z">
        <w:r>
          <w:rPr>
            <w:rFonts w:hint="default"/>
            <w:lang w:val="en-US"/>
          </w:rPr>
          <w:delText>Conversor de masa.</w:delText>
        </w:r>
      </w:del>
      <w:ins w:id="3410" w:author="marpa" w:date="2026-10-25T14:43:03Z">
        <w:r>
          <w:rPr>
            <w:rFonts w:hint="default"/>
            <w:lang w:val="es-EC"/>
          </w:rPr>
          <w:t>L</w:t>
        </w:r>
      </w:ins>
      <w:ins w:id="3411" w:author="marpa" w:date="2026-10-25T14:43:04Z">
        <w:r>
          <w:rPr>
            <w:rFonts w:hint="default"/>
            <w:lang w:val="es-EC"/>
          </w:rPr>
          <w:t>ogin</w:t>
        </w:r>
        <w:bookmarkEnd w:id="128"/>
        <w:bookmarkEnd w:id="129"/>
      </w:ins>
    </w:p>
    <w:p w14:paraId="62BC4AE1">
      <w:pPr>
        <w:spacing w:line="240" w:lineRule="auto"/>
        <w:jc w:val="center"/>
        <w:rPr>
          <w:ins w:id="3412" w:author="marpa" w:date="2026-10-25T14:44:16Z"/>
        </w:rPr>
      </w:pPr>
      <w:ins w:id="3413" w:author="marpa" w:date="2026-10-25T14:52:32Z">
        <w:bookmarkStart w:id="130" w:name="_16dxss4y9y1x" w:colFirst="0" w:colLast="0"/>
        <w:bookmarkEnd w:id="130"/>
        <w:r>
          <w:rPr/>
          <w:drawing>
            <wp:inline distT="0" distB="0" distL="114300" distR="114300">
              <wp:extent cx="5400040" cy="1247775"/>
              <wp:effectExtent l="0" t="0" r="10160" b="9525"/>
              <wp:docPr id="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4"/>
                      <pic:cNvPicPr>
                        <a:picLocks noChangeAspect="1"/>
                      </pic:cNvPicPr>
                    </pic:nvPicPr>
                    <pic:blipFill>
                      <a:blip r:embed="rId43"/>
                      <a:stretch>
                        <a:fillRect/>
                      </a:stretch>
                    </pic:blipFill>
                    <pic:spPr>
                      <a:xfrm>
                        <a:off x="0" y="0"/>
                        <a:ext cx="5400040" cy="1247775"/>
                      </a:xfrm>
                      <a:prstGeom prst="rect">
                        <a:avLst/>
                      </a:prstGeom>
                      <a:noFill/>
                      <a:ln>
                        <a:noFill/>
                      </a:ln>
                    </pic:spPr>
                  </pic:pic>
                </a:graphicData>
              </a:graphic>
            </wp:inline>
          </w:drawing>
        </w:r>
      </w:ins>
    </w:p>
    <w:p w14:paraId="2F5806D9">
      <w:pPr>
        <w:pStyle w:val="5"/>
        <w:rPr>
          <w:ins w:id="3415" w:author="marpa" w:date="2026-10-25T14:44:19Z"/>
          <w:rFonts w:hint="default"/>
          <w:lang w:val="es-EC"/>
        </w:rPr>
      </w:pPr>
      <w:ins w:id="3416" w:author="marpa" w:date="2026-10-25T14:44:19Z">
        <w:bookmarkStart w:id="131" w:name="_Toc4597"/>
        <w:bookmarkStart w:id="132" w:name="_Toc5588"/>
        <w:r>
          <w:rPr/>
          <w:t>Figura 2</w:t>
        </w:r>
      </w:ins>
      <w:ins w:id="3417" w:author="marpa" w:date="2026-10-25T14:44:26Z">
        <w:r>
          <w:rPr>
            <w:rFonts w:hint="default"/>
            <w:lang w:val="es-EC"/>
          </w:rPr>
          <w:t>6</w:t>
        </w:r>
      </w:ins>
      <w:ins w:id="3418" w:author="marpa" w:date="2026-10-25T14:44:19Z">
        <w:r>
          <w:rPr/>
          <w:t xml:space="preserve">. Prueba </w:t>
        </w:r>
      </w:ins>
      <w:ins w:id="3419" w:author="marpa" w:date="2026-10-25T14:44:28Z">
        <w:r>
          <w:rPr>
            <w:rFonts w:hint="default"/>
            <w:lang w:val="es-EC"/>
          </w:rPr>
          <w:t>2</w:t>
        </w:r>
      </w:ins>
      <w:ins w:id="3420" w:author="marpa" w:date="2026-10-25T14:44:19Z">
        <w:r>
          <w:rPr/>
          <w:t xml:space="preserve">: </w:t>
        </w:r>
      </w:ins>
      <w:ins w:id="3421" w:author="marpa" w:date="2026-10-25T14:44:29Z">
        <w:r>
          <w:rPr>
            <w:rFonts w:hint="default"/>
            <w:lang w:val="es-EC"/>
          </w:rPr>
          <w:t>Conv</w:t>
        </w:r>
      </w:ins>
      <w:ins w:id="3422" w:author="marpa" w:date="2026-10-25T14:44:30Z">
        <w:r>
          <w:rPr>
            <w:rFonts w:hint="default"/>
            <w:lang w:val="es-EC"/>
          </w:rPr>
          <w:t>ertir</w:t>
        </w:r>
      </w:ins>
      <w:ins w:id="3423" w:author="marpa" w:date="2026-10-25T14:44:34Z">
        <w:r>
          <w:rPr>
            <w:rFonts w:hint="default"/>
            <w:lang w:val="es-EC"/>
          </w:rPr>
          <w:t xml:space="preserve"> Long</w:t>
        </w:r>
      </w:ins>
      <w:ins w:id="3424" w:author="marpa" w:date="2026-10-25T14:44:35Z">
        <w:r>
          <w:rPr>
            <w:rFonts w:hint="default"/>
            <w:lang w:val="es-EC"/>
          </w:rPr>
          <w:t>i</w:t>
        </w:r>
      </w:ins>
      <w:ins w:id="3425" w:author="marpa" w:date="2026-10-25T14:44:36Z">
        <w:r>
          <w:rPr>
            <w:rFonts w:hint="default"/>
            <w:lang w:val="es-EC"/>
          </w:rPr>
          <w:t>tu</w:t>
        </w:r>
      </w:ins>
      <w:ins w:id="3426" w:author="marpa" w:date="2026-10-25T14:44:37Z">
        <w:r>
          <w:rPr>
            <w:rFonts w:hint="default"/>
            <w:lang w:val="es-EC"/>
          </w:rPr>
          <w:t>d</w:t>
        </w:r>
        <w:bookmarkEnd w:id="131"/>
        <w:bookmarkEnd w:id="132"/>
      </w:ins>
    </w:p>
    <w:p w14:paraId="2DB04CA9">
      <w:pPr>
        <w:spacing w:line="240" w:lineRule="auto"/>
        <w:jc w:val="center"/>
        <w:rPr>
          <w:ins w:id="3427" w:author="marpa" w:date="2026-10-25T14:44:05Z"/>
        </w:rPr>
      </w:pPr>
    </w:p>
    <w:p w14:paraId="04605BE8">
      <w:pPr>
        <w:spacing w:line="240" w:lineRule="auto"/>
        <w:jc w:val="center"/>
        <w:rPr>
          <w:ins w:id="3428" w:author="marpa" w:date="2026-10-25T14:52:37Z"/>
        </w:rPr>
      </w:pPr>
      <w:ins w:id="3429" w:author="marpa" w:date="2026-10-25T14:54:10Z">
        <w:r>
          <w:rPr/>
          <w:drawing>
            <wp:inline distT="0" distB="0" distL="114300" distR="114300">
              <wp:extent cx="5398135" cy="1359535"/>
              <wp:effectExtent l="0" t="0" r="12065" b="12065"/>
              <wp:docPr id="1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5"/>
                      <pic:cNvPicPr>
                        <a:picLocks noChangeAspect="1"/>
                      </pic:cNvPicPr>
                    </pic:nvPicPr>
                    <pic:blipFill>
                      <a:blip r:embed="rId44"/>
                      <a:stretch>
                        <a:fillRect/>
                      </a:stretch>
                    </pic:blipFill>
                    <pic:spPr>
                      <a:xfrm>
                        <a:off x="0" y="0"/>
                        <a:ext cx="5398135" cy="1359535"/>
                      </a:xfrm>
                      <a:prstGeom prst="rect">
                        <a:avLst/>
                      </a:prstGeom>
                      <a:noFill/>
                      <a:ln>
                        <a:noFill/>
                      </a:ln>
                    </pic:spPr>
                  </pic:pic>
                </a:graphicData>
              </a:graphic>
            </wp:inline>
          </w:drawing>
        </w:r>
      </w:ins>
    </w:p>
    <w:p w14:paraId="0E5FB6A8">
      <w:pPr>
        <w:pStyle w:val="5"/>
        <w:rPr>
          <w:ins w:id="3432" w:author="marpa" w:date="2026-10-25T14:44:07Z"/>
        </w:rPr>
        <w:pPrChange w:id="3431" w:author="marpa" w:date="2026-10-25T14:54:18Z">
          <w:pPr>
            <w:spacing w:line="240" w:lineRule="auto"/>
            <w:jc w:val="center"/>
          </w:pPr>
        </w:pPrChange>
      </w:pPr>
      <w:ins w:id="3433" w:author="marpa" w:date="2026-10-25T14:52:40Z">
        <w:bookmarkStart w:id="133" w:name="_Toc6897"/>
        <w:bookmarkStart w:id="134" w:name="_Toc11987"/>
        <w:r>
          <w:rPr/>
          <w:t>Figura 2</w:t>
        </w:r>
      </w:ins>
      <w:ins w:id="3434" w:author="marpa" w:date="2026-10-25T14:54:40Z">
        <w:r>
          <w:rPr>
            <w:rFonts w:hint="default"/>
            <w:lang w:val="es-EC"/>
          </w:rPr>
          <w:t>7</w:t>
        </w:r>
      </w:ins>
      <w:ins w:id="3435" w:author="marpa" w:date="2026-10-25T14:52:40Z">
        <w:r>
          <w:rPr/>
          <w:t xml:space="preserve">. Prueba </w:t>
        </w:r>
      </w:ins>
      <w:ins w:id="3436" w:author="marpa" w:date="2026-10-25T14:52:41Z">
        <w:r>
          <w:rPr>
            <w:rFonts w:hint="default"/>
            <w:lang w:val="es-EC"/>
          </w:rPr>
          <w:t>3</w:t>
        </w:r>
      </w:ins>
      <w:ins w:id="3437" w:author="marpa" w:date="2026-10-25T14:52:40Z">
        <w:r>
          <w:rPr/>
          <w:t xml:space="preserve">: </w:t>
        </w:r>
      </w:ins>
      <w:ins w:id="3438" w:author="marpa" w:date="2026-10-25T14:52:40Z">
        <w:r>
          <w:rPr>
            <w:rFonts w:hint="default"/>
            <w:lang w:val="es-EC"/>
          </w:rPr>
          <w:t xml:space="preserve">Convertir </w:t>
        </w:r>
      </w:ins>
      <w:ins w:id="3439" w:author="marpa" w:date="2026-10-25T14:52:43Z">
        <w:r>
          <w:rPr>
            <w:rFonts w:hint="default"/>
            <w:lang w:val="es-EC"/>
          </w:rPr>
          <w:t>Masa</w:t>
        </w:r>
        <w:bookmarkEnd w:id="133"/>
        <w:bookmarkEnd w:id="134"/>
      </w:ins>
    </w:p>
    <w:p w14:paraId="6B80E491">
      <w:pPr>
        <w:spacing w:line="240" w:lineRule="auto"/>
        <w:jc w:val="center"/>
        <w:rPr>
          <w:ins w:id="3440" w:author="marpa" w:date="2026-10-25T14:54:21Z"/>
        </w:rPr>
      </w:pPr>
      <w:ins w:id="3441" w:author="marpa" w:date="2026-10-25T14:55:50Z">
        <w:r>
          <w:rPr/>
          <w:drawing>
            <wp:inline distT="0" distB="0" distL="114300" distR="114300">
              <wp:extent cx="5393690" cy="1225550"/>
              <wp:effectExtent l="0" t="0" r="3810" b="6350"/>
              <wp:docPr id="1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6"/>
                      <pic:cNvPicPr>
                        <a:picLocks noChangeAspect="1"/>
                      </pic:cNvPicPr>
                    </pic:nvPicPr>
                    <pic:blipFill>
                      <a:blip r:embed="rId45"/>
                      <a:stretch>
                        <a:fillRect/>
                      </a:stretch>
                    </pic:blipFill>
                    <pic:spPr>
                      <a:xfrm>
                        <a:off x="0" y="0"/>
                        <a:ext cx="5393690" cy="1225550"/>
                      </a:xfrm>
                      <a:prstGeom prst="rect">
                        <a:avLst/>
                      </a:prstGeom>
                      <a:noFill/>
                      <a:ln>
                        <a:noFill/>
                      </a:ln>
                    </pic:spPr>
                  </pic:pic>
                </a:graphicData>
              </a:graphic>
            </wp:inline>
          </w:drawing>
        </w:r>
      </w:ins>
    </w:p>
    <w:p w14:paraId="2B252273">
      <w:pPr>
        <w:pStyle w:val="5"/>
        <w:rPr>
          <w:ins w:id="3443" w:author="marpa" w:date="2026-10-25T14:54:28Z"/>
          <w:rFonts w:hint="default"/>
          <w:lang w:val="es-EC"/>
        </w:rPr>
      </w:pPr>
      <w:ins w:id="3444" w:author="marpa" w:date="2026-10-25T14:54:28Z">
        <w:bookmarkStart w:id="135" w:name="_Toc5012"/>
        <w:bookmarkStart w:id="136" w:name="_Toc4333"/>
        <w:r>
          <w:rPr/>
          <w:t>Figura 2</w:t>
        </w:r>
      </w:ins>
      <w:ins w:id="3445" w:author="marpa" w:date="2026-10-25T14:54:43Z">
        <w:r>
          <w:rPr>
            <w:rFonts w:hint="default"/>
            <w:lang w:val="es-EC"/>
          </w:rPr>
          <w:t>8</w:t>
        </w:r>
      </w:ins>
      <w:ins w:id="3446" w:author="marpa" w:date="2026-10-25T14:54:28Z">
        <w:r>
          <w:rPr/>
          <w:t xml:space="preserve">. Prueba </w:t>
        </w:r>
      </w:ins>
      <w:ins w:id="3447" w:author="marpa" w:date="2026-10-25T14:54:38Z">
        <w:r>
          <w:rPr>
            <w:rFonts w:hint="default"/>
            <w:lang w:val="es-EC"/>
          </w:rPr>
          <w:t>4</w:t>
        </w:r>
      </w:ins>
      <w:ins w:id="3448" w:author="marpa" w:date="2026-10-25T14:54:28Z">
        <w:r>
          <w:rPr/>
          <w:t xml:space="preserve">: </w:t>
        </w:r>
      </w:ins>
      <w:ins w:id="3449" w:author="marpa" w:date="2026-10-25T14:54:28Z">
        <w:r>
          <w:rPr>
            <w:rFonts w:hint="default"/>
            <w:lang w:val="es-EC"/>
          </w:rPr>
          <w:t xml:space="preserve">Convertir </w:t>
        </w:r>
      </w:ins>
      <w:ins w:id="3450" w:author="marpa" w:date="2026-10-25T14:54:46Z">
        <w:r>
          <w:rPr>
            <w:rFonts w:hint="default"/>
            <w:lang w:val="es-EC"/>
          </w:rPr>
          <w:t>Te</w:t>
        </w:r>
      </w:ins>
      <w:ins w:id="3451" w:author="marpa" w:date="2026-10-25T14:54:47Z">
        <w:r>
          <w:rPr>
            <w:rFonts w:hint="default"/>
            <w:lang w:val="es-EC"/>
          </w:rPr>
          <w:t>mperat</w:t>
        </w:r>
      </w:ins>
      <w:ins w:id="3452" w:author="marpa" w:date="2026-10-25T14:54:48Z">
        <w:r>
          <w:rPr>
            <w:rFonts w:hint="default"/>
            <w:lang w:val="es-EC"/>
          </w:rPr>
          <w:t>ura</w:t>
        </w:r>
        <w:bookmarkEnd w:id="135"/>
        <w:bookmarkEnd w:id="136"/>
      </w:ins>
    </w:p>
    <w:p w14:paraId="58A01CFE">
      <w:pPr>
        <w:spacing w:line="240" w:lineRule="auto"/>
        <w:jc w:val="both"/>
        <w:rPr>
          <w:del w:id="3454" w:author="marpa" w:date="2026-10-25T14:55:54Z"/>
          <w:i/>
          <w:iCs/>
          <w:color w:val="1F497D"/>
          <w:sz w:val="18"/>
          <w:szCs w:val="18"/>
        </w:rPr>
        <w:pPrChange w:id="3453" w:author="marpa" w:date="2026-10-25T14:55:53Z">
          <w:pPr>
            <w:spacing w:line="240" w:lineRule="auto"/>
            <w:jc w:val="center"/>
          </w:pPr>
        </w:pPrChange>
      </w:pPr>
      <w:del w:id="3455" w:author="marpa" w:date="2026-10-25T14:42:52Z">
        <w:r>
          <w:rPr>
            <w:i/>
            <w:iCs/>
            <w:color w:val="1F497D"/>
            <w:sz w:val="18"/>
            <w:szCs w:val="18"/>
          </w:rPr>
          <w:drawing>
            <wp:inline distT="114300" distB="114300" distL="114300" distR="114300">
              <wp:extent cx="3063240" cy="2450465"/>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34" name="image28.png"/>
                      <pic:cNvPicPr preferRelativeResize="0"/>
                    </pic:nvPicPr>
                    <pic:blipFill>
                      <a:blip r:embed="rId46"/>
                      <a:srcRect/>
                      <a:stretch>
                        <a:fillRect/>
                      </a:stretch>
                    </pic:blipFill>
                    <pic:spPr>
                      <a:xfrm>
                        <a:off x="0" y="0"/>
                        <a:ext cx="3063713" cy="2450970"/>
                      </a:xfrm>
                      <a:prstGeom prst="rect">
                        <a:avLst/>
                      </a:prstGeom>
                    </pic:spPr>
                  </pic:pic>
                </a:graphicData>
              </a:graphic>
            </wp:inline>
          </w:drawing>
        </w:r>
      </w:del>
    </w:p>
    <w:p w14:paraId="04D57F14">
      <w:pPr>
        <w:pStyle w:val="5"/>
        <w:jc w:val="both"/>
        <w:rPr>
          <w:ins w:id="3458" w:author="marpa" w:date="2026-10-25T14:43:40Z"/>
          <w:rFonts w:hint="default"/>
          <w:lang w:val="es-EC"/>
        </w:rPr>
        <w:pPrChange w:id="3457" w:author="marpa" w:date="2026-10-25T14:55:55Z">
          <w:pPr>
            <w:pStyle w:val="5"/>
          </w:pPr>
        </w:pPrChange>
      </w:pPr>
    </w:p>
    <w:p w14:paraId="11851ECF">
      <w:pPr>
        <w:pStyle w:val="5"/>
        <w:rPr>
          <w:del w:id="3459" w:author="marpa" w:date="2026-10-25T14:43:39Z"/>
        </w:rPr>
      </w:pPr>
      <w:del w:id="3460" w:author="marpa" w:date="2026-10-25T14:43:39Z">
        <w:r>
          <w:rPr/>
          <w:delText>Figura 22. Prueba 4: Conversor de temperatura.</w:delText>
        </w:r>
      </w:del>
    </w:p>
    <w:p w14:paraId="3AFB9935">
      <w:pPr>
        <w:pStyle w:val="2"/>
        <w:rPr>
          <w:u w:val="single"/>
        </w:rPr>
      </w:pPr>
      <w:bookmarkStart w:id="137" w:name="_Toc14808"/>
      <w:bookmarkStart w:id="138" w:name="_Toc20557"/>
      <w:r>
        <w:t>CODIFICACIÓN DE LOS CLIENTES</w:t>
      </w:r>
      <w:bookmarkEnd w:id="137"/>
      <w:bookmarkEnd w:id="138"/>
    </w:p>
    <w:p w14:paraId="61314DF5">
      <w:pPr>
        <w:pStyle w:val="3"/>
      </w:pPr>
      <w:bookmarkStart w:id="139" w:name="_Toc30129"/>
      <w:bookmarkStart w:id="140" w:name="_Toc23127"/>
      <w:r>
        <w:t>CLIENTE CONSOLA</w:t>
      </w:r>
      <w:bookmarkEnd w:id="139"/>
      <w:bookmarkEnd w:id="140"/>
    </w:p>
    <w:p w14:paraId="3B88A9B0">
      <w:pPr>
        <w:pStyle w:val="4"/>
      </w:pPr>
      <w:bookmarkStart w:id="141" w:name="_Toc22693"/>
      <w:bookmarkStart w:id="142" w:name="_Toc14377"/>
      <w:r>
        <w:t>CREACIÓN DEL PROYECTO</w:t>
      </w:r>
      <w:bookmarkEnd w:id="141"/>
      <w:bookmarkEnd w:id="142"/>
    </w:p>
    <w:p w14:paraId="04E29E2E">
      <w:r>
        <w:t xml:space="preserve">El proyecto se crea usando NetBeans seleccionando ‘Nuevo Proyecto’, ‘Java with Maven’ y ‘Java Application’. </w:t>
      </w:r>
    </w:p>
    <w:p w14:paraId="04DB0B01">
      <w:pPr>
        <w:keepNext/>
        <w:spacing w:after="0"/>
        <w:jc w:val="center"/>
      </w:pPr>
      <w:ins w:id="3461" w:author="marpa" w:date="2026-10-25T14:57:02Z">
        <w:r>
          <w:rPr/>
          <w:drawing>
            <wp:inline distT="0" distB="0" distL="114300" distR="114300">
              <wp:extent cx="4338955" cy="2927985"/>
              <wp:effectExtent l="0" t="0" r="4445" b="5715"/>
              <wp:docPr id="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
                      <pic:cNvPicPr>
                        <a:picLocks noChangeAspect="1"/>
                      </pic:cNvPicPr>
                    </pic:nvPicPr>
                    <pic:blipFill>
                      <a:blip r:embed="rId47"/>
                      <a:stretch>
                        <a:fillRect/>
                      </a:stretch>
                    </pic:blipFill>
                    <pic:spPr>
                      <a:xfrm>
                        <a:off x="0" y="0"/>
                        <a:ext cx="4339270" cy="2928165"/>
                      </a:xfrm>
                      <a:prstGeom prst="rect">
                        <a:avLst/>
                      </a:prstGeom>
                    </pic:spPr>
                  </pic:pic>
                </a:graphicData>
              </a:graphic>
            </wp:inline>
          </w:drawing>
        </w:r>
      </w:ins>
      <w:del w:id="3463" w:author="marpa" w:date="2026-10-25T14:57:02Z">
        <w:r>
          <w:rPr/>
          <w:drawing>
            <wp:inline distT="114300" distB="114300" distL="114300" distR="114300">
              <wp:extent cx="4144010" cy="2828290"/>
              <wp:effectExtent l="0" t="0" r="0" b="0"/>
              <wp:docPr id="65" name="image8.png"/>
              <wp:cNvGraphicFramePr/>
              <a:graphic xmlns:a="http://schemas.openxmlformats.org/drawingml/2006/main">
                <a:graphicData uri="http://schemas.openxmlformats.org/drawingml/2006/picture">
                  <pic:pic xmlns:pic="http://schemas.openxmlformats.org/drawingml/2006/picture">
                    <pic:nvPicPr>
                      <pic:cNvPr id="65" name="image8.png"/>
                      <pic:cNvPicPr preferRelativeResize="0"/>
                    </pic:nvPicPr>
                    <pic:blipFill>
                      <a:blip r:embed="rId48"/>
                      <a:srcRect/>
                      <a:stretch>
                        <a:fillRect/>
                      </a:stretch>
                    </pic:blipFill>
                    <pic:spPr>
                      <a:xfrm>
                        <a:off x="0" y="0"/>
                        <a:ext cx="4144328" cy="2828668"/>
                      </a:xfrm>
                      <a:prstGeom prst="rect">
                        <a:avLst/>
                      </a:prstGeom>
                    </pic:spPr>
                  </pic:pic>
                </a:graphicData>
              </a:graphic>
            </wp:inline>
          </w:drawing>
        </w:r>
      </w:del>
    </w:p>
    <w:p w14:paraId="6241D2FE">
      <w:pPr>
        <w:pStyle w:val="5"/>
      </w:pPr>
      <w:bookmarkStart w:id="143" w:name="_Toc17662"/>
      <w:bookmarkStart w:id="144" w:name="_Toc28050"/>
      <w:r>
        <w:t>Figura 2</w:t>
      </w:r>
      <w:ins w:id="3465" w:author="marpa" w:date="2026-10-25T14:57:27Z">
        <w:r>
          <w:rPr>
            <w:rFonts w:hint="default"/>
            <w:lang w:val="es-EC"/>
          </w:rPr>
          <w:t>9</w:t>
        </w:r>
      </w:ins>
      <w:del w:id="3466" w:author="marpa" w:date="2026-10-25T14:57:27Z">
        <w:r>
          <w:rPr/>
          <w:delText>3</w:delText>
        </w:r>
      </w:del>
      <w:r>
        <w:t>. Creación del proyecto - Cliente consola</w:t>
      </w:r>
      <w:bookmarkEnd w:id="143"/>
      <w:bookmarkEnd w:id="144"/>
    </w:p>
    <w:p w14:paraId="12484BDE">
      <w:r>
        <w:t>En este paso se define el nombre del proyecto y la ubicación.</w:t>
      </w:r>
    </w:p>
    <w:p w14:paraId="7A934535">
      <w:pPr>
        <w:keepNext/>
        <w:spacing w:after="0"/>
        <w:jc w:val="center"/>
      </w:pPr>
      <w:r>
        <w:drawing>
          <wp:inline distT="114300" distB="114300" distL="114300" distR="114300">
            <wp:extent cx="4201160" cy="2845435"/>
            <wp:effectExtent l="0" t="0" r="0" b="0"/>
            <wp:docPr id="66" name="image22.png"/>
            <wp:cNvGraphicFramePr/>
            <a:graphic xmlns:a="http://schemas.openxmlformats.org/drawingml/2006/main">
              <a:graphicData uri="http://schemas.openxmlformats.org/drawingml/2006/picture">
                <pic:pic xmlns:pic="http://schemas.openxmlformats.org/drawingml/2006/picture">
                  <pic:nvPicPr>
                    <pic:cNvPr id="66" name="image22.png"/>
                    <pic:cNvPicPr preferRelativeResize="0"/>
                  </pic:nvPicPr>
                  <pic:blipFill>
                    <a:blip r:embed="rId49"/>
                    <a:srcRect/>
                    <a:stretch>
                      <a:fillRect/>
                    </a:stretch>
                  </pic:blipFill>
                  <pic:spPr>
                    <a:xfrm>
                      <a:off x="0" y="0"/>
                      <a:ext cx="4201478" cy="2845445"/>
                    </a:xfrm>
                    <a:prstGeom prst="rect">
                      <a:avLst/>
                    </a:prstGeom>
                  </pic:spPr>
                </pic:pic>
              </a:graphicData>
            </a:graphic>
          </wp:inline>
        </w:drawing>
      </w:r>
    </w:p>
    <w:p w14:paraId="7ED2FFFB">
      <w:pPr>
        <w:pStyle w:val="5"/>
      </w:pPr>
      <w:bookmarkStart w:id="145" w:name="_Toc30277"/>
      <w:bookmarkStart w:id="146" w:name="_Toc22702"/>
      <w:r>
        <w:t xml:space="preserve">Figura </w:t>
      </w:r>
      <w:ins w:id="3467" w:author="marpa" w:date="2026-10-25T14:57:30Z">
        <w:r>
          <w:rPr>
            <w:rFonts w:hint="default"/>
            <w:lang w:val="es-EC"/>
          </w:rPr>
          <w:t>3</w:t>
        </w:r>
      </w:ins>
      <w:ins w:id="3468" w:author="marpa" w:date="2026-10-25T14:57:31Z">
        <w:r>
          <w:rPr>
            <w:rFonts w:hint="default"/>
            <w:lang w:val="es-EC"/>
          </w:rPr>
          <w:t>0</w:t>
        </w:r>
      </w:ins>
      <w:del w:id="3469" w:author="marpa" w:date="2026-10-25T14:57:29Z">
        <w:r>
          <w:rPr/>
          <w:delText>24</w:delText>
        </w:r>
      </w:del>
      <w:r>
        <w:t>. Configuración del proyecto - Cliente consola</w:t>
      </w:r>
      <w:bookmarkEnd w:id="145"/>
      <w:bookmarkEnd w:id="146"/>
    </w:p>
    <w:p w14:paraId="7FB33897">
      <w:pPr>
        <w:pStyle w:val="4"/>
      </w:pPr>
      <w:bookmarkStart w:id="147" w:name="_Toc7595"/>
      <w:bookmarkStart w:id="148" w:name="_Toc19842"/>
      <w:r>
        <w:t>ESTRUCTURA DEL PROYECTO</w:t>
      </w:r>
      <w:bookmarkEnd w:id="147"/>
      <w:bookmarkEnd w:id="148"/>
    </w:p>
    <w:p w14:paraId="198EF52A">
      <w:r>
        <w:t>Una vez creado el proyecto se crea la estructura de paquetes basada en el patrón MVC</w:t>
      </w:r>
    </w:p>
    <w:p w14:paraId="1C600CEC">
      <w:pPr>
        <w:keepNext/>
        <w:spacing w:after="0"/>
        <w:jc w:val="center"/>
      </w:pPr>
      <w:ins w:id="3470" w:author="marpa" w:date="2026-10-25T14:58:02Z">
        <w:r>
          <w:rPr/>
          <w:drawing>
            <wp:inline distT="0" distB="0" distL="114300" distR="114300">
              <wp:extent cx="2501900" cy="2559050"/>
              <wp:effectExtent l="0" t="0" r="0" b="6350"/>
              <wp:docPr id="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7"/>
                      <pic:cNvPicPr>
                        <a:picLocks noChangeAspect="1"/>
                      </pic:cNvPicPr>
                    </pic:nvPicPr>
                    <pic:blipFill>
                      <a:blip r:embed="rId50"/>
                      <a:stretch>
                        <a:fillRect/>
                      </a:stretch>
                    </pic:blipFill>
                    <pic:spPr>
                      <a:xfrm>
                        <a:off x="0" y="0"/>
                        <a:ext cx="2501900" cy="2559050"/>
                      </a:xfrm>
                      <a:prstGeom prst="rect">
                        <a:avLst/>
                      </a:prstGeom>
                      <a:noFill/>
                      <a:ln>
                        <a:noFill/>
                      </a:ln>
                    </pic:spPr>
                  </pic:pic>
                </a:graphicData>
              </a:graphic>
            </wp:inline>
          </w:drawing>
        </w:r>
      </w:ins>
      <w:del w:id="3472" w:author="marpa" w:date="2026-10-25T14:57:20Z">
        <w:r>
          <w:rPr>
            <w:i/>
            <w:iCs/>
          </w:rPr>
          <w:drawing>
            <wp:inline distT="114300" distB="114300" distL="114300" distR="114300">
              <wp:extent cx="3476625" cy="1905000"/>
              <wp:effectExtent l="0" t="0" r="0" b="0"/>
              <wp:docPr id="67" name="image26.png"/>
              <wp:cNvGraphicFramePr/>
              <a:graphic xmlns:a="http://schemas.openxmlformats.org/drawingml/2006/main">
                <a:graphicData uri="http://schemas.openxmlformats.org/drawingml/2006/picture">
                  <pic:pic xmlns:pic="http://schemas.openxmlformats.org/drawingml/2006/picture">
                    <pic:nvPicPr>
                      <pic:cNvPr id="67" name="image26.png"/>
                      <pic:cNvPicPr preferRelativeResize="0"/>
                    </pic:nvPicPr>
                    <pic:blipFill>
                      <a:blip r:embed="rId51"/>
                      <a:srcRect/>
                      <a:stretch>
                        <a:fillRect/>
                      </a:stretch>
                    </pic:blipFill>
                    <pic:spPr>
                      <a:xfrm>
                        <a:off x="0" y="0"/>
                        <a:ext cx="3476625" cy="1905000"/>
                      </a:xfrm>
                      <a:prstGeom prst="rect">
                        <a:avLst/>
                      </a:prstGeom>
                    </pic:spPr>
                  </pic:pic>
                </a:graphicData>
              </a:graphic>
            </wp:inline>
          </w:drawing>
        </w:r>
      </w:del>
    </w:p>
    <w:p w14:paraId="2BDC8A35">
      <w:pPr>
        <w:pStyle w:val="5"/>
      </w:pPr>
      <w:bookmarkStart w:id="149" w:name="_Toc23354"/>
      <w:bookmarkStart w:id="150" w:name="_Toc1025"/>
      <w:r>
        <w:t xml:space="preserve">Figura </w:t>
      </w:r>
      <w:ins w:id="3474" w:author="marpa" w:date="2026-10-25T14:57:33Z">
        <w:r>
          <w:rPr>
            <w:rFonts w:hint="default"/>
            <w:lang w:val="es-EC"/>
          </w:rPr>
          <w:t>31</w:t>
        </w:r>
      </w:ins>
      <w:del w:id="3475" w:author="marpa" w:date="2026-10-25T14:57:33Z">
        <w:r>
          <w:rPr/>
          <w:delText>25</w:delText>
        </w:r>
      </w:del>
      <w:r>
        <w:t>. Estructura del proyecto - Cliente consola</w:t>
      </w:r>
      <w:bookmarkEnd w:id="149"/>
      <w:bookmarkEnd w:id="150"/>
    </w:p>
    <w:p w14:paraId="46AEF03D">
      <w:pPr>
        <w:pStyle w:val="3"/>
      </w:pPr>
      <w:bookmarkStart w:id="151" w:name="_Toc5884"/>
      <w:bookmarkStart w:id="152" w:name="_Toc15171"/>
      <w:r>
        <w:t>CODIFICACIÓN DEL PROYECTO CLIENTE CONSOLA</w:t>
      </w:r>
      <w:bookmarkEnd w:id="151"/>
      <w:bookmarkEnd w:id="152"/>
    </w:p>
    <w:p w14:paraId="40433DF6">
      <w:pPr>
        <w:pStyle w:val="4"/>
      </w:pPr>
      <w:bookmarkStart w:id="153" w:name="_Toc5974"/>
      <w:bookmarkStart w:id="154" w:name="_Toc30765"/>
      <w:r>
        <w:t>CREACIÓN DE MODELOS Y VISTAS</w:t>
      </w:r>
      <w:bookmarkEnd w:id="153"/>
      <w:bookmarkEnd w:id="154"/>
    </w:p>
    <w:p w14:paraId="6EACCC1F">
      <w:pPr>
        <w:rPr>
          <w:ins w:id="3476" w:author="marpa" w:date="2026-10-25T15:15:51Z"/>
          <w:rFonts w:hint="default"/>
          <w:lang w:val="es-EC"/>
        </w:rPr>
      </w:pPr>
      <w:r>
        <w:t>Dado que no se requiere persistencia local ni mapeo de entidades complejas, el modelo se enfoca en la organización lógica de las opciones. S</w:t>
      </w:r>
      <w:del w:id="3477" w:author="marpa" w:date="2026-10-25T14:59:05Z">
        <w:r>
          <w:rPr>
            <w:rFonts w:hint="default"/>
            <w:lang w:val="en-US"/>
          </w:rPr>
          <w:delText>e crea la clase CatalogoUnidades dentro del paquete modelo para gestionar paramétricamente los tipos de unidades de medida disponibles.</w:delText>
        </w:r>
      </w:del>
      <w:ins w:id="3478" w:author="marpa" w:date="2026-10-25T14:59:05Z">
        <w:r>
          <w:rPr>
            <w:rFonts w:hint="default"/>
            <w:lang w:val="es-EC"/>
          </w:rPr>
          <w:t>e cre</w:t>
        </w:r>
      </w:ins>
      <w:ins w:id="3479" w:author="marpa" w:date="2026-10-25T14:59:06Z">
        <w:r>
          <w:rPr>
            <w:rFonts w:hint="default"/>
            <w:lang w:val="es-EC"/>
          </w:rPr>
          <w:t>an 2 c</w:t>
        </w:r>
      </w:ins>
      <w:ins w:id="3480" w:author="marpa" w:date="2026-10-25T14:59:07Z">
        <w:r>
          <w:rPr>
            <w:rFonts w:hint="default"/>
            <w:lang w:val="es-EC"/>
          </w:rPr>
          <w:t>lases de</w:t>
        </w:r>
      </w:ins>
      <w:ins w:id="3481" w:author="marpa" w:date="2026-10-25T14:59:08Z">
        <w:r>
          <w:rPr>
            <w:rFonts w:hint="default"/>
            <w:lang w:val="es-EC"/>
          </w:rPr>
          <w:t>ntro de</w:t>
        </w:r>
      </w:ins>
      <w:ins w:id="3482" w:author="marpa" w:date="2026-10-25T15:12:18Z">
        <w:r>
          <w:rPr>
            <w:rFonts w:hint="default"/>
            <w:lang w:val="es-EC"/>
          </w:rPr>
          <w:t>l paque</w:t>
        </w:r>
      </w:ins>
      <w:ins w:id="3483" w:author="marpa" w:date="2026-10-25T15:12:19Z">
        <w:r>
          <w:rPr>
            <w:rFonts w:hint="default"/>
            <w:lang w:val="es-EC"/>
          </w:rPr>
          <w:t>te m</w:t>
        </w:r>
      </w:ins>
      <w:ins w:id="3484" w:author="marpa" w:date="2026-10-25T15:12:20Z">
        <w:r>
          <w:rPr>
            <w:rFonts w:hint="default"/>
            <w:lang w:val="es-EC"/>
          </w:rPr>
          <w:t>odelos</w:t>
        </w:r>
      </w:ins>
      <w:ins w:id="3485" w:author="marpa" w:date="2026-10-25T15:13:30Z">
        <w:r>
          <w:rPr>
            <w:rFonts w:hint="default"/>
            <w:lang w:val="es-EC"/>
          </w:rPr>
          <w:t>, u</w:t>
        </w:r>
      </w:ins>
      <w:ins w:id="3486" w:author="marpa" w:date="2026-10-25T15:13:31Z">
        <w:r>
          <w:rPr>
            <w:rFonts w:hint="default"/>
            <w:lang w:val="es-EC"/>
          </w:rPr>
          <w:t>na representa las categorías de conversión con sus respectivas unidades</w:t>
        </w:r>
      </w:ins>
      <w:ins w:id="3487" w:author="marpa" w:date="2026-10-25T15:13:32Z">
        <w:r>
          <w:rPr>
            <w:rFonts w:hint="default"/>
            <w:lang w:val="es-EC"/>
          </w:rPr>
          <w:t xml:space="preserve"> y o</w:t>
        </w:r>
      </w:ins>
      <w:ins w:id="3488" w:author="marpa" w:date="2026-10-25T15:13:33Z">
        <w:r>
          <w:rPr>
            <w:rFonts w:hint="default"/>
            <w:lang w:val="es-EC"/>
          </w:rPr>
          <w:t xml:space="preserve">tra </w:t>
        </w:r>
      </w:ins>
      <w:ins w:id="3489" w:author="marpa" w:date="2026-10-25T15:13:36Z">
        <w:r>
          <w:rPr>
            <w:rFonts w:hint="default"/>
            <w:lang w:val="es-EC"/>
          </w:rPr>
          <w:t>repres</w:t>
        </w:r>
      </w:ins>
      <w:ins w:id="3490" w:author="marpa" w:date="2026-10-25T15:13:37Z">
        <w:r>
          <w:rPr>
            <w:rFonts w:hint="default"/>
            <w:lang w:val="es-EC"/>
          </w:rPr>
          <w:t xml:space="preserve">enta la </w:t>
        </w:r>
      </w:ins>
      <w:ins w:id="3491" w:author="marpa" w:date="2026-10-25T15:13:38Z">
        <w:r>
          <w:rPr>
            <w:rFonts w:hint="default"/>
            <w:lang w:val="es-EC"/>
          </w:rPr>
          <w:t>enti</w:t>
        </w:r>
      </w:ins>
      <w:ins w:id="3492" w:author="marpa" w:date="2026-10-25T15:13:39Z">
        <w:r>
          <w:rPr>
            <w:rFonts w:hint="default"/>
            <w:lang w:val="es-EC"/>
          </w:rPr>
          <w:t>dad d</w:t>
        </w:r>
      </w:ins>
      <w:ins w:id="3493" w:author="marpa" w:date="2026-10-25T15:13:40Z">
        <w:r>
          <w:rPr>
            <w:rFonts w:hint="default"/>
            <w:lang w:val="es-EC"/>
          </w:rPr>
          <w:t>e respue</w:t>
        </w:r>
      </w:ins>
      <w:ins w:id="3494" w:author="marpa" w:date="2026-10-25T15:13:41Z">
        <w:r>
          <w:rPr>
            <w:rFonts w:hint="default"/>
            <w:lang w:val="es-EC"/>
          </w:rPr>
          <w:t xml:space="preserve">sta </w:t>
        </w:r>
      </w:ins>
      <w:ins w:id="3495" w:author="marpa" w:date="2026-10-25T15:13:43Z">
        <w:r>
          <w:rPr>
            <w:rFonts w:hint="default"/>
            <w:lang w:val="es-EC"/>
          </w:rPr>
          <w:t>tras en</w:t>
        </w:r>
      </w:ins>
      <w:ins w:id="3496" w:author="marpa" w:date="2026-10-25T15:13:44Z">
        <w:r>
          <w:rPr>
            <w:rFonts w:hint="default"/>
            <w:lang w:val="es-EC"/>
          </w:rPr>
          <w:t xml:space="preserve">viar una </w:t>
        </w:r>
      </w:ins>
      <w:ins w:id="3497" w:author="marpa" w:date="2026-10-25T15:13:45Z">
        <w:r>
          <w:rPr>
            <w:rFonts w:hint="default"/>
            <w:lang w:val="es-EC"/>
          </w:rPr>
          <w:t>peticion</w:t>
        </w:r>
      </w:ins>
      <w:ins w:id="3498" w:author="marpa" w:date="2026-10-25T15:13:46Z">
        <w:r>
          <w:rPr>
            <w:rFonts w:hint="default"/>
            <w:lang w:val="es-EC"/>
          </w:rPr>
          <w:t xml:space="preserve"> al servi</w:t>
        </w:r>
      </w:ins>
      <w:ins w:id="3499" w:author="marpa" w:date="2026-10-25T15:13:47Z">
        <w:r>
          <w:rPr>
            <w:rFonts w:hint="default"/>
            <w:lang w:val="es-EC"/>
          </w:rPr>
          <w:t>dor.</w:t>
        </w:r>
      </w:ins>
    </w:p>
    <w:p w14:paraId="799B2C89">
      <w:pPr>
        <w:keepNext/>
        <w:spacing w:after="0"/>
        <w:jc w:val="center"/>
        <w:rPr>
          <w:ins w:id="3500" w:author="marpa" w:date="2026-10-25T15:15:52Z"/>
        </w:rPr>
      </w:pPr>
      <w:ins w:id="3501" w:author="marpa" w:date="2026-10-25T15:15:52Z">
        <w:r>
          <w:rPr/>
          <w:drawing>
            <wp:inline distT="0" distB="0" distL="114300" distR="114300">
              <wp:extent cx="2065020" cy="557530"/>
              <wp:effectExtent l="0" t="0" r="5080" b="1270"/>
              <wp:docPr id="1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8"/>
                      <pic:cNvPicPr>
                        <a:picLocks noChangeAspect="1"/>
                      </pic:cNvPicPr>
                    </pic:nvPicPr>
                    <pic:blipFill>
                      <a:blip r:embed="rId52"/>
                      <a:stretch>
                        <a:fillRect/>
                      </a:stretch>
                    </pic:blipFill>
                    <pic:spPr>
                      <a:xfrm>
                        <a:off x="0" y="0"/>
                        <a:ext cx="2065020" cy="557530"/>
                      </a:xfrm>
                      <a:prstGeom prst="rect">
                        <a:avLst/>
                      </a:prstGeom>
                      <a:noFill/>
                      <a:ln>
                        <a:noFill/>
                      </a:ln>
                    </pic:spPr>
                  </pic:pic>
                </a:graphicData>
              </a:graphic>
            </wp:inline>
          </w:drawing>
        </w:r>
      </w:ins>
    </w:p>
    <w:p w14:paraId="19B6C314">
      <w:pPr>
        <w:pStyle w:val="5"/>
        <w:rPr>
          <w:rFonts w:hint="default"/>
          <w:lang w:val="es-EC"/>
        </w:rPr>
        <w:pPrChange w:id="3503" w:author="marpa" w:date="2026-10-25T15:15:54Z">
          <w:pPr/>
        </w:pPrChange>
      </w:pPr>
      <w:ins w:id="3504" w:author="marpa" w:date="2026-10-25T15:15:52Z">
        <w:bookmarkStart w:id="155" w:name="_Toc2196"/>
        <w:bookmarkStart w:id="156" w:name="_Toc142"/>
        <w:r>
          <w:rPr/>
          <w:t xml:space="preserve">Figura </w:t>
        </w:r>
      </w:ins>
      <w:ins w:id="3505" w:author="marpa" w:date="2026-10-25T15:15:52Z">
        <w:r>
          <w:rPr>
            <w:rFonts w:hint="default"/>
            <w:lang w:val="es-EC"/>
          </w:rPr>
          <w:t>32</w:t>
        </w:r>
      </w:ins>
      <w:ins w:id="3506" w:author="marpa" w:date="2026-10-25T15:15:52Z">
        <w:r>
          <w:rPr/>
          <w:t>. Creación de modelos- Cliente consola</w:t>
        </w:r>
        <w:bookmarkEnd w:id="155"/>
        <w:bookmarkEnd w:id="156"/>
      </w:ins>
    </w:p>
    <w:p w14:paraId="761FC595">
      <w:pPr>
        <w:rPr>
          <w:rFonts w:hint="default"/>
          <w:lang w:val="es-EC"/>
        </w:rPr>
      </w:pPr>
      <w:r>
        <w:t xml:space="preserve">En la capa de interacción, dentro del paquete vista, se </w:t>
      </w:r>
      <w:del w:id="3507" w:author="marpa" w:date="2026-10-25T15:13:55Z">
        <w:r>
          <w:rPr>
            <w:rFonts w:hint="default"/>
            <w:lang w:val="en-US"/>
          </w:rPr>
          <w:delText>implementan las clases InterfazConsola y el enumerador OpcionMenu. Estas clases se encargan de abstraer la clase Scanner, capturar los datos por teclado de forma segura y desplegar los menús interactivos al usuario sin mezclar la lógica de negocio.</w:delText>
        </w:r>
      </w:del>
      <w:ins w:id="3508" w:author="marpa" w:date="2026-10-25T15:13:55Z">
        <w:r>
          <w:rPr>
            <w:rFonts w:hint="default"/>
            <w:lang w:val="es-EC"/>
          </w:rPr>
          <w:t>implem</w:t>
        </w:r>
      </w:ins>
      <w:ins w:id="3509" w:author="marpa" w:date="2026-10-25T15:13:56Z">
        <w:r>
          <w:rPr>
            <w:rFonts w:hint="default"/>
            <w:lang w:val="es-EC"/>
          </w:rPr>
          <w:t xml:space="preserve">enta una </w:t>
        </w:r>
      </w:ins>
      <w:ins w:id="3510" w:author="marpa" w:date="2026-10-25T15:13:57Z">
        <w:r>
          <w:rPr>
            <w:rFonts w:hint="default"/>
            <w:lang w:val="es-EC"/>
          </w:rPr>
          <w:t>únic</w:t>
        </w:r>
      </w:ins>
      <w:ins w:id="3511" w:author="marpa" w:date="2026-10-25T15:13:58Z">
        <w:r>
          <w:rPr>
            <w:rFonts w:hint="default"/>
            <w:lang w:val="es-EC"/>
          </w:rPr>
          <w:t xml:space="preserve">a clase </w:t>
        </w:r>
      </w:ins>
      <w:ins w:id="3512" w:author="marpa" w:date="2026-10-25T15:14:25Z">
        <w:r>
          <w:rPr>
            <w:rFonts w:hint="default"/>
            <w:lang w:val="es-EC"/>
          </w:rPr>
          <w:t>qu</w:t>
        </w:r>
      </w:ins>
      <w:ins w:id="3513" w:author="marpa" w:date="2026-10-25T15:14:26Z">
        <w:r>
          <w:rPr>
            <w:rFonts w:hint="default"/>
            <w:lang w:val="es-EC"/>
          </w:rPr>
          <w:t>e u</w:t>
        </w:r>
      </w:ins>
      <w:ins w:id="3514" w:author="marpa" w:date="2026-10-25T15:14:27Z">
        <w:r>
          <w:rPr>
            <w:rFonts w:hint="default"/>
            <w:lang w:val="es-EC"/>
          </w:rPr>
          <w:t xml:space="preserve">sa las </w:t>
        </w:r>
      </w:ins>
      <w:ins w:id="3515" w:author="marpa" w:date="2026-10-25T15:14:29Z">
        <w:r>
          <w:rPr>
            <w:rFonts w:hint="default"/>
            <w:lang w:val="es-EC"/>
          </w:rPr>
          <w:t>l</w:t>
        </w:r>
      </w:ins>
      <w:ins w:id="3516" w:author="marpa" w:date="2026-10-25T15:14:30Z">
        <w:r>
          <w:rPr>
            <w:rFonts w:hint="default"/>
            <w:lang w:val="es-EC"/>
          </w:rPr>
          <w:t>ibrer</w:t>
        </w:r>
      </w:ins>
      <w:ins w:id="3517" w:author="marpa" w:date="2026-10-25T15:14:31Z">
        <w:r>
          <w:rPr>
            <w:rFonts w:hint="default"/>
            <w:lang w:val="es-EC"/>
          </w:rPr>
          <w:t xml:space="preserve">ías </w:t>
        </w:r>
      </w:ins>
      <w:ins w:id="3518" w:author="marpa" w:date="2026-10-25T15:14:32Z">
        <w:r>
          <w:rPr>
            <w:rFonts w:hint="default"/>
            <w:lang w:val="es-EC"/>
          </w:rPr>
          <w:t>Scann</w:t>
        </w:r>
      </w:ins>
      <w:ins w:id="3519" w:author="marpa" w:date="2026-10-25T15:14:33Z">
        <w:r>
          <w:rPr>
            <w:rFonts w:hint="default"/>
            <w:lang w:val="es-EC"/>
          </w:rPr>
          <w:t>er</w:t>
        </w:r>
      </w:ins>
      <w:ins w:id="3520" w:author="marpa" w:date="2026-10-25T15:14:37Z">
        <w:r>
          <w:rPr>
            <w:rFonts w:hint="default"/>
            <w:lang w:val="es-EC"/>
          </w:rPr>
          <w:t xml:space="preserve"> </w:t>
        </w:r>
      </w:ins>
      <w:ins w:id="3521" w:author="marpa" w:date="2026-10-25T15:14:38Z">
        <w:r>
          <w:rPr>
            <w:rFonts w:hint="default"/>
            <w:lang w:val="es-EC"/>
          </w:rPr>
          <w:t xml:space="preserve">y </w:t>
        </w:r>
      </w:ins>
      <w:ins w:id="3522" w:author="marpa" w:date="2026-10-25T15:14:39Z">
        <w:r>
          <w:rPr>
            <w:rFonts w:hint="default"/>
            <w:lang w:val="es-EC"/>
          </w:rPr>
          <w:t>Pr</w:t>
        </w:r>
      </w:ins>
      <w:ins w:id="3523" w:author="marpa" w:date="2026-10-25T15:14:40Z">
        <w:r>
          <w:rPr>
            <w:rFonts w:hint="default"/>
            <w:lang w:val="es-EC"/>
          </w:rPr>
          <w:t>int</w:t>
        </w:r>
      </w:ins>
      <w:ins w:id="3524" w:author="marpa" w:date="2026-10-25T15:14:41Z">
        <w:r>
          <w:rPr>
            <w:rFonts w:hint="default"/>
            <w:lang w:val="es-EC"/>
          </w:rPr>
          <w:t>Stream</w:t>
        </w:r>
      </w:ins>
      <w:ins w:id="3525" w:author="marpa" w:date="2026-10-25T15:14:42Z">
        <w:r>
          <w:rPr>
            <w:rFonts w:hint="default"/>
            <w:lang w:val="es-EC"/>
          </w:rPr>
          <w:t xml:space="preserve"> para m</w:t>
        </w:r>
      </w:ins>
      <w:ins w:id="3526" w:author="marpa" w:date="2026-10-25T15:14:43Z">
        <w:r>
          <w:rPr>
            <w:rFonts w:hint="default"/>
            <w:lang w:val="es-EC"/>
          </w:rPr>
          <w:t>anipul</w:t>
        </w:r>
      </w:ins>
      <w:ins w:id="3527" w:author="marpa" w:date="2026-10-25T15:14:44Z">
        <w:r>
          <w:rPr>
            <w:rFonts w:hint="default"/>
            <w:lang w:val="es-EC"/>
          </w:rPr>
          <w:t>ar la con</w:t>
        </w:r>
      </w:ins>
      <w:ins w:id="3528" w:author="marpa" w:date="2026-10-25T15:14:45Z">
        <w:r>
          <w:rPr>
            <w:rFonts w:hint="default"/>
            <w:lang w:val="es-EC"/>
          </w:rPr>
          <w:t>so</w:t>
        </w:r>
      </w:ins>
      <w:ins w:id="3529" w:author="marpa" w:date="2026-10-25T15:14:47Z">
        <w:r>
          <w:rPr>
            <w:rFonts w:hint="default"/>
            <w:lang w:val="es-EC"/>
          </w:rPr>
          <w:t>la y</w:t>
        </w:r>
      </w:ins>
      <w:ins w:id="3530" w:author="marpa" w:date="2026-10-25T15:14:48Z">
        <w:r>
          <w:rPr>
            <w:rFonts w:hint="default"/>
            <w:lang w:val="es-EC"/>
          </w:rPr>
          <w:t xml:space="preserve"> mostr</w:t>
        </w:r>
      </w:ins>
      <w:ins w:id="3531" w:author="marpa" w:date="2026-10-25T15:14:49Z">
        <w:r>
          <w:rPr>
            <w:rFonts w:hint="default"/>
            <w:lang w:val="es-EC"/>
          </w:rPr>
          <w:t xml:space="preserve">ar las </w:t>
        </w:r>
      </w:ins>
      <w:ins w:id="3532" w:author="marpa" w:date="2026-10-25T15:14:50Z">
        <w:r>
          <w:rPr>
            <w:rFonts w:hint="default"/>
            <w:lang w:val="es-EC"/>
          </w:rPr>
          <w:t>diferen</w:t>
        </w:r>
      </w:ins>
      <w:ins w:id="3533" w:author="marpa" w:date="2026-10-25T15:14:51Z">
        <w:r>
          <w:rPr>
            <w:rFonts w:hint="default"/>
            <w:lang w:val="es-EC"/>
          </w:rPr>
          <w:t xml:space="preserve">tes </w:t>
        </w:r>
      </w:ins>
      <w:ins w:id="3534" w:author="marpa" w:date="2026-10-25T15:14:53Z">
        <w:r>
          <w:rPr>
            <w:rFonts w:hint="default"/>
            <w:lang w:val="es-EC"/>
          </w:rPr>
          <w:t>inter</w:t>
        </w:r>
      </w:ins>
      <w:ins w:id="3535" w:author="marpa" w:date="2026-10-25T15:14:54Z">
        <w:r>
          <w:rPr>
            <w:rFonts w:hint="default"/>
            <w:lang w:val="es-EC"/>
          </w:rPr>
          <w:t xml:space="preserve">faces </w:t>
        </w:r>
      </w:ins>
      <w:ins w:id="3536" w:author="marpa" w:date="2026-10-25T15:14:55Z">
        <w:r>
          <w:rPr>
            <w:rFonts w:hint="default"/>
            <w:lang w:val="es-EC"/>
          </w:rPr>
          <w:t>de ini</w:t>
        </w:r>
      </w:ins>
      <w:ins w:id="3537" w:author="marpa" w:date="2026-10-25T15:14:56Z">
        <w:r>
          <w:rPr>
            <w:rFonts w:hint="default"/>
            <w:lang w:val="es-EC"/>
          </w:rPr>
          <w:t>cio de</w:t>
        </w:r>
      </w:ins>
      <w:ins w:id="3538" w:author="marpa" w:date="2026-10-25T15:14:57Z">
        <w:r>
          <w:rPr>
            <w:rFonts w:hint="default"/>
            <w:lang w:val="es-EC"/>
          </w:rPr>
          <w:t xml:space="preserve"> </w:t>
        </w:r>
      </w:ins>
      <w:ins w:id="3539" w:author="marpa" w:date="2026-10-25T15:14:58Z">
        <w:r>
          <w:rPr>
            <w:rFonts w:hint="default"/>
            <w:lang w:val="es-EC"/>
          </w:rPr>
          <w:t>sesi</w:t>
        </w:r>
      </w:ins>
      <w:ins w:id="3540" w:author="marpa" w:date="2026-10-25T15:14:59Z">
        <w:r>
          <w:rPr>
            <w:rFonts w:hint="default"/>
            <w:lang w:val="es-EC"/>
          </w:rPr>
          <w:t>ón</w:t>
        </w:r>
      </w:ins>
      <w:ins w:id="3541" w:author="marpa" w:date="2026-10-25T15:15:00Z">
        <w:r>
          <w:rPr>
            <w:rFonts w:hint="default"/>
            <w:lang w:val="es-EC"/>
          </w:rPr>
          <w:t xml:space="preserve"> y conver</w:t>
        </w:r>
      </w:ins>
      <w:ins w:id="3542" w:author="marpa" w:date="2026-10-25T15:15:01Z">
        <w:r>
          <w:rPr>
            <w:rFonts w:hint="default"/>
            <w:lang w:val="es-EC"/>
          </w:rPr>
          <w:t>siones.</w:t>
        </w:r>
      </w:ins>
    </w:p>
    <w:p w14:paraId="3BEBDCF1">
      <w:pPr>
        <w:keepNext/>
        <w:spacing w:after="0"/>
        <w:jc w:val="center"/>
        <w:rPr>
          <w:del w:id="3543" w:author="marpa" w:date="2026-10-25T15:15:50Z"/>
        </w:rPr>
      </w:pPr>
      <w:del w:id="3544" w:author="marpa" w:date="2026-10-25T15:15:50Z">
        <w:r>
          <w:rPr/>
          <w:drawing>
            <wp:inline distT="114300" distB="114300" distL="114300" distR="114300">
              <wp:extent cx="2971800" cy="857250"/>
              <wp:effectExtent l="0" t="0" r="0" b="0"/>
              <wp:docPr id="68" name="image18.png"/>
              <wp:cNvGraphicFramePr/>
              <a:graphic xmlns:a="http://schemas.openxmlformats.org/drawingml/2006/main">
                <a:graphicData uri="http://schemas.openxmlformats.org/drawingml/2006/picture">
                  <pic:pic xmlns:pic="http://schemas.openxmlformats.org/drawingml/2006/picture">
                    <pic:nvPicPr>
                      <pic:cNvPr id="68" name="image18.png"/>
                      <pic:cNvPicPr preferRelativeResize="0"/>
                    </pic:nvPicPr>
                    <pic:blipFill>
                      <a:blip r:embed="rId53"/>
                      <a:srcRect/>
                      <a:stretch>
                        <a:fillRect/>
                      </a:stretch>
                    </pic:blipFill>
                    <pic:spPr>
                      <a:xfrm>
                        <a:off x="0" y="0"/>
                        <a:ext cx="2971800" cy="857250"/>
                      </a:xfrm>
                      <a:prstGeom prst="rect">
                        <a:avLst/>
                      </a:prstGeom>
                    </pic:spPr>
                  </pic:pic>
                </a:graphicData>
              </a:graphic>
            </wp:inline>
          </w:drawing>
        </w:r>
      </w:del>
    </w:p>
    <w:p w14:paraId="6287CE1C">
      <w:pPr>
        <w:pStyle w:val="5"/>
        <w:rPr>
          <w:del w:id="3546" w:author="marpa" w:date="2026-10-25T15:15:50Z"/>
        </w:rPr>
      </w:pPr>
      <w:del w:id="3547" w:author="marpa" w:date="2026-10-25T15:15:50Z">
        <w:r>
          <w:rPr/>
          <w:delText>Figura 26. Creación de modelos y vistas - Cliente consola</w:delText>
        </w:r>
      </w:del>
    </w:p>
    <w:p w14:paraId="1C2B7D9D">
      <w:pPr>
        <w:keepNext/>
        <w:spacing w:after="0"/>
        <w:jc w:val="center"/>
        <w:rPr>
          <w:ins w:id="3548" w:author="marpa" w:date="2026-10-25T15:15:57Z"/>
        </w:rPr>
      </w:pPr>
      <w:ins w:id="3549" w:author="marpa" w:date="2026-10-25T15:16:11Z">
        <w:bookmarkStart w:id="157" w:name="_lex6c03p4xqh" w:colFirst="0" w:colLast="0"/>
        <w:bookmarkEnd w:id="157"/>
        <w:r>
          <w:rPr/>
          <w:drawing>
            <wp:inline distT="0" distB="0" distL="114300" distR="114300">
              <wp:extent cx="1662430" cy="311785"/>
              <wp:effectExtent l="0" t="0" r="1270" b="5715"/>
              <wp:docPr id="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9"/>
                      <pic:cNvPicPr>
                        <a:picLocks noChangeAspect="1"/>
                      </pic:cNvPicPr>
                    </pic:nvPicPr>
                    <pic:blipFill>
                      <a:blip r:embed="rId54"/>
                      <a:stretch>
                        <a:fillRect/>
                      </a:stretch>
                    </pic:blipFill>
                    <pic:spPr>
                      <a:xfrm>
                        <a:off x="0" y="0"/>
                        <a:ext cx="1662430" cy="311785"/>
                      </a:xfrm>
                      <a:prstGeom prst="rect">
                        <a:avLst/>
                      </a:prstGeom>
                      <a:noFill/>
                      <a:ln>
                        <a:noFill/>
                      </a:ln>
                    </pic:spPr>
                  </pic:pic>
                </a:graphicData>
              </a:graphic>
            </wp:inline>
          </w:drawing>
        </w:r>
      </w:ins>
    </w:p>
    <w:p w14:paraId="0E56C01B">
      <w:pPr>
        <w:pStyle w:val="5"/>
        <w:rPr>
          <w:ins w:id="3551" w:author="marpa" w:date="2026-10-25T15:15:57Z"/>
        </w:rPr>
      </w:pPr>
      <w:ins w:id="3552" w:author="marpa" w:date="2026-10-25T15:15:57Z">
        <w:bookmarkStart w:id="158" w:name="_Toc30314"/>
        <w:bookmarkStart w:id="159" w:name="_Toc13435"/>
        <w:r>
          <w:rPr/>
          <w:t xml:space="preserve">Figura </w:t>
        </w:r>
      </w:ins>
      <w:ins w:id="3553" w:author="marpa" w:date="2026-10-25T15:15:57Z">
        <w:r>
          <w:rPr>
            <w:rFonts w:hint="default"/>
            <w:lang w:val="es-EC"/>
          </w:rPr>
          <w:t>3</w:t>
        </w:r>
      </w:ins>
      <w:ins w:id="3554" w:author="marpa" w:date="2026-10-25T15:15:59Z">
        <w:r>
          <w:rPr>
            <w:rFonts w:hint="default"/>
            <w:lang w:val="es-EC"/>
          </w:rPr>
          <w:t>3</w:t>
        </w:r>
      </w:ins>
      <w:ins w:id="3555" w:author="marpa" w:date="2026-10-25T15:15:57Z">
        <w:r>
          <w:rPr/>
          <w:t xml:space="preserve">. Creación de </w:t>
        </w:r>
      </w:ins>
      <w:ins w:id="3556" w:author="marpa" w:date="2026-10-25T15:16:01Z">
        <w:r>
          <w:rPr>
            <w:rFonts w:hint="default"/>
            <w:lang w:val="es-EC"/>
          </w:rPr>
          <w:t>vistas</w:t>
        </w:r>
      </w:ins>
      <w:ins w:id="3557" w:author="marpa" w:date="2026-10-25T15:15:57Z">
        <w:r>
          <w:rPr/>
          <w:t>- Cliente consola</w:t>
        </w:r>
        <w:bookmarkEnd w:id="158"/>
        <w:bookmarkEnd w:id="159"/>
      </w:ins>
    </w:p>
    <w:p w14:paraId="6F14758B">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0EFAE9BB">
      <w:pPr>
        <w:pStyle w:val="6"/>
      </w:pPr>
      <w:bookmarkStart w:id="160" w:name="_Toc24302"/>
      <w:bookmarkStart w:id="161" w:name="_Toc21044"/>
      <w:r>
        <w:t xml:space="preserve">Tabla </w:t>
      </w:r>
      <w:ins w:id="3558" w:author="marpa" w:date="2026-10-25T15:16:53Z">
        <w:r>
          <w:rPr>
            <w:rFonts w:hint="default"/>
            <w:lang w:val="es-EC"/>
          </w:rPr>
          <w:t>1</w:t>
        </w:r>
      </w:ins>
      <w:r>
        <w:t xml:space="preserve">8. Clase </w:t>
      </w:r>
      <w:ins w:id="3559" w:author="marpa" w:date="2026-10-25T15:16:34Z">
        <w:r>
          <w:rPr>
            <w:rFonts w:hint="default"/>
          </w:rPr>
          <w:t>TipoConversion</w:t>
        </w:r>
      </w:ins>
      <w:del w:id="3560" w:author="marpa" w:date="2026-10-25T15:16:34Z">
        <w:r>
          <w:rPr/>
          <w:delText xml:space="preserve">CatalogoUnidades </w:delText>
        </w:r>
      </w:del>
      <w:r>
        <w:t>- Cliente consola</w:t>
      </w:r>
      <w:bookmarkEnd w:id="160"/>
      <w:bookmarkEnd w:id="161"/>
    </w:p>
    <w:tbl>
      <w:tblPr>
        <w:tblStyle w:val="3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E2B9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4AE57171">
            <w:pPr>
              <w:spacing w:before="0" w:after="0" w:line="240" w:lineRule="auto"/>
              <w:rPr>
                <w:del w:id="3561" w:author="marpa" w:date="2026-10-25T15:16:37Z"/>
                <w:rFonts w:hint="default" w:ascii="Courier New" w:hAnsi="Courier New" w:eastAsia="Courier New" w:cs="Courier New"/>
                <w:color w:val="000000"/>
                <w:sz w:val="16"/>
                <w:szCs w:val="16"/>
                <w:lang w:val="en-US"/>
              </w:rPr>
            </w:pPr>
            <w:del w:id="3562" w:author="marpa" w:date="2026-10-25T15:16:37Z">
              <w:r>
                <w:rPr>
                  <w:rFonts w:hint="default" w:ascii="Courier New" w:hAnsi="Courier New" w:eastAsia="Courier New" w:cs="Courier New"/>
                  <w:color w:val="000000"/>
                  <w:sz w:val="16"/>
                  <w:szCs w:val="16"/>
                  <w:lang w:val="en-US"/>
                </w:rPr>
                <w:delText>package ec.edu.monster.clienteconsola.modelo;</w:delText>
              </w:r>
            </w:del>
          </w:p>
          <w:p w14:paraId="5F3DD2F7">
            <w:pPr>
              <w:spacing w:before="0" w:after="0" w:line="240" w:lineRule="auto"/>
              <w:rPr>
                <w:del w:id="3563" w:author="marpa" w:date="2026-10-25T15:16:37Z"/>
                <w:rFonts w:hint="default" w:ascii="Courier New" w:hAnsi="Courier New" w:eastAsia="Courier New" w:cs="Courier New"/>
                <w:color w:val="000000"/>
                <w:sz w:val="16"/>
                <w:szCs w:val="16"/>
                <w:lang w:val="en-US"/>
              </w:rPr>
            </w:pPr>
          </w:p>
          <w:p w14:paraId="61D3428B">
            <w:pPr>
              <w:spacing w:before="0" w:after="0" w:line="240" w:lineRule="auto"/>
              <w:rPr>
                <w:del w:id="3564" w:author="marpa" w:date="2026-10-25T15:16:37Z"/>
                <w:rFonts w:hint="default" w:ascii="Courier New" w:hAnsi="Courier New" w:eastAsia="Courier New" w:cs="Courier New"/>
                <w:color w:val="000000"/>
                <w:sz w:val="16"/>
                <w:szCs w:val="16"/>
                <w:lang w:val="en-US"/>
              </w:rPr>
            </w:pPr>
            <w:del w:id="3565" w:author="marpa" w:date="2026-10-25T15:16:37Z">
              <w:r>
                <w:rPr>
                  <w:rFonts w:hint="default" w:ascii="Courier New" w:hAnsi="Courier New" w:eastAsia="Courier New" w:cs="Courier New"/>
                  <w:color w:val="000000"/>
                  <w:sz w:val="16"/>
                  <w:szCs w:val="16"/>
                  <w:lang w:val="en-US"/>
                </w:rPr>
                <w:delText>/**</w:delText>
              </w:r>
            </w:del>
          </w:p>
          <w:p w14:paraId="00ACAF28">
            <w:pPr>
              <w:spacing w:before="0" w:after="0" w:line="240" w:lineRule="auto"/>
              <w:rPr>
                <w:del w:id="3566" w:author="marpa" w:date="2026-10-25T15:16:37Z"/>
                <w:rFonts w:hint="default" w:ascii="Courier New" w:hAnsi="Courier New" w:eastAsia="Courier New" w:cs="Courier New"/>
                <w:color w:val="000000"/>
                <w:sz w:val="16"/>
                <w:szCs w:val="16"/>
                <w:lang w:val="en-US"/>
              </w:rPr>
            </w:pPr>
            <w:del w:id="3567" w:author="marpa" w:date="2026-10-25T15:16:37Z">
              <w:r>
                <w:rPr>
                  <w:rFonts w:hint="default" w:ascii="Courier New" w:hAnsi="Courier New" w:eastAsia="Courier New" w:cs="Courier New"/>
                  <w:color w:val="000000"/>
                  <w:sz w:val="16"/>
                  <w:szCs w:val="16"/>
                  <w:lang w:val="en-US"/>
                </w:rPr>
                <w:delText xml:space="preserve"> *</w:delText>
              </w:r>
            </w:del>
          </w:p>
          <w:p w14:paraId="7BC85124">
            <w:pPr>
              <w:spacing w:before="0" w:after="0" w:line="240" w:lineRule="auto"/>
              <w:rPr>
                <w:del w:id="3568" w:author="marpa" w:date="2026-10-25T15:16:37Z"/>
                <w:rFonts w:hint="default" w:ascii="Courier New" w:hAnsi="Courier New" w:eastAsia="Courier New" w:cs="Courier New"/>
                <w:color w:val="000000"/>
                <w:sz w:val="16"/>
                <w:szCs w:val="16"/>
                <w:lang w:val="en-US"/>
              </w:rPr>
            </w:pPr>
            <w:del w:id="3569" w:author="marpa" w:date="2026-10-25T15:16:37Z">
              <w:r>
                <w:rPr>
                  <w:rFonts w:hint="default" w:ascii="Courier New" w:hAnsi="Courier New" w:eastAsia="Courier New" w:cs="Courier New"/>
                  <w:color w:val="000000"/>
                  <w:sz w:val="16"/>
                  <w:szCs w:val="16"/>
                  <w:lang w:val="en-US"/>
                </w:rPr>
                <w:delText xml:space="preserve"> * @author joanc</w:delText>
              </w:r>
            </w:del>
          </w:p>
          <w:p w14:paraId="4EDDDA73">
            <w:pPr>
              <w:spacing w:before="0" w:after="0" w:line="240" w:lineRule="auto"/>
              <w:rPr>
                <w:del w:id="3570" w:author="marpa" w:date="2026-10-25T15:16:37Z"/>
                <w:rFonts w:hint="default" w:ascii="Courier New" w:hAnsi="Courier New" w:eastAsia="Courier New" w:cs="Courier New"/>
                <w:color w:val="000000"/>
                <w:sz w:val="16"/>
                <w:szCs w:val="16"/>
                <w:lang w:val="en-US"/>
              </w:rPr>
            </w:pPr>
            <w:del w:id="3571" w:author="marpa" w:date="2026-10-25T15:16:37Z">
              <w:r>
                <w:rPr>
                  <w:rFonts w:hint="default" w:ascii="Courier New" w:hAnsi="Courier New" w:eastAsia="Courier New" w:cs="Courier New"/>
                  <w:color w:val="000000"/>
                  <w:sz w:val="16"/>
                  <w:szCs w:val="16"/>
                  <w:lang w:val="en-US"/>
                </w:rPr>
                <w:delText xml:space="preserve"> */</w:delText>
              </w:r>
            </w:del>
          </w:p>
          <w:p w14:paraId="30124346">
            <w:pPr>
              <w:spacing w:before="0" w:after="0" w:line="240" w:lineRule="auto"/>
              <w:rPr>
                <w:del w:id="3572" w:author="marpa" w:date="2026-10-25T15:16:37Z"/>
                <w:rFonts w:hint="default" w:ascii="Courier New" w:hAnsi="Courier New" w:eastAsia="Courier New" w:cs="Courier New"/>
                <w:color w:val="000000"/>
                <w:sz w:val="16"/>
                <w:szCs w:val="16"/>
                <w:lang w:val="en-US"/>
              </w:rPr>
            </w:pPr>
            <w:del w:id="3573" w:author="marpa" w:date="2026-10-25T15:16:37Z">
              <w:r>
                <w:rPr>
                  <w:rFonts w:hint="default" w:ascii="Courier New" w:hAnsi="Courier New" w:eastAsia="Courier New" w:cs="Courier New"/>
                  <w:color w:val="000000"/>
                  <w:sz w:val="16"/>
                  <w:szCs w:val="16"/>
                  <w:lang w:val="en-US"/>
                </w:rPr>
                <w:delText>public class CatalogoUnidades {</w:delText>
              </w:r>
            </w:del>
          </w:p>
          <w:p w14:paraId="47AB9192">
            <w:pPr>
              <w:spacing w:before="0" w:after="0" w:line="240" w:lineRule="auto"/>
              <w:rPr>
                <w:del w:id="3574" w:author="marpa" w:date="2026-10-25T15:16:37Z"/>
                <w:rFonts w:hint="default" w:ascii="Courier New" w:hAnsi="Courier New" w:eastAsia="Courier New" w:cs="Courier New"/>
                <w:color w:val="000000"/>
                <w:sz w:val="16"/>
                <w:szCs w:val="16"/>
                <w:lang w:val="en-US"/>
              </w:rPr>
            </w:pPr>
            <w:del w:id="3575" w:author="marpa" w:date="2026-10-25T15:16:37Z">
              <w:r>
                <w:rPr>
                  <w:rFonts w:hint="default" w:ascii="Courier New" w:hAnsi="Courier New" w:eastAsia="Courier New" w:cs="Courier New"/>
                  <w:color w:val="000000"/>
                  <w:sz w:val="16"/>
                  <w:szCs w:val="16"/>
                  <w:lang w:val="en-US"/>
                </w:rPr>
                <w:delText xml:space="preserve">    </w:delText>
              </w:r>
            </w:del>
          </w:p>
          <w:p w14:paraId="1BFC7046">
            <w:pPr>
              <w:spacing w:before="0" w:after="0" w:line="240" w:lineRule="auto"/>
              <w:rPr>
                <w:del w:id="3576" w:author="marpa" w:date="2026-10-25T15:16:37Z"/>
                <w:rFonts w:hint="default" w:ascii="Courier New" w:hAnsi="Courier New" w:eastAsia="Courier New" w:cs="Courier New"/>
                <w:color w:val="000000"/>
                <w:sz w:val="16"/>
                <w:szCs w:val="16"/>
                <w:lang w:val="en-US"/>
              </w:rPr>
            </w:pPr>
            <w:del w:id="3577" w:author="marpa" w:date="2026-10-25T15:16:37Z">
              <w:r>
                <w:rPr>
                  <w:rFonts w:hint="default" w:ascii="Courier New" w:hAnsi="Courier New" w:eastAsia="Courier New" w:cs="Courier New"/>
                  <w:color w:val="000000"/>
                  <w:sz w:val="16"/>
                  <w:szCs w:val="16"/>
                  <w:lang w:val="en-US"/>
                </w:rPr>
                <w:delText xml:space="preserve">    public enum Longitud {</w:delText>
              </w:r>
            </w:del>
          </w:p>
          <w:p w14:paraId="3E6BE5ED">
            <w:pPr>
              <w:spacing w:before="0" w:after="0" w:line="240" w:lineRule="auto"/>
              <w:rPr>
                <w:del w:id="3578" w:author="marpa" w:date="2026-10-25T15:16:37Z"/>
                <w:rFonts w:hint="default" w:ascii="Courier New" w:hAnsi="Courier New" w:eastAsia="Courier New" w:cs="Courier New"/>
                <w:color w:val="000000"/>
                <w:sz w:val="16"/>
                <w:szCs w:val="16"/>
                <w:lang w:val="en-US"/>
              </w:rPr>
            </w:pPr>
            <w:del w:id="3579" w:author="marpa" w:date="2026-10-25T15:16:37Z">
              <w:r>
                <w:rPr>
                  <w:rFonts w:hint="default" w:ascii="Courier New" w:hAnsi="Courier New" w:eastAsia="Courier New" w:cs="Courier New"/>
                  <w:color w:val="000000"/>
                  <w:sz w:val="16"/>
                  <w:szCs w:val="16"/>
                  <w:lang w:val="en-US"/>
                </w:rPr>
                <w:delText xml:space="preserve">        CENTIMETROS, METROS, MILLAS, YARDAS, PIES</w:delText>
              </w:r>
            </w:del>
          </w:p>
          <w:p w14:paraId="4C608D4A">
            <w:pPr>
              <w:spacing w:before="0" w:after="0" w:line="240" w:lineRule="auto"/>
              <w:rPr>
                <w:del w:id="3580" w:author="marpa" w:date="2026-10-25T15:16:37Z"/>
                <w:rFonts w:hint="default" w:ascii="Courier New" w:hAnsi="Courier New" w:eastAsia="Courier New" w:cs="Courier New"/>
                <w:color w:val="000000"/>
                <w:sz w:val="16"/>
                <w:szCs w:val="16"/>
                <w:lang w:val="en-US"/>
              </w:rPr>
            </w:pPr>
            <w:del w:id="3581" w:author="marpa" w:date="2026-10-25T15:16:37Z">
              <w:r>
                <w:rPr>
                  <w:rFonts w:hint="default" w:ascii="Courier New" w:hAnsi="Courier New" w:eastAsia="Courier New" w:cs="Courier New"/>
                  <w:color w:val="000000"/>
                  <w:sz w:val="16"/>
                  <w:szCs w:val="16"/>
                  <w:lang w:val="en-US"/>
                </w:rPr>
                <w:delText xml:space="preserve">    }</w:delText>
              </w:r>
            </w:del>
          </w:p>
          <w:p w14:paraId="2F1921B5">
            <w:pPr>
              <w:spacing w:before="0" w:after="0" w:line="240" w:lineRule="auto"/>
              <w:rPr>
                <w:del w:id="3582" w:author="marpa" w:date="2026-10-25T15:16:37Z"/>
                <w:rFonts w:hint="default" w:ascii="Courier New" w:hAnsi="Courier New" w:eastAsia="Courier New" w:cs="Courier New"/>
                <w:color w:val="000000"/>
                <w:sz w:val="16"/>
                <w:szCs w:val="16"/>
                <w:lang w:val="en-US"/>
              </w:rPr>
            </w:pPr>
            <w:del w:id="3583" w:author="marpa" w:date="2026-10-25T15:16:37Z">
              <w:r>
                <w:rPr>
                  <w:rFonts w:hint="default" w:ascii="Courier New" w:hAnsi="Courier New" w:eastAsia="Courier New" w:cs="Courier New"/>
                  <w:color w:val="000000"/>
                  <w:sz w:val="16"/>
                  <w:szCs w:val="16"/>
                  <w:lang w:val="en-US"/>
                </w:rPr>
                <w:delText xml:space="preserve">    </w:delText>
              </w:r>
            </w:del>
          </w:p>
          <w:p w14:paraId="722EDDB7">
            <w:pPr>
              <w:spacing w:before="0" w:after="0" w:line="240" w:lineRule="auto"/>
              <w:rPr>
                <w:del w:id="3584" w:author="marpa" w:date="2026-10-25T15:16:37Z"/>
                <w:rFonts w:hint="default" w:ascii="Courier New" w:hAnsi="Courier New" w:eastAsia="Courier New" w:cs="Courier New"/>
                <w:color w:val="000000"/>
                <w:sz w:val="16"/>
                <w:szCs w:val="16"/>
                <w:lang w:val="en-US"/>
              </w:rPr>
            </w:pPr>
            <w:del w:id="3585" w:author="marpa" w:date="2026-10-25T15:16:37Z">
              <w:r>
                <w:rPr>
                  <w:rFonts w:hint="default" w:ascii="Courier New" w:hAnsi="Courier New" w:eastAsia="Courier New" w:cs="Courier New"/>
                  <w:color w:val="000000"/>
                  <w:sz w:val="16"/>
                  <w:szCs w:val="16"/>
                  <w:lang w:val="en-US"/>
                </w:rPr>
                <w:delText xml:space="preserve">    public enum Masa {</w:delText>
              </w:r>
            </w:del>
          </w:p>
          <w:p w14:paraId="0AFCA1D5">
            <w:pPr>
              <w:spacing w:before="0" w:after="0" w:line="240" w:lineRule="auto"/>
              <w:rPr>
                <w:del w:id="3586" w:author="marpa" w:date="2026-10-25T15:16:37Z"/>
                <w:rFonts w:hint="default" w:ascii="Courier New" w:hAnsi="Courier New" w:eastAsia="Courier New" w:cs="Courier New"/>
                <w:color w:val="000000"/>
                <w:sz w:val="16"/>
                <w:szCs w:val="16"/>
                <w:lang w:val="en-US"/>
              </w:rPr>
            </w:pPr>
            <w:del w:id="3587" w:author="marpa" w:date="2026-10-25T15:16:37Z">
              <w:r>
                <w:rPr>
                  <w:rFonts w:hint="default" w:ascii="Courier New" w:hAnsi="Courier New" w:eastAsia="Courier New" w:cs="Courier New"/>
                  <w:color w:val="000000"/>
                  <w:sz w:val="16"/>
                  <w:szCs w:val="16"/>
                  <w:lang w:val="en-US"/>
                </w:rPr>
                <w:delText xml:space="preserve">        GRAMOS, KILOGRAMOS, ONZAS, LIBRAS, QUINTALES</w:delText>
              </w:r>
            </w:del>
          </w:p>
          <w:p w14:paraId="18D90EAC">
            <w:pPr>
              <w:spacing w:before="0" w:after="0" w:line="240" w:lineRule="auto"/>
              <w:rPr>
                <w:del w:id="3588" w:author="marpa" w:date="2026-10-25T15:16:37Z"/>
                <w:rFonts w:hint="default" w:ascii="Courier New" w:hAnsi="Courier New" w:eastAsia="Courier New" w:cs="Courier New"/>
                <w:color w:val="000000"/>
                <w:sz w:val="16"/>
                <w:szCs w:val="16"/>
                <w:lang w:val="en-US"/>
              </w:rPr>
            </w:pPr>
            <w:del w:id="3589" w:author="marpa" w:date="2026-10-25T15:16:37Z">
              <w:r>
                <w:rPr>
                  <w:rFonts w:hint="default" w:ascii="Courier New" w:hAnsi="Courier New" w:eastAsia="Courier New" w:cs="Courier New"/>
                  <w:color w:val="000000"/>
                  <w:sz w:val="16"/>
                  <w:szCs w:val="16"/>
                  <w:lang w:val="en-US"/>
                </w:rPr>
                <w:delText xml:space="preserve">    }</w:delText>
              </w:r>
            </w:del>
          </w:p>
          <w:p w14:paraId="5A1488FE">
            <w:pPr>
              <w:spacing w:before="0" w:after="0" w:line="240" w:lineRule="auto"/>
              <w:rPr>
                <w:del w:id="3590" w:author="marpa" w:date="2026-10-25T15:16:37Z"/>
                <w:rFonts w:hint="default" w:ascii="Courier New" w:hAnsi="Courier New" w:eastAsia="Courier New" w:cs="Courier New"/>
                <w:color w:val="000000"/>
                <w:sz w:val="16"/>
                <w:szCs w:val="16"/>
                <w:lang w:val="en-US"/>
              </w:rPr>
            </w:pPr>
          </w:p>
          <w:p w14:paraId="60D84E11">
            <w:pPr>
              <w:spacing w:before="0" w:after="0" w:line="240" w:lineRule="auto"/>
              <w:rPr>
                <w:del w:id="3591" w:author="marpa" w:date="2026-10-25T15:16:37Z"/>
                <w:rFonts w:hint="default" w:ascii="Courier New" w:hAnsi="Courier New" w:eastAsia="Courier New" w:cs="Courier New"/>
                <w:color w:val="000000"/>
                <w:sz w:val="16"/>
                <w:szCs w:val="16"/>
                <w:lang w:val="en-US"/>
              </w:rPr>
            </w:pPr>
            <w:del w:id="3592" w:author="marpa" w:date="2026-10-25T15:16:37Z">
              <w:r>
                <w:rPr>
                  <w:rFonts w:hint="default" w:ascii="Courier New" w:hAnsi="Courier New" w:eastAsia="Courier New" w:cs="Courier New"/>
                  <w:color w:val="000000"/>
                  <w:sz w:val="16"/>
                  <w:szCs w:val="16"/>
                  <w:lang w:val="en-US"/>
                </w:rPr>
                <w:delText xml:space="preserve">    public enum Temperatura {</w:delText>
              </w:r>
            </w:del>
          </w:p>
          <w:p w14:paraId="6537BB30">
            <w:pPr>
              <w:spacing w:before="0" w:after="0" w:line="240" w:lineRule="auto"/>
              <w:rPr>
                <w:del w:id="3593" w:author="marpa" w:date="2026-10-25T15:16:37Z"/>
                <w:rFonts w:hint="default" w:ascii="Courier New" w:hAnsi="Courier New" w:eastAsia="Courier New" w:cs="Courier New"/>
                <w:color w:val="000000"/>
                <w:sz w:val="16"/>
                <w:szCs w:val="16"/>
                <w:lang w:val="en-US"/>
              </w:rPr>
            </w:pPr>
            <w:del w:id="3594" w:author="marpa" w:date="2026-10-25T15:16:37Z">
              <w:r>
                <w:rPr>
                  <w:rFonts w:hint="default" w:ascii="Courier New" w:hAnsi="Courier New" w:eastAsia="Courier New" w:cs="Courier New"/>
                  <w:color w:val="000000"/>
                  <w:sz w:val="16"/>
                  <w:szCs w:val="16"/>
                  <w:lang w:val="en-US"/>
                </w:rPr>
                <w:delText xml:space="preserve">        CELSIUS, FAHRENHEIT, KELVIN, NEWTON, REAUMUR</w:delText>
              </w:r>
            </w:del>
          </w:p>
          <w:p w14:paraId="2615188D">
            <w:pPr>
              <w:spacing w:before="0" w:after="0" w:line="240" w:lineRule="auto"/>
              <w:rPr>
                <w:del w:id="3595" w:author="marpa" w:date="2026-10-25T15:16:37Z"/>
                <w:rFonts w:hint="default" w:ascii="Courier New" w:hAnsi="Courier New" w:eastAsia="Courier New" w:cs="Courier New"/>
                <w:color w:val="000000"/>
                <w:sz w:val="16"/>
                <w:szCs w:val="16"/>
                <w:lang w:val="en-US"/>
              </w:rPr>
            </w:pPr>
            <w:del w:id="3596" w:author="marpa" w:date="2026-10-25T15:16:37Z">
              <w:r>
                <w:rPr>
                  <w:rFonts w:hint="default" w:ascii="Courier New" w:hAnsi="Courier New" w:eastAsia="Courier New" w:cs="Courier New"/>
                  <w:color w:val="000000"/>
                  <w:sz w:val="16"/>
                  <w:szCs w:val="16"/>
                  <w:lang w:val="en-US"/>
                </w:rPr>
                <w:delText xml:space="preserve">    }</w:delText>
              </w:r>
            </w:del>
          </w:p>
          <w:p w14:paraId="06E5176E">
            <w:pPr>
              <w:spacing w:before="0" w:after="0" w:line="240" w:lineRule="auto"/>
              <w:rPr>
                <w:ins w:id="3597" w:author="marpa" w:date="2026-10-25T15:16:40Z"/>
                <w:rFonts w:hint="default" w:ascii="Courier New" w:hAnsi="Courier New" w:eastAsia="Courier New" w:cs="Courier New"/>
                <w:color w:val="000000"/>
                <w:sz w:val="16"/>
                <w:szCs w:val="16"/>
                <w:lang w:val="en-US"/>
              </w:rPr>
            </w:pPr>
            <w:del w:id="3598" w:author="marpa" w:date="2026-10-25T15:16:37Z">
              <w:r>
                <w:rPr>
                  <w:rFonts w:hint="default" w:ascii="Courier New" w:hAnsi="Courier New" w:eastAsia="Courier New" w:cs="Courier New"/>
                  <w:color w:val="000000"/>
                  <w:sz w:val="16"/>
                  <w:szCs w:val="16"/>
                  <w:lang w:val="en-US"/>
                </w:rPr>
                <w:delText>}</w:delText>
              </w:r>
            </w:del>
            <w:ins w:id="3599" w:author="marpa" w:date="2026-10-25T15:16:40Z">
              <w:r>
                <w:rPr>
                  <w:rFonts w:hint="default" w:ascii="Courier New" w:hAnsi="Courier New" w:eastAsia="Courier New" w:cs="Courier New"/>
                  <w:color w:val="000000"/>
                  <w:sz w:val="16"/>
                  <w:szCs w:val="16"/>
                  <w:lang w:val="en-US"/>
                </w:rPr>
                <w:t>package ec.edu.monster.modelos;</w:t>
              </w:r>
            </w:ins>
          </w:p>
          <w:p w14:paraId="569E2B54">
            <w:pPr>
              <w:spacing w:before="0" w:after="0" w:line="240" w:lineRule="auto"/>
              <w:rPr>
                <w:ins w:id="3600" w:author="marpa" w:date="2026-10-25T15:16:40Z"/>
                <w:rFonts w:hint="default" w:ascii="Courier New" w:hAnsi="Courier New" w:eastAsia="Courier New" w:cs="Courier New"/>
                <w:color w:val="000000"/>
                <w:sz w:val="16"/>
                <w:szCs w:val="16"/>
                <w:lang w:val="en-US"/>
              </w:rPr>
            </w:pPr>
          </w:p>
          <w:p w14:paraId="3EE09678">
            <w:pPr>
              <w:spacing w:before="0" w:after="0" w:line="240" w:lineRule="auto"/>
              <w:rPr>
                <w:ins w:id="3601" w:author="marpa" w:date="2026-10-25T15:16:40Z"/>
                <w:rFonts w:hint="default" w:ascii="Courier New" w:hAnsi="Courier New" w:eastAsia="Courier New" w:cs="Courier New"/>
                <w:color w:val="000000"/>
                <w:sz w:val="16"/>
                <w:szCs w:val="16"/>
                <w:lang w:val="en-US"/>
              </w:rPr>
            </w:pPr>
            <w:ins w:id="3602" w:author="marpa" w:date="2026-10-25T15:16:40Z">
              <w:r>
                <w:rPr>
                  <w:rFonts w:hint="default" w:ascii="Courier New" w:hAnsi="Courier New" w:eastAsia="Courier New" w:cs="Courier New"/>
                  <w:color w:val="000000"/>
                  <w:sz w:val="16"/>
                  <w:szCs w:val="16"/>
                  <w:lang w:val="en-US"/>
                </w:rPr>
                <w:t>import java.util.List;</w:t>
              </w:r>
            </w:ins>
          </w:p>
          <w:p w14:paraId="4429666A">
            <w:pPr>
              <w:spacing w:before="0" w:after="0" w:line="240" w:lineRule="auto"/>
              <w:rPr>
                <w:ins w:id="3603" w:author="marpa" w:date="2026-10-25T15:16:40Z"/>
                <w:rFonts w:hint="default" w:ascii="Courier New" w:hAnsi="Courier New" w:eastAsia="Courier New" w:cs="Courier New"/>
                <w:color w:val="000000"/>
                <w:sz w:val="16"/>
                <w:szCs w:val="16"/>
                <w:lang w:val="en-US"/>
              </w:rPr>
            </w:pPr>
          </w:p>
          <w:p w14:paraId="7474267B">
            <w:pPr>
              <w:spacing w:before="0" w:after="0" w:line="240" w:lineRule="auto"/>
              <w:rPr>
                <w:ins w:id="3604" w:author="marpa" w:date="2026-10-25T15:16:40Z"/>
                <w:rFonts w:hint="default" w:ascii="Courier New" w:hAnsi="Courier New" w:eastAsia="Courier New" w:cs="Courier New"/>
                <w:color w:val="000000"/>
                <w:sz w:val="16"/>
                <w:szCs w:val="16"/>
                <w:lang w:val="en-US"/>
              </w:rPr>
            </w:pPr>
            <w:ins w:id="3605" w:author="marpa" w:date="2026-10-25T15:16:40Z">
              <w:r>
                <w:rPr>
                  <w:rFonts w:hint="default" w:ascii="Courier New" w:hAnsi="Courier New" w:eastAsia="Courier New" w:cs="Courier New"/>
                  <w:color w:val="000000"/>
                  <w:sz w:val="16"/>
                  <w:szCs w:val="16"/>
                  <w:lang w:val="en-US"/>
                </w:rPr>
                <w:t>public enum TipoConversion {</w:t>
              </w:r>
            </w:ins>
          </w:p>
          <w:p w14:paraId="07C741CE">
            <w:pPr>
              <w:spacing w:before="0" w:after="0" w:line="240" w:lineRule="auto"/>
              <w:rPr>
                <w:ins w:id="3606" w:author="marpa" w:date="2026-10-25T15:16:40Z"/>
                <w:rFonts w:hint="default" w:ascii="Courier New" w:hAnsi="Courier New" w:eastAsia="Courier New" w:cs="Courier New"/>
                <w:color w:val="000000"/>
                <w:sz w:val="16"/>
                <w:szCs w:val="16"/>
                <w:lang w:val="en-US"/>
              </w:rPr>
            </w:pPr>
            <w:ins w:id="3607" w:author="marpa" w:date="2026-10-25T15:16:40Z">
              <w:r>
                <w:rPr>
                  <w:rFonts w:hint="default" w:ascii="Courier New" w:hAnsi="Courier New" w:eastAsia="Courier New" w:cs="Courier New"/>
                  <w:color w:val="000000"/>
                  <w:sz w:val="16"/>
                  <w:szCs w:val="16"/>
                  <w:lang w:val="en-US"/>
                </w:rPr>
                <w:t xml:space="preserve">    TEMPERATURA("Temperatura", List.of("CELSIUS", "FAHRENHEIT", "KELVIN", "RANKINE")),</w:t>
              </w:r>
            </w:ins>
          </w:p>
          <w:p w14:paraId="6EE81446">
            <w:pPr>
              <w:spacing w:before="0" w:after="0" w:line="240" w:lineRule="auto"/>
              <w:rPr>
                <w:ins w:id="3608" w:author="marpa" w:date="2026-10-25T15:16:40Z"/>
                <w:rFonts w:hint="default" w:ascii="Courier New" w:hAnsi="Courier New" w:eastAsia="Courier New" w:cs="Courier New"/>
                <w:color w:val="000000"/>
                <w:sz w:val="16"/>
                <w:szCs w:val="16"/>
                <w:lang w:val="en-US"/>
              </w:rPr>
            </w:pPr>
            <w:ins w:id="3609" w:author="marpa" w:date="2026-10-25T15:16:40Z">
              <w:r>
                <w:rPr>
                  <w:rFonts w:hint="default" w:ascii="Courier New" w:hAnsi="Courier New" w:eastAsia="Courier New" w:cs="Courier New"/>
                  <w:color w:val="000000"/>
                  <w:sz w:val="16"/>
                  <w:szCs w:val="16"/>
                  <w:lang w:val="en-US"/>
                </w:rPr>
                <w:t xml:space="preserve">    MASA("Masa", List.of("MILIGRAMO", "GRAMO", "KILOGRAMO", "TONELADA", "ONZA")),</w:t>
              </w:r>
            </w:ins>
          </w:p>
          <w:p w14:paraId="7D3BFCD5">
            <w:pPr>
              <w:spacing w:before="0" w:after="0" w:line="240" w:lineRule="auto"/>
              <w:rPr>
                <w:ins w:id="3610" w:author="marpa" w:date="2026-10-25T15:16:40Z"/>
                <w:rFonts w:hint="default" w:ascii="Courier New" w:hAnsi="Courier New" w:eastAsia="Courier New" w:cs="Courier New"/>
                <w:color w:val="000000"/>
                <w:sz w:val="16"/>
                <w:szCs w:val="16"/>
                <w:lang w:val="en-US"/>
              </w:rPr>
            </w:pPr>
            <w:ins w:id="3611" w:author="marpa" w:date="2026-10-25T15:16:40Z">
              <w:r>
                <w:rPr>
                  <w:rFonts w:hint="default" w:ascii="Courier New" w:hAnsi="Courier New" w:eastAsia="Courier New" w:cs="Courier New"/>
                  <w:color w:val="000000"/>
                  <w:sz w:val="16"/>
                  <w:szCs w:val="16"/>
                  <w:lang w:val="en-US"/>
                </w:rPr>
                <w:t xml:space="preserve">    LONGITUD("Longitud", List.of("PIE", "CENTIMETRO", "METRO", "MILLA", "YARDA"));</w:t>
              </w:r>
            </w:ins>
          </w:p>
          <w:p w14:paraId="5A626AAC">
            <w:pPr>
              <w:spacing w:before="0" w:after="0" w:line="240" w:lineRule="auto"/>
              <w:rPr>
                <w:ins w:id="3612" w:author="marpa" w:date="2026-10-25T15:16:40Z"/>
                <w:rFonts w:hint="default" w:ascii="Courier New" w:hAnsi="Courier New" w:eastAsia="Courier New" w:cs="Courier New"/>
                <w:color w:val="000000"/>
                <w:sz w:val="16"/>
                <w:szCs w:val="16"/>
                <w:lang w:val="en-US"/>
              </w:rPr>
            </w:pPr>
          </w:p>
          <w:p w14:paraId="6338F80F">
            <w:pPr>
              <w:spacing w:before="0" w:after="0" w:line="240" w:lineRule="auto"/>
              <w:rPr>
                <w:ins w:id="3613" w:author="marpa" w:date="2026-10-25T15:16:40Z"/>
                <w:rFonts w:hint="default" w:ascii="Courier New" w:hAnsi="Courier New" w:eastAsia="Courier New" w:cs="Courier New"/>
                <w:color w:val="000000"/>
                <w:sz w:val="16"/>
                <w:szCs w:val="16"/>
                <w:lang w:val="en-US"/>
              </w:rPr>
            </w:pPr>
            <w:ins w:id="3614" w:author="marpa" w:date="2026-10-25T15:16:40Z">
              <w:r>
                <w:rPr>
                  <w:rFonts w:hint="default" w:ascii="Courier New" w:hAnsi="Courier New" w:eastAsia="Courier New" w:cs="Courier New"/>
                  <w:color w:val="000000"/>
                  <w:sz w:val="16"/>
                  <w:szCs w:val="16"/>
                  <w:lang w:val="en-US"/>
                </w:rPr>
                <w:t xml:space="preserve">    private final String titulo;</w:t>
              </w:r>
            </w:ins>
          </w:p>
          <w:p w14:paraId="4AD4D265">
            <w:pPr>
              <w:spacing w:before="0" w:after="0" w:line="240" w:lineRule="auto"/>
              <w:rPr>
                <w:ins w:id="3615" w:author="marpa" w:date="2026-10-25T15:16:40Z"/>
                <w:rFonts w:hint="default" w:ascii="Courier New" w:hAnsi="Courier New" w:eastAsia="Courier New" w:cs="Courier New"/>
                <w:color w:val="000000"/>
                <w:sz w:val="16"/>
                <w:szCs w:val="16"/>
                <w:lang w:val="en-US"/>
              </w:rPr>
            </w:pPr>
            <w:ins w:id="3616" w:author="marpa" w:date="2026-10-25T15:16:40Z">
              <w:r>
                <w:rPr>
                  <w:rFonts w:hint="default" w:ascii="Courier New" w:hAnsi="Courier New" w:eastAsia="Courier New" w:cs="Courier New"/>
                  <w:color w:val="000000"/>
                  <w:sz w:val="16"/>
                  <w:szCs w:val="16"/>
                  <w:lang w:val="en-US"/>
                </w:rPr>
                <w:t xml:space="preserve">    private final List&lt;String&gt; unidades;</w:t>
              </w:r>
            </w:ins>
          </w:p>
          <w:p w14:paraId="157314EB">
            <w:pPr>
              <w:spacing w:before="0" w:after="0" w:line="240" w:lineRule="auto"/>
              <w:rPr>
                <w:ins w:id="3617" w:author="marpa" w:date="2026-10-25T15:16:40Z"/>
                <w:rFonts w:hint="default" w:ascii="Courier New" w:hAnsi="Courier New" w:eastAsia="Courier New" w:cs="Courier New"/>
                <w:color w:val="000000"/>
                <w:sz w:val="16"/>
                <w:szCs w:val="16"/>
                <w:lang w:val="en-US"/>
              </w:rPr>
            </w:pPr>
          </w:p>
          <w:p w14:paraId="29802183">
            <w:pPr>
              <w:spacing w:before="0" w:after="0" w:line="240" w:lineRule="auto"/>
              <w:rPr>
                <w:ins w:id="3618" w:author="marpa" w:date="2026-10-25T15:16:40Z"/>
                <w:rFonts w:hint="default" w:ascii="Courier New" w:hAnsi="Courier New" w:eastAsia="Courier New" w:cs="Courier New"/>
                <w:color w:val="000000"/>
                <w:sz w:val="16"/>
                <w:szCs w:val="16"/>
                <w:lang w:val="en-US"/>
              </w:rPr>
            </w:pPr>
            <w:ins w:id="3619" w:author="marpa" w:date="2026-10-25T15:16:40Z">
              <w:r>
                <w:rPr>
                  <w:rFonts w:hint="default" w:ascii="Courier New" w:hAnsi="Courier New" w:eastAsia="Courier New" w:cs="Courier New"/>
                  <w:color w:val="000000"/>
                  <w:sz w:val="16"/>
                  <w:szCs w:val="16"/>
                  <w:lang w:val="en-US"/>
                </w:rPr>
                <w:t xml:space="preserve">    TipoConversion(String titulo, List&lt;String&gt; unidades) {</w:t>
              </w:r>
            </w:ins>
          </w:p>
          <w:p w14:paraId="3FCDF4CE">
            <w:pPr>
              <w:spacing w:before="0" w:after="0" w:line="240" w:lineRule="auto"/>
              <w:rPr>
                <w:ins w:id="3620" w:author="marpa" w:date="2026-10-25T15:16:40Z"/>
                <w:rFonts w:hint="default" w:ascii="Courier New" w:hAnsi="Courier New" w:eastAsia="Courier New" w:cs="Courier New"/>
                <w:color w:val="000000"/>
                <w:sz w:val="16"/>
                <w:szCs w:val="16"/>
                <w:lang w:val="en-US"/>
              </w:rPr>
            </w:pPr>
            <w:ins w:id="3621" w:author="marpa" w:date="2026-10-25T15:16:40Z">
              <w:r>
                <w:rPr>
                  <w:rFonts w:hint="default" w:ascii="Courier New" w:hAnsi="Courier New" w:eastAsia="Courier New" w:cs="Courier New"/>
                  <w:color w:val="000000"/>
                  <w:sz w:val="16"/>
                  <w:szCs w:val="16"/>
                  <w:lang w:val="en-US"/>
                </w:rPr>
                <w:t xml:space="preserve">        this.titulo = titulo;</w:t>
              </w:r>
            </w:ins>
          </w:p>
          <w:p w14:paraId="3FF42895">
            <w:pPr>
              <w:spacing w:before="0" w:after="0" w:line="240" w:lineRule="auto"/>
              <w:rPr>
                <w:ins w:id="3622" w:author="marpa" w:date="2026-10-25T15:16:40Z"/>
                <w:rFonts w:hint="default" w:ascii="Courier New" w:hAnsi="Courier New" w:eastAsia="Courier New" w:cs="Courier New"/>
                <w:color w:val="000000"/>
                <w:sz w:val="16"/>
                <w:szCs w:val="16"/>
                <w:lang w:val="en-US"/>
              </w:rPr>
            </w:pPr>
            <w:ins w:id="3623" w:author="marpa" w:date="2026-10-25T15:16:40Z">
              <w:r>
                <w:rPr>
                  <w:rFonts w:hint="default" w:ascii="Courier New" w:hAnsi="Courier New" w:eastAsia="Courier New" w:cs="Courier New"/>
                  <w:color w:val="000000"/>
                  <w:sz w:val="16"/>
                  <w:szCs w:val="16"/>
                  <w:lang w:val="en-US"/>
                </w:rPr>
                <w:t xml:space="preserve">        this.unidades = List.copyOf(unidades);</w:t>
              </w:r>
            </w:ins>
          </w:p>
          <w:p w14:paraId="4F6E48D4">
            <w:pPr>
              <w:spacing w:before="0" w:after="0" w:line="240" w:lineRule="auto"/>
              <w:rPr>
                <w:ins w:id="3624" w:author="marpa" w:date="2026-10-25T15:16:40Z"/>
                <w:rFonts w:hint="default" w:ascii="Courier New" w:hAnsi="Courier New" w:eastAsia="Courier New" w:cs="Courier New"/>
                <w:color w:val="000000"/>
                <w:sz w:val="16"/>
                <w:szCs w:val="16"/>
                <w:lang w:val="en-US"/>
              </w:rPr>
            </w:pPr>
            <w:ins w:id="3625" w:author="marpa" w:date="2026-10-25T15:16:40Z">
              <w:r>
                <w:rPr>
                  <w:rFonts w:hint="default" w:ascii="Courier New" w:hAnsi="Courier New" w:eastAsia="Courier New" w:cs="Courier New"/>
                  <w:color w:val="000000"/>
                  <w:sz w:val="16"/>
                  <w:szCs w:val="16"/>
                  <w:lang w:val="en-US"/>
                </w:rPr>
                <w:t xml:space="preserve">    }</w:t>
              </w:r>
            </w:ins>
          </w:p>
          <w:p w14:paraId="2E943E2A">
            <w:pPr>
              <w:spacing w:before="0" w:after="0" w:line="240" w:lineRule="auto"/>
              <w:rPr>
                <w:ins w:id="3626" w:author="marpa" w:date="2026-10-25T15:16:40Z"/>
                <w:rFonts w:hint="default" w:ascii="Courier New" w:hAnsi="Courier New" w:eastAsia="Courier New" w:cs="Courier New"/>
                <w:color w:val="000000"/>
                <w:sz w:val="16"/>
                <w:szCs w:val="16"/>
                <w:lang w:val="en-US"/>
              </w:rPr>
            </w:pPr>
          </w:p>
          <w:p w14:paraId="26584086">
            <w:pPr>
              <w:spacing w:before="0" w:after="0" w:line="240" w:lineRule="auto"/>
              <w:rPr>
                <w:ins w:id="3627" w:author="marpa" w:date="2026-10-25T15:16:40Z"/>
                <w:rFonts w:hint="default" w:ascii="Courier New" w:hAnsi="Courier New" w:eastAsia="Courier New" w:cs="Courier New"/>
                <w:color w:val="000000"/>
                <w:sz w:val="16"/>
                <w:szCs w:val="16"/>
                <w:lang w:val="en-US"/>
              </w:rPr>
            </w:pPr>
            <w:ins w:id="3628" w:author="marpa" w:date="2026-10-25T15:16:40Z">
              <w:r>
                <w:rPr>
                  <w:rFonts w:hint="default" w:ascii="Courier New" w:hAnsi="Courier New" w:eastAsia="Courier New" w:cs="Courier New"/>
                  <w:color w:val="000000"/>
                  <w:sz w:val="16"/>
                  <w:szCs w:val="16"/>
                  <w:lang w:val="en-US"/>
                </w:rPr>
                <w:t xml:space="preserve">    public String titulo() { return titulo; }</w:t>
              </w:r>
            </w:ins>
          </w:p>
          <w:p w14:paraId="4D65337C">
            <w:pPr>
              <w:spacing w:before="0" w:after="0" w:line="240" w:lineRule="auto"/>
              <w:rPr>
                <w:ins w:id="3629" w:author="marpa" w:date="2026-10-25T15:16:40Z"/>
                <w:rFonts w:hint="default" w:ascii="Courier New" w:hAnsi="Courier New" w:eastAsia="Courier New" w:cs="Courier New"/>
                <w:color w:val="000000"/>
                <w:sz w:val="16"/>
                <w:szCs w:val="16"/>
                <w:lang w:val="en-US"/>
              </w:rPr>
            </w:pPr>
            <w:ins w:id="3630" w:author="marpa" w:date="2026-10-25T15:16:40Z">
              <w:r>
                <w:rPr>
                  <w:rFonts w:hint="default" w:ascii="Courier New" w:hAnsi="Courier New" w:eastAsia="Courier New" w:cs="Courier New"/>
                  <w:color w:val="000000"/>
                  <w:sz w:val="16"/>
                  <w:szCs w:val="16"/>
                  <w:lang w:val="en-US"/>
                </w:rPr>
                <w:t xml:space="preserve">    public List&lt;String&gt; unidades() { return unidades; }</w:t>
              </w:r>
            </w:ins>
          </w:p>
          <w:p w14:paraId="0A9501F5">
            <w:pPr>
              <w:spacing w:before="0" w:after="0" w:line="240" w:lineRule="auto"/>
              <w:rPr>
                <w:ins w:id="3631" w:author="marpa" w:date="2026-10-25T15:16:40Z"/>
                <w:rFonts w:hint="default" w:ascii="Courier New" w:hAnsi="Courier New" w:eastAsia="Courier New" w:cs="Courier New"/>
                <w:color w:val="000000"/>
                <w:sz w:val="16"/>
                <w:szCs w:val="16"/>
                <w:lang w:val="en-US"/>
              </w:rPr>
            </w:pPr>
            <w:ins w:id="3632" w:author="marpa" w:date="2026-10-25T15:16:40Z">
              <w:r>
                <w:rPr>
                  <w:rFonts w:hint="default" w:ascii="Courier New" w:hAnsi="Courier New" w:eastAsia="Courier New" w:cs="Courier New"/>
                  <w:color w:val="000000"/>
                  <w:sz w:val="16"/>
                  <w:szCs w:val="16"/>
                  <w:lang w:val="en-US"/>
                </w:rPr>
                <w:t>}</w:t>
              </w:r>
            </w:ins>
          </w:p>
          <w:p w14:paraId="125B9338">
            <w:pPr>
              <w:spacing w:before="0" w:after="0" w:line="240" w:lineRule="auto"/>
              <w:rPr>
                <w:rFonts w:hint="default" w:ascii="Courier New" w:hAnsi="Courier New" w:eastAsia="Courier New" w:cs="Courier New"/>
                <w:color w:val="000000"/>
                <w:sz w:val="16"/>
                <w:szCs w:val="16"/>
                <w:lang w:val="es-EC"/>
              </w:rPr>
            </w:pPr>
          </w:p>
        </w:tc>
      </w:tr>
    </w:tbl>
    <w:p w14:paraId="554BA912">
      <w:pPr>
        <w:pStyle w:val="6"/>
      </w:pPr>
      <w:bookmarkStart w:id="162" w:name="_f2f8q4ayaa4o" w:colFirst="0" w:colLast="0"/>
      <w:bookmarkEnd w:id="162"/>
    </w:p>
    <w:p w14:paraId="2A5120EE">
      <w:pPr>
        <w:rPr>
          <w:i/>
          <w:iCs/>
          <w:color w:val="1F497D"/>
          <w:sz w:val="18"/>
          <w:szCs w:val="18"/>
        </w:rPr>
      </w:pPr>
      <w:r>
        <w:br w:type="page"/>
      </w:r>
    </w:p>
    <w:p w14:paraId="491128E7">
      <w:pPr>
        <w:pStyle w:val="6"/>
      </w:pPr>
      <w:bookmarkStart w:id="163" w:name="_Toc27454"/>
      <w:bookmarkStart w:id="164" w:name="_Toc10876"/>
      <w:r>
        <w:t xml:space="preserve">Tabla </w:t>
      </w:r>
      <w:ins w:id="3633" w:author="marpa" w:date="2026-10-25T15:16:57Z">
        <w:r>
          <w:rPr>
            <w:rFonts w:hint="default"/>
            <w:lang w:val="es-EC"/>
          </w:rPr>
          <w:t>1</w:t>
        </w:r>
      </w:ins>
      <w:ins w:id="3634" w:author="marpa" w:date="2026-10-25T15:16:58Z">
        <w:r>
          <w:rPr>
            <w:rFonts w:hint="default"/>
            <w:lang w:val="es-EC"/>
          </w:rPr>
          <w:t>9</w:t>
        </w:r>
      </w:ins>
      <w:del w:id="3635" w:author="marpa" w:date="2026-10-25T15:16:57Z">
        <w:r>
          <w:rPr/>
          <w:delText>9</w:delText>
        </w:r>
      </w:del>
      <w:r>
        <w:t xml:space="preserve">. Clase </w:t>
      </w:r>
      <w:ins w:id="3636" w:author="marpa" w:date="2026-10-25T15:17:25Z">
        <w:r>
          <w:rPr>
            <w:rFonts w:hint="default"/>
          </w:rPr>
          <w:t>ResultadoConversion</w:t>
        </w:r>
      </w:ins>
      <w:del w:id="3637" w:author="marpa" w:date="2026-10-25T15:17:25Z">
        <w:r>
          <w:rPr/>
          <w:delText xml:space="preserve">InterfazConsola </w:delText>
        </w:r>
      </w:del>
      <w:r>
        <w:t>- Cliente consola</w:t>
      </w:r>
      <w:bookmarkEnd w:id="163"/>
      <w:bookmarkEnd w:id="164"/>
    </w:p>
    <w:tbl>
      <w:tblPr>
        <w:tblStyle w:val="3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9F9F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5861758">
            <w:pPr>
              <w:spacing w:before="0" w:after="0" w:line="240" w:lineRule="auto"/>
              <w:rPr>
                <w:ins w:id="3638" w:author="marpa" w:date="2026-10-25T15:17:14Z"/>
                <w:rFonts w:hint="default" w:ascii="Courier New" w:hAnsi="Courier New" w:eastAsia="Courier New" w:cs="Courier New"/>
                <w:color w:val="000000"/>
                <w:sz w:val="16"/>
                <w:szCs w:val="16"/>
                <w:lang w:val="en-US"/>
              </w:rPr>
            </w:pPr>
            <w:ins w:id="3639" w:author="marpa" w:date="2026-10-25T15:17:14Z">
              <w:r>
                <w:rPr>
                  <w:rFonts w:hint="default" w:ascii="Courier New" w:hAnsi="Courier New" w:eastAsia="Courier New" w:cs="Courier New"/>
                  <w:color w:val="000000"/>
                  <w:sz w:val="16"/>
                  <w:szCs w:val="16"/>
                  <w:lang w:val="en-US"/>
                </w:rPr>
                <w:t>package ec.edu.monster.modelos;</w:t>
              </w:r>
            </w:ins>
          </w:p>
          <w:p w14:paraId="2C7DAE8C">
            <w:pPr>
              <w:spacing w:before="0" w:after="0" w:line="240" w:lineRule="auto"/>
              <w:rPr>
                <w:ins w:id="3640" w:author="marpa" w:date="2026-10-25T15:17:14Z"/>
                <w:rFonts w:hint="default" w:ascii="Courier New" w:hAnsi="Courier New" w:eastAsia="Courier New" w:cs="Courier New"/>
                <w:color w:val="000000"/>
                <w:sz w:val="16"/>
                <w:szCs w:val="16"/>
                <w:lang w:val="en-US"/>
              </w:rPr>
            </w:pPr>
          </w:p>
          <w:p w14:paraId="50A629AF">
            <w:pPr>
              <w:spacing w:before="0" w:after="0" w:line="240" w:lineRule="auto"/>
              <w:rPr>
                <w:ins w:id="3641" w:author="marpa" w:date="2026-10-25T15:17:14Z"/>
                <w:rFonts w:hint="default" w:ascii="Courier New" w:hAnsi="Courier New" w:eastAsia="Courier New" w:cs="Courier New"/>
                <w:color w:val="000000"/>
                <w:sz w:val="16"/>
                <w:szCs w:val="16"/>
                <w:lang w:val="en-US"/>
              </w:rPr>
            </w:pPr>
            <w:ins w:id="3642" w:author="marpa" w:date="2026-10-25T15:17:14Z">
              <w:r>
                <w:rPr>
                  <w:rFonts w:hint="default" w:ascii="Courier New" w:hAnsi="Courier New" w:eastAsia="Courier New" w:cs="Courier New"/>
                  <w:color w:val="000000"/>
                  <w:sz w:val="16"/>
                  <w:szCs w:val="16"/>
                  <w:lang w:val="en-US"/>
                </w:rPr>
                <w:t>public record ResultadoConversion(double valor, String unidadOrigen, String unidadDestino,</w:t>
              </w:r>
            </w:ins>
          </w:p>
          <w:p w14:paraId="325B14BD">
            <w:pPr>
              <w:spacing w:before="0" w:after="0" w:line="240" w:lineRule="auto"/>
              <w:rPr>
                <w:del w:id="3643" w:author="marpa" w:date="2026-10-25T15:17:13Z"/>
                <w:rFonts w:hint="default" w:ascii="Courier New" w:hAnsi="Courier New" w:eastAsia="Courier New" w:cs="Courier New"/>
                <w:color w:val="000000"/>
                <w:sz w:val="16"/>
                <w:szCs w:val="16"/>
                <w:lang w:val="en-US"/>
              </w:rPr>
            </w:pPr>
            <w:ins w:id="3644" w:author="marpa" w:date="2026-10-25T15:17:14Z">
              <w:r>
                <w:rPr>
                  <w:rFonts w:hint="default" w:ascii="Courier New" w:hAnsi="Courier New" w:eastAsia="Courier New" w:cs="Courier New"/>
                  <w:color w:val="000000"/>
                  <w:sz w:val="16"/>
                  <w:szCs w:val="16"/>
                  <w:lang w:val="en-US"/>
                </w:rPr>
                <w:t xml:space="preserve">                                  double resultado) { }</w:t>
              </w:r>
            </w:ins>
            <w:del w:id="3645" w:author="marpa" w:date="2026-10-25T15:17:13Z">
              <w:r>
                <w:rPr>
                  <w:rFonts w:hint="default" w:ascii="Courier New" w:hAnsi="Courier New" w:eastAsia="Courier New" w:cs="Courier New"/>
                  <w:color w:val="000000"/>
                  <w:sz w:val="16"/>
                  <w:szCs w:val="16"/>
                  <w:lang w:val="en-US"/>
                </w:rPr>
                <w:delText>package ec.edu.monster.clienteconsola.vista;</w:delText>
              </w:r>
            </w:del>
          </w:p>
          <w:p w14:paraId="6B3762EF">
            <w:pPr>
              <w:spacing w:before="0" w:after="0" w:line="240" w:lineRule="auto"/>
              <w:rPr>
                <w:del w:id="3646" w:author="marpa" w:date="2026-10-25T15:17:13Z"/>
                <w:rFonts w:hint="default" w:ascii="Courier New" w:hAnsi="Courier New" w:eastAsia="Courier New" w:cs="Courier New"/>
                <w:color w:val="000000"/>
                <w:sz w:val="16"/>
                <w:szCs w:val="16"/>
                <w:lang w:val="en-US"/>
              </w:rPr>
            </w:pPr>
          </w:p>
          <w:p w14:paraId="46DB6794">
            <w:pPr>
              <w:spacing w:before="0" w:after="0" w:line="240" w:lineRule="auto"/>
              <w:rPr>
                <w:del w:id="3647" w:author="marpa" w:date="2026-10-25T15:17:13Z"/>
                <w:rFonts w:hint="default" w:ascii="Courier New" w:hAnsi="Courier New" w:eastAsia="Courier New" w:cs="Courier New"/>
                <w:color w:val="000000"/>
                <w:sz w:val="16"/>
                <w:szCs w:val="16"/>
                <w:lang w:val="en-US"/>
              </w:rPr>
            </w:pPr>
            <w:del w:id="3648" w:author="marpa" w:date="2026-10-25T15:17:13Z">
              <w:r>
                <w:rPr>
                  <w:rFonts w:hint="default" w:ascii="Courier New" w:hAnsi="Courier New" w:eastAsia="Courier New" w:cs="Courier New"/>
                  <w:color w:val="000000"/>
                  <w:sz w:val="16"/>
                  <w:szCs w:val="16"/>
                  <w:lang w:val="en-US"/>
                </w:rPr>
                <w:delText>import java.util.Scanner;</w:delText>
              </w:r>
            </w:del>
          </w:p>
          <w:p w14:paraId="6A21833D">
            <w:pPr>
              <w:spacing w:before="0" w:after="0" w:line="240" w:lineRule="auto"/>
              <w:rPr>
                <w:del w:id="3649" w:author="marpa" w:date="2026-10-25T15:17:13Z"/>
                <w:rFonts w:hint="default" w:ascii="Courier New" w:hAnsi="Courier New" w:eastAsia="Courier New" w:cs="Courier New"/>
                <w:color w:val="000000"/>
                <w:sz w:val="16"/>
                <w:szCs w:val="16"/>
                <w:lang w:val="en-US"/>
              </w:rPr>
            </w:pPr>
          </w:p>
          <w:p w14:paraId="22B49946">
            <w:pPr>
              <w:spacing w:before="0" w:after="0" w:line="240" w:lineRule="auto"/>
              <w:rPr>
                <w:del w:id="3650" w:author="marpa" w:date="2026-10-25T15:17:13Z"/>
                <w:rFonts w:hint="default" w:ascii="Courier New" w:hAnsi="Courier New" w:eastAsia="Courier New" w:cs="Courier New"/>
                <w:color w:val="000000"/>
                <w:sz w:val="16"/>
                <w:szCs w:val="16"/>
                <w:lang w:val="en-US"/>
              </w:rPr>
            </w:pPr>
            <w:del w:id="3651" w:author="marpa" w:date="2026-10-25T15:17:13Z">
              <w:r>
                <w:rPr>
                  <w:rFonts w:hint="default" w:ascii="Courier New" w:hAnsi="Courier New" w:eastAsia="Courier New" w:cs="Courier New"/>
                  <w:color w:val="000000"/>
                  <w:sz w:val="16"/>
                  <w:szCs w:val="16"/>
                  <w:lang w:val="en-US"/>
                </w:rPr>
                <w:delText>/**</w:delText>
              </w:r>
            </w:del>
          </w:p>
          <w:p w14:paraId="0568CB4E">
            <w:pPr>
              <w:spacing w:before="0" w:after="0" w:line="240" w:lineRule="auto"/>
              <w:rPr>
                <w:del w:id="3652" w:author="marpa" w:date="2026-10-25T15:17:13Z"/>
                <w:rFonts w:hint="default" w:ascii="Courier New" w:hAnsi="Courier New" w:eastAsia="Courier New" w:cs="Courier New"/>
                <w:color w:val="000000"/>
                <w:sz w:val="16"/>
                <w:szCs w:val="16"/>
                <w:lang w:val="en-US"/>
              </w:rPr>
            </w:pPr>
            <w:del w:id="3653" w:author="marpa" w:date="2026-10-25T15:17:13Z">
              <w:r>
                <w:rPr>
                  <w:rFonts w:hint="default" w:ascii="Courier New" w:hAnsi="Courier New" w:eastAsia="Courier New" w:cs="Courier New"/>
                  <w:color w:val="000000"/>
                  <w:sz w:val="16"/>
                  <w:szCs w:val="16"/>
                  <w:lang w:val="en-US"/>
                </w:rPr>
                <w:delText xml:space="preserve"> *</w:delText>
              </w:r>
            </w:del>
          </w:p>
          <w:p w14:paraId="204C1DA5">
            <w:pPr>
              <w:spacing w:before="0" w:after="0" w:line="240" w:lineRule="auto"/>
              <w:rPr>
                <w:del w:id="3654" w:author="marpa" w:date="2026-10-25T15:17:13Z"/>
                <w:rFonts w:hint="default" w:ascii="Courier New" w:hAnsi="Courier New" w:eastAsia="Courier New" w:cs="Courier New"/>
                <w:color w:val="000000"/>
                <w:sz w:val="16"/>
                <w:szCs w:val="16"/>
                <w:lang w:val="en-US"/>
              </w:rPr>
            </w:pPr>
            <w:del w:id="3655" w:author="marpa" w:date="2026-10-25T15:17:13Z">
              <w:r>
                <w:rPr>
                  <w:rFonts w:hint="default" w:ascii="Courier New" w:hAnsi="Courier New" w:eastAsia="Courier New" w:cs="Courier New"/>
                  <w:color w:val="000000"/>
                  <w:sz w:val="16"/>
                  <w:szCs w:val="16"/>
                  <w:lang w:val="en-US"/>
                </w:rPr>
                <w:delText xml:space="preserve"> * @author joanc</w:delText>
              </w:r>
            </w:del>
          </w:p>
          <w:p w14:paraId="231A0029">
            <w:pPr>
              <w:spacing w:before="0" w:after="0" w:line="240" w:lineRule="auto"/>
              <w:rPr>
                <w:del w:id="3656" w:author="marpa" w:date="2026-10-25T15:17:13Z"/>
                <w:rFonts w:hint="default" w:ascii="Courier New" w:hAnsi="Courier New" w:eastAsia="Courier New" w:cs="Courier New"/>
                <w:color w:val="000000"/>
                <w:sz w:val="16"/>
                <w:szCs w:val="16"/>
                <w:lang w:val="en-US"/>
              </w:rPr>
            </w:pPr>
            <w:del w:id="3657" w:author="marpa" w:date="2026-10-25T15:17:13Z">
              <w:r>
                <w:rPr>
                  <w:rFonts w:hint="default" w:ascii="Courier New" w:hAnsi="Courier New" w:eastAsia="Courier New" w:cs="Courier New"/>
                  <w:color w:val="000000"/>
                  <w:sz w:val="16"/>
                  <w:szCs w:val="16"/>
                  <w:lang w:val="en-US"/>
                </w:rPr>
                <w:delText xml:space="preserve"> */</w:delText>
              </w:r>
            </w:del>
          </w:p>
          <w:p w14:paraId="3784E7BB">
            <w:pPr>
              <w:spacing w:before="0" w:after="0" w:line="240" w:lineRule="auto"/>
              <w:rPr>
                <w:del w:id="3658" w:author="marpa" w:date="2026-10-25T15:17:13Z"/>
                <w:rFonts w:hint="default" w:ascii="Courier New" w:hAnsi="Courier New" w:eastAsia="Courier New" w:cs="Courier New"/>
                <w:color w:val="000000"/>
                <w:sz w:val="16"/>
                <w:szCs w:val="16"/>
                <w:lang w:val="en-US"/>
              </w:rPr>
            </w:pPr>
            <w:del w:id="3659" w:author="marpa" w:date="2026-10-25T15:17:13Z">
              <w:r>
                <w:rPr>
                  <w:rFonts w:hint="default" w:ascii="Courier New" w:hAnsi="Courier New" w:eastAsia="Courier New" w:cs="Courier New"/>
                  <w:color w:val="000000"/>
                  <w:sz w:val="16"/>
                  <w:szCs w:val="16"/>
                  <w:lang w:val="en-US"/>
                </w:rPr>
                <w:delText>public class InterfazConsola {</w:delText>
              </w:r>
            </w:del>
          </w:p>
          <w:p w14:paraId="00BACBAD">
            <w:pPr>
              <w:spacing w:before="0" w:after="0" w:line="240" w:lineRule="auto"/>
              <w:rPr>
                <w:del w:id="3660" w:author="marpa" w:date="2026-10-25T15:17:13Z"/>
                <w:rFonts w:hint="default" w:ascii="Courier New" w:hAnsi="Courier New" w:eastAsia="Courier New" w:cs="Courier New"/>
                <w:color w:val="000000"/>
                <w:sz w:val="16"/>
                <w:szCs w:val="16"/>
                <w:lang w:val="en-US"/>
              </w:rPr>
            </w:pPr>
            <w:del w:id="3661" w:author="marpa" w:date="2026-10-25T15:17:13Z">
              <w:r>
                <w:rPr>
                  <w:rFonts w:hint="default" w:ascii="Courier New" w:hAnsi="Courier New" w:eastAsia="Courier New" w:cs="Courier New"/>
                  <w:color w:val="000000"/>
                  <w:sz w:val="16"/>
                  <w:szCs w:val="16"/>
                  <w:lang w:val="en-US"/>
                </w:rPr>
                <w:delText xml:space="preserve">    private final Scanner entrada;</w:delText>
              </w:r>
            </w:del>
          </w:p>
          <w:p w14:paraId="19245E0D">
            <w:pPr>
              <w:spacing w:before="0" w:after="0" w:line="240" w:lineRule="auto"/>
              <w:rPr>
                <w:del w:id="3662" w:author="marpa" w:date="2026-10-25T15:17:13Z"/>
                <w:rFonts w:hint="default" w:ascii="Courier New" w:hAnsi="Courier New" w:eastAsia="Courier New" w:cs="Courier New"/>
                <w:color w:val="000000"/>
                <w:sz w:val="16"/>
                <w:szCs w:val="16"/>
                <w:lang w:val="en-US"/>
              </w:rPr>
            </w:pPr>
          </w:p>
          <w:p w14:paraId="2338E707">
            <w:pPr>
              <w:spacing w:before="0" w:after="0" w:line="240" w:lineRule="auto"/>
              <w:rPr>
                <w:del w:id="3663" w:author="marpa" w:date="2026-10-25T15:17:13Z"/>
                <w:rFonts w:hint="default" w:ascii="Courier New" w:hAnsi="Courier New" w:eastAsia="Courier New" w:cs="Courier New"/>
                <w:color w:val="000000"/>
                <w:sz w:val="16"/>
                <w:szCs w:val="16"/>
                <w:lang w:val="en-US"/>
              </w:rPr>
            </w:pPr>
            <w:del w:id="3664" w:author="marpa" w:date="2026-10-25T15:17:13Z">
              <w:r>
                <w:rPr>
                  <w:rFonts w:hint="default" w:ascii="Courier New" w:hAnsi="Courier New" w:eastAsia="Courier New" w:cs="Courier New"/>
                  <w:color w:val="000000"/>
                  <w:sz w:val="16"/>
                  <w:szCs w:val="16"/>
                  <w:lang w:val="en-US"/>
                </w:rPr>
                <w:delText xml:space="preserve">    public InterfazConsola() {</w:delText>
              </w:r>
            </w:del>
          </w:p>
          <w:p w14:paraId="5903AF67">
            <w:pPr>
              <w:spacing w:before="0" w:after="0" w:line="240" w:lineRule="auto"/>
              <w:rPr>
                <w:del w:id="3665" w:author="marpa" w:date="2026-10-25T15:17:13Z"/>
                <w:rFonts w:hint="default" w:ascii="Courier New" w:hAnsi="Courier New" w:eastAsia="Courier New" w:cs="Courier New"/>
                <w:color w:val="000000"/>
                <w:sz w:val="16"/>
                <w:szCs w:val="16"/>
                <w:lang w:val="en-US"/>
              </w:rPr>
            </w:pPr>
            <w:del w:id="3666" w:author="marpa" w:date="2026-10-25T15:17:13Z">
              <w:r>
                <w:rPr>
                  <w:rFonts w:hint="default" w:ascii="Courier New" w:hAnsi="Courier New" w:eastAsia="Courier New" w:cs="Courier New"/>
                  <w:color w:val="000000"/>
                  <w:sz w:val="16"/>
                  <w:szCs w:val="16"/>
                  <w:lang w:val="en-US"/>
                </w:rPr>
                <w:delText xml:space="preserve">        this.entrada = new Scanner(System.in);</w:delText>
              </w:r>
            </w:del>
          </w:p>
          <w:p w14:paraId="7D6CD8EB">
            <w:pPr>
              <w:spacing w:before="0" w:after="0" w:line="240" w:lineRule="auto"/>
              <w:rPr>
                <w:del w:id="3667" w:author="marpa" w:date="2026-10-25T15:17:13Z"/>
                <w:rFonts w:hint="default" w:ascii="Courier New" w:hAnsi="Courier New" w:eastAsia="Courier New" w:cs="Courier New"/>
                <w:color w:val="000000"/>
                <w:sz w:val="16"/>
                <w:szCs w:val="16"/>
                <w:lang w:val="en-US"/>
              </w:rPr>
            </w:pPr>
            <w:del w:id="3668" w:author="marpa" w:date="2026-10-25T15:17:13Z">
              <w:r>
                <w:rPr>
                  <w:rFonts w:hint="default" w:ascii="Courier New" w:hAnsi="Courier New" w:eastAsia="Courier New" w:cs="Courier New"/>
                  <w:color w:val="000000"/>
                  <w:sz w:val="16"/>
                  <w:szCs w:val="16"/>
                  <w:lang w:val="en-US"/>
                </w:rPr>
                <w:delText xml:space="preserve">    }</w:delText>
              </w:r>
            </w:del>
          </w:p>
          <w:p w14:paraId="53CAB771">
            <w:pPr>
              <w:spacing w:before="0" w:after="0" w:line="240" w:lineRule="auto"/>
              <w:rPr>
                <w:del w:id="3669" w:author="marpa" w:date="2026-10-25T15:17:13Z"/>
                <w:rFonts w:hint="default" w:ascii="Courier New" w:hAnsi="Courier New" w:eastAsia="Courier New" w:cs="Courier New"/>
                <w:color w:val="000000"/>
                <w:sz w:val="16"/>
                <w:szCs w:val="16"/>
                <w:lang w:val="en-US"/>
              </w:rPr>
            </w:pPr>
          </w:p>
          <w:p w14:paraId="22EC3E7F">
            <w:pPr>
              <w:spacing w:before="0" w:after="0" w:line="240" w:lineRule="auto"/>
              <w:rPr>
                <w:del w:id="3670" w:author="marpa" w:date="2026-10-25T15:17:13Z"/>
                <w:rFonts w:hint="default" w:ascii="Courier New" w:hAnsi="Courier New" w:eastAsia="Courier New" w:cs="Courier New"/>
                <w:color w:val="000000"/>
                <w:sz w:val="16"/>
                <w:szCs w:val="16"/>
                <w:lang w:val="en-US"/>
              </w:rPr>
            </w:pPr>
            <w:del w:id="3671" w:author="marpa" w:date="2026-10-25T15:17:13Z">
              <w:r>
                <w:rPr>
                  <w:rFonts w:hint="default" w:ascii="Courier New" w:hAnsi="Courier New" w:eastAsia="Courier New" w:cs="Courier New"/>
                  <w:color w:val="000000"/>
                  <w:sz w:val="16"/>
                  <w:szCs w:val="16"/>
                  <w:lang w:val="en-US"/>
                </w:rPr>
                <w:delText xml:space="preserve">    public OpcionMenu seleccionarConversion() {</w:delText>
              </w:r>
            </w:del>
          </w:p>
          <w:p w14:paraId="5C265CCF">
            <w:pPr>
              <w:spacing w:before="0" w:after="0" w:line="240" w:lineRule="auto"/>
              <w:rPr>
                <w:del w:id="3672" w:author="marpa" w:date="2026-10-25T15:17:13Z"/>
                <w:rFonts w:hint="default" w:ascii="Courier New" w:hAnsi="Courier New" w:eastAsia="Courier New" w:cs="Courier New"/>
                <w:color w:val="000000"/>
                <w:sz w:val="16"/>
                <w:szCs w:val="16"/>
                <w:lang w:val="en-US"/>
              </w:rPr>
            </w:pPr>
            <w:del w:id="3673" w:author="marpa" w:date="2026-10-25T15:17:13Z">
              <w:r>
                <w:rPr>
                  <w:rFonts w:hint="default" w:ascii="Courier New" w:hAnsi="Courier New" w:eastAsia="Courier New" w:cs="Courier New"/>
                  <w:color w:val="000000"/>
                  <w:sz w:val="16"/>
                  <w:szCs w:val="16"/>
                  <w:lang w:val="en-US"/>
                </w:rPr>
                <w:delText xml:space="preserve">        System.out.println("\n--- Menú de Conversión de Unidades ---");</w:delText>
              </w:r>
            </w:del>
          </w:p>
          <w:p w14:paraId="46C366C3">
            <w:pPr>
              <w:spacing w:before="0" w:after="0" w:line="240" w:lineRule="auto"/>
              <w:rPr>
                <w:del w:id="3674" w:author="marpa" w:date="2026-10-25T15:17:13Z"/>
                <w:rFonts w:hint="default" w:ascii="Courier New" w:hAnsi="Courier New" w:eastAsia="Courier New" w:cs="Courier New"/>
                <w:color w:val="000000"/>
                <w:sz w:val="16"/>
                <w:szCs w:val="16"/>
                <w:lang w:val="en-US"/>
              </w:rPr>
            </w:pPr>
            <w:del w:id="3675" w:author="marpa" w:date="2026-10-25T15:17:13Z">
              <w:r>
                <w:rPr>
                  <w:rFonts w:hint="default" w:ascii="Courier New" w:hAnsi="Courier New" w:eastAsia="Courier New" w:cs="Courier New"/>
                  <w:color w:val="000000"/>
                  <w:sz w:val="16"/>
                  <w:szCs w:val="16"/>
                  <w:lang w:val="en-US"/>
                </w:rPr>
                <w:delText xml:space="preserve">        </w:delText>
              </w:r>
            </w:del>
          </w:p>
          <w:p w14:paraId="514A2074">
            <w:pPr>
              <w:spacing w:before="0" w:after="0" w:line="240" w:lineRule="auto"/>
              <w:rPr>
                <w:del w:id="3676" w:author="marpa" w:date="2026-10-25T15:17:13Z"/>
                <w:rFonts w:hint="default" w:ascii="Courier New" w:hAnsi="Courier New" w:eastAsia="Courier New" w:cs="Courier New"/>
                <w:color w:val="000000"/>
                <w:sz w:val="16"/>
                <w:szCs w:val="16"/>
                <w:lang w:val="en-US"/>
              </w:rPr>
            </w:pPr>
            <w:del w:id="3677" w:author="marpa" w:date="2026-10-25T15:17:13Z">
              <w:r>
                <w:rPr>
                  <w:rFonts w:hint="default" w:ascii="Courier New" w:hAnsi="Courier New" w:eastAsia="Courier New" w:cs="Courier New"/>
                  <w:color w:val="000000"/>
                  <w:sz w:val="16"/>
                  <w:szCs w:val="16"/>
                  <w:lang w:val="en-US"/>
                </w:rPr>
                <w:delText xml:space="preserve">        for (OpcionMenu opcion : OpcionMenu.values()) {</w:delText>
              </w:r>
            </w:del>
          </w:p>
          <w:p w14:paraId="23CBE546">
            <w:pPr>
              <w:spacing w:before="0" w:after="0" w:line="240" w:lineRule="auto"/>
              <w:rPr>
                <w:del w:id="3678" w:author="marpa" w:date="2026-10-25T15:17:13Z"/>
                <w:rFonts w:hint="default" w:ascii="Courier New" w:hAnsi="Courier New" w:eastAsia="Courier New" w:cs="Courier New"/>
                <w:color w:val="000000"/>
                <w:sz w:val="16"/>
                <w:szCs w:val="16"/>
                <w:lang w:val="en-US"/>
              </w:rPr>
            </w:pPr>
            <w:del w:id="3679" w:author="marpa" w:date="2026-10-25T15:17:13Z">
              <w:r>
                <w:rPr>
                  <w:rFonts w:hint="default" w:ascii="Courier New" w:hAnsi="Courier New" w:eastAsia="Courier New" w:cs="Courier New"/>
                  <w:color w:val="000000"/>
                  <w:sz w:val="16"/>
                  <w:szCs w:val="16"/>
                  <w:lang w:val="en-US"/>
                </w:rPr>
                <w:delText xml:space="preserve">            System.out.println(opcion.getNumero() + ". " + opcion.getDescripcion());</w:delText>
              </w:r>
            </w:del>
          </w:p>
          <w:p w14:paraId="60276DD1">
            <w:pPr>
              <w:spacing w:before="0" w:after="0" w:line="240" w:lineRule="auto"/>
              <w:rPr>
                <w:del w:id="3680" w:author="marpa" w:date="2026-10-25T15:17:13Z"/>
                <w:rFonts w:hint="default" w:ascii="Courier New" w:hAnsi="Courier New" w:eastAsia="Courier New" w:cs="Courier New"/>
                <w:color w:val="000000"/>
                <w:sz w:val="16"/>
                <w:szCs w:val="16"/>
                <w:lang w:val="en-US"/>
              </w:rPr>
            </w:pPr>
            <w:del w:id="3681" w:author="marpa" w:date="2026-10-25T15:17:13Z">
              <w:r>
                <w:rPr>
                  <w:rFonts w:hint="default" w:ascii="Courier New" w:hAnsi="Courier New" w:eastAsia="Courier New" w:cs="Courier New"/>
                  <w:color w:val="000000"/>
                  <w:sz w:val="16"/>
                  <w:szCs w:val="16"/>
                  <w:lang w:val="en-US"/>
                </w:rPr>
                <w:delText xml:space="preserve">        }</w:delText>
              </w:r>
            </w:del>
          </w:p>
          <w:p w14:paraId="63ACDE63">
            <w:pPr>
              <w:spacing w:before="0" w:after="0" w:line="240" w:lineRule="auto"/>
              <w:rPr>
                <w:del w:id="3682" w:author="marpa" w:date="2026-10-25T15:17:13Z"/>
                <w:rFonts w:hint="default" w:ascii="Courier New" w:hAnsi="Courier New" w:eastAsia="Courier New" w:cs="Courier New"/>
                <w:color w:val="000000"/>
                <w:sz w:val="16"/>
                <w:szCs w:val="16"/>
                <w:lang w:val="en-US"/>
              </w:rPr>
            </w:pPr>
            <w:del w:id="3683" w:author="marpa" w:date="2026-10-25T15:17:13Z">
              <w:r>
                <w:rPr>
                  <w:rFonts w:hint="default" w:ascii="Courier New" w:hAnsi="Courier New" w:eastAsia="Courier New" w:cs="Courier New"/>
                  <w:color w:val="000000"/>
                  <w:sz w:val="16"/>
                  <w:szCs w:val="16"/>
                  <w:lang w:val="en-US"/>
                </w:rPr>
                <w:delText xml:space="preserve">        </w:delText>
              </w:r>
            </w:del>
          </w:p>
          <w:p w14:paraId="79DC78A4">
            <w:pPr>
              <w:spacing w:before="0" w:after="0" w:line="240" w:lineRule="auto"/>
              <w:rPr>
                <w:del w:id="3684" w:author="marpa" w:date="2026-10-25T15:17:13Z"/>
                <w:rFonts w:hint="default" w:ascii="Courier New" w:hAnsi="Courier New" w:eastAsia="Courier New" w:cs="Courier New"/>
                <w:color w:val="000000"/>
                <w:sz w:val="16"/>
                <w:szCs w:val="16"/>
                <w:lang w:val="en-US"/>
              </w:rPr>
            </w:pPr>
            <w:del w:id="3685" w:author="marpa" w:date="2026-10-25T15:17:13Z">
              <w:r>
                <w:rPr>
                  <w:rFonts w:hint="default" w:ascii="Courier New" w:hAnsi="Courier New" w:eastAsia="Courier New" w:cs="Courier New"/>
                  <w:color w:val="000000"/>
                  <w:sz w:val="16"/>
                  <w:szCs w:val="16"/>
                  <w:lang w:val="en-US"/>
                </w:rPr>
                <w:delText xml:space="preserve">        System.out.print("Selecciona una opción: ");</w:delText>
              </w:r>
            </w:del>
          </w:p>
          <w:p w14:paraId="1A0D3560">
            <w:pPr>
              <w:spacing w:before="0" w:after="0" w:line="240" w:lineRule="auto"/>
              <w:rPr>
                <w:del w:id="3686" w:author="marpa" w:date="2026-10-25T15:17:13Z"/>
                <w:rFonts w:hint="default" w:ascii="Courier New" w:hAnsi="Courier New" w:eastAsia="Courier New" w:cs="Courier New"/>
                <w:color w:val="000000"/>
                <w:sz w:val="16"/>
                <w:szCs w:val="16"/>
                <w:lang w:val="en-US"/>
              </w:rPr>
            </w:pPr>
            <w:del w:id="3687" w:author="marpa" w:date="2026-10-25T15:17:13Z">
              <w:r>
                <w:rPr>
                  <w:rFonts w:hint="default" w:ascii="Courier New" w:hAnsi="Courier New" w:eastAsia="Courier New" w:cs="Courier New"/>
                  <w:color w:val="000000"/>
                  <w:sz w:val="16"/>
                  <w:szCs w:val="16"/>
                  <w:lang w:val="en-US"/>
                </w:rPr>
                <w:delText xml:space="preserve">        String seleccion = entrada.nextLine();</w:delText>
              </w:r>
            </w:del>
          </w:p>
          <w:p w14:paraId="07C558DA">
            <w:pPr>
              <w:spacing w:before="0" w:after="0" w:line="240" w:lineRule="auto"/>
              <w:rPr>
                <w:del w:id="3688" w:author="marpa" w:date="2026-10-25T15:17:13Z"/>
                <w:rFonts w:hint="default" w:ascii="Courier New" w:hAnsi="Courier New" w:eastAsia="Courier New" w:cs="Courier New"/>
                <w:color w:val="000000"/>
                <w:sz w:val="16"/>
                <w:szCs w:val="16"/>
                <w:lang w:val="en-US"/>
              </w:rPr>
            </w:pPr>
            <w:del w:id="3689" w:author="marpa" w:date="2026-10-25T15:17:13Z">
              <w:r>
                <w:rPr>
                  <w:rFonts w:hint="default" w:ascii="Courier New" w:hAnsi="Courier New" w:eastAsia="Courier New" w:cs="Courier New"/>
                  <w:color w:val="000000"/>
                  <w:sz w:val="16"/>
                  <w:szCs w:val="16"/>
                  <w:lang w:val="en-US"/>
                </w:rPr>
                <w:delText xml:space="preserve">        </w:delText>
              </w:r>
            </w:del>
          </w:p>
          <w:p w14:paraId="38EE66C8">
            <w:pPr>
              <w:spacing w:before="0" w:after="0" w:line="240" w:lineRule="auto"/>
              <w:rPr>
                <w:del w:id="3690" w:author="marpa" w:date="2026-10-25T15:17:13Z"/>
                <w:rFonts w:hint="default" w:ascii="Courier New" w:hAnsi="Courier New" w:eastAsia="Courier New" w:cs="Courier New"/>
                <w:color w:val="000000"/>
                <w:sz w:val="16"/>
                <w:szCs w:val="16"/>
                <w:lang w:val="en-US"/>
              </w:rPr>
            </w:pPr>
            <w:del w:id="3691" w:author="marpa" w:date="2026-10-25T15:17:13Z">
              <w:r>
                <w:rPr>
                  <w:rFonts w:hint="default" w:ascii="Courier New" w:hAnsi="Courier New" w:eastAsia="Courier New" w:cs="Courier New"/>
                  <w:color w:val="000000"/>
                  <w:sz w:val="16"/>
                  <w:szCs w:val="16"/>
                  <w:lang w:val="en-US"/>
                </w:rPr>
                <w:delText xml:space="preserve">        for (OpcionMenu opcion : OpcionMenu.values()) {</w:delText>
              </w:r>
            </w:del>
          </w:p>
          <w:p w14:paraId="2CE9DA5A">
            <w:pPr>
              <w:spacing w:before="0" w:after="0" w:line="240" w:lineRule="auto"/>
              <w:rPr>
                <w:del w:id="3692" w:author="marpa" w:date="2026-10-25T15:17:13Z"/>
                <w:rFonts w:hint="default" w:ascii="Courier New" w:hAnsi="Courier New" w:eastAsia="Courier New" w:cs="Courier New"/>
                <w:color w:val="000000"/>
                <w:sz w:val="16"/>
                <w:szCs w:val="16"/>
                <w:lang w:val="en-US"/>
              </w:rPr>
            </w:pPr>
            <w:del w:id="3693" w:author="marpa" w:date="2026-10-25T15:17:13Z">
              <w:r>
                <w:rPr>
                  <w:rFonts w:hint="default" w:ascii="Courier New" w:hAnsi="Courier New" w:eastAsia="Courier New" w:cs="Courier New"/>
                  <w:color w:val="000000"/>
                  <w:sz w:val="16"/>
                  <w:szCs w:val="16"/>
                  <w:lang w:val="en-US"/>
                </w:rPr>
                <w:delText xml:space="preserve">            if (opcion.getNumero().equals(seleccion)) {</w:delText>
              </w:r>
            </w:del>
          </w:p>
          <w:p w14:paraId="226A846A">
            <w:pPr>
              <w:spacing w:before="0" w:after="0" w:line="240" w:lineRule="auto"/>
              <w:rPr>
                <w:del w:id="3694" w:author="marpa" w:date="2026-10-25T15:17:13Z"/>
                <w:rFonts w:hint="default" w:ascii="Courier New" w:hAnsi="Courier New" w:eastAsia="Courier New" w:cs="Courier New"/>
                <w:color w:val="000000"/>
                <w:sz w:val="16"/>
                <w:szCs w:val="16"/>
                <w:lang w:val="en-US"/>
              </w:rPr>
            </w:pPr>
            <w:del w:id="3695" w:author="marpa" w:date="2026-10-25T15:17:13Z">
              <w:r>
                <w:rPr>
                  <w:rFonts w:hint="default" w:ascii="Courier New" w:hAnsi="Courier New" w:eastAsia="Courier New" w:cs="Courier New"/>
                  <w:color w:val="000000"/>
                  <w:sz w:val="16"/>
                  <w:szCs w:val="16"/>
                  <w:lang w:val="en-US"/>
                </w:rPr>
                <w:delText xml:space="preserve">                return opcion;</w:delText>
              </w:r>
            </w:del>
          </w:p>
          <w:p w14:paraId="6B66A88D">
            <w:pPr>
              <w:spacing w:before="0" w:after="0" w:line="240" w:lineRule="auto"/>
              <w:rPr>
                <w:del w:id="3696" w:author="marpa" w:date="2026-10-25T15:17:13Z"/>
                <w:rFonts w:hint="default" w:ascii="Courier New" w:hAnsi="Courier New" w:eastAsia="Courier New" w:cs="Courier New"/>
                <w:color w:val="000000"/>
                <w:sz w:val="16"/>
                <w:szCs w:val="16"/>
                <w:lang w:val="en-US"/>
              </w:rPr>
            </w:pPr>
            <w:del w:id="3697" w:author="marpa" w:date="2026-10-25T15:17:13Z">
              <w:r>
                <w:rPr>
                  <w:rFonts w:hint="default" w:ascii="Courier New" w:hAnsi="Courier New" w:eastAsia="Courier New" w:cs="Courier New"/>
                  <w:color w:val="000000"/>
                  <w:sz w:val="16"/>
                  <w:szCs w:val="16"/>
                  <w:lang w:val="en-US"/>
                </w:rPr>
                <w:delText xml:space="preserve">            }</w:delText>
              </w:r>
            </w:del>
          </w:p>
          <w:p w14:paraId="5C5D2574">
            <w:pPr>
              <w:spacing w:before="0" w:after="0" w:line="240" w:lineRule="auto"/>
              <w:rPr>
                <w:del w:id="3698" w:author="marpa" w:date="2026-10-25T15:17:13Z"/>
                <w:rFonts w:hint="default" w:ascii="Courier New" w:hAnsi="Courier New" w:eastAsia="Courier New" w:cs="Courier New"/>
                <w:color w:val="000000"/>
                <w:sz w:val="16"/>
                <w:szCs w:val="16"/>
                <w:lang w:val="en-US"/>
              </w:rPr>
            </w:pPr>
            <w:del w:id="3699" w:author="marpa" w:date="2026-10-25T15:17:13Z">
              <w:r>
                <w:rPr>
                  <w:rFonts w:hint="default" w:ascii="Courier New" w:hAnsi="Courier New" w:eastAsia="Courier New" w:cs="Courier New"/>
                  <w:color w:val="000000"/>
                  <w:sz w:val="16"/>
                  <w:szCs w:val="16"/>
                  <w:lang w:val="en-US"/>
                </w:rPr>
                <w:delText xml:space="preserve">        }</w:delText>
              </w:r>
            </w:del>
          </w:p>
          <w:p w14:paraId="7C72B345">
            <w:pPr>
              <w:spacing w:before="0" w:after="0" w:line="240" w:lineRule="auto"/>
              <w:rPr>
                <w:del w:id="3700" w:author="marpa" w:date="2026-10-25T15:17:13Z"/>
                <w:rFonts w:hint="default" w:ascii="Courier New" w:hAnsi="Courier New" w:eastAsia="Courier New" w:cs="Courier New"/>
                <w:color w:val="000000"/>
                <w:sz w:val="16"/>
                <w:szCs w:val="16"/>
                <w:lang w:val="en-US"/>
              </w:rPr>
            </w:pPr>
            <w:del w:id="3701" w:author="marpa" w:date="2026-10-25T15:17:13Z">
              <w:r>
                <w:rPr>
                  <w:rFonts w:hint="default" w:ascii="Courier New" w:hAnsi="Courier New" w:eastAsia="Courier New" w:cs="Courier New"/>
                  <w:color w:val="000000"/>
                  <w:sz w:val="16"/>
                  <w:szCs w:val="16"/>
                  <w:lang w:val="en-US"/>
                </w:rPr>
                <w:delText xml:space="preserve">        </w:delText>
              </w:r>
            </w:del>
          </w:p>
          <w:p w14:paraId="57545FFE">
            <w:pPr>
              <w:spacing w:before="0" w:after="0" w:line="240" w:lineRule="auto"/>
              <w:rPr>
                <w:del w:id="3702" w:author="marpa" w:date="2026-10-25T15:17:13Z"/>
                <w:rFonts w:hint="default" w:ascii="Courier New" w:hAnsi="Courier New" w:eastAsia="Courier New" w:cs="Courier New"/>
                <w:color w:val="000000"/>
                <w:sz w:val="16"/>
                <w:szCs w:val="16"/>
                <w:lang w:val="en-US"/>
              </w:rPr>
            </w:pPr>
            <w:del w:id="3703" w:author="marpa" w:date="2026-10-25T15:17:13Z">
              <w:r>
                <w:rPr>
                  <w:rFonts w:hint="default" w:ascii="Courier New" w:hAnsi="Courier New" w:eastAsia="Courier New" w:cs="Courier New"/>
                  <w:color w:val="000000"/>
                  <w:sz w:val="16"/>
                  <w:szCs w:val="16"/>
                  <w:lang w:val="en-US"/>
                </w:rPr>
                <w:delText xml:space="preserve">        System.out.println("Opción inválida. Intenta de nuevo.");</w:delText>
              </w:r>
            </w:del>
          </w:p>
          <w:p w14:paraId="5AF36BEA">
            <w:pPr>
              <w:spacing w:before="0" w:after="0" w:line="240" w:lineRule="auto"/>
              <w:rPr>
                <w:del w:id="3704" w:author="marpa" w:date="2026-10-25T15:17:13Z"/>
                <w:rFonts w:hint="default" w:ascii="Courier New" w:hAnsi="Courier New" w:eastAsia="Courier New" w:cs="Courier New"/>
                <w:color w:val="000000"/>
                <w:sz w:val="16"/>
                <w:szCs w:val="16"/>
                <w:lang w:val="en-US"/>
              </w:rPr>
            </w:pPr>
            <w:del w:id="3705" w:author="marpa" w:date="2026-10-25T15:17:13Z">
              <w:r>
                <w:rPr>
                  <w:rFonts w:hint="default" w:ascii="Courier New" w:hAnsi="Courier New" w:eastAsia="Courier New" w:cs="Courier New"/>
                  <w:color w:val="000000"/>
                  <w:sz w:val="16"/>
                  <w:szCs w:val="16"/>
                  <w:lang w:val="en-US"/>
                </w:rPr>
                <w:delText xml:space="preserve">        return null;</w:delText>
              </w:r>
            </w:del>
          </w:p>
          <w:p w14:paraId="477FC547">
            <w:pPr>
              <w:spacing w:before="0" w:after="0" w:line="240" w:lineRule="auto"/>
              <w:rPr>
                <w:del w:id="3706" w:author="marpa" w:date="2026-10-25T15:17:13Z"/>
                <w:rFonts w:hint="default" w:ascii="Courier New" w:hAnsi="Courier New" w:eastAsia="Courier New" w:cs="Courier New"/>
                <w:color w:val="000000"/>
                <w:sz w:val="16"/>
                <w:szCs w:val="16"/>
                <w:lang w:val="en-US"/>
              </w:rPr>
            </w:pPr>
            <w:del w:id="3707" w:author="marpa" w:date="2026-10-25T15:17:13Z">
              <w:r>
                <w:rPr>
                  <w:rFonts w:hint="default" w:ascii="Courier New" w:hAnsi="Courier New" w:eastAsia="Courier New" w:cs="Courier New"/>
                  <w:color w:val="000000"/>
                  <w:sz w:val="16"/>
                  <w:szCs w:val="16"/>
                  <w:lang w:val="en-US"/>
                </w:rPr>
                <w:delText xml:space="preserve">    }</w:delText>
              </w:r>
            </w:del>
          </w:p>
          <w:p w14:paraId="0BC00365">
            <w:pPr>
              <w:spacing w:before="0" w:after="0" w:line="240" w:lineRule="auto"/>
              <w:rPr>
                <w:del w:id="3708" w:author="marpa" w:date="2026-10-25T15:17:13Z"/>
                <w:rFonts w:hint="default" w:ascii="Courier New" w:hAnsi="Courier New" w:eastAsia="Courier New" w:cs="Courier New"/>
                <w:color w:val="000000"/>
                <w:sz w:val="16"/>
                <w:szCs w:val="16"/>
                <w:lang w:val="en-US"/>
              </w:rPr>
            </w:pPr>
            <w:del w:id="3709" w:author="marpa" w:date="2026-10-25T15:17:13Z">
              <w:r>
                <w:rPr>
                  <w:rFonts w:hint="default" w:ascii="Courier New" w:hAnsi="Courier New" w:eastAsia="Courier New" w:cs="Courier New"/>
                  <w:color w:val="000000"/>
                  <w:sz w:val="16"/>
                  <w:szCs w:val="16"/>
                  <w:lang w:val="en-US"/>
                </w:rPr>
                <w:delText xml:space="preserve">    </w:delText>
              </w:r>
            </w:del>
          </w:p>
          <w:p w14:paraId="604F01EC">
            <w:pPr>
              <w:spacing w:before="0" w:after="0" w:line="240" w:lineRule="auto"/>
              <w:rPr>
                <w:del w:id="3710" w:author="marpa" w:date="2026-10-25T15:17:13Z"/>
                <w:rFonts w:hint="default" w:ascii="Courier New" w:hAnsi="Courier New" w:eastAsia="Courier New" w:cs="Courier New"/>
                <w:color w:val="000000"/>
                <w:sz w:val="16"/>
                <w:szCs w:val="16"/>
                <w:lang w:val="en-US"/>
              </w:rPr>
            </w:pPr>
            <w:del w:id="3711" w:author="marpa" w:date="2026-10-25T15:17:13Z">
              <w:r>
                <w:rPr>
                  <w:rFonts w:hint="default" w:ascii="Courier New" w:hAnsi="Courier New" w:eastAsia="Courier New" w:cs="Courier New"/>
                  <w:color w:val="000000"/>
                  <w:sz w:val="16"/>
                  <w:szCs w:val="16"/>
                  <w:lang w:val="en-US"/>
                </w:rPr>
                <w:delText xml:space="preserve">    public &lt;T extends Enum&lt;T&gt;&gt; T seleccionarUnidad(String titulo, T[] opciones) {</w:delText>
              </w:r>
            </w:del>
          </w:p>
          <w:p w14:paraId="52099878">
            <w:pPr>
              <w:spacing w:before="0" w:after="0" w:line="240" w:lineRule="auto"/>
              <w:rPr>
                <w:del w:id="3712" w:author="marpa" w:date="2026-10-25T15:17:13Z"/>
                <w:rFonts w:hint="default" w:ascii="Courier New" w:hAnsi="Courier New" w:eastAsia="Courier New" w:cs="Courier New"/>
                <w:color w:val="000000"/>
                <w:sz w:val="16"/>
                <w:szCs w:val="16"/>
                <w:lang w:val="en-US"/>
              </w:rPr>
            </w:pPr>
            <w:del w:id="3713" w:author="marpa" w:date="2026-10-25T15:17:13Z">
              <w:r>
                <w:rPr>
                  <w:rFonts w:hint="default" w:ascii="Courier New" w:hAnsi="Courier New" w:eastAsia="Courier New" w:cs="Courier New"/>
                  <w:color w:val="000000"/>
                  <w:sz w:val="16"/>
                  <w:szCs w:val="16"/>
                  <w:lang w:val="en-US"/>
                </w:rPr>
                <w:delText xml:space="preserve">        System.out.println("\n--- " + titulo + " ---");</w:delText>
              </w:r>
            </w:del>
          </w:p>
          <w:p w14:paraId="552B1659">
            <w:pPr>
              <w:spacing w:before="0" w:after="0" w:line="240" w:lineRule="auto"/>
              <w:rPr>
                <w:del w:id="3714" w:author="marpa" w:date="2026-10-25T15:17:13Z"/>
                <w:rFonts w:hint="default" w:ascii="Courier New" w:hAnsi="Courier New" w:eastAsia="Courier New" w:cs="Courier New"/>
                <w:color w:val="000000"/>
                <w:sz w:val="16"/>
                <w:szCs w:val="16"/>
                <w:lang w:val="en-US"/>
              </w:rPr>
            </w:pPr>
            <w:del w:id="3715" w:author="marpa" w:date="2026-10-25T15:17:13Z">
              <w:r>
                <w:rPr>
                  <w:rFonts w:hint="default" w:ascii="Courier New" w:hAnsi="Courier New" w:eastAsia="Courier New" w:cs="Courier New"/>
                  <w:color w:val="000000"/>
                  <w:sz w:val="16"/>
                  <w:szCs w:val="16"/>
                  <w:lang w:val="en-US"/>
                </w:rPr>
                <w:delText xml:space="preserve">        for (int i = 0; i &lt; opciones.length; i++) {</w:delText>
              </w:r>
            </w:del>
          </w:p>
          <w:p w14:paraId="71053D9B">
            <w:pPr>
              <w:spacing w:before="0" w:after="0" w:line="240" w:lineRule="auto"/>
              <w:rPr>
                <w:del w:id="3716" w:author="marpa" w:date="2026-10-25T15:17:13Z"/>
                <w:rFonts w:hint="default" w:ascii="Courier New" w:hAnsi="Courier New" w:eastAsia="Courier New" w:cs="Courier New"/>
                <w:color w:val="000000"/>
                <w:sz w:val="16"/>
                <w:szCs w:val="16"/>
                <w:lang w:val="en-US"/>
              </w:rPr>
            </w:pPr>
            <w:del w:id="3717" w:author="marpa" w:date="2026-10-25T15:17:13Z">
              <w:r>
                <w:rPr>
                  <w:rFonts w:hint="default" w:ascii="Courier New" w:hAnsi="Courier New" w:eastAsia="Courier New" w:cs="Courier New"/>
                  <w:color w:val="000000"/>
                  <w:sz w:val="16"/>
                  <w:szCs w:val="16"/>
                  <w:lang w:val="en-US"/>
                </w:rPr>
                <w:delText xml:space="preserve">            System.out.println((i + 1) + ". " + opciones[i].name());</w:delText>
              </w:r>
            </w:del>
          </w:p>
          <w:p w14:paraId="71194503">
            <w:pPr>
              <w:spacing w:before="0" w:after="0" w:line="240" w:lineRule="auto"/>
              <w:rPr>
                <w:del w:id="3718" w:author="marpa" w:date="2026-10-25T15:17:13Z"/>
                <w:rFonts w:hint="default" w:ascii="Courier New" w:hAnsi="Courier New" w:eastAsia="Courier New" w:cs="Courier New"/>
                <w:color w:val="000000"/>
                <w:sz w:val="16"/>
                <w:szCs w:val="16"/>
                <w:lang w:val="en-US"/>
              </w:rPr>
            </w:pPr>
            <w:del w:id="3719" w:author="marpa" w:date="2026-10-25T15:17:13Z">
              <w:r>
                <w:rPr>
                  <w:rFonts w:hint="default" w:ascii="Courier New" w:hAnsi="Courier New" w:eastAsia="Courier New" w:cs="Courier New"/>
                  <w:color w:val="000000"/>
                  <w:sz w:val="16"/>
                  <w:szCs w:val="16"/>
                  <w:lang w:val="en-US"/>
                </w:rPr>
                <w:delText xml:space="preserve">        }</w:delText>
              </w:r>
            </w:del>
          </w:p>
          <w:p w14:paraId="71797EE5">
            <w:pPr>
              <w:spacing w:before="0" w:after="0" w:line="240" w:lineRule="auto"/>
              <w:rPr>
                <w:del w:id="3720" w:author="marpa" w:date="2026-10-25T15:17:13Z"/>
                <w:rFonts w:hint="default" w:ascii="Courier New" w:hAnsi="Courier New" w:eastAsia="Courier New" w:cs="Courier New"/>
                <w:color w:val="000000"/>
                <w:sz w:val="16"/>
                <w:szCs w:val="16"/>
                <w:lang w:val="en-US"/>
              </w:rPr>
            </w:pPr>
            <w:del w:id="3721" w:author="marpa" w:date="2026-10-25T15:17:13Z">
              <w:r>
                <w:rPr>
                  <w:rFonts w:hint="default" w:ascii="Courier New" w:hAnsi="Courier New" w:eastAsia="Courier New" w:cs="Courier New"/>
                  <w:color w:val="000000"/>
                  <w:sz w:val="16"/>
                  <w:szCs w:val="16"/>
                  <w:lang w:val="en-US"/>
                </w:rPr>
                <w:delText xml:space="preserve">        System.out.print("Elige una unidad: ");</w:delText>
              </w:r>
            </w:del>
          </w:p>
          <w:p w14:paraId="5D060C4E">
            <w:pPr>
              <w:spacing w:before="0" w:after="0" w:line="240" w:lineRule="auto"/>
              <w:rPr>
                <w:del w:id="3722" w:author="marpa" w:date="2026-10-25T15:17:13Z"/>
                <w:rFonts w:hint="default" w:ascii="Courier New" w:hAnsi="Courier New" w:eastAsia="Courier New" w:cs="Courier New"/>
                <w:color w:val="000000"/>
                <w:sz w:val="16"/>
                <w:szCs w:val="16"/>
                <w:lang w:val="en-US"/>
              </w:rPr>
            </w:pPr>
            <w:del w:id="3723" w:author="marpa" w:date="2026-10-25T15:17:13Z">
              <w:r>
                <w:rPr>
                  <w:rFonts w:hint="default" w:ascii="Courier New" w:hAnsi="Courier New" w:eastAsia="Courier New" w:cs="Courier New"/>
                  <w:color w:val="000000"/>
                  <w:sz w:val="16"/>
                  <w:szCs w:val="16"/>
                  <w:lang w:val="en-US"/>
                </w:rPr>
                <w:delText xml:space="preserve">        </w:delText>
              </w:r>
            </w:del>
          </w:p>
          <w:p w14:paraId="4C12E294">
            <w:pPr>
              <w:spacing w:before="0" w:after="0" w:line="240" w:lineRule="auto"/>
              <w:rPr>
                <w:del w:id="3724" w:author="marpa" w:date="2026-10-25T15:17:13Z"/>
                <w:rFonts w:hint="default" w:ascii="Courier New" w:hAnsi="Courier New" w:eastAsia="Courier New" w:cs="Courier New"/>
                <w:color w:val="000000"/>
                <w:sz w:val="16"/>
                <w:szCs w:val="16"/>
                <w:lang w:val="en-US"/>
              </w:rPr>
            </w:pPr>
            <w:del w:id="3725" w:author="marpa" w:date="2026-10-25T15:17:13Z">
              <w:r>
                <w:rPr>
                  <w:rFonts w:hint="default" w:ascii="Courier New" w:hAnsi="Courier New" w:eastAsia="Courier New" w:cs="Courier New"/>
                  <w:color w:val="000000"/>
                  <w:sz w:val="16"/>
                  <w:szCs w:val="16"/>
                  <w:lang w:val="en-US"/>
                </w:rPr>
                <w:delText xml:space="preserve">        try {</w:delText>
              </w:r>
            </w:del>
          </w:p>
          <w:p w14:paraId="0B8B243B">
            <w:pPr>
              <w:spacing w:before="0" w:after="0" w:line="240" w:lineRule="auto"/>
              <w:rPr>
                <w:del w:id="3726" w:author="marpa" w:date="2026-10-25T15:17:13Z"/>
                <w:rFonts w:hint="default" w:ascii="Courier New" w:hAnsi="Courier New" w:eastAsia="Courier New" w:cs="Courier New"/>
                <w:color w:val="000000"/>
                <w:sz w:val="16"/>
                <w:szCs w:val="16"/>
                <w:lang w:val="en-US"/>
              </w:rPr>
            </w:pPr>
            <w:del w:id="3727" w:author="marpa" w:date="2026-10-25T15:17:13Z">
              <w:r>
                <w:rPr>
                  <w:rFonts w:hint="default" w:ascii="Courier New" w:hAnsi="Courier New" w:eastAsia="Courier New" w:cs="Courier New"/>
                  <w:color w:val="000000"/>
                  <w:sz w:val="16"/>
                  <w:szCs w:val="16"/>
                  <w:lang w:val="en-US"/>
                </w:rPr>
                <w:delText xml:space="preserve">            int seleccion = Integer.parseInt(entrada.nextLine());</w:delText>
              </w:r>
            </w:del>
          </w:p>
          <w:p w14:paraId="73F9A474">
            <w:pPr>
              <w:spacing w:before="0" w:after="0" w:line="240" w:lineRule="auto"/>
              <w:rPr>
                <w:del w:id="3728" w:author="marpa" w:date="2026-10-25T15:17:13Z"/>
                <w:rFonts w:hint="default" w:ascii="Courier New" w:hAnsi="Courier New" w:eastAsia="Courier New" w:cs="Courier New"/>
                <w:color w:val="000000"/>
                <w:sz w:val="16"/>
                <w:szCs w:val="16"/>
                <w:lang w:val="en-US"/>
              </w:rPr>
            </w:pPr>
            <w:del w:id="3729" w:author="marpa" w:date="2026-10-25T15:17:13Z">
              <w:r>
                <w:rPr>
                  <w:rFonts w:hint="default" w:ascii="Courier New" w:hAnsi="Courier New" w:eastAsia="Courier New" w:cs="Courier New"/>
                  <w:color w:val="000000"/>
                  <w:sz w:val="16"/>
                  <w:szCs w:val="16"/>
                  <w:lang w:val="en-US"/>
                </w:rPr>
                <w:delText xml:space="preserve">            if (seleccion &gt;= 1 &amp;&amp; seleccion &lt;= opciones.length) {</w:delText>
              </w:r>
            </w:del>
          </w:p>
          <w:p w14:paraId="4B26D8BF">
            <w:pPr>
              <w:spacing w:before="0" w:after="0" w:line="240" w:lineRule="auto"/>
              <w:rPr>
                <w:del w:id="3730" w:author="marpa" w:date="2026-10-25T15:17:13Z"/>
                <w:rFonts w:hint="default" w:ascii="Courier New" w:hAnsi="Courier New" w:eastAsia="Courier New" w:cs="Courier New"/>
                <w:color w:val="000000"/>
                <w:sz w:val="16"/>
                <w:szCs w:val="16"/>
                <w:lang w:val="en-US"/>
              </w:rPr>
            </w:pPr>
            <w:del w:id="3731" w:author="marpa" w:date="2026-10-25T15:17:13Z">
              <w:r>
                <w:rPr>
                  <w:rFonts w:hint="default" w:ascii="Courier New" w:hAnsi="Courier New" w:eastAsia="Courier New" w:cs="Courier New"/>
                  <w:color w:val="000000"/>
                  <w:sz w:val="16"/>
                  <w:szCs w:val="16"/>
                  <w:lang w:val="en-US"/>
                </w:rPr>
                <w:delText xml:space="preserve">                return opciones[seleccion - 1];</w:delText>
              </w:r>
            </w:del>
          </w:p>
          <w:p w14:paraId="2C55F2BA">
            <w:pPr>
              <w:spacing w:before="0" w:after="0" w:line="240" w:lineRule="auto"/>
              <w:rPr>
                <w:del w:id="3732" w:author="marpa" w:date="2026-10-25T15:17:13Z"/>
                <w:rFonts w:hint="default" w:ascii="Courier New" w:hAnsi="Courier New" w:eastAsia="Courier New" w:cs="Courier New"/>
                <w:color w:val="000000"/>
                <w:sz w:val="16"/>
                <w:szCs w:val="16"/>
                <w:lang w:val="en-US"/>
              </w:rPr>
            </w:pPr>
            <w:del w:id="3733" w:author="marpa" w:date="2026-10-25T15:17:13Z">
              <w:r>
                <w:rPr>
                  <w:rFonts w:hint="default" w:ascii="Courier New" w:hAnsi="Courier New" w:eastAsia="Courier New" w:cs="Courier New"/>
                  <w:color w:val="000000"/>
                  <w:sz w:val="16"/>
                  <w:szCs w:val="16"/>
                  <w:lang w:val="en-US"/>
                </w:rPr>
                <w:delText xml:space="preserve">            }</w:delText>
              </w:r>
            </w:del>
          </w:p>
          <w:p w14:paraId="784D8D27">
            <w:pPr>
              <w:spacing w:before="0" w:after="0" w:line="240" w:lineRule="auto"/>
              <w:rPr>
                <w:del w:id="3734" w:author="marpa" w:date="2026-10-25T15:17:13Z"/>
                <w:rFonts w:hint="default" w:ascii="Courier New" w:hAnsi="Courier New" w:eastAsia="Courier New" w:cs="Courier New"/>
                <w:color w:val="000000"/>
                <w:sz w:val="16"/>
                <w:szCs w:val="16"/>
                <w:lang w:val="en-US"/>
              </w:rPr>
            </w:pPr>
            <w:del w:id="3735" w:author="marpa" w:date="2026-10-25T15:17:13Z">
              <w:r>
                <w:rPr>
                  <w:rFonts w:hint="default" w:ascii="Courier New" w:hAnsi="Courier New" w:eastAsia="Courier New" w:cs="Courier New"/>
                  <w:color w:val="000000"/>
                  <w:sz w:val="16"/>
                  <w:szCs w:val="16"/>
                  <w:lang w:val="en-US"/>
                </w:rPr>
                <w:delText xml:space="preserve">        } catch (NumberFormatException e) {</w:delText>
              </w:r>
            </w:del>
          </w:p>
          <w:p w14:paraId="522D0B3A">
            <w:pPr>
              <w:spacing w:before="0" w:after="0" w:line="240" w:lineRule="auto"/>
              <w:rPr>
                <w:del w:id="3736" w:author="marpa" w:date="2026-10-25T15:17:13Z"/>
                <w:rFonts w:hint="default" w:ascii="Courier New" w:hAnsi="Courier New" w:eastAsia="Courier New" w:cs="Courier New"/>
                <w:color w:val="000000"/>
                <w:sz w:val="16"/>
                <w:szCs w:val="16"/>
                <w:lang w:val="en-US"/>
              </w:rPr>
            </w:pPr>
            <w:del w:id="3737" w:author="marpa" w:date="2026-10-25T15:17:13Z">
              <w:r>
                <w:rPr>
                  <w:rFonts w:hint="default" w:ascii="Courier New" w:hAnsi="Courier New" w:eastAsia="Courier New" w:cs="Courier New"/>
                  <w:color w:val="000000"/>
                  <w:sz w:val="16"/>
                  <w:szCs w:val="16"/>
                  <w:lang w:val="en-US"/>
                </w:rPr>
                <w:delText xml:space="preserve">            // Ignorar para que caiga en el error de abajo</w:delText>
              </w:r>
            </w:del>
          </w:p>
          <w:p w14:paraId="251485DD">
            <w:pPr>
              <w:spacing w:before="0" w:after="0" w:line="240" w:lineRule="auto"/>
              <w:rPr>
                <w:del w:id="3738" w:author="marpa" w:date="2026-10-25T15:17:13Z"/>
                <w:rFonts w:hint="default" w:ascii="Courier New" w:hAnsi="Courier New" w:eastAsia="Courier New" w:cs="Courier New"/>
                <w:color w:val="000000"/>
                <w:sz w:val="16"/>
                <w:szCs w:val="16"/>
                <w:lang w:val="en-US"/>
              </w:rPr>
            </w:pPr>
            <w:del w:id="3739" w:author="marpa" w:date="2026-10-25T15:17:13Z">
              <w:r>
                <w:rPr>
                  <w:rFonts w:hint="default" w:ascii="Courier New" w:hAnsi="Courier New" w:eastAsia="Courier New" w:cs="Courier New"/>
                  <w:color w:val="000000"/>
                  <w:sz w:val="16"/>
                  <w:szCs w:val="16"/>
                  <w:lang w:val="en-US"/>
                </w:rPr>
                <w:delText xml:space="preserve">        }</w:delText>
              </w:r>
            </w:del>
          </w:p>
          <w:p w14:paraId="1F60484D">
            <w:pPr>
              <w:spacing w:before="0" w:after="0" w:line="240" w:lineRule="auto"/>
              <w:rPr>
                <w:del w:id="3740" w:author="marpa" w:date="2026-10-25T15:17:13Z"/>
                <w:rFonts w:hint="default" w:ascii="Courier New" w:hAnsi="Courier New" w:eastAsia="Courier New" w:cs="Courier New"/>
                <w:color w:val="000000"/>
                <w:sz w:val="16"/>
                <w:szCs w:val="16"/>
                <w:lang w:val="en-US"/>
              </w:rPr>
            </w:pPr>
            <w:del w:id="3741" w:author="marpa" w:date="2026-10-25T15:17:13Z">
              <w:r>
                <w:rPr>
                  <w:rFonts w:hint="default" w:ascii="Courier New" w:hAnsi="Courier New" w:eastAsia="Courier New" w:cs="Courier New"/>
                  <w:color w:val="000000"/>
                  <w:sz w:val="16"/>
                  <w:szCs w:val="16"/>
                  <w:lang w:val="en-US"/>
                </w:rPr>
                <w:delText xml:space="preserve">        </w:delText>
              </w:r>
            </w:del>
          </w:p>
          <w:p w14:paraId="4BC283B8">
            <w:pPr>
              <w:spacing w:before="0" w:after="0" w:line="240" w:lineRule="auto"/>
              <w:rPr>
                <w:del w:id="3742" w:author="marpa" w:date="2026-10-25T15:17:13Z"/>
                <w:rFonts w:hint="default" w:ascii="Courier New" w:hAnsi="Courier New" w:eastAsia="Courier New" w:cs="Courier New"/>
                <w:color w:val="000000"/>
                <w:sz w:val="16"/>
                <w:szCs w:val="16"/>
                <w:lang w:val="en-US"/>
              </w:rPr>
            </w:pPr>
            <w:del w:id="3743" w:author="marpa" w:date="2026-10-25T15:17:13Z">
              <w:r>
                <w:rPr>
                  <w:rFonts w:hint="default" w:ascii="Courier New" w:hAnsi="Courier New" w:eastAsia="Courier New" w:cs="Courier New"/>
                  <w:color w:val="000000"/>
                  <w:sz w:val="16"/>
                  <w:szCs w:val="16"/>
                  <w:lang w:val="en-US"/>
                </w:rPr>
                <w:delText xml:space="preserve">        System.out.println("Unidad inválida. Operación cancelada.");</w:delText>
              </w:r>
            </w:del>
          </w:p>
          <w:p w14:paraId="00440A35">
            <w:pPr>
              <w:spacing w:before="0" w:after="0" w:line="240" w:lineRule="auto"/>
              <w:rPr>
                <w:del w:id="3744" w:author="marpa" w:date="2026-10-25T15:17:13Z"/>
                <w:rFonts w:hint="default" w:ascii="Courier New" w:hAnsi="Courier New" w:eastAsia="Courier New" w:cs="Courier New"/>
                <w:color w:val="000000"/>
                <w:sz w:val="16"/>
                <w:szCs w:val="16"/>
                <w:lang w:val="en-US"/>
              </w:rPr>
            </w:pPr>
            <w:del w:id="3745" w:author="marpa" w:date="2026-10-25T15:17:13Z">
              <w:r>
                <w:rPr>
                  <w:rFonts w:hint="default" w:ascii="Courier New" w:hAnsi="Courier New" w:eastAsia="Courier New" w:cs="Courier New"/>
                  <w:color w:val="000000"/>
                  <w:sz w:val="16"/>
                  <w:szCs w:val="16"/>
                  <w:lang w:val="en-US"/>
                </w:rPr>
                <w:delText xml:space="preserve">        return null;</w:delText>
              </w:r>
            </w:del>
          </w:p>
          <w:p w14:paraId="4D4836FF">
            <w:pPr>
              <w:spacing w:before="0" w:after="0" w:line="240" w:lineRule="auto"/>
              <w:rPr>
                <w:del w:id="3746" w:author="marpa" w:date="2026-10-25T15:17:13Z"/>
                <w:rFonts w:hint="default" w:ascii="Courier New" w:hAnsi="Courier New" w:eastAsia="Courier New" w:cs="Courier New"/>
                <w:color w:val="000000"/>
                <w:sz w:val="16"/>
                <w:szCs w:val="16"/>
                <w:lang w:val="en-US"/>
              </w:rPr>
            </w:pPr>
            <w:del w:id="3747" w:author="marpa" w:date="2026-10-25T15:17:13Z">
              <w:r>
                <w:rPr>
                  <w:rFonts w:hint="default" w:ascii="Courier New" w:hAnsi="Courier New" w:eastAsia="Courier New" w:cs="Courier New"/>
                  <w:color w:val="000000"/>
                  <w:sz w:val="16"/>
                  <w:szCs w:val="16"/>
                  <w:lang w:val="en-US"/>
                </w:rPr>
                <w:delText xml:space="preserve">    }</w:delText>
              </w:r>
            </w:del>
          </w:p>
          <w:p w14:paraId="6672A0C3">
            <w:pPr>
              <w:spacing w:before="0" w:after="0" w:line="240" w:lineRule="auto"/>
              <w:rPr>
                <w:del w:id="3748" w:author="marpa" w:date="2026-10-25T15:17:13Z"/>
                <w:rFonts w:hint="default" w:ascii="Courier New" w:hAnsi="Courier New" w:eastAsia="Courier New" w:cs="Courier New"/>
                <w:color w:val="000000"/>
                <w:sz w:val="16"/>
                <w:szCs w:val="16"/>
                <w:lang w:val="en-US"/>
              </w:rPr>
            </w:pPr>
            <w:del w:id="3749" w:author="marpa" w:date="2026-10-25T15:17:13Z">
              <w:r>
                <w:rPr>
                  <w:rFonts w:hint="default" w:ascii="Courier New" w:hAnsi="Courier New" w:eastAsia="Courier New" w:cs="Courier New"/>
                  <w:color w:val="000000"/>
                  <w:sz w:val="16"/>
                  <w:szCs w:val="16"/>
                  <w:lang w:val="en-US"/>
                </w:rPr>
                <w:delText xml:space="preserve">    </w:delText>
              </w:r>
            </w:del>
          </w:p>
          <w:p w14:paraId="568E560B">
            <w:pPr>
              <w:spacing w:before="0" w:after="0" w:line="240" w:lineRule="auto"/>
              <w:rPr>
                <w:del w:id="3750" w:author="marpa" w:date="2026-10-25T15:17:13Z"/>
                <w:rFonts w:hint="default" w:ascii="Courier New" w:hAnsi="Courier New" w:eastAsia="Courier New" w:cs="Courier New"/>
                <w:color w:val="000000"/>
                <w:sz w:val="16"/>
                <w:szCs w:val="16"/>
                <w:lang w:val="en-US"/>
              </w:rPr>
            </w:pPr>
            <w:del w:id="3751" w:author="marpa" w:date="2026-10-25T15:17:13Z">
              <w:r>
                <w:rPr>
                  <w:rFonts w:hint="default" w:ascii="Courier New" w:hAnsi="Courier New" w:eastAsia="Courier New" w:cs="Courier New"/>
                  <w:color w:val="000000"/>
                  <w:sz w:val="16"/>
                  <w:szCs w:val="16"/>
                  <w:lang w:val="en-US"/>
                </w:rPr>
                <w:delText xml:space="preserve">    public Double pedirValorAConvertir() {</w:delText>
              </w:r>
            </w:del>
          </w:p>
          <w:p w14:paraId="2D87D1D8">
            <w:pPr>
              <w:spacing w:before="0" w:after="0" w:line="240" w:lineRule="auto"/>
              <w:rPr>
                <w:del w:id="3752" w:author="marpa" w:date="2026-10-25T15:17:13Z"/>
                <w:rFonts w:hint="default" w:ascii="Courier New" w:hAnsi="Courier New" w:eastAsia="Courier New" w:cs="Courier New"/>
                <w:color w:val="000000"/>
                <w:sz w:val="16"/>
                <w:szCs w:val="16"/>
                <w:lang w:val="en-US"/>
              </w:rPr>
            </w:pPr>
            <w:del w:id="3753" w:author="marpa" w:date="2026-10-25T15:17:13Z">
              <w:r>
                <w:rPr>
                  <w:rFonts w:hint="default" w:ascii="Courier New" w:hAnsi="Courier New" w:eastAsia="Courier New" w:cs="Courier New"/>
                  <w:color w:val="000000"/>
                  <w:sz w:val="16"/>
                  <w:szCs w:val="16"/>
                  <w:lang w:val="en-US"/>
                </w:rPr>
                <w:delText xml:space="preserve">        System.out.print("\nIngresa el valor a convertir: ");</w:delText>
              </w:r>
            </w:del>
          </w:p>
          <w:p w14:paraId="4E8A09E2">
            <w:pPr>
              <w:spacing w:before="0" w:after="0" w:line="240" w:lineRule="auto"/>
              <w:rPr>
                <w:del w:id="3754" w:author="marpa" w:date="2026-10-25T15:17:13Z"/>
                <w:rFonts w:hint="default" w:ascii="Courier New" w:hAnsi="Courier New" w:eastAsia="Courier New" w:cs="Courier New"/>
                <w:color w:val="000000"/>
                <w:sz w:val="16"/>
                <w:szCs w:val="16"/>
                <w:lang w:val="en-US"/>
              </w:rPr>
            </w:pPr>
            <w:del w:id="3755" w:author="marpa" w:date="2026-10-25T15:17:13Z">
              <w:r>
                <w:rPr>
                  <w:rFonts w:hint="default" w:ascii="Courier New" w:hAnsi="Courier New" w:eastAsia="Courier New" w:cs="Courier New"/>
                  <w:color w:val="000000"/>
                  <w:sz w:val="16"/>
                  <w:szCs w:val="16"/>
                  <w:lang w:val="en-US"/>
                </w:rPr>
                <w:delText xml:space="preserve">        try {</w:delText>
              </w:r>
            </w:del>
          </w:p>
          <w:p w14:paraId="20AA08B5">
            <w:pPr>
              <w:spacing w:before="0" w:after="0" w:line="240" w:lineRule="auto"/>
              <w:rPr>
                <w:del w:id="3756" w:author="marpa" w:date="2026-10-25T15:17:13Z"/>
                <w:rFonts w:hint="default" w:ascii="Courier New" w:hAnsi="Courier New" w:eastAsia="Courier New" w:cs="Courier New"/>
                <w:color w:val="000000"/>
                <w:sz w:val="16"/>
                <w:szCs w:val="16"/>
                <w:lang w:val="en-US"/>
              </w:rPr>
            </w:pPr>
            <w:del w:id="3757" w:author="marpa" w:date="2026-10-25T15:17:13Z">
              <w:r>
                <w:rPr>
                  <w:rFonts w:hint="default" w:ascii="Courier New" w:hAnsi="Courier New" w:eastAsia="Courier New" w:cs="Courier New"/>
                  <w:color w:val="000000"/>
                  <w:sz w:val="16"/>
                  <w:szCs w:val="16"/>
                  <w:lang w:val="en-US"/>
                </w:rPr>
                <w:delText xml:space="preserve">            return Double.valueOf(entrada.nextLine());</w:delText>
              </w:r>
            </w:del>
          </w:p>
          <w:p w14:paraId="361CC6EB">
            <w:pPr>
              <w:spacing w:before="0" w:after="0" w:line="240" w:lineRule="auto"/>
              <w:rPr>
                <w:del w:id="3758" w:author="marpa" w:date="2026-10-25T15:17:13Z"/>
                <w:rFonts w:hint="default" w:ascii="Courier New" w:hAnsi="Courier New" w:eastAsia="Courier New" w:cs="Courier New"/>
                <w:color w:val="000000"/>
                <w:sz w:val="16"/>
                <w:szCs w:val="16"/>
                <w:lang w:val="en-US"/>
              </w:rPr>
            </w:pPr>
            <w:del w:id="3759" w:author="marpa" w:date="2026-10-25T15:17:13Z">
              <w:r>
                <w:rPr>
                  <w:rFonts w:hint="default" w:ascii="Courier New" w:hAnsi="Courier New" w:eastAsia="Courier New" w:cs="Courier New"/>
                  <w:color w:val="000000"/>
                  <w:sz w:val="16"/>
                  <w:szCs w:val="16"/>
                  <w:lang w:val="en-US"/>
                </w:rPr>
                <w:delText xml:space="preserve">        } catch (NumberFormatException e) {</w:delText>
              </w:r>
            </w:del>
          </w:p>
          <w:p w14:paraId="090803EF">
            <w:pPr>
              <w:spacing w:before="0" w:after="0" w:line="240" w:lineRule="auto"/>
              <w:rPr>
                <w:del w:id="3760" w:author="marpa" w:date="2026-10-25T15:17:13Z"/>
                <w:rFonts w:hint="default" w:ascii="Courier New" w:hAnsi="Courier New" w:eastAsia="Courier New" w:cs="Courier New"/>
                <w:color w:val="000000"/>
                <w:sz w:val="16"/>
                <w:szCs w:val="16"/>
                <w:lang w:val="en-US"/>
              </w:rPr>
            </w:pPr>
            <w:del w:id="3761" w:author="marpa" w:date="2026-10-25T15:17:13Z">
              <w:r>
                <w:rPr>
                  <w:rFonts w:hint="default" w:ascii="Courier New" w:hAnsi="Courier New" w:eastAsia="Courier New" w:cs="Courier New"/>
                  <w:color w:val="000000"/>
                  <w:sz w:val="16"/>
                  <w:szCs w:val="16"/>
                  <w:lang w:val="en-US"/>
                </w:rPr>
                <w:delText xml:space="preserve">            System.out.println("Debe ser un número válido.");</w:delText>
              </w:r>
            </w:del>
          </w:p>
          <w:p w14:paraId="138BA425">
            <w:pPr>
              <w:spacing w:before="0" w:after="0" w:line="240" w:lineRule="auto"/>
              <w:rPr>
                <w:del w:id="3762" w:author="marpa" w:date="2026-10-25T15:17:13Z"/>
                <w:rFonts w:hint="default" w:ascii="Courier New" w:hAnsi="Courier New" w:eastAsia="Courier New" w:cs="Courier New"/>
                <w:color w:val="000000"/>
                <w:sz w:val="16"/>
                <w:szCs w:val="16"/>
                <w:lang w:val="en-US"/>
              </w:rPr>
            </w:pPr>
            <w:del w:id="3763" w:author="marpa" w:date="2026-10-25T15:17:13Z">
              <w:r>
                <w:rPr>
                  <w:rFonts w:hint="default" w:ascii="Courier New" w:hAnsi="Courier New" w:eastAsia="Courier New" w:cs="Courier New"/>
                  <w:color w:val="000000"/>
                  <w:sz w:val="16"/>
                  <w:szCs w:val="16"/>
                  <w:lang w:val="en-US"/>
                </w:rPr>
                <w:delText xml:space="preserve">            return null;</w:delText>
              </w:r>
            </w:del>
          </w:p>
          <w:p w14:paraId="6F24DB62">
            <w:pPr>
              <w:spacing w:before="0" w:after="0" w:line="240" w:lineRule="auto"/>
              <w:rPr>
                <w:del w:id="3764" w:author="marpa" w:date="2026-10-25T15:17:13Z"/>
                <w:rFonts w:hint="default" w:ascii="Courier New" w:hAnsi="Courier New" w:eastAsia="Courier New" w:cs="Courier New"/>
                <w:color w:val="000000"/>
                <w:sz w:val="16"/>
                <w:szCs w:val="16"/>
                <w:lang w:val="en-US"/>
              </w:rPr>
            </w:pPr>
            <w:del w:id="3765" w:author="marpa" w:date="2026-10-25T15:17:13Z">
              <w:r>
                <w:rPr>
                  <w:rFonts w:hint="default" w:ascii="Courier New" w:hAnsi="Courier New" w:eastAsia="Courier New" w:cs="Courier New"/>
                  <w:color w:val="000000"/>
                  <w:sz w:val="16"/>
                  <w:szCs w:val="16"/>
                  <w:lang w:val="en-US"/>
                </w:rPr>
                <w:delText xml:space="preserve">        }</w:delText>
              </w:r>
            </w:del>
          </w:p>
          <w:p w14:paraId="7401246D">
            <w:pPr>
              <w:spacing w:before="0" w:after="0" w:line="240" w:lineRule="auto"/>
              <w:rPr>
                <w:del w:id="3766" w:author="marpa" w:date="2026-10-25T15:17:13Z"/>
                <w:rFonts w:hint="default" w:ascii="Courier New" w:hAnsi="Courier New" w:eastAsia="Courier New" w:cs="Courier New"/>
                <w:color w:val="000000"/>
                <w:sz w:val="16"/>
                <w:szCs w:val="16"/>
                <w:lang w:val="en-US"/>
              </w:rPr>
            </w:pPr>
            <w:del w:id="3767" w:author="marpa" w:date="2026-10-25T15:17:13Z">
              <w:r>
                <w:rPr>
                  <w:rFonts w:hint="default" w:ascii="Courier New" w:hAnsi="Courier New" w:eastAsia="Courier New" w:cs="Courier New"/>
                  <w:color w:val="000000"/>
                  <w:sz w:val="16"/>
                  <w:szCs w:val="16"/>
                  <w:lang w:val="en-US"/>
                </w:rPr>
                <w:delText xml:space="preserve">    }</w:delText>
              </w:r>
            </w:del>
          </w:p>
          <w:p w14:paraId="6ADF641A">
            <w:pPr>
              <w:spacing w:before="0" w:after="0" w:line="240" w:lineRule="auto"/>
              <w:rPr>
                <w:del w:id="3768" w:author="marpa" w:date="2026-10-25T15:17:13Z"/>
                <w:rFonts w:hint="default" w:ascii="Courier New" w:hAnsi="Courier New" w:eastAsia="Courier New" w:cs="Courier New"/>
                <w:color w:val="000000"/>
                <w:sz w:val="16"/>
                <w:szCs w:val="16"/>
                <w:lang w:val="en-US"/>
              </w:rPr>
            </w:pPr>
            <w:del w:id="3769" w:author="marpa" w:date="2026-10-25T15:17:13Z">
              <w:r>
                <w:rPr>
                  <w:rFonts w:hint="default" w:ascii="Courier New" w:hAnsi="Courier New" w:eastAsia="Courier New" w:cs="Courier New"/>
                  <w:color w:val="000000"/>
                  <w:sz w:val="16"/>
                  <w:szCs w:val="16"/>
                  <w:lang w:val="en-US"/>
                </w:rPr>
                <w:delText xml:space="preserve">    </w:delText>
              </w:r>
            </w:del>
          </w:p>
          <w:p w14:paraId="1710390D">
            <w:pPr>
              <w:spacing w:before="0" w:after="0" w:line="240" w:lineRule="auto"/>
              <w:rPr>
                <w:del w:id="3770" w:author="marpa" w:date="2026-10-25T15:17:13Z"/>
                <w:rFonts w:hint="default" w:ascii="Courier New" w:hAnsi="Courier New" w:eastAsia="Courier New" w:cs="Courier New"/>
                <w:color w:val="000000"/>
                <w:sz w:val="16"/>
                <w:szCs w:val="16"/>
                <w:lang w:val="en-US"/>
              </w:rPr>
            </w:pPr>
            <w:del w:id="3771" w:author="marpa" w:date="2026-10-25T15:17:13Z">
              <w:r>
                <w:rPr>
                  <w:rFonts w:hint="default" w:ascii="Courier New" w:hAnsi="Courier New" w:eastAsia="Courier New" w:cs="Courier New"/>
                  <w:color w:val="000000"/>
                  <w:sz w:val="16"/>
                  <w:szCs w:val="16"/>
                  <w:lang w:val="en-US"/>
                </w:rPr>
                <w:delText xml:space="preserve">    public String pedirTexto(String mensaje) {</w:delText>
              </w:r>
            </w:del>
          </w:p>
          <w:p w14:paraId="64696816">
            <w:pPr>
              <w:spacing w:before="0" w:after="0" w:line="240" w:lineRule="auto"/>
              <w:rPr>
                <w:del w:id="3772" w:author="marpa" w:date="2026-10-25T15:17:13Z"/>
                <w:rFonts w:hint="default" w:ascii="Courier New" w:hAnsi="Courier New" w:eastAsia="Courier New" w:cs="Courier New"/>
                <w:color w:val="000000"/>
                <w:sz w:val="16"/>
                <w:szCs w:val="16"/>
                <w:lang w:val="en-US"/>
              </w:rPr>
            </w:pPr>
            <w:del w:id="3773" w:author="marpa" w:date="2026-10-25T15:17:13Z">
              <w:r>
                <w:rPr>
                  <w:rFonts w:hint="default" w:ascii="Courier New" w:hAnsi="Courier New" w:eastAsia="Courier New" w:cs="Courier New"/>
                  <w:color w:val="000000"/>
                  <w:sz w:val="16"/>
                  <w:szCs w:val="16"/>
                  <w:lang w:val="en-US"/>
                </w:rPr>
                <w:delText xml:space="preserve">        System.out.print(mensaje);</w:delText>
              </w:r>
            </w:del>
          </w:p>
          <w:p w14:paraId="3ACAEEF5">
            <w:pPr>
              <w:spacing w:before="0" w:after="0" w:line="240" w:lineRule="auto"/>
              <w:rPr>
                <w:del w:id="3774" w:author="marpa" w:date="2026-10-25T15:17:13Z"/>
                <w:rFonts w:hint="default" w:ascii="Courier New" w:hAnsi="Courier New" w:eastAsia="Courier New" w:cs="Courier New"/>
                <w:color w:val="000000"/>
                <w:sz w:val="16"/>
                <w:szCs w:val="16"/>
                <w:lang w:val="en-US"/>
              </w:rPr>
            </w:pPr>
            <w:del w:id="3775" w:author="marpa" w:date="2026-10-25T15:17:13Z">
              <w:r>
                <w:rPr>
                  <w:rFonts w:hint="default" w:ascii="Courier New" w:hAnsi="Courier New" w:eastAsia="Courier New" w:cs="Courier New"/>
                  <w:color w:val="000000"/>
                  <w:sz w:val="16"/>
                  <w:szCs w:val="16"/>
                  <w:lang w:val="en-US"/>
                </w:rPr>
                <w:delText xml:space="preserve">        return entrada.nextLine().trim();</w:delText>
              </w:r>
            </w:del>
          </w:p>
          <w:p w14:paraId="163DF41D">
            <w:pPr>
              <w:spacing w:before="0" w:after="0" w:line="240" w:lineRule="auto"/>
              <w:rPr>
                <w:del w:id="3776" w:author="marpa" w:date="2026-10-25T15:17:13Z"/>
                <w:rFonts w:hint="default" w:ascii="Courier New" w:hAnsi="Courier New" w:eastAsia="Courier New" w:cs="Courier New"/>
                <w:color w:val="000000"/>
                <w:sz w:val="16"/>
                <w:szCs w:val="16"/>
                <w:lang w:val="en-US"/>
              </w:rPr>
            </w:pPr>
            <w:del w:id="3777" w:author="marpa" w:date="2026-10-25T15:17:13Z">
              <w:r>
                <w:rPr>
                  <w:rFonts w:hint="default" w:ascii="Courier New" w:hAnsi="Courier New" w:eastAsia="Courier New" w:cs="Courier New"/>
                  <w:color w:val="000000"/>
                  <w:sz w:val="16"/>
                  <w:szCs w:val="16"/>
                  <w:lang w:val="en-US"/>
                </w:rPr>
                <w:delText xml:space="preserve">    }</w:delText>
              </w:r>
            </w:del>
          </w:p>
          <w:p w14:paraId="61CABE78">
            <w:pPr>
              <w:spacing w:before="0" w:after="0" w:line="240" w:lineRule="auto"/>
              <w:rPr>
                <w:rFonts w:hint="default" w:ascii="Courier New" w:hAnsi="Courier New" w:eastAsia="Courier New" w:cs="Courier New"/>
                <w:color w:val="000000"/>
                <w:sz w:val="16"/>
                <w:szCs w:val="16"/>
                <w:lang w:val="en-US"/>
              </w:rPr>
            </w:pPr>
            <w:del w:id="3778" w:author="marpa" w:date="2026-10-25T15:17:13Z">
              <w:r>
                <w:rPr>
                  <w:rFonts w:hint="default" w:ascii="Courier New" w:hAnsi="Courier New" w:eastAsia="Courier New" w:cs="Courier New"/>
                  <w:color w:val="000000"/>
                  <w:sz w:val="16"/>
                  <w:szCs w:val="16"/>
                  <w:lang w:val="en-US"/>
                </w:rPr>
                <w:delText>}</w:delText>
              </w:r>
            </w:del>
          </w:p>
        </w:tc>
      </w:tr>
    </w:tbl>
    <w:p w14:paraId="6E32040E">
      <w:pPr>
        <w:pStyle w:val="6"/>
      </w:pPr>
      <w:bookmarkStart w:id="165" w:name="_ougelb6npnd5" w:colFirst="0" w:colLast="0"/>
      <w:bookmarkEnd w:id="165"/>
    </w:p>
    <w:p w14:paraId="19415BB4">
      <w:pPr>
        <w:rPr>
          <w:i/>
          <w:iCs/>
          <w:color w:val="1F497D"/>
          <w:sz w:val="18"/>
          <w:szCs w:val="18"/>
        </w:rPr>
      </w:pPr>
      <w:r>
        <w:br w:type="page"/>
      </w:r>
    </w:p>
    <w:p w14:paraId="463DCB21">
      <w:pPr>
        <w:pStyle w:val="6"/>
      </w:pPr>
      <w:bookmarkStart w:id="166" w:name="_Toc8422"/>
      <w:bookmarkStart w:id="167" w:name="_Toc13177"/>
      <w:r>
        <w:t xml:space="preserve">Tabla </w:t>
      </w:r>
      <w:ins w:id="3779" w:author="marpa" w:date="2026-10-25T15:18:15Z">
        <w:r>
          <w:rPr>
            <w:rFonts w:hint="default"/>
            <w:lang w:val="es-EC"/>
          </w:rPr>
          <w:t>2</w:t>
        </w:r>
      </w:ins>
      <w:del w:id="3780" w:author="marpa" w:date="2026-10-25T15:18:15Z">
        <w:r>
          <w:rPr/>
          <w:delText>1</w:delText>
        </w:r>
      </w:del>
      <w:r>
        <w:t xml:space="preserve">0. Clase </w:t>
      </w:r>
      <w:ins w:id="3781" w:author="marpa" w:date="2026-10-25T15:17:46Z">
        <w:r>
          <w:rPr>
            <w:rFonts w:hint="default"/>
          </w:rPr>
          <w:t>ConsolaVista</w:t>
        </w:r>
      </w:ins>
      <w:del w:id="3782" w:author="marpa" w:date="2026-10-25T15:17:46Z">
        <w:r>
          <w:rPr/>
          <w:delText xml:space="preserve">OpcionMenu </w:delText>
        </w:r>
      </w:del>
      <w:ins w:id="3783" w:author="marpa" w:date="2026-10-25T15:17:47Z">
        <w:r>
          <w:rPr>
            <w:rFonts w:hint="default"/>
            <w:lang w:val="es-EC"/>
          </w:rPr>
          <w:t xml:space="preserve"> </w:t>
        </w:r>
      </w:ins>
      <w:r>
        <w:t>- Cliente consola</w:t>
      </w:r>
      <w:bookmarkEnd w:id="166"/>
      <w:bookmarkEnd w:id="167"/>
    </w:p>
    <w:tbl>
      <w:tblPr>
        <w:tblStyle w:val="33"/>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8023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50653F8B">
            <w:pPr>
              <w:spacing w:before="0" w:after="0" w:line="240" w:lineRule="auto"/>
              <w:rPr>
                <w:ins w:id="3784" w:author="marpa" w:date="2026-10-25T15:17:56Z"/>
                <w:rFonts w:hint="default" w:ascii="Courier New" w:hAnsi="Courier New" w:eastAsia="Courier New" w:cs="Courier New"/>
                <w:color w:val="000000"/>
                <w:sz w:val="16"/>
                <w:szCs w:val="16"/>
                <w:lang w:val="en-US"/>
              </w:rPr>
            </w:pPr>
            <w:ins w:id="3785" w:author="marpa" w:date="2026-10-25T15:17:56Z">
              <w:r>
                <w:rPr>
                  <w:rFonts w:hint="default" w:ascii="Courier New" w:hAnsi="Courier New" w:eastAsia="Courier New" w:cs="Courier New"/>
                  <w:color w:val="000000"/>
                  <w:sz w:val="16"/>
                  <w:szCs w:val="16"/>
                  <w:lang w:val="en-US"/>
                </w:rPr>
                <w:t>package ec.edu.monster.vistas;</w:t>
              </w:r>
            </w:ins>
          </w:p>
          <w:p w14:paraId="0D771C6D">
            <w:pPr>
              <w:spacing w:before="0" w:after="0" w:line="240" w:lineRule="auto"/>
              <w:rPr>
                <w:ins w:id="3786" w:author="marpa" w:date="2026-10-25T15:17:56Z"/>
                <w:rFonts w:hint="default" w:ascii="Courier New" w:hAnsi="Courier New" w:eastAsia="Courier New" w:cs="Courier New"/>
                <w:color w:val="000000"/>
                <w:sz w:val="16"/>
                <w:szCs w:val="16"/>
                <w:lang w:val="en-US"/>
              </w:rPr>
            </w:pPr>
          </w:p>
          <w:p w14:paraId="2520E6AF">
            <w:pPr>
              <w:spacing w:before="0" w:after="0" w:line="240" w:lineRule="auto"/>
              <w:rPr>
                <w:ins w:id="3787" w:author="marpa" w:date="2026-10-25T15:17:56Z"/>
                <w:rFonts w:hint="default" w:ascii="Courier New" w:hAnsi="Courier New" w:eastAsia="Courier New" w:cs="Courier New"/>
                <w:color w:val="000000"/>
                <w:sz w:val="16"/>
                <w:szCs w:val="16"/>
                <w:lang w:val="en-US"/>
              </w:rPr>
            </w:pPr>
            <w:ins w:id="3788" w:author="marpa" w:date="2026-10-25T15:17:56Z">
              <w:r>
                <w:rPr>
                  <w:rFonts w:hint="default" w:ascii="Courier New" w:hAnsi="Courier New" w:eastAsia="Courier New" w:cs="Courier New"/>
                  <w:color w:val="000000"/>
                  <w:sz w:val="16"/>
                  <w:szCs w:val="16"/>
                  <w:lang w:val="en-US"/>
                </w:rPr>
                <w:t>import ec.edu.monster.modelos.ResultadoConversion;</w:t>
              </w:r>
            </w:ins>
          </w:p>
          <w:p w14:paraId="65B44C33">
            <w:pPr>
              <w:spacing w:before="0" w:after="0" w:line="240" w:lineRule="auto"/>
              <w:rPr>
                <w:ins w:id="3789" w:author="marpa" w:date="2026-10-25T15:17:56Z"/>
                <w:rFonts w:hint="default" w:ascii="Courier New" w:hAnsi="Courier New" w:eastAsia="Courier New" w:cs="Courier New"/>
                <w:color w:val="000000"/>
                <w:sz w:val="16"/>
                <w:szCs w:val="16"/>
                <w:lang w:val="en-US"/>
              </w:rPr>
            </w:pPr>
            <w:ins w:id="3790" w:author="marpa" w:date="2026-10-25T15:17:56Z">
              <w:r>
                <w:rPr>
                  <w:rFonts w:hint="default" w:ascii="Courier New" w:hAnsi="Courier New" w:eastAsia="Courier New" w:cs="Courier New"/>
                  <w:color w:val="000000"/>
                  <w:sz w:val="16"/>
                  <w:szCs w:val="16"/>
                  <w:lang w:val="en-US"/>
                </w:rPr>
                <w:t>import ec.edu.monster.modelos.TipoConversion;</w:t>
              </w:r>
            </w:ins>
          </w:p>
          <w:p w14:paraId="71310F6A">
            <w:pPr>
              <w:spacing w:before="0" w:after="0" w:line="240" w:lineRule="auto"/>
              <w:rPr>
                <w:ins w:id="3791" w:author="marpa" w:date="2026-10-25T15:17:56Z"/>
                <w:rFonts w:hint="default" w:ascii="Courier New" w:hAnsi="Courier New" w:eastAsia="Courier New" w:cs="Courier New"/>
                <w:color w:val="000000"/>
                <w:sz w:val="16"/>
                <w:szCs w:val="16"/>
                <w:lang w:val="en-US"/>
              </w:rPr>
            </w:pPr>
            <w:ins w:id="3792" w:author="marpa" w:date="2026-10-25T15:17:56Z">
              <w:r>
                <w:rPr>
                  <w:rFonts w:hint="default" w:ascii="Courier New" w:hAnsi="Courier New" w:eastAsia="Courier New" w:cs="Courier New"/>
                  <w:color w:val="000000"/>
                  <w:sz w:val="16"/>
                  <w:szCs w:val="16"/>
                  <w:lang w:val="en-US"/>
                </w:rPr>
                <w:t>import java.io.InputStream;</w:t>
              </w:r>
            </w:ins>
          </w:p>
          <w:p w14:paraId="6AFDCC51">
            <w:pPr>
              <w:spacing w:before="0" w:after="0" w:line="240" w:lineRule="auto"/>
              <w:rPr>
                <w:ins w:id="3793" w:author="marpa" w:date="2026-10-25T15:17:56Z"/>
                <w:rFonts w:hint="default" w:ascii="Courier New" w:hAnsi="Courier New" w:eastAsia="Courier New" w:cs="Courier New"/>
                <w:color w:val="000000"/>
                <w:sz w:val="16"/>
                <w:szCs w:val="16"/>
                <w:lang w:val="en-US"/>
              </w:rPr>
            </w:pPr>
            <w:ins w:id="3794" w:author="marpa" w:date="2026-10-25T15:17:56Z">
              <w:r>
                <w:rPr>
                  <w:rFonts w:hint="default" w:ascii="Courier New" w:hAnsi="Courier New" w:eastAsia="Courier New" w:cs="Courier New"/>
                  <w:color w:val="000000"/>
                  <w:sz w:val="16"/>
                  <w:szCs w:val="16"/>
                  <w:lang w:val="en-US"/>
                </w:rPr>
                <w:t>import java.io.PrintStream;</w:t>
              </w:r>
            </w:ins>
          </w:p>
          <w:p w14:paraId="2FEDF044">
            <w:pPr>
              <w:spacing w:before="0" w:after="0" w:line="240" w:lineRule="auto"/>
              <w:rPr>
                <w:ins w:id="3795" w:author="marpa" w:date="2026-10-25T15:17:56Z"/>
                <w:rFonts w:hint="default" w:ascii="Courier New" w:hAnsi="Courier New" w:eastAsia="Courier New" w:cs="Courier New"/>
                <w:color w:val="000000"/>
                <w:sz w:val="16"/>
                <w:szCs w:val="16"/>
                <w:lang w:val="en-US"/>
              </w:rPr>
            </w:pPr>
            <w:ins w:id="3796" w:author="marpa" w:date="2026-10-25T15:17:56Z">
              <w:r>
                <w:rPr>
                  <w:rFonts w:hint="default" w:ascii="Courier New" w:hAnsi="Courier New" w:eastAsia="Courier New" w:cs="Courier New"/>
                  <w:color w:val="000000"/>
                  <w:sz w:val="16"/>
                  <w:szCs w:val="16"/>
                  <w:lang w:val="en-US"/>
                </w:rPr>
                <w:t>import java.text.DecimalFormat;</w:t>
              </w:r>
            </w:ins>
          </w:p>
          <w:p w14:paraId="5D255E8E">
            <w:pPr>
              <w:spacing w:before="0" w:after="0" w:line="240" w:lineRule="auto"/>
              <w:rPr>
                <w:ins w:id="3797" w:author="marpa" w:date="2026-10-25T15:17:56Z"/>
                <w:rFonts w:hint="default" w:ascii="Courier New" w:hAnsi="Courier New" w:eastAsia="Courier New" w:cs="Courier New"/>
                <w:color w:val="000000"/>
                <w:sz w:val="16"/>
                <w:szCs w:val="16"/>
                <w:lang w:val="en-US"/>
              </w:rPr>
            </w:pPr>
            <w:ins w:id="3798" w:author="marpa" w:date="2026-10-25T15:17:56Z">
              <w:r>
                <w:rPr>
                  <w:rFonts w:hint="default" w:ascii="Courier New" w:hAnsi="Courier New" w:eastAsia="Courier New" w:cs="Courier New"/>
                  <w:color w:val="000000"/>
                  <w:sz w:val="16"/>
                  <w:szCs w:val="16"/>
                  <w:lang w:val="en-US"/>
                </w:rPr>
                <w:t>import java.util.List;</w:t>
              </w:r>
            </w:ins>
          </w:p>
          <w:p w14:paraId="531DE123">
            <w:pPr>
              <w:spacing w:before="0" w:after="0" w:line="240" w:lineRule="auto"/>
              <w:rPr>
                <w:ins w:id="3799" w:author="marpa" w:date="2026-10-25T15:17:56Z"/>
                <w:rFonts w:hint="default" w:ascii="Courier New" w:hAnsi="Courier New" w:eastAsia="Courier New" w:cs="Courier New"/>
                <w:color w:val="000000"/>
                <w:sz w:val="16"/>
                <w:szCs w:val="16"/>
                <w:lang w:val="en-US"/>
              </w:rPr>
            </w:pPr>
            <w:ins w:id="3800" w:author="marpa" w:date="2026-10-25T15:17:56Z">
              <w:r>
                <w:rPr>
                  <w:rFonts w:hint="default" w:ascii="Courier New" w:hAnsi="Courier New" w:eastAsia="Courier New" w:cs="Courier New"/>
                  <w:color w:val="000000"/>
                  <w:sz w:val="16"/>
                  <w:szCs w:val="16"/>
                  <w:lang w:val="en-US"/>
                </w:rPr>
                <w:t>import java.util.Scanner;</w:t>
              </w:r>
            </w:ins>
          </w:p>
          <w:p w14:paraId="6869C95E">
            <w:pPr>
              <w:spacing w:before="0" w:after="0" w:line="240" w:lineRule="auto"/>
              <w:rPr>
                <w:ins w:id="3801" w:author="marpa" w:date="2026-10-25T15:17:56Z"/>
                <w:rFonts w:hint="default" w:ascii="Courier New" w:hAnsi="Courier New" w:eastAsia="Courier New" w:cs="Courier New"/>
                <w:color w:val="000000"/>
                <w:sz w:val="16"/>
                <w:szCs w:val="16"/>
                <w:lang w:val="en-US"/>
              </w:rPr>
            </w:pPr>
          </w:p>
          <w:p w14:paraId="790AE8ED">
            <w:pPr>
              <w:spacing w:before="0" w:after="0" w:line="240" w:lineRule="auto"/>
              <w:rPr>
                <w:ins w:id="3802" w:author="marpa" w:date="2026-10-25T15:17:56Z"/>
                <w:rFonts w:hint="default" w:ascii="Courier New" w:hAnsi="Courier New" w:eastAsia="Courier New" w:cs="Courier New"/>
                <w:color w:val="000000"/>
                <w:sz w:val="16"/>
                <w:szCs w:val="16"/>
                <w:lang w:val="en-US"/>
              </w:rPr>
            </w:pPr>
            <w:ins w:id="3803" w:author="marpa" w:date="2026-10-25T15:17:56Z">
              <w:r>
                <w:rPr>
                  <w:rFonts w:hint="default" w:ascii="Courier New" w:hAnsi="Courier New" w:eastAsia="Courier New" w:cs="Courier New"/>
                  <w:color w:val="000000"/>
                  <w:sz w:val="16"/>
                  <w:szCs w:val="16"/>
                  <w:lang w:val="en-US"/>
                </w:rPr>
                <w:t>/** Vista MVC: concentra toda la entrada y salida de la consola. */</w:t>
              </w:r>
            </w:ins>
          </w:p>
          <w:p w14:paraId="3722D767">
            <w:pPr>
              <w:spacing w:before="0" w:after="0" w:line="240" w:lineRule="auto"/>
              <w:rPr>
                <w:ins w:id="3804" w:author="marpa" w:date="2026-10-25T15:17:56Z"/>
                <w:rFonts w:hint="default" w:ascii="Courier New" w:hAnsi="Courier New" w:eastAsia="Courier New" w:cs="Courier New"/>
                <w:color w:val="000000"/>
                <w:sz w:val="16"/>
                <w:szCs w:val="16"/>
                <w:lang w:val="en-US"/>
              </w:rPr>
            </w:pPr>
            <w:ins w:id="3805" w:author="marpa" w:date="2026-10-25T15:17:56Z">
              <w:r>
                <w:rPr>
                  <w:rFonts w:hint="default" w:ascii="Courier New" w:hAnsi="Courier New" w:eastAsia="Courier New" w:cs="Courier New"/>
                  <w:color w:val="000000"/>
                  <w:sz w:val="16"/>
                  <w:szCs w:val="16"/>
                  <w:lang w:val="en-US"/>
                </w:rPr>
                <w:t>public class ConsolaVista {</w:t>
              </w:r>
            </w:ins>
          </w:p>
          <w:p w14:paraId="36FA3F09">
            <w:pPr>
              <w:spacing w:before="0" w:after="0" w:line="240" w:lineRule="auto"/>
              <w:rPr>
                <w:ins w:id="3806" w:author="marpa" w:date="2026-10-25T15:17:56Z"/>
                <w:rFonts w:hint="default" w:ascii="Courier New" w:hAnsi="Courier New" w:eastAsia="Courier New" w:cs="Courier New"/>
                <w:color w:val="000000"/>
                <w:sz w:val="16"/>
                <w:szCs w:val="16"/>
                <w:lang w:val="en-US"/>
              </w:rPr>
            </w:pPr>
            <w:ins w:id="3807" w:author="marpa" w:date="2026-10-25T15:17:56Z">
              <w:r>
                <w:rPr>
                  <w:rFonts w:hint="default" w:ascii="Courier New" w:hAnsi="Courier New" w:eastAsia="Courier New" w:cs="Courier New"/>
                  <w:color w:val="000000"/>
                  <w:sz w:val="16"/>
                  <w:szCs w:val="16"/>
                  <w:lang w:val="en-US"/>
                </w:rPr>
                <w:t xml:space="preserve">    private final Scanner entrada;</w:t>
              </w:r>
            </w:ins>
          </w:p>
          <w:p w14:paraId="25E6C9DB">
            <w:pPr>
              <w:spacing w:before="0" w:after="0" w:line="240" w:lineRule="auto"/>
              <w:rPr>
                <w:ins w:id="3808" w:author="marpa" w:date="2026-10-25T15:17:56Z"/>
                <w:rFonts w:hint="default" w:ascii="Courier New" w:hAnsi="Courier New" w:eastAsia="Courier New" w:cs="Courier New"/>
                <w:color w:val="000000"/>
                <w:sz w:val="16"/>
                <w:szCs w:val="16"/>
                <w:lang w:val="en-US"/>
              </w:rPr>
            </w:pPr>
            <w:ins w:id="3809" w:author="marpa" w:date="2026-10-25T15:17:56Z">
              <w:r>
                <w:rPr>
                  <w:rFonts w:hint="default" w:ascii="Courier New" w:hAnsi="Courier New" w:eastAsia="Courier New" w:cs="Courier New"/>
                  <w:color w:val="000000"/>
                  <w:sz w:val="16"/>
                  <w:szCs w:val="16"/>
                  <w:lang w:val="en-US"/>
                </w:rPr>
                <w:t xml:space="preserve">    private final PrintStream salida;</w:t>
              </w:r>
            </w:ins>
          </w:p>
          <w:p w14:paraId="1E0455BC">
            <w:pPr>
              <w:spacing w:before="0" w:after="0" w:line="240" w:lineRule="auto"/>
              <w:rPr>
                <w:ins w:id="3810" w:author="marpa" w:date="2026-10-25T15:17:56Z"/>
                <w:rFonts w:hint="default" w:ascii="Courier New" w:hAnsi="Courier New" w:eastAsia="Courier New" w:cs="Courier New"/>
                <w:color w:val="000000"/>
                <w:sz w:val="16"/>
                <w:szCs w:val="16"/>
                <w:lang w:val="en-US"/>
              </w:rPr>
            </w:pPr>
            <w:ins w:id="3811" w:author="marpa" w:date="2026-10-25T15:17:56Z">
              <w:r>
                <w:rPr>
                  <w:rFonts w:hint="default" w:ascii="Courier New" w:hAnsi="Courier New" w:eastAsia="Courier New" w:cs="Courier New"/>
                  <w:color w:val="000000"/>
                  <w:sz w:val="16"/>
                  <w:szCs w:val="16"/>
                  <w:lang w:val="en-US"/>
                </w:rPr>
                <w:t xml:space="preserve">    private final DecimalFormat formato = new DecimalFormat("0.##########");</w:t>
              </w:r>
            </w:ins>
          </w:p>
          <w:p w14:paraId="1F6177DB">
            <w:pPr>
              <w:spacing w:before="0" w:after="0" w:line="240" w:lineRule="auto"/>
              <w:rPr>
                <w:ins w:id="3812" w:author="marpa" w:date="2026-10-25T15:17:56Z"/>
                <w:rFonts w:hint="default" w:ascii="Courier New" w:hAnsi="Courier New" w:eastAsia="Courier New" w:cs="Courier New"/>
                <w:color w:val="000000"/>
                <w:sz w:val="16"/>
                <w:szCs w:val="16"/>
                <w:lang w:val="en-US"/>
              </w:rPr>
            </w:pPr>
          </w:p>
          <w:p w14:paraId="33C85757">
            <w:pPr>
              <w:spacing w:before="0" w:after="0" w:line="240" w:lineRule="auto"/>
              <w:rPr>
                <w:ins w:id="3813" w:author="marpa" w:date="2026-10-25T15:17:56Z"/>
                <w:rFonts w:hint="default" w:ascii="Courier New" w:hAnsi="Courier New" w:eastAsia="Courier New" w:cs="Courier New"/>
                <w:color w:val="000000"/>
                <w:sz w:val="16"/>
                <w:szCs w:val="16"/>
                <w:lang w:val="en-US"/>
              </w:rPr>
            </w:pPr>
            <w:ins w:id="3814" w:author="marpa" w:date="2026-10-25T15:17:56Z">
              <w:r>
                <w:rPr>
                  <w:rFonts w:hint="default" w:ascii="Courier New" w:hAnsi="Courier New" w:eastAsia="Courier New" w:cs="Courier New"/>
                  <w:color w:val="000000"/>
                  <w:sz w:val="16"/>
                  <w:szCs w:val="16"/>
                  <w:lang w:val="en-US"/>
                </w:rPr>
                <w:t xml:space="preserve">    public ConsolaVista(InputStream entrada, PrintStream salida) {</w:t>
              </w:r>
            </w:ins>
          </w:p>
          <w:p w14:paraId="452507C0">
            <w:pPr>
              <w:spacing w:before="0" w:after="0" w:line="240" w:lineRule="auto"/>
              <w:rPr>
                <w:ins w:id="3815" w:author="marpa" w:date="2026-10-25T15:17:56Z"/>
                <w:rFonts w:hint="default" w:ascii="Courier New" w:hAnsi="Courier New" w:eastAsia="Courier New" w:cs="Courier New"/>
                <w:color w:val="000000"/>
                <w:sz w:val="16"/>
                <w:szCs w:val="16"/>
                <w:lang w:val="en-US"/>
              </w:rPr>
            </w:pPr>
            <w:ins w:id="3816" w:author="marpa" w:date="2026-10-25T15:17:56Z">
              <w:r>
                <w:rPr>
                  <w:rFonts w:hint="default" w:ascii="Courier New" w:hAnsi="Courier New" w:eastAsia="Courier New" w:cs="Courier New"/>
                  <w:color w:val="000000"/>
                  <w:sz w:val="16"/>
                  <w:szCs w:val="16"/>
                  <w:lang w:val="en-US"/>
                </w:rPr>
                <w:t xml:space="preserve">        this.entrada = new Scanner(entrada);</w:t>
              </w:r>
            </w:ins>
          </w:p>
          <w:p w14:paraId="771ED030">
            <w:pPr>
              <w:spacing w:before="0" w:after="0" w:line="240" w:lineRule="auto"/>
              <w:rPr>
                <w:ins w:id="3817" w:author="marpa" w:date="2026-10-25T15:17:56Z"/>
                <w:rFonts w:hint="default" w:ascii="Courier New" w:hAnsi="Courier New" w:eastAsia="Courier New" w:cs="Courier New"/>
                <w:color w:val="000000"/>
                <w:sz w:val="16"/>
                <w:szCs w:val="16"/>
                <w:lang w:val="en-US"/>
              </w:rPr>
            </w:pPr>
            <w:ins w:id="3818" w:author="marpa" w:date="2026-10-25T15:17:56Z">
              <w:r>
                <w:rPr>
                  <w:rFonts w:hint="default" w:ascii="Courier New" w:hAnsi="Courier New" w:eastAsia="Courier New" w:cs="Courier New"/>
                  <w:color w:val="000000"/>
                  <w:sz w:val="16"/>
                  <w:szCs w:val="16"/>
                  <w:lang w:val="en-US"/>
                </w:rPr>
                <w:t xml:space="preserve">        this.salida = salida;</w:t>
              </w:r>
            </w:ins>
          </w:p>
          <w:p w14:paraId="051AFDAC">
            <w:pPr>
              <w:spacing w:before="0" w:after="0" w:line="240" w:lineRule="auto"/>
              <w:rPr>
                <w:ins w:id="3819" w:author="marpa" w:date="2026-10-25T15:17:56Z"/>
                <w:rFonts w:hint="default" w:ascii="Courier New" w:hAnsi="Courier New" w:eastAsia="Courier New" w:cs="Courier New"/>
                <w:color w:val="000000"/>
                <w:sz w:val="16"/>
                <w:szCs w:val="16"/>
                <w:lang w:val="en-US"/>
              </w:rPr>
            </w:pPr>
            <w:ins w:id="3820" w:author="marpa" w:date="2026-10-25T15:17:56Z">
              <w:r>
                <w:rPr>
                  <w:rFonts w:hint="default" w:ascii="Courier New" w:hAnsi="Courier New" w:eastAsia="Courier New" w:cs="Courier New"/>
                  <w:color w:val="000000"/>
                  <w:sz w:val="16"/>
                  <w:szCs w:val="16"/>
                  <w:lang w:val="en-US"/>
                </w:rPr>
                <w:t xml:space="preserve">    }</w:t>
              </w:r>
            </w:ins>
          </w:p>
          <w:p w14:paraId="6C7E0820">
            <w:pPr>
              <w:spacing w:before="0" w:after="0" w:line="240" w:lineRule="auto"/>
              <w:rPr>
                <w:ins w:id="3821" w:author="marpa" w:date="2026-10-25T15:17:56Z"/>
                <w:rFonts w:hint="default" w:ascii="Courier New" w:hAnsi="Courier New" w:eastAsia="Courier New" w:cs="Courier New"/>
                <w:color w:val="000000"/>
                <w:sz w:val="16"/>
                <w:szCs w:val="16"/>
                <w:lang w:val="en-US"/>
              </w:rPr>
            </w:pPr>
          </w:p>
          <w:p w14:paraId="05C792B2">
            <w:pPr>
              <w:spacing w:before="0" w:after="0" w:line="240" w:lineRule="auto"/>
              <w:rPr>
                <w:ins w:id="3822" w:author="marpa" w:date="2026-10-25T15:17:56Z"/>
                <w:rFonts w:hint="default" w:ascii="Courier New" w:hAnsi="Courier New" w:eastAsia="Courier New" w:cs="Courier New"/>
                <w:color w:val="000000"/>
                <w:sz w:val="16"/>
                <w:szCs w:val="16"/>
                <w:lang w:val="en-US"/>
              </w:rPr>
            </w:pPr>
            <w:ins w:id="3823" w:author="marpa" w:date="2026-10-25T15:17:56Z">
              <w:r>
                <w:rPr>
                  <w:rFonts w:hint="default" w:ascii="Courier New" w:hAnsi="Courier New" w:eastAsia="Courier New" w:cs="Courier New"/>
                  <w:color w:val="000000"/>
                  <w:sz w:val="16"/>
                  <w:szCs w:val="16"/>
                  <w:lang w:val="en-US"/>
                </w:rPr>
                <w:t xml:space="preserve">    public void mostrarBienvenida() {</w:t>
              </w:r>
            </w:ins>
          </w:p>
          <w:p w14:paraId="0BCFB2D4">
            <w:pPr>
              <w:spacing w:before="0" w:after="0" w:line="240" w:lineRule="auto"/>
              <w:rPr>
                <w:ins w:id="3824" w:author="marpa" w:date="2026-10-25T15:17:56Z"/>
                <w:rFonts w:hint="default" w:ascii="Courier New" w:hAnsi="Courier New" w:eastAsia="Courier New" w:cs="Courier New"/>
                <w:color w:val="000000"/>
                <w:sz w:val="16"/>
                <w:szCs w:val="16"/>
                <w:lang w:val="en-US"/>
              </w:rPr>
            </w:pPr>
            <w:ins w:id="3825" w:author="marpa" w:date="2026-10-25T15:17:56Z">
              <w:r>
                <w:rPr>
                  <w:rFonts w:hint="default" w:ascii="Courier New" w:hAnsi="Courier New" w:eastAsia="Courier New" w:cs="Courier New"/>
                  <w:color w:val="000000"/>
                  <w:sz w:val="16"/>
                  <w:szCs w:val="16"/>
                  <w:lang w:val="en-US"/>
                </w:rPr>
                <w:t xml:space="preserve">        salida.println();</w:t>
              </w:r>
            </w:ins>
          </w:p>
          <w:p w14:paraId="2068B013">
            <w:pPr>
              <w:spacing w:before="0" w:after="0" w:line="240" w:lineRule="auto"/>
              <w:rPr>
                <w:ins w:id="3826" w:author="marpa" w:date="2026-10-25T15:17:56Z"/>
                <w:rFonts w:hint="default" w:ascii="Courier New" w:hAnsi="Courier New" w:eastAsia="Courier New" w:cs="Courier New"/>
                <w:color w:val="000000"/>
                <w:sz w:val="16"/>
                <w:szCs w:val="16"/>
                <w:lang w:val="en-US"/>
              </w:rPr>
            </w:pPr>
            <w:ins w:id="3827" w:author="marpa" w:date="2026-10-25T15:17:56Z">
              <w:r>
                <w:rPr>
                  <w:rFonts w:hint="default" w:ascii="Courier New" w:hAnsi="Courier New" w:eastAsia="Courier New" w:cs="Courier New"/>
                  <w:color w:val="000000"/>
                  <w:sz w:val="16"/>
                  <w:szCs w:val="16"/>
                  <w:lang w:val="en-US"/>
                </w:rPr>
                <w:t xml:space="preserve">        salida.println("============================================================");</w:t>
              </w:r>
            </w:ins>
          </w:p>
          <w:p w14:paraId="55F91669">
            <w:pPr>
              <w:spacing w:before="0" w:after="0" w:line="240" w:lineRule="auto"/>
              <w:rPr>
                <w:ins w:id="3828" w:author="marpa" w:date="2026-10-25T15:17:56Z"/>
                <w:rFonts w:hint="default" w:ascii="Courier New" w:hAnsi="Courier New" w:eastAsia="Courier New" w:cs="Courier New"/>
                <w:color w:val="000000"/>
                <w:sz w:val="16"/>
                <w:szCs w:val="16"/>
                <w:lang w:val="en-US"/>
              </w:rPr>
            </w:pPr>
            <w:ins w:id="3829" w:author="marpa" w:date="2026-10-25T15:17:56Z">
              <w:r>
                <w:rPr>
                  <w:rFonts w:hint="default" w:ascii="Courier New" w:hAnsi="Courier New" w:eastAsia="Courier New" w:cs="Courier New"/>
                  <w:color w:val="000000"/>
                  <w:sz w:val="16"/>
                  <w:szCs w:val="16"/>
                  <w:lang w:val="en-US"/>
                </w:rPr>
                <w:t xml:space="preserve">        salida.println("M     M   OOOOO   NN    N   SSSSS  TTTTTTT  EEEEEEE  RRRRRR");</w:t>
              </w:r>
            </w:ins>
          </w:p>
          <w:p w14:paraId="7B4E3CFF">
            <w:pPr>
              <w:spacing w:before="0" w:after="0" w:line="240" w:lineRule="auto"/>
              <w:rPr>
                <w:ins w:id="3830" w:author="marpa" w:date="2026-10-25T15:17:56Z"/>
                <w:rFonts w:hint="default" w:ascii="Courier New" w:hAnsi="Courier New" w:eastAsia="Courier New" w:cs="Courier New"/>
                <w:color w:val="000000"/>
                <w:sz w:val="16"/>
                <w:szCs w:val="16"/>
                <w:lang w:val="en-US"/>
              </w:rPr>
            </w:pPr>
            <w:ins w:id="3831" w:author="marpa" w:date="2026-10-25T15:17:56Z">
              <w:r>
                <w:rPr>
                  <w:rFonts w:hint="default" w:ascii="Courier New" w:hAnsi="Courier New" w:eastAsia="Courier New" w:cs="Courier New"/>
                  <w:color w:val="000000"/>
                  <w:sz w:val="16"/>
                  <w:szCs w:val="16"/>
                  <w:lang w:val="en-US"/>
                </w:rPr>
                <w:t xml:space="preserve">        salida.println("MM   MM  OO   OO  NNN   N  SS          T    EE       RR   RR");</w:t>
              </w:r>
            </w:ins>
          </w:p>
          <w:p w14:paraId="59411F27">
            <w:pPr>
              <w:spacing w:before="0" w:after="0" w:line="240" w:lineRule="auto"/>
              <w:rPr>
                <w:ins w:id="3832" w:author="marpa" w:date="2026-10-25T15:17:56Z"/>
                <w:rFonts w:hint="default" w:ascii="Courier New" w:hAnsi="Courier New" w:eastAsia="Courier New" w:cs="Courier New"/>
                <w:color w:val="000000"/>
                <w:sz w:val="16"/>
                <w:szCs w:val="16"/>
                <w:lang w:val="en-US"/>
              </w:rPr>
            </w:pPr>
            <w:ins w:id="3833" w:author="marpa" w:date="2026-10-25T15:17:56Z">
              <w:r>
                <w:rPr>
                  <w:rFonts w:hint="default" w:ascii="Courier New" w:hAnsi="Courier New" w:eastAsia="Courier New" w:cs="Courier New"/>
                  <w:color w:val="000000"/>
                  <w:sz w:val="16"/>
                  <w:szCs w:val="16"/>
                  <w:lang w:val="en-US"/>
                </w:rPr>
                <w:t xml:space="preserve">        salida.println("M M M M  OO   OO  NN N  N   SSSSS      T    EEEEE    RRRRRR");</w:t>
              </w:r>
            </w:ins>
          </w:p>
          <w:p w14:paraId="0FD10F47">
            <w:pPr>
              <w:spacing w:before="0" w:after="0" w:line="240" w:lineRule="auto"/>
              <w:rPr>
                <w:ins w:id="3834" w:author="marpa" w:date="2026-10-25T15:17:56Z"/>
                <w:rFonts w:hint="default" w:ascii="Courier New" w:hAnsi="Courier New" w:eastAsia="Courier New" w:cs="Courier New"/>
                <w:color w:val="000000"/>
                <w:sz w:val="16"/>
                <w:szCs w:val="16"/>
                <w:lang w:val="en-US"/>
              </w:rPr>
            </w:pPr>
            <w:ins w:id="3835" w:author="marpa" w:date="2026-10-25T15:17:56Z">
              <w:r>
                <w:rPr>
                  <w:rFonts w:hint="default" w:ascii="Courier New" w:hAnsi="Courier New" w:eastAsia="Courier New" w:cs="Courier New"/>
                  <w:color w:val="000000"/>
                  <w:sz w:val="16"/>
                  <w:szCs w:val="16"/>
                  <w:lang w:val="en-US"/>
                </w:rPr>
                <w:t xml:space="preserve">        salida.println("M  M  M  OO   OO  NN  NNN       SS     T    EE       RR  RR");</w:t>
              </w:r>
            </w:ins>
          </w:p>
          <w:p w14:paraId="41C3CB1F">
            <w:pPr>
              <w:spacing w:before="0" w:after="0" w:line="240" w:lineRule="auto"/>
              <w:rPr>
                <w:ins w:id="3836" w:author="marpa" w:date="2026-10-25T15:17:56Z"/>
                <w:rFonts w:hint="default" w:ascii="Courier New" w:hAnsi="Courier New" w:eastAsia="Courier New" w:cs="Courier New"/>
                <w:color w:val="000000"/>
                <w:sz w:val="16"/>
                <w:szCs w:val="16"/>
                <w:lang w:val="en-US"/>
              </w:rPr>
            </w:pPr>
            <w:ins w:id="3837" w:author="marpa" w:date="2026-10-25T15:17:56Z">
              <w:r>
                <w:rPr>
                  <w:rFonts w:hint="default" w:ascii="Courier New" w:hAnsi="Courier New" w:eastAsia="Courier New" w:cs="Courier New"/>
                  <w:color w:val="000000"/>
                  <w:sz w:val="16"/>
                  <w:szCs w:val="16"/>
                  <w:lang w:val="en-US"/>
                </w:rPr>
                <w:t xml:space="preserve">        salida.println("M     M   OOOOO   NN    N  SSSSS       T    EEEEEEE  RR   RRR");</w:t>
              </w:r>
            </w:ins>
          </w:p>
          <w:p w14:paraId="2A5FDC1E">
            <w:pPr>
              <w:spacing w:before="0" w:after="0" w:line="240" w:lineRule="auto"/>
              <w:rPr>
                <w:ins w:id="3838" w:author="marpa" w:date="2026-10-25T15:17:56Z"/>
                <w:rFonts w:hint="default" w:ascii="Courier New" w:hAnsi="Courier New" w:eastAsia="Courier New" w:cs="Courier New"/>
                <w:color w:val="000000"/>
                <w:sz w:val="16"/>
                <w:szCs w:val="16"/>
                <w:lang w:val="en-US"/>
              </w:rPr>
            </w:pPr>
            <w:ins w:id="3839" w:author="marpa" w:date="2026-10-25T15:17:56Z">
              <w:r>
                <w:rPr>
                  <w:rFonts w:hint="default" w:ascii="Courier New" w:hAnsi="Courier New" w:eastAsia="Courier New" w:cs="Courier New"/>
                  <w:color w:val="000000"/>
                  <w:sz w:val="16"/>
                  <w:szCs w:val="16"/>
                  <w:lang w:val="en-US"/>
                </w:rPr>
                <w:t xml:space="preserve">        salida.println("============================================================");</w:t>
              </w:r>
            </w:ins>
          </w:p>
          <w:p w14:paraId="18DBBA25">
            <w:pPr>
              <w:spacing w:before="0" w:after="0" w:line="240" w:lineRule="auto"/>
              <w:rPr>
                <w:ins w:id="3840" w:author="marpa" w:date="2026-10-25T15:17:56Z"/>
                <w:rFonts w:hint="default" w:ascii="Courier New" w:hAnsi="Courier New" w:eastAsia="Courier New" w:cs="Courier New"/>
                <w:color w:val="000000"/>
                <w:sz w:val="16"/>
                <w:szCs w:val="16"/>
                <w:lang w:val="en-US"/>
              </w:rPr>
            </w:pPr>
            <w:ins w:id="3841" w:author="marpa" w:date="2026-10-25T15:17:56Z">
              <w:r>
                <w:rPr>
                  <w:rFonts w:hint="default" w:ascii="Courier New" w:hAnsi="Courier New" w:eastAsia="Courier New" w:cs="Courier New"/>
                  <w:color w:val="000000"/>
                  <w:sz w:val="16"/>
                  <w:szCs w:val="16"/>
                  <w:lang w:val="en-US"/>
                </w:rPr>
                <w:t xml:space="preserve">        salida.println("========================== MONSTER =========================");</w:t>
              </w:r>
            </w:ins>
          </w:p>
          <w:p w14:paraId="739619E0">
            <w:pPr>
              <w:spacing w:before="0" w:after="0" w:line="240" w:lineRule="auto"/>
              <w:rPr>
                <w:ins w:id="3842" w:author="marpa" w:date="2026-10-25T15:17:56Z"/>
                <w:rFonts w:hint="default" w:ascii="Courier New" w:hAnsi="Courier New" w:eastAsia="Courier New" w:cs="Courier New"/>
                <w:color w:val="000000"/>
                <w:sz w:val="16"/>
                <w:szCs w:val="16"/>
                <w:lang w:val="en-US"/>
              </w:rPr>
            </w:pPr>
            <w:ins w:id="3843" w:author="marpa" w:date="2026-10-25T15:17:56Z">
              <w:r>
                <w:rPr>
                  <w:rFonts w:hint="default" w:ascii="Courier New" w:hAnsi="Courier New" w:eastAsia="Courier New" w:cs="Courier New"/>
                  <w:color w:val="000000"/>
                  <w:sz w:val="16"/>
                  <w:szCs w:val="16"/>
                  <w:lang w:val="en-US"/>
                </w:rPr>
                <w:t xml:space="preserve">        salida.println("============================================================");</w:t>
              </w:r>
            </w:ins>
          </w:p>
          <w:p w14:paraId="6970EA36">
            <w:pPr>
              <w:spacing w:before="0" w:after="0" w:line="240" w:lineRule="auto"/>
              <w:rPr>
                <w:ins w:id="3844" w:author="marpa" w:date="2026-10-25T15:17:56Z"/>
                <w:rFonts w:hint="default" w:ascii="Courier New" w:hAnsi="Courier New" w:eastAsia="Courier New" w:cs="Courier New"/>
                <w:color w:val="000000"/>
                <w:sz w:val="16"/>
                <w:szCs w:val="16"/>
                <w:lang w:val="en-US"/>
              </w:rPr>
            </w:pPr>
            <w:ins w:id="3845" w:author="marpa" w:date="2026-10-25T15:17:56Z">
              <w:r>
                <w:rPr>
                  <w:rFonts w:hint="default" w:ascii="Courier New" w:hAnsi="Courier New" w:eastAsia="Courier New" w:cs="Courier New"/>
                  <w:color w:val="000000"/>
                  <w:sz w:val="16"/>
                  <w:szCs w:val="16"/>
                  <w:lang w:val="en-US"/>
                </w:rPr>
                <w:t xml:space="preserve">        salida.println("=== SISTEMA DE CONVERSION DE UNIDADES - CLIENTE SOAP ===");</w:t>
              </w:r>
            </w:ins>
          </w:p>
          <w:p w14:paraId="429BC282">
            <w:pPr>
              <w:spacing w:before="0" w:after="0" w:line="240" w:lineRule="auto"/>
              <w:rPr>
                <w:ins w:id="3846" w:author="marpa" w:date="2026-10-25T15:17:56Z"/>
                <w:rFonts w:hint="default" w:ascii="Courier New" w:hAnsi="Courier New" w:eastAsia="Courier New" w:cs="Courier New"/>
                <w:color w:val="000000"/>
                <w:sz w:val="16"/>
                <w:szCs w:val="16"/>
                <w:lang w:val="en-US"/>
              </w:rPr>
            </w:pPr>
            <w:ins w:id="3847" w:author="marpa" w:date="2026-10-25T15:17:56Z">
              <w:r>
                <w:rPr>
                  <w:rFonts w:hint="default" w:ascii="Courier New" w:hAnsi="Courier New" w:eastAsia="Courier New" w:cs="Courier New"/>
                  <w:color w:val="000000"/>
                  <w:sz w:val="16"/>
                  <w:szCs w:val="16"/>
                  <w:lang w:val="en-US"/>
                </w:rPr>
                <w:t xml:space="preserve">        salida.println("============================================================");</w:t>
              </w:r>
            </w:ins>
          </w:p>
          <w:p w14:paraId="47E687EB">
            <w:pPr>
              <w:spacing w:before="0" w:after="0" w:line="240" w:lineRule="auto"/>
              <w:rPr>
                <w:ins w:id="3848" w:author="marpa" w:date="2026-10-25T15:17:56Z"/>
                <w:rFonts w:hint="default" w:ascii="Courier New" w:hAnsi="Courier New" w:eastAsia="Courier New" w:cs="Courier New"/>
                <w:color w:val="000000"/>
                <w:sz w:val="16"/>
                <w:szCs w:val="16"/>
                <w:lang w:val="en-US"/>
              </w:rPr>
            </w:pPr>
            <w:ins w:id="3849" w:author="marpa" w:date="2026-10-25T15:17:56Z">
              <w:r>
                <w:rPr>
                  <w:rFonts w:hint="default" w:ascii="Courier New" w:hAnsi="Courier New" w:eastAsia="Courier New" w:cs="Courier New"/>
                  <w:color w:val="000000"/>
                  <w:sz w:val="16"/>
                  <w:szCs w:val="16"/>
                  <w:lang w:val="en-US"/>
                </w:rPr>
                <w:t xml:space="preserve">    }</w:t>
              </w:r>
            </w:ins>
          </w:p>
          <w:p w14:paraId="04DCB6F8">
            <w:pPr>
              <w:spacing w:before="0" w:after="0" w:line="240" w:lineRule="auto"/>
              <w:rPr>
                <w:ins w:id="3850" w:author="marpa" w:date="2026-10-25T15:17:56Z"/>
                <w:rFonts w:hint="default" w:ascii="Courier New" w:hAnsi="Courier New" w:eastAsia="Courier New" w:cs="Courier New"/>
                <w:color w:val="000000"/>
                <w:sz w:val="16"/>
                <w:szCs w:val="16"/>
                <w:lang w:val="en-US"/>
              </w:rPr>
            </w:pPr>
          </w:p>
          <w:p w14:paraId="28A692FF">
            <w:pPr>
              <w:spacing w:before="0" w:after="0" w:line="240" w:lineRule="auto"/>
              <w:rPr>
                <w:ins w:id="3851" w:author="marpa" w:date="2026-10-25T15:17:56Z"/>
                <w:rFonts w:hint="default" w:ascii="Courier New" w:hAnsi="Courier New" w:eastAsia="Courier New" w:cs="Courier New"/>
                <w:color w:val="000000"/>
                <w:sz w:val="16"/>
                <w:szCs w:val="16"/>
                <w:lang w:val="en-US"/>
              </w:rPr>
            </w:pPr>
            <w:ins w:id="3852" w:author="marpa" w:date="2026-10-25T15:17:56Z">
              <w:r>
                <w:rPr>
                  <w:rFonts w:hint="default" w:ascii="Courier New" w:hAnsi="Courier New" w:eastAsia="Courier New" w:cs="Courier New"/>
                  <w:color w:val="000000"/>
                  <w:sz w:val="16"/>
                  <w:szCs w:val="16"/>
                  <w:lang w:val="en-US"/>
                </w:rPr>
                <w:t xml:space="preserve">    public String solicitarTexto(String etiqueta) {</w:t>
              </w:r>
            </w:ins>
          </w:p>
          <w:p w14:paraId="3D95539F">
            <w:pPr>
              <w:spacing w:before="0" w:after="0" w:line="240" w:lineRule="auto"/>
              <w:rPr>
                <w:ins w:id="3853" w:author="marpa" w:date="2026-10-25T15:17:56Z"/>
                <w:rFonts w:hint="default" w:ascii="Courier New" w:hAnsi="Courier New" w:eastAsia="Courier New" w:cs="Courier New"/>
                <w:color w:val="000000"/>
                <w:sz w:val="16"/>
                <w:szCs w:val="16"/>
                <w:lang w:val="en-US"/>
              </w:rPr>
            </w:pPr>
            <w:ins w:id="3854" w:author="marpa" w:date="2026-10-25T15:17:56Z">
              <w:r>
                <w:rPr>
                  <w:rFonts w:hint="default" w:ascii="Courier New" w:hAnsi="Courier New" w:eastAsia="Courier New" w:cs="Courier New"/>
                  <w:color w:val="000000"/>
                  <w:sz w:val="16"/>
                  <w:szCs w:val="16"/>
                  <w:lang w:val="en-US"/>
                </w:rPr>
                <w:t xml:space="preserve">        salida.print(etiqueta);</w:t>
              </w:r>
            </w:ins>
          </w:p>
          <w:p w14:paraId="5FF713F4">
            <w:pPr>
              <w:spacing w:before="0" w:after="0" w:line="240" w:lineRule="auto"/>
              <w:rPr>
                <w:ins w:id="3855" w:author="marpa" w:date="2026-10-25T15:17:56Z"/>
                <w:rFonts w:hint="default" w:ascii="Courier New" w:hAnsi="Courier New" w:eastAsia="Courier New" w:cs="Courier New"/>
                <w:color w:val="000000"/>
                <w:sz w:val="16"/>
                <w:szCs w:val="16"/>
                <w:lang w:val="en-US"/>
              </w:rPr>
            </w:pPr>
            <w:ins w:id="3856" w:author="marpa" w:date="2026-10-25T15:17:56Z">
              <w:r>
                <w:rPr>
                  <w:rFonts w:hint="default" w:ascii="Courier New" w:hAnsi="Courier New" w:eastAsia="Courier New" w:cs="Courier New"/>
                  <w:color w:val="000000"/>
                  <w:sz w:val="16"/>
                  <w:szCs w:val="16"/>
                  <w:lang w:val="en-US"/>
                </w:rPr>
                <w:t xml:space="preserve">        return entrada.hasNextLine() ? entrada.nextLine().trim() : "";</w:t>
              </w:r>
            </w:ins>
          </w:p>
          <w:p w14:paraId="0BF51208">
            <w:pPr>
              <w:spacing w:before="0" w:after="0" w:line="240" w:lineRule="auto"/>
              <w:rPr>
                <w:ins w:id="3857" w:author="marpa" w:date="2026-10-25T15:17:56Z"/>
                <w:rFonts w:hint="default" w:ascii="Courier New" w:hAnsi="Courier New" w:eastAsia="Courier New" w:cs="Courier New"/>
                <w:color w:val="000000"/>
                <w:sz w:val="16"/>
                <w:szCs w:val="16"/>
                <w:lang w:val="en-US"/>
              </w:rPr>
            </w:pPr>
            <w:ins w:id="3858" w:author="marpa" w:date="2026-10-25T15:17:56Z">
              <w:r>
                <w:rPr>
                  <w:rFonts w:hint="default" w:ascii="Courier New" w:hAnsi="Courier New" w:eastAsia="Courier New" w:cs="Courier New"/>
                  <w:color w:val="000000"/>
                  <w:sz w:val="16"/>
                  <w:szCs w:val="16"/>
                  <w:lang w:val="en-US"/>
                </w:rPr>
                <w:t xml:space="preserve">    }</w:t>
              </w:r>
            </w:ins>
          </w:p>
          <w:p w14:paraId="138EED62">
            <w:pPr>
              <w:spacing w:before="0" w:after="0" w:line="240" w:lineRule="auto"/>
              <w:rPr>
                <w:ins w:id="3859" w:author="marpa" w:date="2026-10-25T15:17:56Z"/>
                <w:rFonts w:hint="default" w:ascii="Courier New" w:hAnsi="Courier New" w:eastAsia="Courier New" w:cs="Courier New"/>
                <w:color w:val="000000"/>
                <w:sz w:val="16"/>
                <w:szCs w:val="16"/>
                <w:lang w:val="en-US"/>
              </w:rPr>
            </w:pPr>
          </w:p>
          <w:p w14:paraId="6FE8B490">
            <w:pPr>
              <w:spacing w:before="0" w:after="0" w:line="240" w:lineRule="auto"/>
              <w:rPr>
                <w:ins w:id="3860" w:author="marpa" w:date="2026-10-25T15:17:56Z"/>
                <w:rFonts w:hint="default" w:ascii="Courier New" w:hAnsi="Courier New" w:eastAsia="Courier New" w:cs="Courier New"/>
                <w:color w:val="000000"/>
                <w:sz w:val="16"/>
                <w:szCs w:val="16"/>
                <w:lang w:val="en-US"/>
              </w:rPr>
            </w:pPr>
            <w:ins w:id="3861" w:author="marpa" w:date="2026-10-25T15:17:56Z">
              <w:r>
                <w:rPr>
                  <w:rFonts w:hint="default" w:ascii="Courier New" w:hAnsi="Courier New" w:eastAsia="Courier New" w:cs="Courier New"/>
                  <w:color w:val="000000"/>
                  <w:sz w:val="16"/>
                  <w:szCs w:val="16"/>
                  <w:lang w:val="en-US"/>
                </w:rPr>
                <w:t xml:space="preserve">    public String solicitarContrasenia(String etiqueta) {</w:t>
              </w:r>
            </w:ins>
          </w:p>
          <w:p w14:paraId="41AFFBC7">
            <w:pPr>
              <w:spacing w:before="0" w:after="0" w:line="240" w:lineRule="auto"/>
              <w:rPr>
                <w:ins w:id="3862" w:author="marpa" w:date="2026-10-25T15:17:56Z"/>
                <w:rFonts w:hint="default" w:ascii="Courier New" w:hAnsi="Courier New" w:eastAsia="Courier New" w:cs="Courier New"/>
                <w:color w:val="000000"/>
                <w:sz w:val="16"/>
                <w:szCs w:val="16"/>
                <w:lang w:val="en-US"/>
              </w:rPr>
            </w:pPr>
            <w:ins w:id="3863" w:author="marpa" w:date="2026-10-25T15:17:56Z">
              <w:r>
                <w:rPr>
                  <w:rFonts w:hint="default" w:ascii="Courier New" w:hAnsi="Courier New" w:eastAsia="Courier New" w:cs="Courier New"/>
                  <w:color w:val="000000"/>
                  <w:sz w:val="16"/>
                  <w:szCs w:val="16"/>
                  <w:lang w:val="en-US"/>
                </w:rPr>
                <w:t xml:space="preserve">        return solicitarTexto(etiqueta);</w:t>
              </w:r>
            </w:ins>
          </w:p>
          <w:p w14:paraId="67D8BEFC">
            <w:pPr>
              <w:spacing w:before="0" w:after="0" w:line="240" w:lineRule="auto"/>
              <w:rPr>
                <w:ins w:id="3864" w:author="marpa" w:date="2026-10-25T15:17:56Z"/>
                <w:rFonts w:hint="default" w:ascii="Courier New" w:hAnsi="Courier New" w:eastAsia="Courier New" w:cs="Courier New"/>
                <w:color w:val="000000"/>
                <w:sz w:val="16"/>
                <w:szCs w:val="16"/>
                <w:lang w:val="en-US"/>
              </w:rPr>
            </w:pPr>
            <w:ins w:id="3865" w:author="marpa" w:date="2026-10-25T15:17:56Z">
              <w:r>
                <w:rPr>
                  <w:rFonts w:hint="default" w:ascii="Courier New" w:hAnsi="Courier New" w:eastAsia="Courier New" w:cs="Courier New"/>
                  <w:color w:val="000000"/>
                  <w:sz w:val="16"/>
                  <w:szCs w:val="16"/>
                  <w:lang w:val="en-US"/>
                </w:rPr>
                <w:t xml:space="preserve">    }</w:t>
              </w:r>
            </w:ins>
          </w:p>
          <w:p w14:paraId="3934A8F6">
            <w:pPr>
              <w:spacing w:before="0" w:after="0" w:line="240" w:lineRule="auto"/>
              <w:rPr>
                <w:ins w:id="3866" w:author="marpa" w:date="2026-10-25T15:17:56Z"/>
                <w:rFonts w:hint="default" w:ascii="Courier New" w:hAnsi="Courier New" w:eastAsia="Courier New" w:cs="Courier New"/>
                <w:color w:val="000000"/>
                <w:sz w:val="16"/>
                <w:szCs w:val="16"/>
                <w:lang w:val="en-US"/>
              </w:rPr>
            </w:pPr>
          </w:p>
          <w:p w14:paraId="650FB0BF">
            <w:pPr>
              <w:spacing w:before="0" w:after="0" w:line="240" w:lineRule="auto"/>
              <w:rPr>
                <w:ins w:id="3867" w:author="marpa" w:date="2026-10-25T15:17:56Z"/>
                <w:rFonts w:hint="default" w:ascii="Courier New" w:hAnsi="Courier New" w:eastAsia="Courier New" w:cs="Courier New"/>
                <w:color w:val="000000"/>
                <w:sz w:val="16"/>
                <w:szCs w:val="16"/>
                <w:lang w:val="en-US"/>
              </w:rPr>
            </w:pPr>
            <w:ins w:id="3868" w:author="marpa" w:date="2026-10-25T15:17:56Z">
              <w:r>
                <w:rPr>
                  <w:rFonts w:hint="default" w:ascii="Courier New" w:hAnsi="Courier New" w:eastAsia="Courier New" w:cs="Courier New"/>
                  <w:color w:val="000000"/>
                  <w:sz w:val="16"/>
                  <w:szCs w:val="16"/>
                  <w:lang w:val="en-US"/>
                </w:rPr>
                <w:t xml:space="preserve">    public int mostrarMenuPrincipal() {</w:t>
              </w:r>
            </w:ins>
          </w:p>
          <w:p w14:paraId="43CD5CB1">
            <w:pPr>
              <w:spacing w:before="0" w:after="0" w:line="240" w:lineRule="auto"/>
              <w:rPr>
                <w:ins w:id="3869" w:author="marpa" w:date="2026-10-25T15:17:56Z"/>
                <w:rFonts w:hint="default" w:ascii="Courier New" w:hAnsi="Courier New" w:eastAsia="Courier New" w:cs="Courier New"/>
                <w:color w:val="000000"/>
                <w:sz w:val="16"/>
                <w:szCs w:val="16"/>
                <w:lang w:val="en-US"/>
              </w:rPr>
            </w:pPr>
            <w:ins w:id="3870" w:author="marpa" w:date="2026-10-25T15:17:56Z">
              <w:r>
                <w:rPr>
                  <w:rFonts w:hint="default" w:ascii="Courier New" w:hAnsi="Courier New" w:eastAsia="Courier New" w:cs="Courier New"/>
                  <w:color w:val="000000"/>
                  <w:sz w:val="16"/>
                  <w:szCs w:val="16"/>
                  <w:lang w:val="en-US"/>
                </w:rPr>
                <w:t xml:space="preserve">        salida.println("\n1. Convertir temperatura");</w:t>
              </w:r>
            </w:ins>
          </w:p>
          <w:p w14:paraId="25C4C03B">
            <w:pPr>
              <w:spacing w:before="0" w:after="0" w:line="240" w:lineRule="auto"/>
              <w:rPr>
                <w:ins w:id="3871" w:author="marpa" w:date="2026-10-25T15:17:56Z"/>
                <w:rFonts w:hint="default" w:ascii="Courier New" w:hAnsi="Courier New" w:eastAsia="Courier New" w:cs="Courier New"/>
                <w:color w:val="000000"/>
                <w:sz w:val="16"/>
                <w:szCs w:val="16"/>
                <w:lang w:val="en-US"/>
              </w:rPr>
            </w:pPr>
            <w:ins w:id="3872" w:author="marpa" w:date="2026-10-25T15:17:56Z">
              <w:r>
                <w:rPr>
                  <w:rFonts w:hint="default" w:ascii="Courier New" w:hAnsi="Courier New" w:eastAsia="Courier New" w:cs="Courier New"/>
                  <w:color w:val="000000"/>
                  <w:sz w:val="16"/>
                  <w:szCs w:val="16"/>
                  <w:lang w:val="en-US"/>
                </w:rPr>
                <w:t xml:space="preserve">        salida.println("2. Convertir masa");</w:t>
              </w:r>
            </w:ins>
          </w:p>
          <w:p w14:paraId="2F6F918A">
            <w:pPr>
              <w:spacing w:before="0" w:after="0" w:line="240" w:lineRule="auto"/>
              <w:rPr>
                <w:ins w:id="3873" w:author="marpa" w:date="2026-10-25T15:17:56Z"/>
                <w:rFonts w:hint="default" w:ascii="Courier New" w:hAnsi="Courier New" w:eastAsia="Courier New" w:cs="Courier New"/>
                <w:color w:val="000000"/>
                <w:sz w:val="16"/>
                <w:szCs w:val="16"/>
                <w:lang w:val="en-US"/>
              </w:rPr>
            </w:pPr>
            <w:ins w:id="3874" w:author="marpa" w:date="2026-10-25T15:17:56Z">
              <w:r>
                <w:rPr>
                  <w:rFonts w:hint="default" w:ascii="Courier New" w:hAnsi="Courier New" w:eastAsia="Courier New" w:cs="Courier New"/>
                  <w:color w:val="000000"/>
                  <w:sz w:val="16"/>
                  <w:szCs w:val="16"/>
                  <w:lang w:val="en-US"/>
                </w:rPr>
                <w:t xml:space="preserve">        salida.println("3. Convertir longitud");</w:t>
              </w:r>
            </w:ins>
          </w:p>
          <w:p w14:paraId="1EE212C6">
            <w:pPr>
              <w:spacing w:before="0" w:after="0" w:line="240" w:lineRule="auto"/>
              <w:rPr>
                <w:ins w:id="3875" w:author="marpa" w:date="2026-10-25T15:17:56Z"/>
                <w:rFonts w:hint="default" w:ascii="Courier New" w:hAnsi="Courier New" w:eastAsia="Courier New" w:cs="Courier New"/>
                <w:color w:val="000000"/>
                <w:sz w:val="16"/>
                <w:szCs w:val="16"/>
                <w:lang w:val="en-US"/>
              </w:rPr>
            </w:pPr>
            <w:ins w:id="3876" w:author="marpa" w:date="2026-10-25T15:17:56Z">
              <w:r>
                <w:rPr>
                  <w:rFonts w:hint="default" w:ascii="Courier New" w:hAnsi="Courier New" w:eastAsia="Courier New" w:cs="Courier New"/>
                  <w:color w:val="000000"/>
                  <w:sz w:val="16"/>
                  <w:szCs w:val="16"/>
                  <w:lang w:val="en-US"/>
                </w:rPr>
                <w:t xml:space="preserve">        salida.println("4. Cambiar contraseña");</w:t>
              </w:r>
            </w:ins>
          </w:p>
          <w:p w14:paraId="600636F7">
            <w:pPr>
              <w:spacing w:before="0" w:after="0" w:line="240" w:lineRule="auto"/>
              <w:rPr>
                <w:ins w:id="3877" w:author="marpa" w:date="2026-10-25T15:17:56Z"/>
                <w:rFonts w:hint="default" w:ascii="Courier New" w:hAnsi="Courier New" w:eastAsia="Courier New" w:cs="Courier New"/>
                <w:color w:val="000000"/>
                <w:sz w:val="16"/>
                <w:szCs w:val="16"/>
                <w:lang w:val="en-US"/>
              </w:rPr>
            </w:pPr>
            <w:ins w:id="3878" w:author="marpa" w:date="2026-10-25T15:17:56Z">
              <w:r>
                <w:rPr>
                  <w:rFonts w:hint="default" w:ascii="Courier New" w:hAnsi="Courier New" w:eastAsia="Courier New" w:cs="Courier New"/>
                  <w:color w:val="000000"/>
                  <w:sz w:val="16"/>
                  <w:szCs w:val="16"/>
                  <w:lang w:val="en-US"/>
                </w:rPr>
                <w:t xml:space="preserve">        salida.println("0. Salir");</w:t>
              </w:r>
            </w:ins>
          </w:p>
          <w:p w14:paraId="12E2D5D0">
            <w:pPr>
              <w:spacing w:before="0" w:after="0" w:line="240" w:lineRule="auto"/>
              <w:rPr>
                <w:ins w:id="3879" w:author="marpa" w:date="2026-10-25T15:17:56Z"/>
                <w:rFonts w:hint="default" w:ascii="Courier New" w:hAnsi="Courier New" w:eastAsia="Courier New" w:cs="Courier New"/>
                <w:color w:val="000000"/>
                <w:sz w:val="16"/>
                <w:szCs w:val="16"/>
                <w:lang w:val="en-US"/>
              </w:rPr>
            </w:pPr>
            <w:ins w:id="3880" w:author="marpa" w:date="2026-10-25T15:17:56Z">
              <w:r>
                <w:rPr>
                  <w:rFonts w:hint="default" w:ascii="Courier New" w:hAnsi="Courier New" w:eastAsia="Courier New" w:cs="Courier New"/>
                  <w:color w:val="000000"/>
                  <w:sz w:val="16"/>
                  <w:szCs w:val="16"/>
                  <w:lang w:val="en-US"/>
                </w:rPr>
                <w:t xml:space="preserve">        return solicitarEntero("Seleccione una opción: ");</w:t>
              </w:r>
            </w:ins>
          </w:p>
          <w:p w14:paraId="66258FCD">
            <w:pPr>
              <w:spacing w:before="0" w:after="0" w:line="240" w:lineRule="auto"/>
              <w:rPr>
                <w:ins w:id="3881" w:author="marpa" w:date="2026-10-25T15:17:56Z"/>
                <w:rFonts w:hint="default" w:ascii="Courier New" w:hAnsi="Courier New" w:eastAsia="Courier New" w:cs="Courier New"/>
                <w:color w:val="000000"/>
                <w:sz w:val="16"/>
                <w:szCs w:val="16"/>
                <w:lang w:val="en-US"/>
              </w:rPr>
            </w:pPr>
            <w:ins w:id="3882" w:author="marpa" w:date="2026-10-25T15:17:56Z">
              <w:r>
                <w:rPr>
                  <w:rFonts w:hint="default" w:ascii="Courier New" w:hAnsi="Courier New" w:eastAsia="Courier New" w:cs="Courier New"/>
                  <w:color w:val="000000"/>
                  <w:sz w:val="16"/>
                  <w:szCs w:val="16"/>
                  <w:lang w:val="en-US"/>
                </w:rPr>
                <w:t xml:space="preserve">    }</w:t>
              </w:r>
            </w:ins>
          </w:p>
          <w:p w14:paraId="69A3A363">
            <w:pPr>
              <w:spacing w:before="0" w:after="0" w:line="240" w:lineRule="auto"/>
              <w:rPr>
                <w:ins w:id="3883" w:author="marpa" w:date="2026-10-25T15:17:56Z"/>
                <w:rFonts w:hint="default" w:ascii="Courier New" w:hAnsi="Courier New" w:eastAsia="Courier New" w:cs="Courier New"/>
                <w:color w:val="000000"/>
                <w:sz w:val="16"/>
                <w:szCs w:val="16"/>
                <w:lang w:val="en-US"/>
              </w:rPr>
            </w:pPr>
          </w:p>
          <w:p w14:paraId="57A03EA2">
            <w:pPr>
              <w:spacing w:before="0" w:after="0" w:line="240" w:lineRule="auto"/>
              <w:rPr>
                <w:ins w:id="3884" w:author="marpa" w:date="2026-10-25T15:17:56Z"/>
                <w:rFonts w:hint="default" w:ascii="Courier New" w:hAnsi="Courier New" w:eastAsia="Courier New" w:cs="Courier New"/>
                <w:color w:val="000000"/>
                <w:sz w:val="16"/>
                <w:szCs w:val="16"/>
                <w:lang w:val="en-US"/>
              </w:rPr>
            </w:pPr>
            <w:ins w:id="3885" w:author="marpa" w:date="2026-10-25T15:17:56Z">
              <w:r>
                <w:rPr>
                  <w:rFonts w:hint="default" w:ascii="Courier New" w:hAnsi="Courier New" w:eastAsia="Courier New" w:cs="Courier New"/>
                  <w:color w:val="000000"/>
                  <w:sz w:val="16"/>
                  <w:szCs w:val="16"/>
                  <w:lang w:val="en-US"/>
                </w:rPr>
                <w:t xml:space="preserve">    public double solicitarValor() {</w:t>
              </w:r>
            </w:ins>
          </w:p>
          <w:p w14:paraId="05423B4A">
            <w:pPr>
              <w:spacing w:before="0" w:after="0" w:line="240" w:lineRule="auto"/>
              <w:rPr>
                <w:ins w:id="3886" w:author="marpa" w:date="2026-10-25T15:17:56Z"/>
                <w:rFonts w:hint="default" w:ascii="Courier New" w:hAnsi="Courier New" w:eastAsia="Courier New" w:cs="Courier New"/>
                <w:color w:val="000000"/>
                <w:sz w:val="16"/>
                <w:szCs w:val="16"/>
                <w:lang w:val="en-US"/>
              </w:rPr>
            </w:pPr>
            <w:ins w:id="3887" w:author="marpa" w:date="2026-10-25T15:17:56Z">
              <w:r>
                <w:rPr>
                  <w:rFonts w:hint="default" w:ascii="Courier New" w:hAnsi="Courier New" w:eastAsia="Courier New" w:cs="Courier New"/>
                  <w:color w:val="000000"/>
                  <w:sz w:val="16"/>
                  <w:szCs w:val="16"/>
                  <w:lang w:val="en-US"/>
                </w:rPr>
                <w:t xml:space="preserve">        while (true) {</w:t>
              </w:r>
            </w:ins>
          </w:p>
          <w:p w14:paraId="1B6DBB90">
            <w:pPr>
              <w:spacing w:before="0" w:after="0" w:line="240" w:lineRule="auto"/>
              <w:rPr>
                <w:ins w:id="3888" w:author="marpa" w:date="2026-10-25T15:17:56Z"/>
                <w:rFonts w:hint="default" w:ascii="Courier New" w:hAnsi="Courier New" w:eastAsia="Courier New" w:cs="Courier New"/>
                <w:color w:val="000000"/>
                <w:sz w:val="16"/>
                <w:szCs w:val="16"/>
                <w:lang w:val="en-US"/>
              </w:rPr>
            </w:pPr>
            <w:ins w:id="3889" w:author="marpa" w:date="2026-10-25T15:17:56Z">
              <w:r>
                <w:rPr>
                  <w:rFonts w:hint="default" w:ascii="Courier New" w:hAnsi="Courier New" w:eastAsia="Courier New" w:cs="Courier New"/>
                  <w:color w:val="000000"/>
                  <w:sz w:val="16"/>
                  <w:szCs w:val="16"/>
                  <w:lang w:val="en-US"/>
                </w:rPr>
                <w:t xml:space="preserve">            String texto = solicitarTexto("Valor a convertir: ").replace(',', '.');</w:t>
              </w:r>
            </w:ins>
          </w:p>
          <w:p w14:paraId="094642E9">
            <w:pPr>
              <w:spacing w:before="0" w:after="0" w:line="240" w:lineRule="auto"/>
              <w:rPr>
                <w:ins w:id="3890" w:author="marpa" w:date="2026-10-25T15:17:56Z"/>
                <w:rFonts w:hint="default" w:ascii="Courier New" w:hAnsi="Courier New" w:eastAsia="Courier New" w:cs="Courier New"/>
                <w:color w:val="000000"/>
                <w:sz w:val="16"/>
                <w:szCs w:val="16"/>
                <w:lang w:val="en-US"/>
              </w:rPr>
            </w:pPr>
            <w:ins w:id="3891" w:author="marpa" w:date="2026-10-25T15:17:56Z">
              <w:r>
                <w:rPr>
                  <w:rFonts w:hint="default" w:ascii="Courier New" w:hAnsi="Courier New" w:eastAsia="Courier New" w:cs="Courier New"/>
                  <w:color w:val="000000"/>
                  <w:sz w:val="16"/>
                  <w:szCs w:val="16"/>
                  <w:lang w:val="en-US"/>
                </w:rPr>
                <w:t xml:space="preserve">            try {</w:t>
              </w:r>
            </w:ins>
          </w:p>
          <w:p w14:paraId="448C281C">
            <w:pPr>
              <w:spacing w:before="0" w:after="0" w:line="240" w:lineRule="auto"/>
              <w:rPr>
                <w:ins w:id="3892" w:author="marpa" w:date="2026-10-25T15:17:56Z"/>
                <w:rFonts w:hint="default" w:ascii="Courier New" w:hAnsi="Courier New" w:eastAsia="Courier New" w:cs="Courier New"/>
                <w:color w:val="000000"/>
                <w:sz w:val="16"/>
                <w:szCs w:val="16"/>
                <w:lang w:val="en-US"/>
              </w:rPr>
            </w:pPr>
            <w:ins w:id="3893" w:author="marpa" w:date="2026-10-25T15:17:56Z">
              <w:r>
                <w:rPr>
                  <w:rFonts w:hint="default" w:ascii="Courier New" w:hAnsi="Courier New" w:eastAsia="Courier New" w:cs="Courier New"/>
                  <w:color w:val="000000"/>
                  <w:sz w:val="16"/>
                  <w:szCs w:val="16"/>
                  <w:lang w:val="en-US"/>
                </w:rPr>
                <w:t xml:space="preserve">                double valor = Double.parseDouble(texto);</w:t>
              </w:r>
            </w:ins>
          </w:p>
          <w:p w14:paraId="4D266D3C">
            <w:pPr>
              <w:spacing w:before="0" w:after="0" w:line="240" w:lineRule="auto"/>
              <w:rPr>
                <w:ins w:id="3894" w:author="marpa" w:date="2026-10-25T15:17:56Z"/>
                <w:rFonts w:hint="default" w:ascii="Courier New" w:hAnsi="Courier New" w:eastAsia="Courier New" w:cs="Courier New"/>
                <w:color w:val="000000"/>
                <w:sz w:val="16"/>
                <w:szCs w:val="16"/>
                <w:lang w:val="en-US"/>
              </w:rPr>
            </w:pPr>
            <w:ins w:id="3895" w:author="marpa" w:date="2026-10-25T15:17:56Z">
              <w:r>
                <w:rPr>
                  <w:rFonts w:hint="default" w:ascii="Courier New" w:hAnsi="Courier New" w:eastAsia="Courier New" w:cs="Courier New"/>
                  <w:color w:val="000000"/>
                  <w:sz w:val="16"/>
                  <w:szCs w:val="16"/>
                  <w:lang w:val="en-US"/>
                </w:rPr>
                <w:t xml:space="preserve">                if (Double.isFinite(valor)) return valor;</w:t>
              </w:r>
            </w:ins>
          </w:p>
          <w:p w14:paraId="4A076BF5">
            <w:pPr>
              <w:spacing w:before="0" w:after="0" w:line="240" w:lineRule="auto"/>
              <w:rPr>
                <w:ins w:id="3896" w:author="marpa" w:date="2026-10-25T15:17:56Z"/>
                <w:rFonts w:hint="default" w:ascii="Courier New" w:hAnsi="Courier New" w:eastAsia="Courier New" w:cs="Courier New"/>
                <w:color w:val="000000"/>
                <w:sz w:val="16"/>
                <w:szCs w:val="16"/>
                <w:lang w:val="en-US"/>
              </w:rPr>
            </w:pPr>
            <w:ins w:id="3897" w:author="marpa" w:date="2026-10-25T15:17:56Z">
              <w:r>
                <w:rPr>
                  <w:rFonts w:hint="default" w:ascii="Courier New" w:hAnsi="Courier New" w:eastAsia="Courier New" w:cs="Courier New"/>
                  <w:color w:val="000000"/>
                  <w:sz w:val="16"/>
                  <w:szCs w:val="16"/>
                  <w:lang w:val="en-US"/>
                </w:rPr>
                <w:t xml:space="preserve">            } catch (NumberFormatException ignored) { }</w:t>
              </w:r>
            </w:ins>
          </w:p>
          <w:p w14:paraId="767F89D4">
            <w:pPr>
              <w:spacing w:before="0" w:after="0" w:line="240" w:lineRule="auto"/>
              <w:rPr>
                <w:ins w:id="3898" w:author="marpa" w:date="2026-10-25T15:17:56Z"/>
                <w:rFonts w:hint="default" w:ascii="Courier New" w:hAnsi="Courier New" w:eastAsia="Courier New" w:cs="Courier New"/>
                <w:color w:val="000000"/>
                <w:sz w:val="16"/>
                <w:szCs w:val="16"/>
                <w:lang w:val="en-US"/>
              </w:rPr>
            </w:pPr>
            <w:ins w:id="3899" w:author="marpa" w:date="2026-10-25T15:17:56Z">
              <w:r>
                <w:rPr>
                  <w:rFonts w:hint="default" w:ascii="Courier New" w:hAnsi="Courier New" w:eastAsia="Courier New" w:cs="Courier New"/>
                  <w:color w:val="000000"/>
                  <w:sz w:val="16"/>
                  <w:szCs w:val="16"/>
                  <w:lang w:val="en-US"/>
                </w:rPr>
                <w:t xml:space="preserve">            mostrarError("Ingrese un número finito válido.");</w:t>
              </w:r>
            </w:ins>
          </w:p>
          <w:p w14:paraId="76FA9931">
            <w:pPr>
              <w:spacing w:before="0" w:after="0" w:line="240" w:lineRule="auto"/>
              <w:rPr>
                <w:ins w:id="3900" w:author="marpa" w:date="2026-10-25T15:17:56Z"/>
                <w:rFonts w:hint="default" w:ascii="Courier New" w:hAnsi="Courier New" w:eastAsia="Courier New" w:cs="Courier New"/>
                <w:color w:val="000000"/>
                <w:sz w:val="16"/>
                <w:szCs w:val="16"/>
                <w:lang w:val="en-US"/>
              </w:rPr>
            </w:pPr>
            <w:ins w:id="3901" w:author="marpa" w:date="2026-10-25T15:17:56Z">
              <w:r>
                <w:rPr>
                  <w:rFonts w:hint="default" w:ascii="Courier New" w:hAnsi="Courier New" w:eastAsia="Courier New" w:cs="Courier New"/>
                  <w:color w:val="000000"/>
                  <w:sz w:val="16"/>
                  <w:szCs w:val="16"/>
                  <w:lang w:val="en-US"/>
                </w:rPr>
                <w:t xml:space="preserve">        }</w:t>
              </w:r>
            </w:ins>
          </w:p>
          <w:p w14:paraId="38CE1097">
            <w:pPr>
              <w:spacing w:before="0" w:after="0" w:line="240" w:lineRule="auto"/>
              <w:rPr>
                <w:ins w:id="3902" w:author="marpa" w:date="2026-10-25T15:17:56Z"/>
                <w:rFonts w:hint="default" w:ascii="Courier New" w:hAnsi="Courier New" w:eastAsia="Courier New" w:cs="Courier New"/>
                <w:color w:val="000000"/>
                <w:sz w:val="16"/>
                <w:szCs w:val="16"/>
                <w:lang w:val="en-US"/>
              </w:rPr>
            </w:pPr>
            <w:ins w:id="3903" w:author="marpa" w:date="2026-10-25T15:17:56Z">
              <w:r>
                <w:rPr>
                  <w:rFonts w:hint="default" w:ascii="Courier New" w:hAnsi="Courier New" w:eastAsia="Courier New" w:cs="Courier New"/>
                  <w:color w:val="000000"/>
                  <w:sz w:val="16"/>
                  <w:szCs w:val="16"/>
                  <w:lang w:val="en-US"/>
                </w:rPr>
                <w:t xml:space="preserve">    }</w:t>
              </w:r>
            </w:ins>
          </w:p>
          <w:p w14:paraId="3DB08270">
            <w:pPr>
              <w:spacing w:before="0" w:after="0" w:line="240" w:lineRule="auto"/>
              <w:rPr>
                <w:ins w:id="3904" w:author="marpa" w:date="2026-10-25T15:17:56Z"/>
                <w:rFonts w:hint="default" w:ascii="Courier New" w:hAnsi="Courier New" w:eastAsia="Courier New" w:cs="Courier New"/>
                <w:color w:val="000000"/>
                <w:sz w:val="16"/>
                <w:szCs w:val="16"/>
                <w:lang w:val="en-US"/>
              </w:rPr>
            </w:pPr>
          </w:p>
          <w:p w14:paraId="351EF93C">
            <w:pPr>
              <w:spacing w:before="0" w:after="0" w:line="240" w:lineRule="auto"/>
              <w:rPr>
                <w:ins w:id="3905" w:author="marpa" w:date="2026-10-25T15:17:56Z"/>
                <w:rFonts w:hint="default" w:ascii="Courier New" w:hAnsi="Courier New" w:eastAsia="Courier New" w:cs="Courier New"/>
                <w:color w:val="000000"/>
                <w:sz w:val="16"/>
                <w:szCs w:val="16"/>
                <w:lang w:val="en-US"/>
              </w:rPr>
            </w:pPr>
            <w:ins w:id="3906" w:author="marpa" w:date="2026-10-25T15:17:56Z">
              <w:r>
                <w:rPr>
                  <w:rFonts w:hint="default" w:ascii="Courier New" w:hAnsi="Courier New" w:eastAsia="Courier New" w:cs="Courier New"/>
                  <w:color w:val="000000"/>
                  <w:sz w:val="16"/>
                  <w:szCs w:val="16"/>
                  <w:lang w:val="en-US"/>
                </w:rPr>
                <w:t xml:space="preserve">    public String seleccionarUnidad(String etiqueta, List&lt;String&gt; unidades) {</w:t>
              </w:r>
            </w:ins>
          </w:p>
          <w:p w14:paraId="0E9CE131">
            <w:pPr>
              <w:spacing w:before="0" w:after="0" w:line="240" w:lineRule="auto"/>
              <w:rPr>
                <w:ins w:id="3907" w:author="marpa" w:date="2026-10-25T15:17:56Z"/>
                <w:rFonts w:hint="default" w:ascii="Courier New" w:hAnsi="Courier New" w:eastAsia="Courier New" w:cs="Courier New"/>
                <w:color w:val="000000"/>
                <w:sz w:val="16"/>
                <w:szCs w:val="16"/>
                <w:lang w:val="en-US"/>
              </w:rPr>
            </w:pPr>
            <w:ins w:id="3908" w:author="marpa" w:date="2026-10-25T15:17:56Z">
              <w:r>
                <w:rPr>
                  <w:rFonts w:hint="default" w:ascii="Courier New" w:hAnsi="Courier New" w:eastAsia="Courier New" w:cs="Courier New"/>
                  <w:color w:val="000000"/>
                  <w:sz w:val="16"/>
                  <w:szCs w:val="16"/>
                  <w:lang w:val="en-US"/>
                </w:rPr>
                <w:t xml:space="preserve">        salida.println(etiqueta);</w:t>
              </w:r>
            </w:ins>
          </w:p>
          <w:p w14:paraId="68A6969B">
            <w:pPr>
              <w:spacing w:before="0" w:after="0" w:line="240" w:lineRule="auto"/>
              <w:rPr>
                <w:ins w:id="3909" w:author="marpa" w:date="2026-10-25T15:17:56Z"/>
                <w:rFonts w:hint="default" w:ascii="Courier New" w:hAnsi="Courier New" w:eastAsia="Courier New" w:cs="Courier New"/>
                <w:color w:val="000000"/>
                <w:sz w:val="16"/>
                <w:szCs w:val="16"/>
                <w:lang w:val="en-US"/>
              </w:rPr>
            </w:pPr>
            <w:ins w:id="3910" w:author="marpa" w:date="2026-10-25T15:17:56Z">
              <w:r>
                <w:rPr>
                  <w:rFonts w:hint="default" w:ascii="Courier New" w:hAnsi="Courier New" w:eastAsia="Courier New" w:cs="Courier New"/>
                  <w:color w:val="000000"/>
                  <w:sz w:val="16"/>
                  <w:szCs w:val="16"/>
                  <w:lang w:val="en-US"/>
                </w:rPr>
                <w:t xml:space="preserve">        for (int i = 0; i &lt; unidades.size(); i++) {</w:t>
              </w:r>
            </w:ins>
          </w:p>
          <w:p w14:paraId="068A87A6">
            <w:pPr>
              <w:spacing w:before="0" w:after="0" w:line="240" w:lineRule="auto"/>
              <w:rPr>
                <w:ins w:id="3911" w:author="marpa" w:date="2026-10-25T15:17:56Z"/>
                <w:rFonts w:hint="default" w:ascii="Courier New" w:hAnsi="Courier New" w:eastAsia="Courier New" w:cs="Courier New"/>
                <w:color w:val="000000"/>
                <w:sz w:val="16"/>
                <w:szCs w:val="16"/>
                <w:lang w:val="en-US"/>
              </w:rPr>
            </w:pPr>
            <w:ins w:id="3912" w:author="marpa" w:date="2026-10-25T15:17:56Z">
              <w:r>
                <w:rPr>
                  <w:rFonts w:hint="default" w:ascii="Courier New" w:hAnsi="Courier New" w:eastAsia="Courier New" w:cs="Courier New"/>
                  <w:color w:val="000000"/>
                  <w:sz w:val="16"/>
                  <w:szCs w:val="16"/>
                  <w:lang w:val="en-US"/>
                </w:rPr>
                <w:t xml:space="preserve">            salida.printf("%d. %s%n", i + 1, unidades.get(i));</w:t>
              </w:r>
            </w:ins>
          </w:p>
          <w:p w14:paraId="5D9324DD">
            <w:pPr>
              <w:spacing w:before="0" w:after="0" w:line="240" w:lineRule="auto"/>
              <w:rPr>
                <w:ins w:id="3913" w:author="marpa" w:date="2026-10-25T15:17:56Z"/>
                <w:rFonts w:hint="default" w:ascii="Courier New" w:hAnsi="Courier New" w:eastAsia="Courier New" w:cs="Courier New"/>
                <w:color w:val="000000"/>
                <w:sz w:val="16"/>
                <w:szCs w:val="16"/>
                <w:lang w:val="en-US"/>
              </w:rPr>
            </w:pPr>
            <w:ins w:id="3914" w:author="marpa" w:date="2026-10-25T15:17:56Z">
              <w:r>
                <w:rPr>
                  <w:rFonts w:hint="default" w:ascii="Courier New" w:hAnsi="Courier New" w:eastAsia="Courier New" w:cs="Courier New"/>
                  <w:color w:val="000000"/>
                  <w:sz w:val="16"/>
                  <w:szCs w:val="16"/>
                  <w:lang w:val="en-US"/>
                </w:rPr>
                <w:t xml:space="preserve">        }</w:t>
              </w:r>
            </w:ins>
          </w:p>
          <w:p w14:paraId="2377A582">
            <w:pPr>
              <w:spacing w:before="0" w:after="0" w:line="240" w:lineRule="auto"/>
              <w:rPr>
                <w:ins w:id="3915" w:author="marpa" w:date="2026-10-25T15:17:56Z"/>
                <w:rFonts w:hint="default" w:ascii="Courier New" w:hAnsi="Courier New" w:eastAsia="Courier New" w:cs="Courier New"/>
                <w:color w:val="000000"/>
                <w:sz w:val="16"/>
                <w:szCs w:val="16"/>
                <w:lang w:val="en-US"/>
              </w:rPr>
            </w:pPr>
            <w:ins w:id="3916" w:author="marpa" w:date="2026-10-25T15:17:56Z">
              <w:r>
                <w:rPr>
                  <w:rFonts w:hint="default" w:ascii="Courier New" w:hAnsi="Courier New" w:eastAsia="Courier New" w:cs="Courier New"/>
                  <w:color w:val="000000"/>
                  <w:sz w:val="16"/>
                  <w:szCs w:val="16"/>
                  <w:lang w:val="en-US"/>
                </w:rPr>
                <w:t xml:space="preserve">        while (true) {</w:t>
              </w:r>
            </w:ins>
          </w:p>
          <w:p w14:paraId="2CA75B4C">
            <w:pPr>
              <w:spacing w:before="0" w:after="0" w:line="240" w:lineRule="auto"/>
              <w:rPr>
                <w:ins w:id="3917" w:author="marpa" w:date="2026-10-25T15:17:56Z"/>
                <w:rFonts w:hint="default" w:ascii="Courier New" w:hAnsi="Courier New" w:eastAsia="Courier New" w:cs="Courier New"/>
                <w:color w:val="000000"/>
                <w:sz w:val="16"/>
                <w:szCs w:val="16"/>
                <w:lang w:val="en-US"/>
              </w:rPr>
            </w:pPr>
            <w:ins w:id="3918" w:author="marpa" w:date="2026-10-25T15:17:56Z">
              <w:r>
                <w:rPr>
                  <w:rFonts w:hint="default" w:ascii="Courier New" w:hAnsi="Courier New" w:eastAsia="Courier New" w:cs="Courier New"/>
                  <w:color w:val="000000"/>
                  <w:sz w:val="16"/>
                  <w:szCs w:val="16"/>
                  <w:lang w:val="en-US"/>
                </w:rPr>
                <w:t xml:space="preserve">            int opcion = solicitarEntero("Seleccione una unidad: ");</w:t>
              </w:r>
            </w:ins>
          </w:p>
          <w:p w14:paraId="44339E8A">
            <w:pPr>
              <w:spacing w:before="0" w:after="0" w:line="240" w:lineRule="auto"/>
              <w:rPr>
                <w:ins w:id="3919" w:author="marpa" w:date="2026-10-25T15:17:56Z"/>
                <w:rFonts w:hint="default" w:ascii="Courier New" w:hAnsi="Courier New" w:eastAsia="Courier New" w:cs="Courier New"/>
                <w:color w:val="000000"/>
                <w:sz w:val="16"/>
                <w:szCs w:val="16"/>
                <w:lang w:val="en-US"/>
              </w:rPr>
            </w:pPr>
            <w:ins w:id="3920" w:author="marpa" w:date="2026-10-25T15:17:56Z">
              <w:r>
                <w:rPr>
                  <w:rFonts w:hint="default" w:ascii="Courier New" w:hAnsi="Courier New" w:eastAsia="Courier New" w:cs="Courier New"/>
                  <w:color w:val="000000"/>
                  <w:sz w:val="16"/>
                  <w:szCs w:val="16"/>
                  <w:lang w:val="en-US"/>
                </w:rPr>
                <w:t xml:space="preserve">            if (opcion &gt;= 1 &amp;&amp; opcion &lt;= unidades.size()) return unidades.get(opcion - 1);</w:t>
              </w:r>
            </w:ins>
          </w:p>
          <w:p w14:paraId="393CCAAC">
            <w:pPr>
              <w:spacing w:before="0" w:after="0" w:line="240" w:lineRule="auto"/>
              <w:rPr>
                <w:ins w:id="3921" w:author="marpa" w:date="2026-10-25T15:17:56Z"/>
                <w:rFonts w:hint="default" w:ascii="Courier New" w:hAnsi="Courier New" w:eastAsia="Courier New" w:cs="Courier New"/>
                <w:color w:val="000000"/>
                <w:sz w:val="16"/>
                <w:szCs w:val="16"/>
                <w:lang w:val="en-US"/>
              </w:rPr>
            </w:pPr>
            <w:ins w:id="3922" w:author="marpa" w:date="2026-10-25T15:17:56Z">
              <w:r>
                <w:rPr>
                  <w:rFonts w:hint="default" w:ascii="Courier New" w:hAnsi="Courier New" w:eastAsia="Courier New" w:cs="Courier New"/>
                  <w:color w:val="000000"/>
                  <w:sz w:val="16"/>
                  <w:szCs w:val="16"/>
                  <w:lang w:val="en-US"/>
                </w:rPr>
                <w:t xml:space="preserve">            mostrarError("Opción de unidad inválida.");</w:t>
              </w:r>
            </w:ins>
          </w:p>
          <w:p w14:paraId="49E89E56">
            <w:pPr>
              <w:spacing w:before="0" w:after="0" w:line="240" w:lineRule="auto"/>
              <w:rPr>
                <w:ins w:id="3923" w:author="marpa" w:date="2026-10-25T15:17:56Z"/>
                <w:rFonts w:hint="default" w:ascii="Courier New" w:hAnsi="Courier New" w:eastAsia="Courier New" w:cs="Courier New"/>
                <w:color w:val="000000"/>
                <w:sz w:val="16"/>
                <w:szCs w:val="16"/>
                <w:lang w:val="en-US"/>
              </w:rPr>
            </w:pPr>
            <w:ins w:id="3924" w:author="marpa" w:date="2026-10-25T15:17:56Z">
              <w:r>
                <w:rPr>
                  <w:rFonts w:hint="default" w:ascii="Courier New" w:hAnsi="Courier New" w:eastAsia="Courier New" w:cs="Courier New"/>
                  <w:color w:val="000000"/>
                  <w:sz w:val="16"/>
                  <w:szCs w:val="16"/>
                  <w:lang w:val="en-US"/>
                </w:rPr>
                <w:t xml:space="preserve">        }</w:t>
              </w:r>
            </w:ins>
          </w:p>
          <w:p w14:paraId="2BE5B48D">
            <w:pPr>
              <w:spacing w:before="0" w:after="0" w:line="240" w:lineRule="auto"/>
              <w:rPr>
                <w:ins w:id="3925" w:author="marpa" w:date="2026-10-25T15:17:56Z"/>
                <w:rFonts w:hint="default" w:ascii="Courier New" w:hAnsi="Courier New" w:eastAsia="Courier New" w:cs="Courier New"/>
                <w:color w:val="000000"/>
                <w:sz w:val="16"/>
                <w:szCs w:val="16"/>
                <w:lang w:val="en-US"/>
              </w:rPr>
            </w:pPr>
            <w:ins w:id="3926" w:author="marpa" w:date="2026-10-25T15:17:56Z">
              <w:r>
                <w:rPr>
                  <w:rFonts w:hint="default" w:ascii="Courier New" w:hAnsi="Courier New" w:eastAsia="Courier New" w:cs="Courier New"/>
                  <w:color w:val="000000"/>
                  <w:sz w:val="16"/>
                  <w:szCs w:val="16"/>
                  <w:lang w:val="en-US"/>
                </w:rPr>
                <w:t xml:space="preserve">    }</w:t>
              </w:r>
            </w:ins>
          </w:p>
          <w:p w14:paraId="3B5AE14B">
            <w:pPr>
              <w:spacing w:before="0" w:after="0" w:line="240" w:lineRule="auto"/>
              <w:rPr>
                <w:ins w:id="3927" w:author="marpa" w:date="2026-10-25T15:17:56Z"/>
                <w:rFonts w:hint="default" w:ascii="Courier New" w:hAnsi="Courier New" w:eastAsia="Courier New" w:cs="Courier New"/>
                <w:color w:val="000000"/>
                <w:sz w:val="16"/>
                <w:szCs w:val="16"/>
                <w:lang w:val="en-US"/>
              </w:rPr>
            </w:pPr>
          </w:p>
          <w:p w14:paraId="40F4A9C8">
            <w:pPr>
              <w:spacing w:before="0" w:after="0" w:line="240" w:lineRule="auto"/>
              <w:rPr>
                <w:ins w:id="3928" w:author="marpa" w:date="2026-10-25T15:17:56Z"/>
                <w:rFonts w:hint="default" w:ascii="Courier New" w:hAnsi="Courier New" w:eastAsia="Courier New" w:cs="Courier New"/>
                <w:color w:val="000000"/>
                <w:sz w:val="16"/>
                <w:szCs w:val="16"/>
                <w:lang w:val="en-US"/>
              </w:rPr>
            </w:pPr>
            <w:ins w:id="3929" w:author="marpa" w:date="2026-10-25T15:17:56Z">
              <w:r>
                <w:rPr>
                  <w:rFonts w:hint="default" w:ascii="Courier New" w:hAnsi="Courier New" w:eastAsia="Courier New" w:cs="Courier New"/>
                  <w:color w:val="000000"/>
                  <w:sz w:val="16"/>
                  <w:szCs w:val="16"/>
                  <w:lang w:val="en-US"/>
                </w:rPr>
                <w:t xml:space="preserve">    public void mostrarConversion(TipoConversion tipo, ResultadoConversion resultado) {</w:t>
              </w:r>
            </w:ins>
          </w:p>
          <w:p w14:paraId="7055A878">
            <w:pPr>
              <w:spacing w:before="0" w:after="0" w:line="240" w:lineRule="auto"/>
              <w:rPr>
                <w:ins w:id="3930" w:author="marpa" w:date="2026-10-25T15:17:56Z"/>
                <w:rFonts w:hint="default" w:ascii="Courier New" w:hAnsi="Courier New" w:eastAsia="Courier New" w:cs="Courier New"/>
                <w:color w:val="000000"/>
                <w:sz w:val="16"/>
                <w:szCs w:val="16"/>
                <w:lang w:val="en-US"/>
              </w:rPr>
            </w:pPr>
            <w:ins w:id="3931" w:author="marpa" w:date="2026-10-25T15:17:56Z">
              <w:r>
                <w:rPr>
                  <w:rFonts w:hint="default" w:ascii="Courier New" w:hAnsi="Courier New" w:eastAsia="Courier New" w:cs="Courier New"/>
                  <w:color w:val="000000"/>
                  <w:sz w:val="16"/>
                  <w:szCs w:val="16"/>
                  <w:lang w:val="en-US"/>
                </w:rPr>
                <w:t xml:space="preserve">        salida.printf("%n%s: %s %s = %s %s%n", tipo.titulo(),</w:t>
              </w:r>
            </w:ins>
          </w:p>
          <w:p w14:paraId="4A13072B">
            <w:pPr>
              <w:spacing w:before="0" w:after="0" w:line="240" w:lineRule="auto"/>
              <w:rPr>
                <w:ins w:id="3932" w:author="marpa" w:date="2026-10-25T15:17:56Z"/>
                <w:rFonts w:hint="default" w:ascii="Courier New" w:hAnsi="Courier New" w:eastAsia="Courier New" w:cs="Courier New"/>
                <w:color w:val="000000"/>
                <w:sz w:val="16"/>
                <w:szCs w:val="16"/>
                <w:lang w:val="en-US"/>
              </w:rPr>
            </w:pPr>
            <w:ins w:id="3933" w:author="marpa" w:date="2026-10-25T15:17:56Z">
              <w:r>
                <w:rPr>
                  <w:rFonts w:hint="default" w:ascii="Courier New" w:hAnsi="Courier New" w:eastAsia="Courier New" w:cs="Courier New"/>
                  <w:color w:val="000000"/>
                  <w:sz w:val="16"/>
                  <w:szCs w:val="16"/>
                  <w:lang w:val="en-US"/>
                </w:rPr>
                <w:t xml:space="preserve">                formato.format(resultado.valor()), resultado.unidadOrigen(),</w:t>
              </w:r>
            </w:ins>
          </w:p>
          <w:p w14:paraId="04FAF337">
            <w:pPr>
              <w:spacing w:before="0" w:after="0" w:line="240" w:lineRule="auto"/>
              <w:rPr>
                <w:ins w:id="3934" w:author="marpa" w:date="2026-10-25T15:17:56Z"/>
                <w:rFonts w:hint="default" w:ascii="Courier New" w:hAnsi="Courier New" w:eastAsia="Courier New" w:cs="Courier New"/>
                <w:color w:val="000000"/>
                <w:sz w:val="16"/>
                <w:szCs w:val="16"/>
                <w:lang w:val="en-US"/>
              </w:rPr>
            </w:pPr>
            <w:ins w:id="3935" w:author="marpa" w:date="2026-10-25T15:17:56Z">
              <w:r>
                <w:rPr>
                  <w:rFonts w:hint="default" w:ascii="Courier New" w:hAnsi="Courier New" w:eastAsia="Courier New" w:cs="Courier New"/>
                  <w:color w:val="000000"/>
                  <w:sz w:val="16"/>
                  <w:szCs w:val="16"/>
                  <w:lang w:val="en-US"/>
                </w:rPr>
                <w:t xml:space="preserve">                formato.format(resultado.resultado()), resultado.unidadDestino());</w:t>
              </w:r>
            </w:ins>
          </w:p>
          <w:p w14:paraId="0B2CD110">
            <w:pPr>
              <w:spacing w:before="0" w:after="0" w:line="240" w:lineRule="auto"/>
              <w:rPr>
                <w:ins w:id="3936" w:author="marpa" w:date="2026-10-25T15:17:56Z"/>
                <w:rFonts w:hint="default" w:ascii="Courier New" w:hAnsi="Courier New" w:eastAsia="Courier New" w:cs="Courier New"/>
                <w:color w:val="000000"/>
                <w:sz w:val="16"/>
                <w:szCs w:val="16"/>
                <w:lang w:val="en-US"/>
              </w:rPr>
            </w:pPr>
            <w:ins w:id="3937" w:author="marpa" w:date="2026-10-25T15:17:56Z">
              <w:r>
                <w:rPr>
                  <w:rFonts w:hint="default" w:ascii="Courier New" w:hAnsi="Courier New" w:eastAsia="Courier New" w:cs="Courier New"/>
                  <w:color w:val="000000"/>
                  <w:sz w:val="16"/>
                  <w:szCs w:val="16"/>
                  <w:lang w:val="en-US"/>
                </w:rPr>
                <w:t xml:space="preserve">    }</w:t>
              </w:r>
            </w:ins>
          </w:p>
          <w:p w14:paraId="3ECDEB61">
            <w:pPr>
              <w:spacing w:before="0" w:after="0" w:line="240" w:lineRule="auto"/>
              <w:rPr>
                <w:ins w:id="3938" w:author="marpa" w:date="2026-10-25T15:17:56Z"/>
                <w:rFonts w:hint="default" w:ascii="Courier New" w:hAnsi="Courier New" w:eastAsia="Courier New" w:cs="Courier New"/>
                <w:color w:val="000000"/>
                <w:sz w:val="16"/>
                <w:szCs w:val="16"/>
                <w:lang w:val="en-US"/>
              </w:rPr>
            </w:pPr>
          </w:p>
          <w:p w14:paraId="36048EF8">
            <w:pPr>
              <w:spacing w:before="0" w:after="0" w:line="240" w:lineRule="auto"/>
              <w:rPr>
                <w:ins w:id="3939" w:author="marpa" w:date="2026-10-25T15:17:56Z"/>
                <w:rFonts w:hint="default" w:ascii="Courier New" w:hAnsi="Courier New" w:eastAsia="Courier New" w:cs="Courier New"/>
                <w:color w:val="000000"/>
                <w:sz w:val="16"/>
                <w:szCs w:val="16"/>
                <w:lang w:val="en-US"/>
              </w:rPr>
            </w:pPr>
            <w:ins w:id="3940" w:author="marpa" w:date="2026-10-25T15:17:56Z">
              <w:r>
                <w:rPr>
                  <w:rFonts w:hint="default" w:ascii="Courier New" w:hAnsi="Courier New" w:eastAsia="Courier New" w:cs="Courier New"/>
                  <w:color w:val="000000"/>
                  <w:sz w:val="16"/>
                  <w:szCs w:val="16"/>
                  <w:lang w:val="en-US"/>
                </w:rPr>
                <w:t xml:space="preserve">    public void mostrarMensaje(String mensaje) { salida.println(mensaje); }</w:t>
              </w:r>
            </w:ins>
          </w:p>
          <w:p w14:paraId="28245F3F">
            <w:pPr>
              <w:spacing w:before="0" w:after="0" w:line="240" w:lineRule="auto"/>
              <w:rPr>
                <w:ins w:id="3941" w:author="marpa" w:date="2026-10-25T15:17:56Z"/>
                <w:rFonts w:hint="default" w:ascii="Courier New" w:hAnsi="Courier New" w:eastAsia="Courier New" w:cs="Courier New"/>
                <w:color w:val="000000"/>
                <w:sz w:val="16"/>
                <w:szCs w:val="16"/>
                <w:lang w:val="en-US"/>
              </w:rPr>
            </w:pPr>
            <w:ins w:id="3942" w:author="marpa" w:date="2026-10-25T15:17:56Z">
              <w:r>
                <w:rPr>
                  <w:rFonts w:hint="default" w:ascii="Courier New" w:hAnsi="Courier New" w:eastAsia="Courier New" w:cs="Courier New"/>
                  <w:color w:val="000000"/>
                  <w:sz w:val="16"/>
                  <w:szCs w:val="16"/>
                  <w:lang w:val="en-US"/>
                </w:rPr>
                <w:t xml:space="preserve">    public void mostrarError(String mensaje) { salida.println("Error: " + mensaje); }</w:t>
              </w:r>
            </w:ins>
          </w:p>
          <w:p w14:paraId="44EC4612">
            <w:pPr>
              <w:spacing w:before="0" w:after="0" w:line="240" w:lineRule="auto"/>
              <w:rPr>
                <w:ins w:id="3943" w:author="marpa" w:date="2026-10-25T15:17:56Z"/>
                <w:rFonts w:hint="default" w:ascii="Courier New" w:hAnsi="Courier New" w:eastAsia="Courier New" w:cs="Courier New"/>
                <w:color w:val="000000"/>
                <w:sz w:val="16"/>
                <w:szCs w:val="16"/>
                <w:lang w:val="en-US"/>
              </w:rPr>
            </w:pPr>
          </w:p>
          <w:p w14:paraId="6A961615">
            <w:pPr>
              <w:spacing w:before="0" w:after="0" w:line="240" w:lineRule="auto"/>
              <w:rPr>
                <w:ins w:id="3944" w:author="marpa" w:date="2026-10-25T15:17:56Z"/>
                <w:rFonts w:hint="default" w:ascii="Courier New" w:hAnsi="Courier New" w:eastAsia="Courier New" w:cs="Courier New"/>
                <w:color w:val="000000"/>
                <w:sz w:val="16"/>
                <w:szCs w:val="16"/>
                <w:lang w:val="en-US"/>
              </w:rPr>
            </w:pPr>
            <w:ins w:id="3945" w:author="marpa" w:date="2026-10-25T15:17:56Z">
              <w:r>
                <w:rPr>
                  <w:rFonts w:hint="default" w:ascii="Courier New" w:hAnsi="Courier New" w:eastAsia="Courier New" w:cs="Courier New"/>
                  <w:color w:val="000000"/>
                  <w:sz w:val="16"/>
                  <w:szCs w:val="16"/>
                  <w:lang w:val="en-US"/>
                </w:rPr>
                <w:t xml:space="preserve">    private int solicitarEntero(String etiqueta) {</w:t>
              </w:r>
            </w:ins>
          </w:p>
          <w:p w14:paraId="58BD8811">
            <w:pPr>
              <w:spacing w:before="0" w:after="0" w:line="240" w:lineRule="auto"/>
              <w:rPr>
                <w:ins w:id="3946" w:author="marpa" w:date="2026-10-25T15:17:56Z"/>
                <w:rFonts w:hint="default" w:ascii="Courier New" w:hAnsi="Courier New" w:eastAsia="Courier New" w:cs="Courier New"/>
                <w:color w:val="000000"/>
                <w:sz w:val="16"/>
                <w:szCs w:val="16"/>
                <w:lang w:val="en-US"/>
              </w:rPr>
            </w:pPr>
            <w:ins w:id="3947" w:author="marpa" w:date="2026-10-25T15:17:56Z">
              <w:r>
                <w:rPr>
                  <w:rFonts w:hint="default" w:ascii="Courier New" w:hAnsi="Courier New" w:eastAsia="Courier New" w:cs="Courier New"/>
                  <w:color w:val="000000"/>
                  <w:sz w:val="16"/>
                  <w:szCs w:val="16"/>
                  <w:lang w:val="en-US"/>
                </w:rPr>
                <w:t xml:space="preserve">        while (true) {</w:t>
              </w:r>
            </w:ins>
          </w:p>
          <w:p w14:paraId="40CA1C62">
            <w:pPr>
              <w:spacing w:before="0" w:after="0" w:line="240" w:lineRule="auto"/>
              <w:rPr>
                <w:ins w:id="3948" w:author="marpa" w:date="2026-10-25T15:17:56Z"/>
                <w:rFonts w:hint="default" w:ascii="Courier New" w:hAnsi="Courier New" w:eastAsia="Courier New" w:cs="Courier New"/>
                <w:color w:val="000000"/>
                <w:sz w:val="16"/>
                <w:szCs w:val="16"/>
                <w:lang w:val="en-US"/>
              </w:rPr>
            </w:pPr>
            <w:ins w:id="3949" w:author="marpa" w:date="2026-10-25T15:17:56Z">
              <w:r>
                <w:rPr>
                  <w:rFonts w:hint="default" w:ascii="Courier New" w:hAnsi="Courier New" w:eastAsia="Courier New" w:cs="Courier New"/>
                  <w:color w:val="000000"/>
                  <w:sz w:val="16"/>
                  <w:szCs w:val="16"/>
                  <w:lang w:val="en-US"/>
                </w:rPr>
                <w:t xml:space="preserve">            String texto = solicitarTexto(etiqueta);</w:t>
              </w:r>
            </w:ins>
          </w:p>
          <w:p w14:paraId="04314AA8">
            <w:pPr>
              <w:spacing w:before="0" w:after="0" w:line="240" w:lineRule="auto"/>
              <w:rPr>
                <w:ins w:id="3950" w:author="marpa" w:date="2026-10-25T15:17:56Z"/>
                <w:rFonts w:hint="default" w:ascii="Courier New" w:hAnsi="Courier New" w:eastAsia="Courier New" w:cs="Courier New"/>
                <w:color w:val="000000"/>
                <w:sz w:val="16"/>
                <w:szCs w:val="16"/>
                <w:lang w:val="en-US"/>
              </w:rPr>
            </w:pPr>
            <w:ins w:id="3951" w:author="marpa" w:date="2026-10-25T15:17:56Z">
              <w:r>
                <w:rPr>
                  <w:rFonts w:hint="default" w:ascii="Courier New" w:hAnsi="Courier New" w:eastAsia="Courier New" w:cs="Courier New"/>
                  <w:color w:val="000000"/>
                  <w:sz w:val="16"/>
                  <w:szCs w:val="16"/>
                  <w:lang w:val="en-US"/>
                </w:rPr>
                <w:t xml:space="preserve">            try { return Integer.parseInt(texto); }</w:t>
              </w:r>
            </w:ins>
          </w:p>
          <w:p w14:paraId="1D722F2D">
            <w:pPr>
              <w:spacing w:before="0" w:after="0" w:line="240" w:lineRule="auto"/>
              <w:rPr>
                <w:ins w:id="3952" w:author="marpa" w:date="2026-10-25T15:17:56Z"/>
                <w:rFonts w:hint="default" w:ascii="Courier New" w:hAnsi="Courier New" w:eastAsia="Courier New" w:cs="Courier New"/>
                <w:color w:val="000000"/>
                <w:sz w:val="16"/>
                <w:szCs w:val="16"/>
                <w:lang w:val="en-US"/>
              </w:rPr>
            </w:pPr>
            <w:ins w:id="3953" w:author="marpa" w:date="2026-10-25T15:17:56Z">
              <w:r>
                <w:rPr>
                  <w:rFonts w:hint="default" w:ascii="Courier New" w:hAnsi="Courier New" w:eastAsia="Courier New" w:cs="Courier New"/>
                  <w:color w:val="000000"/>
                  <w:sz w:val="16"/>
                  <w:szCs w:val="16"/>
                  <w:lang w:val="en-US"/>
                </w:rPr>
                <w:t xml:space="preserve">            catch (NumberFormatException ignored) { mostrarError("Ingrese una opción numérica."); }</w:t>
              </w:r>
            </w:ins>
          </w:p>
          <w:p w14:paraId="716974A3">
            <w:pPr>
              <w:spacing w:before="0" w:after="0" w:line="240" w:lineRule="auto"/>
              <w:rPr>
                <w:ins w:id="3954" w:author="marpa" w:date="2026-10-25T15:17:56Z"/>
                <w:rFonts w:hint="default" w:ascii="Courier New" w:hAnsi="Courier New" w:eastAsia="Courier New" w:cs="Courier New"/>
                <w:color w:val="000000"/>
                <w:sz w:val="16"/>
                <w:szCs w:val="16"/>
                <w:lang w:val="en-US"/>
              </w:rPr>
            </w:pPr>
            <w:ins w:id="3955" w:author="marpa" w:date="2026-10-25T15:17:56Z">
              <w:r>
                <w:rPr>
                  <w:rFonts w:hint="default" w:ascii="Courier New" w:hAnsi="Courier New" w:eastAsia="Courier New" w:cs="Courier New"/>
                  <w:color w:val="000000"/>
                  <w:sz w:val="16"/>
                  <w:szCs w:val="16"/>
                  <w:lang w:val="en-US"/>
                </w:rPr>
                <w:t xml:space="preserve">        }</w:t>
              </w:r>
            </w:ins>
          </w:p>
          <w:p w14:paraId="4801D95B">
            <w:pPr>
              <w:spacing w:before="0" w:after="0" w:line="240" w:lineRule="auto"/>
              <w:rPr>
                <w:ins w:id="3956" w:author="marpa" w:date="2026-10-25T15:17:56Z"/>
                <w:rFonts w:hint="default" w:ascii="Courier New" w:hAnsi="Courier New" w:eastAsia="Courier New" w:cs="Courier New"/>
                <w:color w:val="000000"/>
                <w:sz w:val="16"/>
                <w:szCs w:val="16"/>
                <w:lang w:val="en-US"/>
              </w:rPr>
            </w:pPr>
            <w:ins w:id="3957" w:author="marpa" w:date="2026-10-25T15:17:56Z">
              <w:r>
                <w:rPr>
                  <w:rFonts w:hint="default" w:ascii="Courier New" w:hAnsi="Courier New" w:eastAsia="Courier New" w:cs="Courier New"/>
                  <w:color w:val="000000"/>
                  <w:sz w:val="16"/>
                  <w:szCs w:val="16"/>
                  <w:lang w:val="en-US"/>
                </w:rPr>
                <w:t xml:space="preserve">    }</w:t>
              </w:r>
            </w:ins>
          </w:p>
          <w:p w14:paraId="4BA67ACB">
            <w:pPr>
              <w:spacing w:before="0" w:after="0" w:line="240" w:lineRule="auto"/>
              <w:rPr>
                <w:del w:id="3958" w:author="marpa" w:date="2026-10-25T15:17:50Z"/>
                <w:rFonts w:hint="default" w:ascii="Courier New" w:hAnsi="Courier New" w:eastAsia="Courier New" w:cs="Courier New"/>
                <w:color w:val="000000"/>
                <w:sz w:val="16"/>
                <w:szCs w:val="16"/>
                <w:lang w:val="en-US"/>
              </w:rPr>
            </w:pPr>
            <w:ins w:id="3959" w:author="marpa" w:date="2026-10-25T15:17:56Z">
              <w:r>
                <w:rPr>
                  <w:rFonts w:hint="default" w:ascii="Courier New" w:hAnsi="Courier New" w:eastAsia="Courier New" w:cs="Courier New"/>
                  <w:color w:val="000000"/>
                  <w:sz w:val="16"/>
                  <w:szCs w:val="16"/>
                  <w:lang w:val="en-US"/>
                </w:rPr>
                <w:t>}</w:t>
              </w:r>
            </w:ins>
            <w:del w:id="3960" w:author="marpa" w:date="2026-10-25T15:17:50Z">
              <w:r>
                <w:rPr>
                  <w:rFonts w:hint="default" w:ascii="Courier New" w:hAnsi="Courier New" w:eastAsia="Courier New" w:cs="Courier New"/>
                  <w:color w:val="000000"/>
                  <w:sz w:val="16"/>
                  <w:szCs w:val="16"/>
                  <w:lang w:val="en-US"/>
                </w:rPr>
                <w:delText>package ec.edu.monster.clienteconsola.vista;</w:delText>
              </w:r>
            </w:del>
          </w:p>
          <w:p w14:paraId="4CC1945D">
            <w:pPr>
              <w:spacing w:before="0" w:after="0" w:line="240" w:lineRule="auto"/>
              <w:rPr>
                <w:del w:id="3961" w:author="marpa" w:date="2026-10-25T15:17:50Z"/>
                <w:rFonts w:hint="default" w:ascii="Courier New" w:hAnsi="Courier New" w:eastAsia="Courier New" w:cs="Courier New"/>
                <w:color w:val="000000"/>
                <w:sz w:val="16"/>
                <w:szCs w:val="16"/>
                <w:lang w:val="en-US"/>
              </w:rPr>
            </w:pPr>
          </w:p>
          <w:p w14:paraId="39658CBA">
            <w:pPr>
              <w:spacing w:before="0" w:after="0" w:line="240" w:lineRule="auto"/>
              <w:rPr>
                <w:del w:id="3962" w:author="marpa" w:date="2026-10-25T15:17:50Z"/>
                <w:rFonts w:hint="default" w:ascii="Courier New" w:hAnsi="Courier New" w:eastAsia="Courier New" w:cs="Courier New"/>
                <w:color w:val="000000"/>
                <w:sz w:val="16"/>
                <w:szCs w:val="16"/>
                <w:lang w:val="en-US"/>
              </w:rPr>
            </w:pPr>
            <w:del w:id="3963" w:author="marpa" w:date="2026-10-25T15:17:50Z">
              <w:r>
                <w:rPr>
                  <w:rFonts w:hint="default" w:ascii="Courier New" w:hAnsi="Courier New" w:eastAsia="Courier New" w:cs="Courier New"/>
                  <w:color w:val="000000"/>
                  <w:sz w:val="16"/>
                  <w:szCs w:val="16"/>
                  <w:lang w:val="en-US"/>
                </w:rPr>
                <w:delText>/**</w:delText>
              </w:r>
            </w:del>
          </w:p>
          <w:p w14:paraId="07D4865A">
            <w:pPr>
              <w:spacing w:before="0" w:after="0" w:line="240" w:lineRule="auto"/>
              <w:rPr>
                <w:del w:id="3964" w:author="marpa" w:date="2026-10-25T15:17:50Z"/>
                <w:rFonts w:hint="default" w:ascii="Courier New" w:hAnsi="Courier New" w:eastAsia="Courier New" w:cs="Courier New"/>
                <w:color w:val="000000"/>
                <w:sz w:val="16"/>
                <w:szCs w:val="16"/>
                <w:lang w:val="en-US"/>
              </w:rPr>
            </w:pPr>
            <w:del w:id="3965" w:author="marpa" w:date="2026-10-25T15:17:50Z">
              <w:r>
                <w:rPr>
                  <w:rFonts w:hint="default" w:ascii="Courier New" w:hAnsi="Courier New" w:eastAsia="Courier New" w:cs="Courier New"/>
                  <w:color w:val="000000"/>
                  <w:sz w:val="16"/>
                  <w:szCs w:val="16"/>
                  <w:lang w:val="en-US"/>
                </w:rPr>
                <w:delText xml:space="preserve"> *</w:delText>
              </w:r>
            </w:del>
          </w:p>
          <w:p w14:paraId="7F32E8CF">
            <w:pPr>
              <w:spacing w:before="0" w:after="0" w:line="240" w:lineRule="auto"/>
              <w:rPr>
                <w:del w:id="3966" w:author="marpa" w:date="2026-10-25T15:17:50Z"/>
                <w:rFonts w:hint="default" w:ascii="Courier New" w:hAnsi="Courier New" w:eastAsia="Courier New" w:cs="Courier New"/>
                <w:color w:val="000000"/>
                <w:sz w:val="16"/>
                <w:szCs w:val="16"/>
                <w:lang w:val="en-US"/>
              </w:rPr>
            </w:pPr>
            <w:del w:id="3967" w:author="marpa" w:date="2026-10-25T15:17:50Z">
              <w:r>
                <w:rPr>
                  <w:rFonts w:hint="default" w:ascii="Courier New" w:hAnsi="Courier New" w:eastAsia="Courier New" w:cs="Courier New"/>
                  <w:color w:val="000000"/>
                  <w:sz w:val="16"/>
                  <w:szCs w:val="16"/>
                  <w:lang w:val="en-US"/>
                </w:rPr>
                <w:delText xml:space="preserve"> * @author joanc</w:delText>
              </w:r>
            </w:del>
          </w:p>
          <w:p w14:paraId="5F1A3D4A">
            <w:pPr>
              <w:spacing w:before="0" w:after="0" w:line="240" w:lineRule="auto"/>
              <w:rPr>
                <w:del w:id="3968" w:author="marpa" w:date="2026-10-25T15:17:50Z"/>
                <w:rFonts w:hint="default" w:ascii="Courier New" w:hAnsi="Courier New" w:eastAsia="Courier New" w:cs="Courier New"/>
                <w:color w:val="000000"/>
                <w:sz w:val="16"/>
                <w:szCs w:val="16"/>
                <w:lang w:val="en-US"/>
              </w:rPr>
            </w:pPr>
            <w:del w:id="3969" w:author="marpa" w:date="2026-10-25T15:17:50Z">
              <w:r>
                <w:rPr>
                  <w:rFonts w:hint="default" w:ascii="Courier New" w:hAnsi="Courier New" w:eastAsia="Courier New" w:cs="Courier New"/>
                  <w:color w:val="000000"/>
                  <w:sz w:val="16"/>
                  <w:szCs w:val="16"/>
                  <w:lang w:val="en-US"/>
                </w:rPr>
                <w:delText xml:space="preserve"> */</w:delText>
              </w:r>
            </w:del>
          </w:p>
          <w:p w14:paraId="0CAE35E6">
            <w:pPr>
              <w:spacing w:before="0" w:after="0" w:line="240" w:lineRule="auto"/>
              <w:rPr>
                <w:del w:id="3970" w:author="marpa" w:date="2026-10-25T15:17:50Z"/>
                <w:rFonts w:hint="default" w:ascii="Courier New" w:hAnsi="Courier New" w:eastAsia="Courier New" w:cs="Courier New"/>
                <w:color w:val="000000"/>
                <w:sz w:val="16"/>
                <w:szCs w:val="16"/>
                <w:lang w:val="en-US"/>
              </w:rPr>
            </w:pPr>
            <w:del w:id="3971" w:author="marpa" w:date="2026-10-25T15:17:50Z">
              <w:r>
                <w:rPr>
                  <w:rFonts w:hint="default" w:ascii="Courier New" w:hAnsi="Courier New" w:eastAsia="Courier New" w:cs="Courier New"/>
                  <w:color w:val="000000"/>
                  <w:sz w:val="16"/>
                  <w:szCs w:val="16"/>
                  <w:lang w:val="en-US"/>
                </w:rPr>
                <w:delText>public enum OpcionMenu {</w:delText>
              </w:r>
            </w:del>
          </w:p>
          <w:p w14:paraId="12566F41">
            <w:pPr>
              <w:spacing w:before="0" w:after="0" w:line="240" w:lineRule="auto"/>
              <w:rPr>
                <w:del w:id="3972" w:author="marpa" w:date="2026-10-25T15:17:50Z"/>
                <w:rFonts w:hint="default" w:ascii="Courier New" w:hAnsi="Courier New" w:eastAsia="Courier New" w:cs="Courier New"/>
                <w:color w:val="000000"/>
                <w:sz w:val="16"/>
                <w:szCs w:val="16"/>
                <w:lang w:val="en-US"/>
              </w:rPr>
            </w:pPr>
            <w:del w:id="3973" w:author="marpa" w:date="2026-10-25T15:17:50Z">
              <w:r>
                <w:rPr>
                  <w:rFonts w:hint="default" w:ascii="Courier New" w:hAnsi="Courier New" w:eastAsia="Courier New" w:cs="Courier New"/>
                  <w:color w:val="000000"/>
                  <w:sz w:val="16"/>
                  <w:szCs w:val="16"/>
                  <w:lang w:val="en-US"/>
                </w:rPr>
                <w:delText xml:space="preserve">        CONVERTIR_LONGITUD("1", "Convertir Longitud"),</w:delText>
              </w:r>
            </w:del>
          </w:p>
          <w:p w14:paraId="18F6DB05">
            <w:pPr>
              <w:spacing w:before="0" w:after="0" w:line="240" w:lineRule="auto"/>
              <w:rPr>
                <w:del w:id="3974" w:author="marpa" w:date="2026-10-25T15:17:50Z"/>
                <w:rFonts w:hint="default" w:ascii="Courier New" w:hAnsi="Courier New" w:eastAsia="Courier New" w:cs="Courier New"/>
                <w:color w:val="000000"/>
                <w:sz w:val="16"/>
                <w:szCs w:val="16"/>
                <w:lang w:val="en-US"/>
              </w:rPr>
            </w:pPr>
            <w:del w:id="3975" w:author="marpa" w:date="2026-10-25T15:17:50Z">
              <w:r>
                <w:rPr>
                  <w:rFonts w:hint="default" w:ascii="Courier New" w:hAnsi="Courier New" w:eastAsia="Courier New" w:cs="Courier New"/>
                  <w:color w:val="000000"/>
                  <w:sz w:val="16"/>
                  <w:szCs w:val="16"/>
                  <w:lang w:val="en-US"/>
                </w:rPr>
                <w:delText xml:space="preserve">        CONVERTIR_MASA("2", "Convertir Masa"),</w:delText>
              </w:r>
            </w:del>
          </w:p>
          <w:p w14:paraId="513D1074">
            <w:pPr>
              <w:spacing w:before="0" w:after="0" w:line="240" w:lineRule="auto"/>
              <w:rPr>
                <w:del w:id="3976" w:author="marpa" w:date="2026-10-25T15:17:50Z"/>
                <w:rFonts w:hint="default" w:ascii="Courier New" w:hAnsi="Courier New" w:eastAsia="Courier New" w:cs="Courier New"/>
                <w:color w:val="000000"/>
                <w:sz w:val="16"/>
                <w:szCs w:val="16"/>
                <w:lang w:val="en-US"/>
              </w:rPr>
            </w:pPr>
            <w:del w:id="3977" w:author="marpa" w:date="2026-10-25T15:17:50Z">
              <w:r>
                <w:rPr>
                  <w:rFonts w:hint="default" w:ascii="Courier New" w:hAnsi="Courier New" w:eastAsia="Courier New" w:cs="Courier New"/>
                  <w:color w:val="000000"/>
                  <w:sz w:val="16"/>
                  <w:szCs w:val="16"/>
                  <w:lang w:val="en-US"/>
                </w:rPr>
                <w:delText xml:space="preserve">        CONVERTIR_TEMPERATURA("3", "Convertir Temperatura"),</w:delText>
              </w:r>
            </w:del>
          </w:p>
          <w:p w14:paraId="2EAD107A">
            <w:pPr>
              <w:spacing w:before="0" w:after="0" w:line="240" w:lineRule="auto"/>
              <w:rPr>
                <w:del w:id="3978" w:author="marpa" w:date="2026-10-25T15:17:50Z"/>
                <w:rFonts w:hint="default" w:ascii="Courier New" w:hAnsi="Courier New" w:eastAsia="Courier New" w:cs="Courier New"/>
                <w:color w:val="000000"/>
                <w:sz w:val="16"/>
                <w:szCs w:val="16"/>
                <w:lang w:val="en-US"/>
              </w:rPr>
            </w:pPr>
            <w:del w:id="3979" w:author="marpa" w:date="2026-10-25T15:17:50Z">
              <w:r>
                <w:rPr>
                  <w:rFonts w:hint="default" w:ascii="Courier New" w:hAnsi="Courier New" w:eastAsia="Courier New" w:cs="Courier New"/>
                  <w:color w:val="000000"/>
                  <w:sz w:val="16"/>
                  <w:szCs w:val="16"/>
                  <w:lang w:val="en-US"/>
                </w:rPr>
                <w:delText xml:space="preserve">        SALIR("4", "Salir");</w:delText>
              </w:r>
            </w:del>
          </w:p>
          <w:p w14:paraId="405DE619">
            <w:pPr>
              <w:spacing w:before="0" w:after="0" w:line="240" w:lineRule="auto"/>
              <w:rPr>
                <w:del w:id="3980" w:author="marpa" w:date="2026-10-25T15:17:50Z"/>
                <w:rFonts w:hint="default" w:ascii="Courier New" w:hAnsi="Courier New" w:eastAsia="Courier New" w:cs="Courier New"/>
                <w:color w:val="000000"/>
                <w:sz w:val="16"/>
                <w:szCs w:val="16"/>
                <w:lang w:val="en-US"/>
              </w:rPr>
            </w:pPr>
          </w:p>
          <w:p w14:paraId="6D511563">
            <w:pPr>
              <w:spacing w:before="0" w:after="0" w:line="240" w:lineRule="auto"/>
              <w:rPr>
                <w:del w:id="3981" w:author="marpa" w:date="2026-10-25T15:17:50Z"/>
                <w:rFonts w:hint="default" w:ascii="Courier New" w:hAnsi="Courier New" w:eastAsia="Courier New" w:cs="Courier New"/>
                <w:color w:val="000000"/>
                <w:sz w:val="16"/>
                <w:szCs w:val="16"/>
                <w:lang w:val="en-US"/>
              </w:rPr>
            </w:pPr>
            <w:del w:id="3982" w:author="marpa" w:date="2026-10-25T15:17:50Z">
              <w:r>
                <w:rPr>
                  <w:rFonts w:hint="default" w:ascii="Courier New" w:hAnsi="Courier New" w:eastAsia="Courier New" w:cs="Courier New"/>
                  <w:color w:val="000000"/>
                  <w:sz w:val="16"/>
                  <w:szCs w:val="16"/>
                  <w:lang w:val="en-US"/>
                </w:rPr>
                <w:delText xml:space="preserve">        private final String numero;</w:delText>
              </w:r>
            </w:del>
          </w:p>
          <w:p w14:paraId="5AAE5BAB">
            <w:pPr>
              <w:spacing w:before="0" w:after="0" w:line="240" w:lineRule="auto"/>
              <w:rPr>
                <w:del w:id="3983" w:author="marpa" w:date="2026-10-25T15:17:50Z"/>
                <w:rFonts w:hint="default" w:ascii="Courier New" w:hAnsi="Courier New" w:eastAsia="Courier New" w:cs="Courier New"/>
                <w:color w:val="000000"/>
                <w:sz w:val="16"/>
                <w:szCs w:val="16"/>
                <w:lang w:val="en-US"/>
              </w:rPr>
            </w:pPr>
            <w:del w:id="3984" w:author="marpa" w:date="2026-10-25T15:17:50Z">
              <w:r>
                <w:rPr>
                  <w:rFonts w:hint="default" w:ascii="Courier New" w:hAnsi="Courier New" w:eastAsia="Courier New" w:cs="Courier New"/>
                  <w:color w:val="000000"/>
                  <w:sz w:val="16"/>
                  <w:szCs w:val="16"/>
                  <w:lang w:val="en-US"/>
                </w:rPr>
                <w:delText xml:space="preserve">        private final String descripcion;</w:delText>
              </w:r>
            </w:del>
          </w:p>
          <w:p w14:paraId="6DFF8DC1">
            <w:pPr>
              <w:spacing w:before="0" w:after="0" w:line="240" w:lineRule="auto"/>
              <w:rPr>
                <w:del w:id="3985" w:author="marpa" w:date="2026-10-25T15:17:50Z"/>
                <w:rFonts w:hint="default" w:ascii="Courier New" w:hAnsi="Courier New" w:eastAsia="Courier New" w:cs="Courier New"/>
                <w:color w:val="000000"/>
                <w:sz w:val="16"/>
                <w:szCs w:val="16"/>
                <w:lang w:val="en-US"/>
              </w:rPr>
            </w:pPr>
          </w:p>
          <w:p w14:paraId="7FEE0EC2">
            <w:pPr>
              <w:spacing w:before="0" w:after="0" w:line="240" w:lineRule="auto"/>
              <w:rPr>
                <w:del w:id="3986" w:author="marpa" w:date="2026-10-25T15:17:50Z"/>
                <w:rFonts w:hint="default" w:ascii="Courier New" w:hAnsi="Courier New" w:eastAsia="Courier New" w:cs="Courier New"/>
                <w:color w:val="000000"/>
                <w:sz w:val="16"/>
                <w:szCs w:val="16"/>
                <w:lang w:val="en-US"/>
              </w:rPr>
            </w:pPr>
            <w:del w:id="3987" w:author="marpa" w:date="2026-10-25T15:17:50Z">
              <w:r>
                <w:rPr>
                  <w:rFonts w:hint="default" w:ascii="Courier New" w:hAnsi="Courier New" w:eastAsia="Courier New" w:cs="Courier New"/>
                  <w:color w:val="000000"/>
                  <w:sz w:val="16"/>
                  <w:szCs w:val="16"/>
                  <w:lang w:val="en-US"/>
                </w:rPr>
                <w:delText xml:space="preserve">        OpcionMenu(String numero, String descripcion) {</w:delText>
              </w:r>
            </w:del>
          </w:p>
          <w:p w14:paraId="6AB92D2C">
            <w:pPr>
              <w:spacing w:before="0" w:after="0" w:line="240" w:lineRule="auto"/>
              <w:rPr>
                <w:del w:id="3988" w:author="marpa" w:date="2026-10-25T15:17:50Z"/>
                <w:rFonts w:hint="default" w:ascii="Courier New" w:hAnsi="Courier New" w:eastAsia="Courier New" w:cs="Courier New"/>
                <w:color w:val="000000"/>
                <w:sz w:val="16"/>
                <w:szCs w:val="16"/>
                <w:lang w:val="en-US"/>
              </w:rPr>
            </w:pPr>
            <w:del w:id="3989" w:author="marpa" w:date="2026-10-25T15:17:50Z">
              <w:r>
                <w:rPr>
                  <w:rFonts w:hint="default" w:ascii="Courier New" w:hAnsi="Courier New" w:eastAsia="Courier New" w:cs="Courier New"/>
                  <w:color w:val="000000"/>
                  <w:sz w:val="16"/>
                  <w:szCs w:val="16"/>
                  <w:lang w:val="en-US"/>
                </w:rPr>
                <w:delText xml:space="preserve">            this.numero = numero;</w:delText>
              </w:r>
            </w:del>
          </w:p>
          <w:p w14:paraId="5D06E532">
            <w:pPr>
              <w:spacing w:before="0" w:after="0" w:line="240" w:lineRule="auto"/>
              <w:rPr>
                <w:del w:id="3990" w:author="marpa" w:date="2026-10-25T15:17:50Z"/>
                <w:rFonts w:hint="default" w:ascii="Courier New" w:hAnsi="Courier New" w:eastAsia="Courier New" w:cs="Courier New"/>
                <w:color w:val="000000"/>
                <w:sz w:val="16"/>
                <w:szCs w:val="16"/>
                <w:lang w:val="en-US"/>
              </w:rPr>
            </w:pPr>
            <w:del w:id="3991" w:author="marpa" w:date="2026-10-25T15:17:50Z">
              <w:r>
                <w:rPr>
                  <w:rFonts w:hint="default" w:ascii="Courier New" w:hAnsi="Courier New" w:eastAsia="Courier New" w:cs="Courier New"/>
                  <w:color w:val="000000"/>
                  <w:sz w:val="16"/>
                  <w:szCs w:val="16"/>
                  <w:lang w:val="en-US"/>
                </w:rPr>
                <w:delText xml:space="preserve">            this.descripcion = descripcion;</w:delText>
              </w:r>
            </w:del>
          </w:p>
          <w:p w14:paraId="6C93A4CD">
            <w:pPr>
              <w:spacing w:before="0" w:after="0" w:line="240" w:lineRule="auto"/>
              <w:rPr>
                <w:del w:id="3992" w:author="marpa" w:date="2026-10-25T15:17:50Z"/>
                <w:rFonts w:hint="default" w:ascii="Courier New" w:hAnsi="Courier New" w:eastAsia="Courier New" w:cs="Courier New"/>
                <w:color w:val="000000"/>
                <w:sz w:val="16"/>
                <w:szCs w:val="16"/>
                <w:lang w:val="en-US"/>
              </w:rPr>
            </w:pPr>
            <w:del w:id="3993" w:author="marpa" w:date="2026-10-25T15:17:50Z">
              <w:r>
                <w:rPr>
                  <w:rFonts w:hint="default" w:ascii="Courier New" w:hAnsi="Courier New" w:eastAsia="Courier New" w:cs="Courier New"/>
                  <w:color w:val="000000"/>
                  <w:sz w:val="16"/>
                  <w:szCs w:val="16"/>
                  <w:lang w:val="en-US"/>
                </w:rPr>
                <w:delText xml:space="preserve">        }</w:delText>
              </w:r>
            </w:del>
          </w:p>
          <w:p w14:paraId="77262D0D">
            <w:pPr>
              <w:spacing w:before="0" w:after="0" w:line="240" w:lineRule="auto"/>
              <w:rPr>
                <w:del w:id="3994" w:author="marpa" w:date="2026-10-25T15:17:50Z"/>
                <w:rFonts w:hint="default" w:ascii="Courier New" w:hAnsi="Courier New" w:eastAsia="Courier New" w:cs="Courier New"/>
                <w:color w:val="000000"/>
                <w:sz w:val="16"/>
                <w:szCs w:val="16"/>
                <w:lang w:val="en-US"/>
              </w:rPr>
            </w:pPr>
          </w:p>
          <w:p w14:paraId="0E9B512C">
            <w:pPr>
              <w:spacing w:before="0" w:after="0" w:line="240" w:lineRule="auto"/>
              <w:rPr>
                <w:del w:id="3995" w:author="marpa" w:date="2026-10-25T15:17:50Z"/>
                <w:rFonts w:hint="default" w:ascii="Courier New" w:hAnsi="Courier New" w:eastAsia="Courier New" w:cs="Courier New"/>
                <w:color w:val="000000"/>
                <w:sz w:val="16"/>
                <w:szCs w:val="16"/>
                <w:lang w:val="en-US"/>
              </w:rPr>
            </w:pPr>
            <w:del w:id="3996" w:author="marpa" w:date="2026-10-25T15:17:50Z">
              <w:r>
                <w:rPr>
                  <w:rFonts w:hint="default" w:ascii="Courier New" w:hAnsi="Courier New" w:eastAsia="Courier New" w:cs="Courier New"/>
                  <w:color w:val="000000"/>
                  <w:sz w:val="16"/>
                  <w:szCs w:val="16"/>
                  <w:lang w:val="en-US"/>
                </w:rPr>
                <w:delText xml:space="preserve">        public String getNumero() { return numero; }</w:delText>
              </w:r>
            </w:del>
          </w:p>
          <w:p w14:paraId="7785CBCA">
            <w:pPr>
              <w:spacing w:before="0" w:after="0" w:line="240" w:lineRule="auto"/>
              <w:rPr>
                <w:del w:id="3997" w:author="marpa" w:date="2026-10-25T15:17:50Z"/>
                <w:rFonts w:hint="default" w:ascii="Courier New" w:hAnsi="Courier New" w:eastAsia="Courier New" w:cs="Courier New"/>
                <w:color w:val="000000"/>
                <w:sz w:val="16"/>
                <w:szCs w:val="16"/>
                <w:lang w:val="en-US"/>
              </w:rPr>
            </w:pPr>
            <w:del w:id="3998" w:author="marpa" w:date="2026-10-25T15:17:50Z">
              <w:r>
                <w:rPr>
                  <w:rFonts w:hint="default" w:ascii="Courier New" w:hAnsi="Courier New" w:eastAsia="Courier New" w:cs="Courier New"/>
                  <w:color w:val="000000"/>
                  <w:sz w:val="16"/>
                  <w:szCs w:val="16"/>
                  <w:lang w:val="en-US"/>
                </w:rPr>
                <w:delText xml:space="preserve">        public String getDescripcion() { return descripcion; }</w:delText>
              </w:r>
            </w:del>
          </w:p>
          <w:p w14:paraId="62E7F72C">
            <w:pPr>
              <w:spacing w:before="0" w:after="0" w:line="240" w:lineRule="auto"/>
              <w:rPr>
                <w:rFonts w:hint="default" w:ascii="Courier New" w:hAnsi="Courier New" w:eastAsia="Courier New" w:cs="Courier New"/>
                <w:color w:val="000000"/>
                <w:sz w:val="16"/>
                <w:szCs w:val="16"/>
                <w:lang w:val="en-US"/>
              </w:rPr>
            </w:pPr>
            <w:del w:id="3999" w:author="marpa" w:date="2026-10-25T15:17:50Z">
              <w:r>
                <w:rPr>
                  <w:rFonts w:hint="default" w:ascii="Courier New" w:hAnsi="Courier New" w:eastAsia="Courier New" w:cs="Courier New"/>
                  <w:color w:val="000000"/>
                  <w:sz w:val="16"/>
                  <w:szCs w:val="16"/>
                  <w:lang w:val="en-US"/>
                </w:rPr>
                <w:delText>}</w:delText>
              </w:r>
            </w:del>
          </w:p>
        </w:tc>
      </w:tr>
    </w:tbl>
    <w:p w14:paraId="0D881F63">
      <w:pPr>
        <w:rPr>
          <w:b/>
          <w:bCs/>
          <w:color w:val="243F61"/>
          <w:sz w:val="32"/>
          <w:szCs w:val="32"/>
        </w:rPr>
        <w:sectPr>
          <w:pgSz w:w="16838" w:h="11906" w:orient="landscape"/>
          <w:pgMar w:top="1701" w:right="1276" w:bottom="1701" w:left="993"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0810DA39">
      <w:pPr>
        <w:rPr>
          <w:b/>
          <w:bCs/>
          <w:color w:val="243F61"/>
          <w:sz w:val="32"/>
          <w:szCs w:val="32"/>
        </w:rPr>
      </w:pPr>
      <w:r>
        <w:rPr>
          <w:b/>
          <w:bCs/>
          <w:color w:val="243F61"/>
          <w:sz w:val="32"/>
          <w:szCs w:val="32"/>
        </w:rPr>
        <w:t>CONSUMO DEL SERVICIO SOAP (</w:t>
      </w:r>
      <w:del w:id="4000" w:author="marpa" w:date="2026-10-25T15:19:04Z">
        <w:r>
          <w:rPr>
            <w:rFonts w:hint="default"/>
            <w:b/>
            <w:bCs/>
            <w:color w:val="243F61"/>
            <w:sz w:val="32"/>
            <w:szCs w:val="32"/>
            <w:lang w:val="en-US"/>
          </w:rPr>
          <w:delText>CONTROLADOR</w:delText>
        </w:r>
      </w:del>
      <w:ins w:id="4001" w:author="marpa" w:date="2026-10-25T15:19:04Z">
        <w:r>
          <w:rPr>
            <w:rFonts w:hint="default"/>
            <w:b/>
            <w:bCs/>
            <w:color w:val="243F61"/>
            <w:sz w:val="32"/>
            <w:szCs w:val="32"/>
            <w:lang w:val="es-EC"/>
          </w:rPr>
          <w:t>S</w:t>
        </w:r>
      </w:ins>
      <w:ins w:id="4002" w:author="marpa" w:date="2026-10-25T15:19:05Z">
        <w:r>
          <w:rPr>
            <w:rFonts w:hint="default"/>
            <w:b/>
            <w:bCs/>
            <w:color w:val="243F61"/>
            <w:sz w:val="32"/>
            <w:szCs w:val="32"/>
            <w:lang w:val="es-EC"/>
          </w:rPr>
          <w:t>ERVICIO</w:t>
        </w:r>
      </w:ins>
      <w:ins w:id="4003" w:author="marpa" w:date="2026-10-25T15:19:06Z">
        <w:r>
          <w:rPr>
            <w:rFonts w:hint="default"/>
            <w:b/>
            <w:bCs/>
            <w:color w:val="243F61"/>
            <w:sz w:val="32"/>
            <w:szCs w:val="32"/>
            <w:lang w:val="es-EC"/>
          </w:rPr>
          <w:t>S Y S</w:t>
        </w:r>
      </w:ins>
      <w:ins w:id="4004" w:author="marpa" w:date="2026-10-25T15:19:07Z">
        <w:r>
          <w:rPr>
            <w:rFonts w:hint="default"/>
            <w:b/>
            <w:bCs/>
            <w:color w:val="243F61"/>
            <w:sz w:val="32"/>
            <w:szCs w:val="32"/>
            <w:lang w:val="es-EC"/>
          </w:rPr>
          <w:t>EGURIDAD</w:t>
        </w:r>
      </w:ins>
      <w:r>
        <w:rPr>
          <w:b/>
          <w:bCs/>
          <w:color w:val="243F61"/>
          <w:sz w:val="32"/>
          <w:szCs w:val="32"/>
        </w:rPr>
        <w:t>)</w:t>
      </w:r>
    </w:p>
    <w:p w14:paraId="09906E63">
      <w:pPr>
        <w:rPr>
          <w:rFonts w:hint="default"/>
          <w:i/>
          <w:iCs/>
          <w:lang w:val="es-EC"/>
        </w:rPr>
      </w:pPr>
      <w:r>
        <w:t xml:space="preserve">En esta sección </w:t>
      </w:r>
      <w:del w:id="4005" w:author="marpa" w:date="2026-10-25T15:19:29Z">
        <w:r>
          <w:rPr>
            <w:rFonts w:hint="default"/>
            <w:lang w:val="en-US"/>
          </w:rPr>
          <w:delText>se reemplazan los clientes REST tradicionales. Para la comunicación con el servidor, se utilizó la herramienta "Web Service Client" de NetBeans para generar los artefactos JAX-WS a partir del WSDL expuesto por Payara.</w:delText>
        </w:r>
      </w:del>
      <w:ins w:id="4006" w:author="marpa" w:date="2026-10-25T15:19:29Z">
        <w:r>
          <w:rPr>
            <w:rFonts w:hint="default"/>
            <w:lang w:val="es-EC"/>
          </w:rPr>
          <w:t>se</w:t>
        </w:r>
      </w:ins>
      <w:ins w:id="4007" w:author="marpa" w:date="2026-10-25T15:19:30Z">
        <w:r>
          <w:rPr>
            <w:rFonts w:hint="default"/>
            <w:lang w:val="es-EC"/>
          </w:rPr>
          <w:t xml:space="preserve"> </w:t>
        </w:r>
      </w:ins>
      <w:ins w:id="4008" w:author="marpa" w:date="2026-10-25T15:19:33Z">
        <w:r>
          <w:rPr>
            <w:rFonts w:hint="default"/>
            <w:lang w:val="es-EC"/>
          </w:rPr>
          <w:t>establec</w:t>
        </w:r>
      </w:ins>
      <w:ins w:id="4009" w:author="marpa" w:date="2026-10-25T15:19:34Z">
        <w:r>
          <w:rPr>
            <w:rFonts w:hint="default"/>
            <w:lang w:val="es-EC"/>
          </w:rPr>
          <w:t>e la comu</w:t>
        </w:r>
      </w:ins>
      <w:ins w:id="4010" w:author="marpa" w:date="2026-10-25T15:19:35Z">
        <w:r>
          <w:rPr>
            <w:rFonts w:hint="default"/>
            <w:lang w:val="es-EC"/>
          </w:rPr>
          <w:t>nicació</w:t>
        </w:r>
      </w:ins>
      <w:ins w:id="4011" w:author="marpa" w:date="2026-10-25T15:19:36Z">
        <w:r>
          <w:rPr>
            <w:rFonts w:hint="default"/>
            <w:lang w:val="es-EC"/>
          </w:rPr>
          <w:t xml:space="preserve">n </w:t>
        </w:r>
      </w:ins>
      <w:ins w:id="4012" w:author="marpa" w:date="2026-10-25T15:19:37Z">
        <w:r>
          <w:rPr>
            <w:rFonts w:hint="default"/>
            <w:lang w:val="es-EC"/>
          </w:rPr>
          <w:t>con</w:t>
        </w:r>
      </w:ins>
      <w:ins w:id="4013" w:author="marpa" w:date="2026-10-25T15:19:38Z">
        <w:r>
          <w:rPr>
            <w:rFonts w:hint="default"/>
            <w:lang w:val="es-EC"/>
          </w:rPr>
          <w:t xml:space="preserve"> el ser</w:t>
        </w:r>
      </w:ins>
      <w:ins w:id="4014" w:author="marpa" w:date="2026-10-25T15:19:39Z">
        <w:r>
          <w:rPr>
            <w:rFonts w:hint="default"/>
            <w:lang w:val="es-EC"/>
          </w:rPr>
          <w:t>vidor</w:t>
        </w:r>
      </w:ins>
      <w:ins w:id="4015" w:author="marpa" w:date="2026-10-25T15:19:40Z">
        <w:r>
          <w:rPr>
            <w:rFonts w:hint="default"/>
            <w:lang w:val="es-EC"/>
          </w:rPr>
          <w:t xml:space="preserve"> SOA</w:t>
        </w:r>
      </w:ins>
      <w:ins w:id="4016" w:author="marpa" w:date="2026-10-25T15:19:41Z">
        <w:r>
          <w:rPr>
            <w:rFonts w:hint="default"/>
            <w:lang w:val="es-EC"/>
          </w:rPr>
          <w:t>P par</w:t>
        </w:r>
      </w:ins>
      <w:ins w:id="4017" w:author="marpa" w:date="2026-10-25T15:19:42Z">
        <w:r>
          <w:rPr>
            <w:rFonts w:hint="default"/>
            <w:lang w:val="es-EC"/>
          </w:rPr>
          <w:t>a cons</w:t>
        </w:r>
      </w:ins>
      <w:ins w:id="4018" w:author="marpa" w:date="2026-10-25T15:19:43Z">
        <w:r>
          <w:rPr>
            <w:rFonts w:hint="default"/>
            <w:lang w:val="es-EC"/>
          </w:rPr>
          <w:t>umir los</w:t>
        </w:r>
      </w:ins>
      <w:ins w:id="4019" w:author="marpa" w:date="2026-10-25T15:19:44Z">
        <w:r>
          <w:rPr>
            <w:rFonts w:hint="default"/>
            <w:lang w:val="es-EC"/>
          </w:rPr>
          <w:t xml:space="preserve"> endp</w:t>
        </w:r>
      </w:ins>
      <w:ins w:id="4020" w:author="marpa" w:date="2026-10-25T15:19:45Z">
        <w:r>
          <w:rPr>
            <w:rFonts w:hint="default"/>
            <w:lang w:val="es-EC"/>
          </w:rPr>
          <w:t xml:space="preserve">oints. </w:t>
        </w:r>
      </w:ins>
      <w:ins w:id="4021" w:author="marpa" w:date="2026-10-25T15:19:46Z">
        <w:r>
          <w:rPr>
            <w:rFonts w:hint="default"/>
            <w:lang w:val="es-EC"/>
          </w:rPr>
          <w:t>Para e</w:t>
        </w:r>
      </w:ins>
      <w:ins w:id="4022" w:author="marpa" w:date="2026-10-25T15:19:47Z">
        <w:r>
          <w:rPr>
            <w:rFonts w:hint="default"/>
            <w:lang w:val="es-EC"/>
          </w:rPr>
          <w:t>llo</w:t>
        </w:r>
      </w:ins>
      <w:ins w:id="4023" w:author="marpa" w:date="2026-10-25T15:19:48Z">
        <w:r>
          <w:rPr>
            <w:rFonts w:hint="default"/>
            <w:lang w:val="es-EC"/>
          </w:rPr>
          <w:t>, de</w:t>
        </w:r>
      </w:ins>
      <w:ins w:id="4024" w:author="marpa" w:date="2026-10-25T15:19:49Z">
        <w:r>
          <w:rPr>
            <w:rFonts w:hint="default"/>
            <w:lang w:val="es-EC"/>
          </w:rPr>
          <w:t>ntro de</w:t>
        </w:r>
      </w:ins>
      <w:ins w:id="4025" w:author="marpa" w:date="2026-10-25T15:19:50Z">
        <w:r>
          <w:rPr>
            <w:rFonts w:hint="default"/>
            <w:lang w:val="es-EC"/>
          </w:rPr>
          <w:t>l pa</w:t>
        </w:r>
      </w:ins>
      <w:ins w:id="4026" w:author="marpa" w:date="2026-10-25T15:19:51Z">
        <w:r>
          <w:rPr>
            <w:rFonts w:hint="default"/>
            <w:lang w:val="es-EC"/>
          </w:rPr>
          <w:t>quet</w:t>
        </w:r>
      </w:ins>
      <w:ins w:id="4027" w:author="marpa" w:date="2026-10-25T15:19:52Z">
        <w:r>
          <w:rPr>
            <w:rFonts w:hint="default"/>
            <w:lang w:val="es-EC"/>
          </w:rPr>
          <w:t>e ser</w:t>
        </w:r>
      </w:ins>
      <w:ins w:id="4028" w:author="marpa" w:date="2026-10-25T15:19:53Z">
        <w:r>
          <w:rPr>
            <w:rFonts w:hint="default"/>
            <w:lang w:val="es-EC"/>
          </w:rPr>
          <w:t xml:space="preserve">vicios, </w:t>
        </w:r>
      </w:ins>
      <w:ins w:id="4029" w:author="marpa" w:date="2026-10-25T15:19:54Z">
        <w:r>
          <w:rPr>
            <w:rFonts w:hint="default"/>
            <w:lang w:val="es-EC"/>
          </w:rPr>
          <w:t xml:space="preserve">se crea </w:t>
        </w:r>
      </w:ins>
      <w:ins w:id="4030" w:author="marpa" w:date="2026-10-25T15:19:55Z">
        <w:r>
          <w:rPr>
            <w:rFonts w:hint="default"/>
            <w:lang w:val="es-EC"/>
          </w:rPr>
          <w:t>el servi</w:t>
        </w:r>
      </w:ins>
      <w:ins w:id="4031" w:author="marpa" w:date="2026-10-25T15:19:56Z">
        <w:r>
          <w:rPr>
            <w:rFonts w:hint="default"/>
            <w:lang w:val="es-EC"/>
          </w:rPr>
          <w:t xml:space="preserve">cio </w:t>
        </w:r>
      </w:ins>
      <w:ins w:id="4032" w:author="marpa" w:date="2026-10-25T15:20:01Z">
        <w:r>
          <w:rPr>
            <w:rFonts w:hint="default"/>
            <w:lang w:val="es-EC"/>
          </w:rPr>
          <w:t>de</w:t>
        </w:r>
      </w:ins>
      <w:ins w:id="4033" w:author="marpa" w:date="2026-10-25T15:20:02Z">
        <w:r>
          <w:rPr>
            <w:rFonts w:hint="default"/>
            <w:lang w:val="es-EC"/>
          </w:rPr>
          <w:t xml:space="preserve"> </w:t>
        </w:r>
      </w:ins>
      <w:ins w:id="4034" w:author="marpa" w:date="2026-10-25T15:20:03Z">
        <w:r>
          <w:rPr>
            <w:rFonts w:hint="default"/>
            <w:lang w:val="es-EC"/>
          </w:rPr>
          <w:t>conex</w:t>
        </w:r>
      </w:ins>
      <w:ins w:id="4035" w:author="marpa" w:date="2026-10-25T15:20:04Z">
        <w:r>
          <w:rPr>
            <w:rFonts w:hint="default"/>
            <w:lang w:val="es-EC"/>
          </w:rPr>
          <w:t>ión</w:t>
        </w:r>
      </w:ins>
      <w:ins w:id="4036" w:author="marpa" w:date="2026-10-25T15:21:00Z">
        <w:r>
          <w:rPr>
            <w:rFonts w:hint="default"/>
            <w:lang w:val="es-EC"/>
          </w:rPr>
          <w:t xml:space="preserve"> </w:t>
        </w:r>
      </w:ins>
      <w:ins w:id="4037" w:author="marpa" w:date="2026-10-25T15:21:01Z">
        <w:r>
          <w:rPr>
            <w:rFonts w:hint="default"/>
            <w:lang w:val="es-EC"/>
          </w:rPr>
          <w:t>WS</w:t>
        </w:r>
      </w:ins>
      <w:ins w:id="4038" w:author="marpa" w:date="2026-10-25T15:21:02Z">
        <w:r>
          <w:rPr>
            <w:rFonts w:hint="default"/>
            <w:lang w:val="es-EC"/>
          </w:rPr>
          <w:t>Conver</w:t>
        </w:r>
      </w:ins>
      <w:ins w:id="4039" w:author="marpa" w:date="2026-10-25T15:21:03Z">
        <w:r>
          <w:rPr>
            <w:rFonts w:hint="default"/>
            <w:lang w:val="es-EC"/>
          </w:rPr>
          <w:t>so</w:t>
        </w:r>
      </w:ins>
      <w:ins w:id="4040" w:author="marpa" w:date="2026-10-25T15:21:04Z">
        <w:r>
          <w:rPr>
            <w:rFonts w:hint="default"/>
            <w:lang w:val="es-EC"/>
          </w:rPr>
          <w:t>rCli</w:t>
        </w:r>
      </w:ins>
      <w:ins w:id="4041" w:author="marpa" w:date="2026-10-25T15:21:05Z">
        <w:r>
          <w:rPr>
            <w:rFonts w:hint="default"/>
            <w:lang w:val="es-EC"/>
          </w:rPr>
          <w:t>ente</w:t>
        </w:r>
      </w:ins>
      <w:ins w:id="4042" w:author="marpa" w:date="2026-10-25T15:20:04Z">
        <w:r>
          <w:rPr>
            <w:rFonts w:hint="default"/>
            <w:lang w:val="es-EC"/>
          </w:rPr>
          <w:t xml:space="preserve"> </w:t>
        </w:r>
      </w:ins>
      <w:ins w:id="4043" w:author="marpa" w:date="2026-10-25T15:21:08Z">
        <w:r>
          <w:rPr>
            <w:rFonts w:hint="default"/>
            <w:lang w:val="es-EC"/>
          </w:rPr>
          <w:t>d</w:t>
        </w:r>
      </w:ins>
      <w:ins w:id="4044" w:author="marpa" w:date="2026-10-25T15:21:09Z">
        <w:r>
          <w:rPr>
            <w:rFonts w:hint="default"/>
            <w:lang w:val="es-EC"/>
          </w:rPr>
          <w:t>onde</w:t>
        </w:r>
      </w:ins>
      <w:ins w:id="4045" w:author="marpa" w:date="2026-10-25T15:21:10Z">
        <w:r>
          <w:rPr>
            <w:rFonts w:hint="default"/>
            <w:lang w:val="es-EC"/>
          </w:rPr>
          <w:t xml:space="preserve"> s</w:t>
        </w:r>
      </w:ins>
      <w:ins w:id="4046" w:author="marpa" w:date="2026-10-25T15:21:11Z">
        <w:r>
          <w:rPr>
            <w:rFonts w:hint="default"/>
            <w:lang w:val="es-EC"/>
          </w:rPr>
          <w:t>e cr</w:t>
        </w:r>
      </w:ins>
      <w:ins w:id="4047" w:author="marpa" w:date="2026-10-25T15:21:12Z">
        <w:r>
          <w:rPr>
            <w:rFonts w:hint="default"/>
            <w:lang w:val="es-EC"/>
          </w:rPr>
          <w:t>ea e</w:t>
        </w:r>
      </w:ins>
      <w:ins w:id="4048" w:author="marpa" w:date="2026-10-25T15:21:13Z">
        <w:r>
          <w:rPr>
            <w:rFonts w:hint="default"/>
            <w:lang w:val="es-EC"/>
          </w:rPr>
          <w:t>l ca</w:t>
        </w:r>
      </w:ins>
      <w:ins w:id="4049" w:author="marpa" w:date="2026-10-25T15:21:14Z">
        <w:r>
          <w:rPr>
            <w:rFonts w:hint="default"/>
            <w:lang w:val="es-EC"/>
          </w:rPr>
          <w:t>nal</w:t>
        </w:r>
      </w:ins>
      <w:ins w:id="4050" w:author="marpa" w:date="2026-10-25T15:21:15Z">
        <w:r>
          <w:rPr>
            <w:rFonts w:hint="default"/>
            <w:lang w:val="es-EC"/>
          </w:rPr>
          <w:t xml:space="preserve"> de con</w:t>
        </w:r>
      </w:ins>
      <w:ins w:id="4051" w:author="marpa" w:date="2026-10-25T15:21:16Z">
        <w:r>
          <w:rPr>
            <w:rFonts w:hint="default"/>
            <w:lang w:val="es-EC"/>
          </w:rPr>
          <w:t xml:space="preserve">exion </w:t>
        </w:r>
      </w:ins>
      <w:ins w:id="4052" w:author="marpa" w:date="2026-10-25T15:21:17Z">
        <w:r>
          <w:rPr>
            <w:rFonts w:hint="default"/>
            <w:lang w:val="es-EC"/>
          </w:rPr>
          <w:t xml:space="preserve">y </w:t>
        </w:r>
      </w:ins>
      <w:ins w:id="4053" w:author="marpa" w:date="2026-10-25T15:20:05Z">
        <w:r>
          <w:rPr>
            <w:rFonts w:hint="default"/>
            <w:lang w:val="es-EC"/>
          </w:rPr>
          <w:t>se d</w:t>
        </w:r>
      </w:ins>
      <w:ins w:id="4054" w:author="marpa" w:date="2026-10-25T15:20:06Z">
        <w:r>
          <w:rPr>
            <w:rFonts w:hint="default"/>
            <w:lang w:val="es-EC"/>
          </w:rPr>
          <w:t>efinen l</w:t>
        </w:r>
      </w:ins>
      <w:ins w:id="4055" w:author="marpa" w:date="2026-10-25T15:20:07Z">
        <w:r>
          <w:rPr>
            <w:rFonts w:hint="default"/>
            <w:lang w:val="es-EC"/>
          </w:rPr>
          <w:t>as peticio</w:t>
        </w:r>
      </w:ins>
      <w:ins w:id="4056" w:author="marpa" w:date="2026-10-25T15:20:08Z">
        <w:r>
          <w:rPr>
            <w:rFonts w:hint="default"/>
            <w:lang w:val="es-EC"/>
          </w:rPr>
          <w:t>nes a r</w:t>
        </w:r>
      </w:ins>
      <w:ins w:id="4057" w:author="marpa" w:date="2026-10-25T15:20:09Z">
        <w:r>
          <w:rPr>
            <w:rFonts w:hint="default"/>
            <w:lang w:val="es-EC"/>
          </w:rPr>
          <w:t>ealizar</w:t>
        </w:r>
      </w:ins>
      <w:ins w:id="4058" w:author="marpa" w:date="2026-10-25T15:20:16Z">
        <w:r>
          <w:rPr>
            <w:rFonts w:hint="default"/>
            <w:lang w:val="es-EC"/>
          </w:rPr>
          <w:t>.</w:t>
        </w:r>
      </w:ins>
    </w:p>
    <w:p w14:paraId="04E78FDB">
      <w:pPr>
        <w:keepNext/>
        <w:spacing w:after="0"/>
        <w:jc w:val="center"/>
      </w:pPr>
      <w:ins w:id="4059" w:author="marpa" w:date="2026-10-25T15:20:44Z">
        <w:r>
          <w:rPr/>
          <w:drawing>
            <wp:inline distT="0" distB="0" distL="114300" distR="114300">
              <wp:extent cx="1972310" cy="480060"/>
              <wp:effectExtent l="0" t="0" r="8890" b="2540"/>
              <wp:docPr id="1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0"/>
                      <pic:cNvPicPr>
                        <a:picLocks noChangeAspect="1"/>
                      </pic:cNvPicPr>
                    </pic:nvPicPr>
                    <pic:blipFill>
                      <a:blip r:embed="rId55"/>
                      <a:stretch>
                        <a:fillRect/>
                      </a:stretch>
                    </pic:blipFill>
                    <pic:spPr>
                      <a:xfrm>
                        <a:off x="0" y="0"/>
                        <a:ext cx="1972310" cy="480060"/>
                      </a:xfrm>
                      <a:prstGeom prst="rect">
                        <a:avLst/>
                      </a:prstGeom>
                      <a:noFill/>
                      <a:ln>
                        <a:noFill/>
                      </a:ln>
                    </pic:spPr>
                  </pic:pic>
                </a:graphicData>
              </a:graphic>
            </wp:inline>
          </w:drawing>
        </w:r>
      </w:ins>
      <w:del w:id="4061" w:author="marpa" w:date="2026-10-25T15:20:18Z">
        <w:r>
          <w:rPr>
            <w:b/>
            <w:bCs/>
            <w:color w:val="243F61"/>
            <w:sz w:val="32"/>
            <w:szCs w:val="32"/>
          </w:rPr>
          <w:drawing>
            <wp:inline distT="114300" distB="114300" distL="114300" distR="114300">
              <wp:extent cx="2724150" cy="409575"/>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35" name="image29.png"/>
                      <pic:cNvPicPr preferRelativeResize="0"/>
                    </pic:nvPicPr>
                    <pic:blipFill>
                      <a:blip r:embed="rId56"/>
                      <a:srcRect/>
                      <a:stretch>
                        <a:fillRect/>
                      </a:stretch>
                    </pic:blipFill>
                    <pic:spPr>
                      <a:xfrm>
                        <a:off x="0" y="0"/>
                        <a:ext cx="2724150" cy="409575"/>
                      </a:xfrm>
                      <a:prstGeom prst="rect">
                        <a:avLst/>
                      </a:prstGeom>
                    </pic:spPr>
                  </pic:pic>
                </a:graphicData>
              </a:graphic>
            </wp:inline>
          </w:drawing>
        </w:r>
      </w:del>
    </w:p>
    <w:p w14:paraId="3703640B">
      <w:pPr>
        <w:pStyle w:val="5"/>
        <w:rPr>
          <w:ins w:id="4063" w:author="marpa" w:date="2026-10-25T15:25:27Z"/>
        </w:rPr>
      </w:pPr>
      <w:bookmarkStart w:id="168" w:name="_Toc11159"/>
      <w:bookmarkStart w:id="169" w:name="_Toc12404"/>
      <w:r>
        <w:t xml:space="preserve">Figura </w:t>
      </w:r>
      <w:ins w:id="4064" w:author="marpa" w:date="2026-10-25T15:33:31Z">
        <w:r>
          <w:rPr>
            <w:rFonts w:hint="default"/>
            <w:lang w:val="es-EC"/>
          </w:rPr>
          <w:t>3</w:t>
        </w:r>
      </w:ins>
      <w:ins w:id="4065" w:author="marpa" w:date="2026-10-25T15:33:34Z">
        <w:r>
          <w:rPr>
            <w:rFonts w:hint="default"/>
            <w:lang w:val="es-EC"/>
          </w:rPr>
          <w:t>4</w:t>
        </w:r>
      </w:ins>
      <w:del w:id="4066" w:author="marpa" w:date="2026-10-25T15:33:31Z">
        <w:r>
          <w:rPr/>
          <w:delText>27</w:delText>
        </w:r>
      </w:del>
      <w:r>
        <w:t xml:space="preserve">. Creación de </w:t>
      </w:r>
      <w:del w:id="4067" w:author="marpa" w:date="2026-10-25T15:20:19Z">
        <w:r>
          <w:rPr>
            <w:rFonts w:hint="default"/>
            <w:lang w:val="en-US"/>
          </w:rPr>
          <w:delText xml:space="preserve">controlador </w:delText>
        </w:r>
      </w:del>
      <w:ins w:id="4068" w:author="marpa" w:date="2026-10-25T15:20:19Z">
        <w:r>
          <w:rPr>
            <w:rFonts w:hint="default"/>
            <w:lang w:val="es-EC"/>
          </w:rPr>
          <w:t>s</w:t>
        </w:r>
      </w:ins>
      <w:ins w:id="4069" w:author="marpa" w:date="2026-10-25T15:20:20Z">
        <w:r>
          <w:rPr>
            <w:rFonts w:hint="default"/>
            <w:lang w:val="es-EC"/>
          </w:rPr>
          <w:t>ervi</w:t>
        </w:r>
      </w:ins>
      <w:ins w:id="4070" w:author="marpa" w:date="2026-10-25T15:20:21Z">
        <w:r>
          <w:rPr>
            <w:rFonts w:hint="default"/>
            <w:lang w:val="es-EC"/>
          </w:rPr>
          <w:t>cios</w:t>
        </w:r>
      </w:ins>
      <w:r>
        <w:t>- Cliente consola</w:t>
      </w:r>
      <w:bookmarkEnd w:id="168"/>
      <w:bookmarkEnd w:id="169"/>
    </w:p>
    <w:p w14:paraId="39F24E5D">
      <w:pPr>
        <w:rPr>
          <w:ins w:id="4071" w:author="marpa" w:date="2026-10-25T15:26:21Z"/>
          <w:rFonts w:hint="default"/>
          <w:lang w:val="es-EC"/>
        </w:rPr>
      </w:pPr>
      <w:ins w:id="4072" w:author="marpa" w:date="2026-10-25T15:25:29Z">
        <w:r>
          <w:rPr>
            <w:rFonts w:hint="default"/>
            <w:lang w:val="es-EC"/>
          </w:rPr>
          <w:t>El ser</w:t>
        </w:r>
      </w:ins>
      <w:ins w:id="4073" w:author="marpa" w:date="2026-10-25T15:25:30Z">
        <w:r>
          <w:rPr>
            <w:rFonts w:hint="default"/>
            <w:lang w:val="es-EC"/>
          </w:rPr>
          <w:t xml:space="preserve">vicio </w:t>
        </w:r>
      </w:ins>
      <w:ins w:id="4074" w:author="marpa" w:date="2026-10-25T15:25:42Z">
        <w:r>
          <w:rPr>
            <w:rFonts w:hint="default"/>
            <w:lang w:val="es-EC"/>
          </w:rPr>
          <w:t>obtiene</w:t>
        </w:r>
      </w:ins>
      <w:ins w:id="4075" w:author="marpa" w:date="2026-10-25T15:25:43Z">
        <w:r>
          <w:rPr>
            <w:rFonts w:hint="default"/>
            <w:lang w:val="es-EC"/>
          </w:rPr>
          <w:t xml:space="preserve"> los par</w:t>
        </w:r>
      </w:ins>
      <w:ins w:id="4076" w:author="marpa" w:date="2026-10-25T15:25:44Z">
        <w:r>
          <w:rPr>
            <w:rFonts w:hint="default"/>
            <w:lang w:val="es-EC"/>
          </w:rPr>
          <w:t xml:space="preserve">ámetros </w:t>
        </w:r>
      </w:ins>
      <w:ins w:id="4077" w:author="marpa" w:date="2026-10-25T15:25:45Z">
        <w:r>
          <w:rPr>
            <w:rFonts w:hint="default"/>
            <w:lang w:val="es-EC"/>
          </w:rPr>
          <w:t>de con</w:t>
        </w:r>
      </w:ins>
      <w:ins w:id="4078" w:author="marpa" w:date="2026-10-25T15:25:46Z">
        <w:r>
          <w:rPr>
            <w:rFonts w:hint="default"/>
            <w:lang w:val="es-EC"/>
          </w:rPr>
          <w:t>exió</w:t>
        </w:r>
      </w:ins>
      <w:ins w:id="4079" w:author="marpa" w:date="2026-10-25T15:25:47Z">
        <w:r>
          <w:rPr>
            <w:rFonts w:hint="default"/>
            <w:lang w:val="es-EC"/>
          </w:rPr>
          <w:t>n media</w:t>
        </w:r>
      </w:ins>
      <w:ins w:id="4080" w:author="marpa" w:date="2026-10-25T15:25:48Z">
        <w:r>
          <w:rPr>
            <w:rFonts w:hint="default"/>
            <w:lang w:val="es-EC"/>
          </w:rPr>
          <w:t>nte un</w:t>
        </w:r>
      </w:ins>
      <w:ins w:id="4081" w:author="marpa" w:date="2026-10-25T15:25:49Z">
        <w:r>
          <w:rPr>
            <w:rFonts w:hint="default"/>
            <w:lang w:val="es-EC"/>
          </w:rPr>
          <w:t>a</w:t>
        </w:r>
      </w:ins>
      <w:ins w:id="4082" w:author="marpa" w:date="2026-10-25T15:25:50Z">
        <w:r>
          <w:rPr>
            <w:rFonts w:hint="default"/>
            <w:lang w:val="es-EC"/>
          </w:rPr>
          <w:t xml:space="preserve"> clas</w:t>
        </w:r>
      </w:ins>
      <w:ins w:id="4083" w:author="marpa" w:date="2026-10-25T15:25:51Z">
        <w:r>
          <w:rPr>
            <w:rFonts w:hint="default"/>
            <w:lang w:val="es-EC"/>
          </w:rPr>
          <w:t>e d</w:t>
        </w:r>
      </w:ins>
      <w:ins w:id="4084" w:author="marpa" w:date="2026-10-25T15:25:52Z">
        <w:r>
          <w:rPr>
            <w:rFonts w:hint="default"/>
            <w:lang w:val="es-EC"/>
          </w:rPr>
          <w:t>e confi</w:t>
        </w:r>
      </w:ins>
      <w:ins w:id="4085" w:author="marpa" w:date="2026-10-25T15:25:53Z">
        <w:r>
          <w:rPr>
            <w:rFonts w:hint="default"/>
            <w:lang w:val="es-EC"/>
          </w:rPr>
          <w:t>guraci</w:t>
        </w:r>
      </w:ins>
      <w:ins w:id="4086" w:author="marpa" w:date="2026-10-25T15:25:54Z">
        <w:r>
          <w:rPr>
            <w:rFonts w:hint="default"/>
            <w:lang w:val="es-EC"/>
          </w:rPr>
          <w:t xml:space="preserve">ón que </w:t>
        </w:r>
      </w:ins>
      <w:ins w:id="4087" w:author="marpa" w:date="2026-10-25T15:25:57Z">
        <w:r>
          <w:rPr>
            <w:rFonts w:hint="default"/>
            <w:lang w:val="es-EC"/>
          </w:rPr>
          <w:t>e</w:t>
        </w:r>
      </w:ins>
      <w:ins w:id="4088" w:author="marpa" w:date="2026-10-25T15:25:58Z">
        <w:r>
          <w:rPr>
            <w:rFonts w:hint="default"/>
            <w:lang w:val="es-EC"/>
          </w:rPr>
          <w:t>xtrae</w:t>
        </w:r>
      </w:ins>
      <w:ins w:id="4089" w:author="marpa" w:date="2026-10-25T15:26:01Z">
        <w:r>
          <w:rPr>
            <w:rFonts w:hint="default"/>
            <w:lang w:val="es-EC"/>
          </w:rPr>
          <w:t xml:space="preserve"> lo</w:t>
        </w:r>
      </w:ins>
      <w:ins w:id="4090" w:author="marpa" w:date="2026-10-25T15:26:02Z">
        <w:r>
          <w:rPr>
            <w:rFonts w:hint="default"/>
            <w:lang w:val="es-EC"/>
          </w:rPr>
          <w:t>s valore</w:t>
        </w:r>
      </w:ins>
      <w:ins w:id="4091" w:author="marpa" w:date="2026-10-25T15:26:03Z">
        <w:r>
          <w:rPr>
            <w:rFonts w:hint="default"/>
            <w:lang w:val="es-EC"/>
          </w:rPr>
          <w:t>s</w:t>
        </w:r>
      </w:ins>
      <w:ins w:id="4092" w:author="marpa" w:date="2026-10-25T15:26:11Z">
        <w:r>
          <w:rPr>
            <w:rFonts w:hint="default"/>
            <w:lang w:val="es-EC"/>
          </w:rPr>
          <w:t xml:space="preserve"> </w:t>
        </w:r>
      </w:ins>
      <w:ins w:id="4093" w:author="marpa" w:date="2026-10-25T15:26:12Z">
        <w:r>
          <w:rPr>
            <w:rFonts w:hint="default"/>
            <w:lang w:val="es-EC"/>
          </w:rPr>
          <w:t>de una v</w:t>
        </w:r>
      </w:ins>
      <w:ins w:id="4094" w:author="marpa" w:date="2026-10-25T15:26:13Z">
        <w:r>
          <w:rPr>
            <w:rFonts w:hint="default"/>
            <w:lang w:val="es-EC"/>
          </w:rPr>
          <w:t>ariable</w:t>
        </w:r>
      </w:ins>
      <w:ins w:id="4095" w:author="marpa" w:date="2026-10-25T15:26:14Z">
        <w:r>
          <w:rPr>
            <w:rFonts w:hint="default"/>
            <w:lang w:val="es-EC"/>
          </w:rPr>
          <w:t xml:space="preserve"> de ento</w:t>
        </w:r>
      </w:ins>
      <w:ins w:id="4096" w:author="marpa" w:date="2026-10-25T15:26:15Z">
        <w:r>
          <w:rPr>
            <w:rFonts w:hint="default"/>
            <w:lang w:val="es-EC"/>
          </w:rPr>
          <w:t>rno</w:t>
        </w:r>
      </w:ins>
      <w:ins w:id="4097" w:author="marpa" w:date="2026-10-25T15:26:16Z">
        <w:r>
          <w:rPr>
            <w:rFonts w:hint="default"/>
            <w:lang w:val="es-EC"/>
          </w:rPr>
          <w:t xml:space="preserve">. </w:t>
        </w:r>
      </w:ins>
    </w:p>
    <w:p w14:paraId="7CD9B5BD">
      <w:pPr>
        <w:keepNext/>
        <w:spacing w:after="0"/>
        <w:jc w:val="center"/>
        <w:rPr>
          <w:ins w:id="4098" w:author="marpa" w:date="2026-10-25T15:26:21Z"/>
        </w:rPr>
      </w:pPr>
      <w:ins w:id="4099" w:author="marpa" w:date="2026-10-25T15:26:38Z">
        <w:r>
          <w:rPr/>
          <w:drawing>
            <wp:inline distT="0" distB="0" distL="114300" distR="114300">
              <wp:extent cx="2000885" cy="332105"/>
              <wp:effectExtent l="0" t="0" r="5715" b="10795"/>
              <wp:docPr id="1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2"/>
                      <pic:cNvPicPr>
                        <a:picLocks noChangeAspect="1"/>
                      </pic:cNvPicPr>
                    </pic:nvPicPr>
                    <pic:blipFill>
                      <a:blip r:embed="rId57"/>
                      <a:stretch>
                        <a:fillRect/>
                      </a:stretch>
                    </pic:blipFill>
                    <pic:spPr>
                      <a:xfrm>
                        <a:off x="0" y="0"/>
                        <a:ext cx="2000885" cy="332105"/>
                      </a:xfrm>
                      <a:prstGeom prst="rect">
                        <a:avLst/>
                      </a:prstGeom>
                      <a:noFill/>
                      <a:ln>
                        <a:noFill/>
                      </a:ln>
                    </pic:spPr>
                  </pic:pic>
                </a:graphicData>
              </a:graphic>
            </wp:inline>
          </w:drawing>
        </w:r>
      </w:ins>
    </w:p>
    <w:p w14:paraId="4675835B">
      <w:pPr>
        <w:pStyle w:val="5"/>
        <w:rPr>
          <w:rFonts w:hint="default"/>
          <w:lang w:val="es-EC"/>
        </w:rPr>
        <w:pPrChange w:id="4101" w:author="marpa" w:date="2026-10-25T15:26:22Z">
          <w:pPr/>
        </w:pPrChange>
      </w:pPr>
      <w:ins w:id="4102" w:author="marpa" w:date="2026-10-25T15:26:21Z">
        <w:bookmarkStart w:id="170" w:name="_Toc5693"/>
        <w:bookmarkStart w:id="171" w:name="_Toc18781"/>
        <w:r>
          <w:rPr/>
          <w:t xml:space="preserve">Figura </w:t>
        </w:r>
      </w:ins>
      <w:ins w:id="4103" w:author="marpa" w:date="2026-10-25T15:33:38Z">
        <w:r>
          <w:rPr>
            <w:rFonts w:hint="default"/>
            <w:lang w:val="es-EC"/>
          </w:rPr>
          <w:t>35</w:t>
        </w:r>
      </w:ins>
      <w:ins w:id="4104" w:author="marpa" w:date="2026-10-25T15:26:21Z">
        <w:r>
          <w:rPr/>
          <w:t xml:space="preserve">. Creación de </w:t>
        </w:r>
      </w:ins>
      <w:ins w:id="4105" w:author="marpa" w:date="2026-10-25T15:26:21Z">
        <w:r>
          <w:rPr>
            <w:rFonts w:hint="default"/>
            <w:lang w:val="es-EC"/>
          </w:rPr>
          <w:t>co</w:t>
        </w:r>
      </w:ins>
      <w:ins w:id="4106" w:author="marpa" w:date="2026-10-25T15:26:25Z">
        <w:r>
          <w:rPr>
            <w:rFonts w:hint="default"/>
            <w:lang w:val="es-EC"/>
          </w:rPr>
          <w:t>n</w:t>
        </w:r>
      </w:ins>
      <w:ins w:id="4107" w:author="marpa" w:date="2026-10-25T15:26:26Z">
        <w:r>
          <w:rPr>
            <w:rFonts w:hint="default"/>
            <w:lang w:val="es-EC"/>
          </w:rPr>
          <w:t>figuracion</w:t>
        </w:r>
      </w:ins>
      <w:ins w:id="4108" w:author="marpa" w:date="2026-10-25T15:26:21Z">
        <w:r>
          <w:rPr/>
          <w:t>- Cliente consola</w:t>
        </w:r>
        <w:bookmarkEnd w:id="170"/>
        <w:bookmarkEnd w:id="171"/>
      </w:ins>
    </w:p>
    <w:p w14:paraId="39399FA7">
      <w:ins w:id="4109" w:author="marpa" w:date="2026-10-25T15:21:38Z">
        <w:r>
          <w:rPr>
            <w:rFonts w:hint="default"/>
            <w:lang w:val="es-EC"/>
          </w:rPr>
          <w:t>De</w:t>
        </w:r>
      </w:ins>
      <w:ins w:id="4110" w:author="marpa" w:date="2026-10-25T15:21:39Z">
        <w:r>
          <w:rPr>
            <w:rFonts w:hint="default"/>
            <w:lang w:val="es-EC"/>
          </w:rPr>
          <w:t xml:space="preserve">ntro de </w:t>
        </w:r>
      </w:ins>
      <w:ins w:id="4111" w:author="marpa" w:date="2026-10-25T15:21:40Z">
        <w:r>
          <w:rPr>
            <w:rFonts w:hint="default"/>
            <w:lang w:val="es-EC"/>
          </w:rPr>
          <w:t>segurida</w:t>
        </w:r>
      </w:ins>
      <w:ins w:id="4112" w:author="marpa" w:date="2026-10-25T15:21:41Z">
        <w:r>
          <w:rPr>
            <w:rFonts w:hint="default"/>
            <w:lang w:val="es-EC"/>
          </w:rPr>
          <w:t xml:space="preserve">d se </w:t>
        </w:r>
      </w:ins>
      <w:ins w:id="4113" w:author="marpa" w:date="2026-10-25T15:21:42Z">
        <w:r>
          <w:rPr>
            <w:rFonts w:hint="default"/>
            <w:lang w:val="es-EC"/>
          </w:rPr>
          <w:t xml:space="preserve">crean </w:t>
        </w:r>
      </w:ins>
      <w:ins w:id="4114" w:author="marpa" w:date="2026-10-25T15:21:43Z">
        <w:r>
          <w:rPr>
            <w:rFonts w:hint="default"/>
            <w:lang w:val="es-EC"/>
          </w:rPr>
          <w:t>clases</w:t>
        </w:r>
      </w:ins>
      <w:ins w:id="4115" w:author="marpa" w:date="2026-10-25T15:21:44Z">
        <w:r>
          <w:rPr>
            <w:rFonts w:hint="default"/>
            <w:lang w:val="es-EC"/>
          </w:rPr>
          <w:t xml:space="preserve"> pa</w:t>
        </w:r>
      </w:ins>
      <w:ins w:id="4116" w:author="marpa" w:date="2026-10-25T15:21:45Z">
        <w:r>
          <w:rPr>
            <w:rFonts w:hint="default"/>
            <w:lang w:val="es-EC"/>
          </w:rPr>
          <w:t>ra man</w:t>
        </w:r>
      </w:ins>
      <w:ins w:id="4117" w:author="marpa" w:date="2026-10-25T15:21:46Z">
        <w:r>
          <w:rPr>
            <w:rFonts w:hint="default"/>
            <w:lang w:val="es-EC"/>
          </w:rPr>
          <w:t>ejar la</w:t>
        </w:r>
      </w:ins>
      <w:ins w:id="4118" w:author="marpa" w:date="2026-10-25T15:21:47Z">
        <w:r>
          <w:rPr>
            <w:rFonts w:hint="default"/>
            <w:lang w:val="es-EC"/>
          </w:rPr>
          <w:t xml:space="preserve"> aute</w:t>
        </w:r>
      </w:ins>
      <w:ins w:id="4119" w:author="marpa" w:date="2026-10-25T15:21:48Z">
        <w:r>
          <w:rPr>
            <w:rFonts w:hint="default"/>
            <w:lang w:val="es-EC"/>
          </w:rPr>
          <w:t>nticaci</w:t>
        </w:r>
      </w:ins>
      <w:ins w:id="4120" w:author="marpa" w:date="2026-10-25T15:21:49Z">
        <w:r>
          <w:rPr>
            <w:rFonts w:hint="default"/>
            <w:lang w:val="es-EC"/>
          </w:rPr>
          <w:t xml:space="preserve">ón en </w:t>
        </w:r>
      </w:ins>
      <w:ins w:id="4121" w:author="marpa" w:date="2026-10-25T15:21:50Z">
        <w:r>
          <w:rPr>
            <w:rFonts w:hint="default"/>
            <w:lang w:val="es-EC"/>
          </w:rPr>
          <w:t>las petic</w:t>
        </w:r>
      </w:ins>
      <w:ins w:id="4122" w:author="marpa" w:date="2026-10-25T15:21:51Z">
        <w:r>
          <w:rPr>
            <w:rFonts w:hint="default"/>
            <w:lang w:val="es-EC"/>
          </w:rPr>
          <w:t xml:space="preserve">iones </w:t>
        </w:r>
      </w:ins>
      <w:ins w:id="4123" w:author="marpa" w:date="2026-10-25T15:22:03Z">
        <w:r>
          <w:rPr>
            <w:rFonts w:hint="default"/>
            <w:lang w:val="es-EC"/>
          </w:rPr>
          <w:t xml:space="preserve">con </w:t>
        </w:r>
      </w:ins>
      <w:ins w:id="4124" w:author="marpa" w:date="2026-10-25T15:22:15Z">
        <w:r>
          <w:rPr>
            <w:rFonts w:hint="default"/>
            <w:lang w:val="es-EC"/>
          </w:rPr>
          <w:t>Maneja</w:t>
        </w:r>
      </w:ins>
      <w:ins w:id="4125" w:author="marpa" w:date="2026-10-25T15:22:16Z">
        <w:r>
          <w:rPr>
            <w:rFonts w:hint="default"/>
            <w:lang w:val="es-EC"/>
          </w:rPr>
          <w:t>do</w:t>
        </w:r>
      </w:ins>
      <w:ins w:id="4126" w:author="marpa" w:date="2026-10-25T15:22:17Z">
        <w:r>
          <w:rPr>
            <w:rFonts w:hint="default"/>
            <w:lang w:val="es-EC"/>
          </w:rPr>
          <w:t>rC</w:t>
        </w:r>
      </w:ins>
      <w:ins w:id="4127" w:author="marpa" w:date="2026-10-25T15:22:18Z">
        <w:r>
          <w:rPr>
            <w:rFonts w:hint="default"/>
            <w:lang w:val="es-EC"/>
          </w:rPr>
          <w:t>liente</w:t>
        </w:r>
      </w:ins>
      <w:ins w:id="4128" w:author="marpa" w:date="2026-10-25T15:22:19Z">
        <w:r>
          <w:rPr>
            <w:rFonts w:hint="default"/>
            <w:lang w:val="es-EC"/>
          </w:rPr>
          <w:t>Autentica</w:t>
        </w:r>
      </w:ins>
      <w:ins w:id="4129" w:author="marpa" w:date="2026-10-25T15:22:20Z">
        <w:r>
          <w:rPr>
            <w:rFonts w:hint="default"/>
            <w:lang w:val="es-EC"/>
          </w:rPr>
          <w:t xml:space="preserve">cion, </w:t>
        </w:r>
      </w:ins>
      <w:ins w:id="4130" w:author="marpa" w:date="2026-10-25T15:22:21Z">
        <w:r>
          <w:rPr>
            <w:rFonts w:hint="default"/>
            <w:lang w:val="es-EC"/>
          </w:rPr>
          <w:t xml:space="preserve">y </w:t>
        </w:r>
      </w:ins>
      <w:ins w:id="4131" w:author="marpa" w:date="2026-10-25T15:22:22Z">
        <w:r>
          <w:rPr>
            <w:rFonts w:hint="default"/>
            <w:lang w:val="es-EC"/>
          </w:rPr>
          <w:t xml:space="preserve">para </w:t>
        </w:r>
      </w:ins>
      <w:ins w:id="4132" w:author="marpa" w:date="2026-10-25T15:22:24Z">
        <w:r>
          <w:rPr>
            <w:rFonts w:hint="default"/>
            <w:lang w:val="es-EC"/>
          </w:rPr>
          <w:t>pre</w:t>
        </w:r>
      </w:ins>
      <w:ins w:id="4133" w:author="marpa" w:date="2026-10-25T15:22:25Z">
        <w:r>
          <w:rPr>
            <w:rFonts w:hint="default"/>
            <w:lang w:val="es-EC"/>
          </w:rPr>
          <w:t>serva</w:t>
        </w:r>
      </w:ins>
      <w:ins w:id="4134" w:author="marpa" w:date="2026-10-25T15:22:26Z">
        <w:r>
          <w:rPr>
            <w:rFonts w:hint="default"/>
            <w:lang w:val="es-EC"/>
          </w:rPr>
          <w:t>r la sesi</w:t>
        </w:r>
      </w:ins>
      <w:ins w:id="4135" w:author="marpa" w:date="2026-10-25T15:22:27Z">
        <w:r>
          <w:rPr>
            <w:rFonts w:hint="default"/>
            <w:lang w:val="es-EC"/>
          </w:rPr>
          <w:t xml:space="preserve">on del </w:t>
        </w:r>
      </w:ins>
      <w:ins w:id="4136" w:author="marpa" w:date="2026-10-25T15:22:28Z">
        <w:r>
          <w:rPr>
            <w:rFonts w:hint="default"/>
            <w:lang w:val="es-EC"/>
          </w:rPr>
          <w:t>usu</w:t>
        </w:r>
      </w:ins>
      <w:ins w:id="4137" w:author="marpa" w:date="2026-10-25T15:22:29Z">
        <w:r>
          <w:rPr>
            <w:rFonts w:hint="default"/>
            <w:lang w:val="es-EC"/>
          </w:rPr>
          <w:t xml:space="preserve">ario </w:t>
        </w:r>
      </w:ins>
      <w:ins w:id="4138" w:author="marpa" w:date="2026-10-25T15:22:37Z">
        <w:r>
          <w:rPr>
            <w:rFonts w:hint="default"/>
            <w:lang w:val="es-EC"/>
          </w:rPr>
          <w:t xml:space="preserve">con el </w:t>
        </w:r>
      </w:ins>
      <w:ins w:id="4139" w:author="marpa" w:date="2026-10-25T15:22:38Z">
        <w:r>
          <w:rPr>
            <w:rFonts w:hint="default"/>
            <w:lang w:val="es-EC"/>
          </w:rPr>
          <w:t>token m</w:t>
        </w:r>
      </w:ins>
      <w:ins w:id="4140" w:author="marpa" w:date="2026-10-25T15:22:39Z">
        <w:r>
          <w:rPr>
            <w:rFonts w:hint="default"/>
            <w:lang w:val="es-EC"/>
          </w:rPr>
          <w:t>ediant</w:t>
        </w:r>
      </w:ins>
      <w:ins w:id="4141" w:author="marpa" w:date="2026-10-25T15:22:40Z">
        <w:r>
          <w:rPr>
            <w:rFonts w:hint="default"/>
            <w:lang w:val="es-EC"/>
          </w:rPr>
          <w:t>e A</w:t>
        </w:r>
      </w:ins>
      <w:ins w:id="4142" w:author="marpa" w:date="2026-10-25T15:22:41Z">
        <w:r>
          <w:rPr>
            <w:rFonts w:hint="default"/>
            <w:lang w:val="es-EC"/>
          </w:rPr>
          <w:t>dminis</w:t>
        </w:r>
      </w:ins>
      <w:ins w:id="4143" w:author="marpa" w:date="2026-10-25T15:22:42Z">
        <w:r>
          <w:rPr>
            <w:rFonts w:hint="default"/>
            <w:lang w:val="es-EC"/>
          </w:rPr>
          <w:t>trador</w:t>
        </w:r>
      </w:ins>
      <w:ins w:id="4144" w:author="marpa" w:date="2026-10-25T15:22:43Z">
        <w:r>
          <w:rPr>
            <w:rFonts w:hint="default"/>
            <w:lang w:val="es-EC"/>
          </w:rPr>
          <w:t>T</w:t>
        </w:r>
      </w:ins>
      <w:ins w:id="4145" w:author="marpa" w:date="2026-10-25T15:22:44Z">
        <w:r>
          <w:rPr>
            <w:rFonts w:hint="default"/>
            <w:lang w:val="es-EC"/>
          </w:rPr>
          <w:t>okens.</w:t>
        </w:r>
      </w:ins>
      <w:ins w:id="4146" w:author="marpa" w:date="2026-10-25T15:22:45Z">
        <w:r>
          <w:rPr>
            <w:rFonts w:hint="default"/>
            <w:lang w:val="es-EC"/>
          </w:rPr>
          <w:t xml:space="preserve"> Adici</w:t>
        </w:r>
      </w:ins>
      <w:ins w:id="4147" w:author="marpa" w:date="2026-10-25T15:22:46Z">
        <w:r>
          <w:rPr>
            <w:rFonts w:hint="default"/>
            <w:lang w:val="es-EC"/>
          </w:rPr>
          <w:t>onalmente</w:t>
        </w:r>
      </w:ins>
      <w:ins w:id="4148" w:author="marpa" w:date="2026-10-25T15:22:47Z">
        <w:r>
          <w:rPr>
            <w:rFonts w:hint="default"/>
            <w:lang w:val="es-EC"/>
          </w:rPr>
          <w:t xml:space="preserve"> se c</w:t>
        </w:r>
      </w:ins>
      <w:ins w:id="4149" w:author="marpa" w:date="2026-10-25T15:22:48Z">
        <w:r>
          <w:rPr>
            <w:rFonts w:hint="default"/>
            <w:lang w:val="es-EC"/>
          </w:rPr>
          <w:t>rea la</w:t>
        </w:r>
      </w:ins>
      <w:ins w:id="4150" w:author="marpa" w:date="2026-10-25T15:22:49Z">
        <w:r>
          <w:rPr>
            <w:rFonts w:hint="default"/>
            <w:lang w:val="es-EC"/>
          </w:rPr>
          <w:t xml:space="preserve"> clase </w:t>
        </w:r>
      </w:ins>
      <w:ins w:id="4151" w:author="marpa" w:date="2026-10-25T15:22:50Z">
        <w:r>
          <w:rPr>
            <w:rFonts w:hint="default"/>
            <w:lang w:val="es-EC"/>
          </w:rPr>
          <w:t>Tl</w:t>
        </w:r>
      </w:ins>
      <w:ins w:id="4152" w:author="marpa" w:date="2026-10-25T15:22:51Z">
        <w:r>
          <w:rPr>
            <w:rFonts w:hint="default"/>
            <w:lang w:val="es-EC"/>
          </w:rPr>
          <w:t>sIns</w:t>
        </w:r>
      </w:ins>
      <w:ins w:id="4153" w:author="marpa" w:date="2026-10-25T15:22:52Z">
        <w:r>
          <w:rPr>
            <w:rFonts w:hint="default"/>
            <w:lang w:val="es-EC"/>
          </w:rPr>
          <w:t>eguro</w:t>
        </w:r>
      </w:ins>
      <w:ins w:id="4154" w:author="marpa" w:date="2026-10-25T15:22:53Z">
        <w:r>
          <w:rPr>
            <w:rFonts w:hint="default"/>
            <w:lang w:val="es-EC"/>
          </w:rPr>
          <w:t xml:space="preserve"> para </w:t>
        </w:r>
      </w:ins>
      <w:ins w:id="4155" w:author="marpa" w:date="2026-10-25T15:22:54Z">
        <w:r>
          <w:rPr>
            <w:rFonts w:hint="default"/>
            <w:lang w:val="es-EC"/>
          </w:rPr>
          <w:t>per</w:t>
        </w:r>
      </w:ins>
      <w:ins w:id="4156" w:author="marpa" w:date="2026-10-25T15:22:55Z">
        <w:r>
          <w:rPr>
            <w:rFonts w:hint="default"/>
            <w:lang w:val="es-EC"/>
          </w:rPr>
          <w:t xml:space="preserve">mitir </w:t>
        </w:r>
      </w:ins>
      <w:ins w:id="4157" w:author="marpa" w:date="2026-10-25T15:22:56Z">
        <w:r>
          <w:rPr>
            <w:rFonts w:hint="default"/>
            <w:lang w:val="es-EC"/>
          </w:rPr>
          <w:t>la cone</w:t>
        </w:r>
      </w:ins>
      <w:ins w:id="4158" w:author="marpa" w:date="2026-10-25T15:22:57Z">
        <w:r>
          <w:rPr>
            <w:rFonts w:hint="default"/>
            <w:lang w:val="es-EC"/>
          </w:rPr>
          <w:t xml:space="preserve">xión </w:t>
        </w:r>
      </w:ins>
      <w:ins w:id="4159" w:author="marpa" w:date="2026-10-25T15:22:58Z">
        <w:r>
          <w:rPr>
            <w:rFonts w:hint="default"/>
            <w:lang w:val="es-EC"/>
          </w:rPr>
          <w:t>H</w:t>
        </w:r>
      </w:ins>
      <w:ins w:id="4160" w:author="marpa" w:date="2026-10-25T15:22:59Z">
        <w:r>
          <w:rPr>
            <w:rFonts w:hint="default"/>
            <w:lang w:val="es-EC"/>
          </w:rPr>
          <w:t>TT</w:t>
        </w:r>
      </w:ins>
      <w:ins w:id="4161" w:author="marpa" w:date="2026-10-25T15:23:00Z">
        <w:r>
          <w:rPr>
            <w:rFonts w:hint="default"/>
            <w:lang w:val="es-EC"/>
          </w:rPr>
          <w:t>P</w:t>
        </w:r>
      </w:ins>
      <w:ins w:id="4162" w:author="marpa" w:date="2026-10-25T15:23:01Z">
        <w:r>
          <w:rPr>
            <w:rFonts w:hint="default"/>
            <w:lang w:val="es-EC"/>
          </w:rPr>
          <w:t>S m</w:t>
        </w:r>
      </w:ins>
      <w:ins w:id="4163" w:author="marpa" w:date="2026-10-25T15:23:02Z">
        <w:r>
          <w:rPr>
            <w:rFonts w:hint="default"/>
            <w:lang w:val="es-EC"/>
          </w:rPr>
          <w:t>ediante u</w:t>
        </w:r>
      </w:ins>
      <w:ins w:id="4164" w:author="marpa" w:date="2026-10-25T15:23:03Z">
        <w:r>
          <w:rPr>
            <w:rFonts w:hint="default"/>
            <w:lang w:val="es-EC"/>
          </w:rPr>
          <w:t>n certif</w:t>
        </w:r>
      </w:ins>
      <w:ins w:id="4165" w:author="marpa" w:date="2026-10-25T15:23:04Z">
        <w:r>
          <w:rPr>
            <w:rFonts w:hint="default"/>
            <w:lang w:val="es-EC"/>
          </w:rPr>
          <w:t>ic</w:t>
        </w:r>
      </w:ins>
      <w:ins w:id="4166" w:author="marpa" w:date="2026-10-25T15:23:07Z">
        <w:r>
          <w:rPr>
            <w:rFonts w:hint="default"/>
            <w:lang w:val="es-EC"/>
          </w:rPr>
          <w:t xml:space="preserve">ado </w:t>
        </w:r>
      </w:ins>
      <w:ins w:id="4167" w:author="marpa" w:date="2026-10-25T15:23:14Z">
        <w:r>
          <w:rPr>
            <w:rFonts w:hint="default"/>
            <w:lang w:val="es-EC"/>
          </w:rPr>
          <w:t>digit</w:t>
        </w:r>
      </w:ins>
      <w:ins w:id="4168" w:author="marpa" w:date="2026-10-25T15:23:15Z">
        <w:r>
          <w:rPr>
            <w:rFonts w:hint="default"/>
            <w:lang w:val="es-EC"/>
          </w:rPr>
          <w:t>al a</w:t>
        </w:r>
      </w:ins>
      <w:ins w:id="4169" w:author="marpa" w:date="2026-10-25T15:23:16Z">
        <w:r>
          <w:rPr>
            <w:rFonts w:hint="default"/>
            <w:lang w:val="es-EC"/>
          </w:rPr>
          <w:t>utofirm</w:t>
        </w:r>
      </w:ins>
      <w:ins w:id="4170" w:author="marpa" w:date="2026-10-25T15:23:17Z">
        <w:r>
          <w:rPr>
            <w:rFonts w:hint="default"/>
            <w:lang w:val="es-EC"/>
          </w:rPr>
          <w:t>ado</w:t>
        </w:r>
      </w:ins>
      <w:ins w:id="4171" w:author="marpa" w:date="2026-10-25T15:23:18Z">
        <w:r>
          <w:rPr>
            <w:rFonts w:hint="default"/>
            <w:lang w:val="es-EC"/>
          </w:rPr>
          <w:t>.</w:t>
        </w:r>
      </w:ins>
      <w:del w:id="4172" w:author="marpa" w:date="2026-10-25T15:21:23Z">
        <w:r>
          <w:rPr/>
          <w:delText>Se crea la clase ControladorConversiones en la carpeta controlador. Esta clase centraliza la comunicación y se encarga de instanciar los puertos de los servicios SOAP (WSLogin, WSLongitud, WSMasa, WSTemperatura). Su función es recibir los datos de la vista, invocar las operaciones remotas (pasando los parámetros de unidad de origen, destino y valor) y devolver el resultado procesado.</w:delText>
        </w:r>
      </w:del>
    </w:p>
    <w:p w14:paraId="13AEAAC3">
      <w:pPr>
        <w:keepNext/>
        <w:spacing w:after="0"/>
        <w:jc w:val="center"/>
        <w:rPr>
          <w:ins w:id="4173" w:author="marpa" w:date="2026-10-25T15:23:27Z"/>
        </w:rPr>
      </w:pPr>
      <w:ins w:id="4174" w:author="marpa" w:date="2026-10-25T15:23:54Z">
        <w:bookmarkStart w:id="172" w:name="_i8swqk2w2kf6" w:colFirst="0" w:colLast="0"/>
        <w:bookmarkEnd w:id="172"/>
        <w:r>
          <w:rPr/>
          <w:drawing>
            <wp:inline distT="0" distB="0" distL="114300" distR="114300">
              <wp:extent cx="2096770" cy="596900"/>
              <wp:effectExtent l="0" t="0" r="11430" b="0"/>
              <wp:docPr id="1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1"/>
                      <pic:cNvPicPr>
                        <a:picLocks noChangeAspect="1"/>
                      </pic:cNvPicPr>
                    </pic:nvPicPr>
                    <pic:blipFill>
                      <a:blip r:embed="rId58"/>
                      <a:stretch>
                        <a:fillRect/>
                      </a:stretch>
                    </pic:blipFill>
                    <pic:spPr>
                      <a:xfrm>
                        <a:off x="0" y="0"/>
                        <a:ext cx="2096770" cy="596900"/>
                      </a:xfrm>
                      <a:prstGeom prst="rect">
                        <a:avLst/>
                      </a:prstGeom>
                      <a:noFill/>
                      <a:ln>
                        <a:noFill/>
                      </a:ln>
                    </pic:spPr>
                  </pic:pic>
                </a:graphicData>
              </a:graphic>
            </wp:inline>
          </w:drawing>
        </w:r>
      </w:ins>
    </w:p>
    <w:p w14:paraId="09C4941D">
      <w:pPr>
        <w:pStyle w:val="5"/>
        <w:rPr>
          <w:ins w:id="4176" w:author="marpa" w:date="2026-10-25T15:23:27Z"/>
        </w:rPr>
      </w:pPr>
      <w:ins w:id="4177" w:author="marpa" w:date="2026-10-25T15:23:27Z">
        <w:bookmarkStart w:id="173" w:name="_Toc19728"/>
        <w:bookmarkStart w:id="174" w:name="_Toc2053"/>
        <w:r>
          <w:rPr/>
          <w:t xml:space="preserve">Figura </w:t>
        </w:r>
      </w:ins>
      <w:ins w:id="4178" w:author="marpa" w:date="2026-10-25T15:33:41Z">
        <w:r>
          <w:rPr>
            <w:rFonts w:hint="default"/>
            <w:lang w:val="es-EC"/>
          </w:rPr>
          <w:t>36</w:t>
        </w:r>
      </w:ins>
      <w:ins w:id="4179" w:author="marpa" w:date="2026-10-25T15:23:27Z">
        <w:r>
          <w:rPr/>
          <w:t xml:space="preserve">. Creación de </w:t>
        </w:r>
      </w:ins>
      <w:ins w:id="4180" w:author="marpa" w:date="2026-10-25T15:23:29Z">
        <w:r>
          <w:rPr>
            <w:rFonts w:hint="default"/>
            <w:lang w:val="es-EC"/>
          </w:rPr>
          <w:t>com</w:t>
        </w:r>
      </w:ins>
      <w:ins w:id="4181" w:author="marpa" w:date="2026-10-25T15:23:30Z">
        <w:r>
          <w:rPr>
            <w:rFonts w:hint="default"/>
            <w:lang w:val="es-EC"/>
          </w:rPr>
          <w:t>ponentes</w:t>
        </w:r>
      </w:ins>
      <w:ins w:id="4182" w:author="marpa" w:date="2026-10-25T15:23:31Z">
        <w:r>
          <w:rPr>
            <w:rFonts w:hint="default"/>
            <w:lang w:val="es-EC"/>
          </w:rPr>
          <w:t xml:space="preserve"> de segu</w:t>
        </w:r>
      </w:ins>
      <w:ins w:id="4183" w:author="marpa" w:date="2026-10-25T15:23:32Z">
        <w:r>
          <w:rPr>
            <w:rFonts w:hint="default"/>
            <w:lang w:val="es-EC"/>
          </w:rPr>
          <w:t>ridad</w:t>
        </w:r>
      </w:ins>
      <w:ins w:id="4184" w:author="marpa" w:date="2026-10-25T15:23:27Z">
        <w:r>
          <w:rPr/>
          <w:t>- Cliente consola</w:t>
        </w:r>
        <w:bookmarkEnd w:id="173"/>
        <w:bookmarkEnd w:id="174"/>
      </w:ins>
    </w:p>
    <w:p w14:paraId="6E1D4B02">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72AE9D36">
      <w:pPr>
        <w:pStyle w:val="6"/>
      </w:pPr>
      <w:bookmarkStart w:id="175" w:name="_Toc16247"/>
      <w:bookmarkStart w:id="176" w:name="_Toc17682"/>
      <w:r>
        <w:t xml:space="preserve">Tabla </w:t>
      </w:r>
      <w:ins w:id="4185" w:author="marpa" w:date="2026-10-25T15:24:09Z">
        <w:r>
          <w:rPr>
            <w:rFonts w:hint="default"/>
            <w:lang w:val="es-EC"/>
          </w:rPr>
          <w:t>2</w:t>
        </w:r>
      </w:ins>
      <w:del w:id="4186" w:author="marpa" w:date="2026-10-25T15:24:09Z">
        <w:r>
          <w:rPr/>
          <w:delText>1</w:delText>
        </w:r>
      </w:del>
      <w:r>
        <w:t xml:space="preserve">1. Clase </w:t>
      </w:r>
      <w:ins w:id="4187" w:author="marpa" w:date="2026-10-25T15:27:27Z">
        <w:r>
          <w:rPr>
            <w:rFonts w:hint="default"/>
          </w:rPr>
          <w:t>WSConversorCliente</w:t>
        </w:r>
      </w:ins>
      <w:del w:id="4188" w:author="marpa" w:date="2026-10-25T15:27:27Z">
        <w:r>
          <w:rPr/>
          <w:delText xml:space="preserve">ControladorConversiones </w:delText>
        </w:r>
      </w:del>
      <w:r>
        <w:t>- Cliente consola</w:t>
      </w:r>
      <w:bookmarkEnd w:id="175"/>
      <w:bookmarkEnd w:id="176"/>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E311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2A60542">
            <w:pPr>
              <w:spacing w:before="0" w:after="0" w:line="240" w:lineRule="auto"/>
              <w:rPr>
                <w:ins w:id="4189" w:author="marpa" w:date="2026-10-25T15:27:23Z"/>
                <w:rFonts w:hint="default" w:ascii="Courier New" w:hAnsi="Courier New" w:eastAsia="Courier New" w:cs="Courier New"/>
                <w:color w:val="000000"/>
                <w:sz w:val="16"/>
                <w:szCs w:val="16"/>
                <w:lang w:val="en-US"/>
              </w:rPr>
            </w:pPr>
            <w:ins w:id="4190" w:author="marpa" w:date="2026-10-25T15:27:23Z">
              <w:r>
                <w:rPr>
                  <w:rFonts w:hint="default" w:ascii="Courier New" w:hAnsi="Courier New" w:eastAsia="Courier New" w:cs="Courier New"/>
                  <w:color w:val="000000"/>
                  <w:sz w:val="16"/>
                  <w:szCs w:val="16"/>
                  <w:lang w:val="en-US"/>
                </w:rPr>
                <w:t>package ec.edu.monster.servicios;</w:t>
              </w:r>
            </w:ins>
          </w:p>
          <w:p w14:paraId="5E736BB6">
            <w:pPr>
              <w:spacing w:before="0" w:after="0" w:line="240" w:lineRule="auto"/>
              <w:rPr>
                <w:ins w:id="4191" w:author="marpa" w:date="2026-10-25T15:27:23Z"/>
                <w:rFonts w:hint="default" w:ascii="Courier New" w:hAnsi="Courier New" w:eastAsia="Courier New" w:cs="Courier New"/>
                <w:color w:val="000000"/>
                <w:sz w:val="16"/>
                <w:szCs w:val="16"/>
                <w:lang w:val="en-US"/>
              </w:rPr>
            </w:pPr>
          </w:p>
          <w:p w14:paraId="4156AA0B">
            <w:pPr>
              <w:spacing w:before="0" w:after="0" w:line="240" w:lineRule="auto"/>
              <w:rPr>
                <w:ins w:id="4192" w:author="marpa" w:date="2026-10-25T15:27:23Z"/>
                <w:rFonts w:hint="default" w:ascii="Courier New" w:hAnsi="Courier New" w:eastAsia="Courier New" w:cs="Courier New"/>
                <w:color w:val="000000"/>
                <w:sz w:val="16"/>
                <w:szCs w:val="16"/>
                <w:lang w:val="en-US"/>
              </w:rPr>
            </w:pPr>
            <w:ins w:id="4193" w:author="marpa" w:date="2026-10-25T15:27:23Z">
              <w:r>
                <w:rPr>
                  <w:rFonts w:hint="default" w:ascii="Courier New" w:hAnsi="Courier New" w:eastAsia="Courier New" w:cs="Courier New"/>
                  <w:color w:val="000000"/>
                  <w:sz w:val="16"/>
                  <w:szCs w:val="16"/>
                  <w:lang w:val="en-US"/>
                </w:rPr>
                <w:t>import ec.edu.monster.configuracion.SoapConfig;</w:t>
              </w:r>
            </w:ins>
          </w:p>
          <w:p w14:paraId="78D1C49D">
            <w:pPr>
              <w:spacing w:before="0" w:after="0" w:line="240" w:lineRule="auto"/>
              <w:rPr>
                <w:ins w:id="4194" w:author="marpa" w:date="2026-10-25T15:27:23Z"/>
                <w:rFonts w:hint="default" w:ascii="Courier New" w:hAnsi="Courier New" w:eastAsia="Courier New" w:cs="Courier New"/>
                <w:color w:val="000000"/>
                <w:sz w:val="16"/>
                <w:szCs w:val="16"/>
                <w:lang w:val="en-US"/>
              </w:rPr>
            </w:pPr>
            <w:ins w:id="4195" w:author="marpa" w:date="2026-10-25T15:27:23Z">
              <w:r>
                <w:rPr>
                  <w:rFonts w:hint="default" w:ascii="Courier New" w:hAnsi="Courier New" w:eastAsia="Courier New" w:cs="Courier New"/>
                  <w:color w:val="000000"/>
                  <w:sz w:val="16"/>
                  <w:szCs w:val="16"/>
                  <w:lang w:val="en-US"/>
                </w:rPr>
                <w:t>import ec.edu.monster.seguridad.AdministradorTokensCliente;</w:t>
              </w:r>
            </w:ins>
          </w:p>
          <w:p w14:paraId="5E11C957">
            <w:pPr>
              <w:spacing w:before="0" w:after="0" w:line="240" w:lineRule="auto"/>
              <w:rPr>
                <w:ins w:id="4196" w:author="marpa" w:date="2026-10-25T15:27:23Z"/>
                <w:rFonts w:hint="default" w:ascii="Courier New" w:hAnsi="Courier New" w:eastAsia="Courier New" w:cs="Courier New"/>
                <w:color w:val="000000"/>
                <w:sz w:val="16"/>
                <w:szCs w:val="16"/>
                <w:lang w:val="en-US"/>
              </w:rPr>
            </w:pPr>
            <w:ins w:id="4197" w:author="marpa" w:date="2026-10-25T15:27:23Z">
              <w:r>
                <w:rPr>
                  <w:rFonts w:hint="default" w:ascii="Courier New" w:hAnsi="Courier New" w:eastAsia="Courier New" w:cs="Courier New"/>
                  <w:color w:val="000000"/>
                  <w:sz w:val="16"/>
                  <w:szCs w:val="16"/>
                  <w:lang w:val="en-US"/>
                </w:rPr>
                <w:t>import ec.edu.monster.seguridad.ManejadorClienteAutenticacion;</w:t>
              </w:r>
            </w:ins>
          </w:p>
          <w:p w14:paraId="1BF2AC48">
            <w:pPr>
              <w:spacing w:before="0" w:after="0" w:line="240" w:lineRule="auto"/>
              <w:rPr>
                <w:ins w:id="4198" w:author="marpa" w:date="2026-10-25T15:27:23Z"/>
                <w:rFonts w:hint="default" w:ascii="Courier New" w:hAnsi="Courier New" w:eastAsia="Courier New" w:cs="Courier New"/>
                <w:color w:val="000000"/>
                <w:sz w:val="16"/>
                <w:szCs w:val="16"/>
                <w:lang w:val="en-US"/>
              </w:rPr>
            </w:pPr>
            <w:ins w:id="4199" w:author="marpa" w:date="2026-10-25T15:27:23Z">
              <w:r>
                <w:rPr>
                  <w:rFonts w:hint="default" w:ascii="Courier New" w:hAnsi="Courier New" w:eastAsia="Courier New" w:cs="Courier New"/>
                  <w:color w:val="000000"/>
                  <w:sz w:val="16"/>
                  <w:szCs w:val="16"/>
                  <w:lang w:val="en-US"/>
                </w:rPr>
                <w:t>import ec.edu.monster.seguridad.TlsInseguro;</w:t>
              </w:r>
            </w:ins>
          </w:p>
          <w:p w14:paraId="4A0E4EE2">
            <w:pPr>
              <w:spacing w:before="0" w:after="0" w:line="240" w:lineRule="auto"/>
              <w:rPr>
                <w:ins w:id="4200" w:author="marpa" w:date="2026-10-25T15:27:23Z"/>
                <w:rFonts w:hint="default" w:ascii="Courier New" w:hAnsi="Courier New" w:eastAsia="Courier New" w:cs="Courier New"/>
                <w:color w:val="000000"/>
                <w:sz w:val="16"/>
                <w:szCs w:val="16"/>
                <w:lang w:val="en-US"/>
              </w:rPr>
            </w:pPr>
            <w:ins w:id="4201" w:author="marpa" w:date="2026-10-25T15:27:23Z">
              <w:r>
                <w:rPr>
                  <w:rFonts w:hint="default" w:ascii="Courier New" w:hAnsi="Courier New" w:eastAsia="Courier New" w:cs="Courier New"/>
                  <w:color w:val="000000"/>
                  <w:sz w:val="16"/>
                  <w:szCs w:val="16"/>
                  <w:lang w:val="en-US"/>
                </w:rPr>
                <w:t>import jakarta.xml.ws.BindingProvider;</w:t>
              </w:r>
            </w:ins>
          </w:p>
          <w:p w14:paraId="75CF57D8">
            <w:pPr>
              <w:spacing w:before="0" w:after="0" w:line="240" w:lineRule="auto"/>
              <w:rPr>
                <w:ins w:id="4202" w:author="marpa" w:date="2026-10-25T15:27:23Z"/>
                <w:rFonts w:hint="default" w:ascii="Courier New" w:hAnsi="Courier New" w:eastAsia="Courier New" w:cs="Courier New"/>
                <w:color w:val="000000"/>
                <w:sz w:val="16"/>
                <w:szCs w:val="16"/>
                <w:lang w:val="en-US"/>
              </w:rPr>
            </w:pPr>
            <w:ins w:id="4203" w:author="marpa" w:date="2026-10-25T15:27:23Z">
              <w:r>
                <w:rPr>
                  <w:rFonts w:hint="default" w:ascii="Courier New" w:hAnsi="Courier New" w:eastAsia="Courier New" w:cs="Courier New"/>
                  <w:color w:val="000000"/>
                  <w:sz w:val="16"/>
                  <w:szCs w:val="16"/>
                  <w:lang w:val="en-US"/>
                </w:rPr>
                <w:t>import jakarta.xml.ws.Service;</w:t>
              </w:r>
            </w:ins>
          </w:p>
          <w:p w14:paraId="3C037CCD">
            <w:pPr>
              <w:spacing w:before="0" w:after="0" w:line="240" w:lineRule="auto"/>
              <w:rPr>
                <w:ins w:id="4204" w:author="marpa" w:date="2026-10-25T15:27:23Z"/>
                <w:rFonts w:hint="default" w:ascii="Courier New" w:hAnsi="Courier New" w:eastAsia="Courier New" w:cs="Courier New"/>
                <w:color w:val="000000"/>
                <w:sz w:val="16"/>
                <w:szCs w:val="16"/>
                <w:lang w:val="en-US"/>
              </w:rPr>
            </w:pPr>
            <w:ins w:id="4205" w:author="marpa" w:date="2026-10-25T15:27:23Z">
              <w:r>
                <w:rPr>
                  <w:rFonts w:hint="default" w:ascii="Courier New" w:hAnsi="Courier New" w:eastAsia="Courier New" w:cs="Courier New"/>
                  <w:color w:val="000000"/>
                  <w:sz w:val="16"/>
                  <w:szCs w:val="16"/>
                  <w:lang w:val="en-US"/>
                </w:rPr>
                <w:t>import java.util.ArrayList;</w:t>
              </w:r>
            </w:ins>
          </w:p>
          <w:p w14:paraId="4F32BDD7">
            <w:pPr>
              <w:spacing w:before="0" w:after="0" w:line="240" w:lineRule="auto"/>
              <w:rPr>
                <w:ins w:id="4206" w:author="marpa" w:date="2026-10-25T15:27:23Z"/>
                <w:rFonts w:hint="default" w:ascii="Courier New" w:hAnsi="Courier New" w:eastAsia="Courier New" w:cs="Courier New"/>
                <w:color w:val="000000"/>
                <w:sz w:val="16"/>
                <w:szCs w:val="16"/>
                <w:lang w:val="en-US"/>
              </w:rPr>
            </w:pPr>
            <w:ins w:id="4207" w:author="marpa" w:date="2026-10-25T15:27:23Z">
              <w:r>
                <w:rPr>
                  <w:rFonts w:hint="default" w:ascii="Courier New" w:hAnsi="Courier New" w:eastAsia="Courier New" w:cs="Courier New"/>
                  <w:color w:val="000000"/>
                  <w:sz w:val="16"/>
                  <w:szCs w:val="16"/>
                  <w:lang w:val="en-US"/>
                </w:rPr>
                <w:t>import java.util.Map;</w:t>
              </w:r>
            </w:ins>
          </w:p>
          <w:p w14:paraId="032687A8">
            <w:pPr>
              <w:spacing w:before="0" w:after="0" w:line="240" w:lineRule="auto"/>
              <w:rPr>
                <w:ins w:id="4208" w:author="marpa" w:date="2026-10-25T15:27:23Z"/>
                <w:rFonts w:hint="default" w:ascii="Courier New" w:hAnsi="Courier New" w:eastAsia="Courier New" w:cs="Courier New"/>
                <w:color w:val="000000"/>
                <w:sz w:val="16"/>
                <w:szCs w:val="16"/>
                <w:lang w:val="en-US"/>
              </w:rPr>
            </w:pPr>
            <w:ins w:id="4209" w:author="marpa" w:date="2026-10-25T15:27:23Z">
              <w:r>
                <w:rPr>
                  <w:rFonts w:hint="default" w:ascii="Courier New" w:hAnsi="Courier New" w:eastAsia="Courier New" w:cs="Courier New"/>
                  <w:color w:val="000000"/>
                  <w:sz w:val="16"/>
                  <w:szCs w:val="16"/>
                  <w:lang w:val="en-US"/>
                </w:rPr>
                <w:t>import javax.xml.namespace.QName;</w:t>
              </w:r>
            </w:ins>
          </w:p>
          <w:p w14:paraId="27D01738">
            <w:pPr>
              <w:spacing w:before="0" w:after="0" w:line="240" w:lineRule="auto"/>
              <w:rPr>
                <w:ins w:id="4210" w:author="marpa" w:date="2026-10-25T15:27:23Z"/>
                <w:rFonts w:hint="default" w:ascii="Courier New" w:hAnsi="Courier New" w:eastAsia="Courier New" w:cs="Courier New"/>
                <w:color w:val="000000"/>
                <w:sz w:val="16"/>
                <w:szCs w:val="16"/>
                <w:lang w:val="en-US"/>
              </w:rPr>
            </w:pPr>
          </w:p>
          <w:p w14:paraId="506B2FFF">
            <w:pPr>
              <w:spacing w:before="0" w:after="0" w:line="240" w:lineRule="auto"/>
              <w:rPr>
                <w:ins w:id="4211" w:author="marpa" w:date="2026-10-25T15:27:23Z"/>
                <w:rFonts w:hint="default" w:ascii="Courier New" w:hAnsi="Courier New" w:eastAsia="Courier New" w:cs="Courier New"/>
                <w:color w:val="000000"/>
                <w:sz w:val="16"/>
                <w:szCs w:val="16"/>
                <w:lang w:val="en-US"/>
              </w:rPr>
            </w:pPr>
            <w:ins w:id="4212" w:author="marpa" w:date="2026-10-25T15:27:23Z">
              <w:r>
                <w:rPr>
                  <w:rFonts w:hint="default" w:ascii="Courier New" w:hAnsi="Courier New" w:eastAsia="Courier New" w:cs="Courier New"/>
                  <w:color w:val="000000"/>
                  <w:sz w:val="16"/>
                  <w:szCs w:val="16"/>
                  <w:lang w:val="en-US"/>
                </w:rPr>
                <w:t>/** Capa de acceso al endpoint SOAP. Mantiene el token sólo durante la sesión actual. */</w:t>
              </w:r>
            </w:ins>
          </w:p>
          <w:p w14:paraId="7953FFE8">
            <w:pPr>
              <w:spacing w:before="0" w:after="0" w:line="240" w:lineRule="auto"/>
              <w:rPr>
                <w:ins w:id="4213" w:author="marpa" w:date="2026-10-25T15:27:23Z"/>
                <w:rFonts w:hint="default" w:ascii="Courier New" w:hAnsi="Courier New" w:eastAsia="Courier New" w:cs="Courier New"/>
                <w:color w:val="000000"/>
                <w:sz w:val="16"/>
                <w:szCs w:val="16"/>
                <w:lang w:val="en-US"/>
              </w:rPr>
            </w:pPr>
            <w:ins w:id="4214" w:author="marpa" w:date="2026-10-25T15:27:23Z">
              <w:r>
                <w:rPr>
                  <w:rFonts w:hint="default" w:ascii="Courier New" w:hAnsi="Courier New" w:eastAsia="Courier New" w:cs="Courier New"/>
                  <w:color w:val="000000"/>
                  <w:sz w:val="16"/>
                  <w:szCs w:val="16"/>
                  <w:lang w:val="en-US"/>
                </w:rPr>
                <w:t>public class WSConversorCliente {</w:t>
              </w:r>
            </w:ins>
          </w:p>
          <w:p w14:paraId="27CFB27B">
            <w:pPr>
              <w:spacing w:before="0" w:after="0" w:line="240" w:lineRule="auto"/>
              <w:rPr>
                <w:ins w:id="4215" w:author="marpa" w:date="2026-10-25T15:27:23Z"/>
                <w:rFonts w:hint="default" w:ascii="Courier New" w:hAnsi="Courier New" w:eastAsia="Courier New" w:cs="Courier New"/>
                <w:color w:val="000000"/>
                <w:sz w:val="16"/>
                <w:szCs w:val="16"/>
                <w:lang w:val="en-US"/>
              </w:rPr>
            </w:pPr>
            <w:ins w:id="4216" w:author="marpa" w:date="2026-10-25T15:27:23Z">
              <w:r>
                <w:rPr>
                  <w:rFonts w:hint="default" w:ascii="Courier New" w:hAnsi="Courier New" w:eastAsia="Courier New" w:cs="Courier New"/>
                  <w:color w:val="000000"/>
                  <w:sz w:val="16"/>
                  <w:szCs w:val="16"/>
                  <w:lang w:val="en-US"/>
                </w:rPr>
                <w:t xml:space="preserve">    private final WSConversorUnidades puerto;</w:t>
              </w:r>
            </w:ins>
          </w:p>
          <w:p w14:paraId="5B18515E">
            <w:pPr>
              <w:spacing w:before="0" w:after="0" w:line="240" w:lineRule="auto"/>
              <w:rPr>
                <w:ins w:id="4217" w:author="marpa" w:date="2026-10-25T15:27:23Z"/>
                <w:rFonts w:hint="default" w:ascii="Courier New" w:hAnsi="Courier New" w:eastAsia="Courier New" w:cs="Courier New"/>
                <w:color w:val="000000"/>
                <w:sz w:val="16"/>
                <w:szCs w:val="16"/>
                <w:lang w:val="en-US"/>
              </w:rPr>
            </w:pPr>
          </w:p>
          <w:p w14:paraId="0C86F8B2">
            <w:pPr>
              <w:spacing w:before="0" w:after="0" w:line="240" w:lineRule="auto"/>
              <w:rPr>
                <w:ins w:id="4218" w:author="marpa" w:date="2026-10-25T15:27:23Z"/>
                <w:rFonts w:hint="default" w:ascii="Courier New" w:hAnsi="Courier New" w:eastAsia="Courier New" w:cs="Courier New"/>
                <w:color w:val="000000"/>
                <w:sz w:val="16"/>
                <w:szCs w:val="16"/>
                <w:lang w:val="en-US"/>
              </w:rPr>
            </w:pPr>
            <w:ins w:id="4219" w:author="marpa" w:date="2026-10-25T15:27:23Z">
              <w:r>
                <w:rPr>
                  <w:rFonts w:hint="default" w:ascii="Courier New" w:hAnsi="Courier New" w:eastAsia="Courier New" w:cs="Courier New"/>
                  <w:color w:val="000000"/>
                  <w:sz w:val="16"/>
                  <w:szCs w:val="16"/>
                  <w:lang w:val="en-US"/>
                </w:rPr>
                <w:t xml:space="preserve">    public WSConversorCliente() {</w:t>
              </w:r>
            </w:ins>
          </w:p>
          <w:p w14:paraId="49B013F5">
            <w:pPr>
              <w:spacing w:before="0" w:after="0" w:line="240" w:lineRule="auto"/>
              <w:rPr>
                <w:ins w:id="4220" w:author="marpa" w:date="2026-10-25T15:27:23Z"/>
                <w:rFonts w:hint="default" w:ascii="Courier New" w:hAnsi="Courier New" w:eastAsia="Courier New" w:cs="Courier New"/>
                <w:color w:val="000000"/>
                <w:sz w:val="16"/>
                <w:szCs w:val="16"/>
                <w:lang w:val="en-US"/>
              </w:rPr>
            </w:pPr>
            <w:ins w:id="4221" w:author="marpa" w:date="2026-10-25T15:27:23Z">
              <w:r>
                <w:rPr>
                  <w:rFonts w:hint="default" w:ascii="Courier New" w:hAnsi="Courier New" w:eastAsia="Courier New" w:cs="Courier New"/>
                  <w:color w:val="000000"/>
                  <w:sz w:val="16"/>
                  <w:szCs w:val="16"/>
                  <w:lang w:val="en-US"/>
                </w:rPr>
                <w:t xml:space="preserve">        if (SoapConfig.insecureTls()) TlsInseguro.habilitar();</w:t>
              </w:r>
            </w:ins>
          </w:p>
          <w:p w14:paraId="5556C464">
            <w:pPr>
              <w:spacing w:before="0" w:after="0" w:line="240" w:lineRule="auto"/>
              <w:rPr>
                <w:ins w:id="4222" w:author="marpa" w:date="2026-10-25T15:27:23Z"/>
                <w:rFonts w:hint="default" w:ascii="Courier New" w:hAnsi="Courier New" w:eastAsia="Courier New" w:cs="Courier New"/>
                <w:color w:val="000000"/>
                <w:sz w:val="16"/>
                <w:szCs w:val="16"/>
                <w:lang w:val="en-US"/>
              </w:rPr>
            </w:pPr>
            <w:ins w:id="4223" w:author="marpa" w:date="2026-10-25T15:27:23Z">
              <w:r>
                <w:rPr>
                  <w:rFonts w:hint="default" w:ascii="Courier New" w:hAnsi="Courier New" w:eastAsia="Courier New" w:cs="Courier New"/>
                  <w:color w:val="000000"/>
                  <w:sz w:val="16"/>
                  <w:szCs w:val="16"/>
                  <w:lang w:val="en-US"/>
                </w:rPr>
                <w:t xml:space="preserve">        String namespace = SoapConfig.targetNamespace();</w:t>
              </w:r>
            </w:ins>
          </w:p>
          <w:p w14:paraId="528D8798">
            <w:pPr>
              <w:spacing w:before="0" w:after="0" w:line="240" w:lineRule="auto"/>
              <w:rPr>
                <w:ins w:id="4224" w:author="marpa" w:date="2026-10-25T15:27:23Z"/>
                <w:rFonts w:hint="default" w:ascii="Courier New" w:hAnsi="Courier New" w:eastAsia="Courier New" w:cs="Courier New"/>
                <w:color w:val="000000"/>
                <w:sz w:val="16"/>
                <w:szCs w:val="16"/>
                <w:lang w:val="en-US"/>
              </w:rPr>
            </w:pPr>
            <w:ins w:id="4225" w:author="marpa" w:date="2026-10-25T15:27:23Z">
              <w:r>
                <w:rPr>
                  <w:rFonts w:hint="default" w:ascii="Courier New" w:hAnsi="Courier New" w:eastAsia="Courier New" w:cs="Courier New"/>
                  <w:color w:val="000000"/>
                  <w:sz w:val="16"/>
                  <w:szCs w:val="16"/>
                  <w:lang w:val="en-US"/>
                </w:rPr>
                <w:t xml:space="preserve">        Service servicio = Service.create(SoapConfig.wsdl(), new QName(namespace, "WSConversorUnidades"));</w:t>
              </w:r>
            </w:ins>
          </w:p>
          <w:p w14:paraId="586CB7AF">
            <w:pPr>
              <w:spacing w:before="0" w:after="0" w:line="240" w:lineRule="auto"/>
              <w:rPr>
                <w:ins w:id="4226" w:author="marpa" w:date="2026-10-25T15:27:23Z"/>
                <w:rFonts w:hint="default" w:ascii="Courier New" w:hAnsi="Courier New" w:eastAsia="Courier New" w:cs="Courier New"/>
                <w:color w:val="000000"/>
                <w:sz w:val="16"/>
                <w:szCs w:val="16"/>
                <w:lang w:val="en-US"/>
              </w:rPr>
            </w:pPr>
            <w:ins w:id="4227" w:author="marpa" w:date="2026-10-25T15:27:23Z">
              <w:r>
                <w:rPr>
                  <w:rFonts w:hint="default" w:ascii="Courier New" w:hAnsi="Courier New" w:eastAsia="Courier New" w:cs="Courier New"/>
                  <w:color w:val="000000"/>
                  <w:sz w:val="16"/>
                  <w:szCs w:val="16"/>
                  <w:lang w:val="en-US"/>
                </w:rPr>
                <w:t xml:space="preserve">        puerto = servicio.getPort(new QName(namespace, "WSConversorUnidadesPort"), WSConversorUnidades.class);</w:t>
              </w:r>
            </w:ins>
          </w:p>
          <w:p w14:paraId="03DF815F">
            <w:pPr>
              <w:spacing w:before="0" w:after="0" w:line="240" w:lineRule="auto"/>
              <w:rPr>
                <w:ins w:id="4228" w:author="marpa" w:date="2026-10-25T15:27:23Z"/>
                <w:rFonts w:hint="default" w:ascii="Courier New" w:hAnsi="Courier New" w:eastAsia="Courier New" w:cs="Courier New"/>
                <w:color w:val="000000"/>
                <w:sz w:val="16"/>
                <w:szCs w:val="16"/>
                <w:lang w:val="en-US"/>
              </w:rPr>
            </w:pPr>
            <w:ins w:id="4229" w:author="marpa" w:date="2026-10-25T15:27:23Z">
              <w:r>
                <w:rPr>
                  <w:rFonts w:hint="default" w:ascii="Courier New" w:hAnsi="Courier New" w:eastAsia="Courier New" w:cs="Courier New"/>
                  <w:color w:val="000000"/>
                  <w:sz w:val="16"/>
                  <w:szCs w:val="16"/>
                  <w:lang w:val="en-US"/>
                </w:rPr>
                <w:t xml:space="preserve">        configurarPuerto();</w:t>
              </w:r>
            </w:ins>
          </w:p>
          <w:p w14:paraId="596543F3">
            <w:pPr>
              <w:spacing w:before="0" w:after="0" w:line="240" w:lineRule="auto"/>
              <w:rPr>
                <w:ins w:id="4230" w:author="marpa" w:date="2026-10-25T15:27:23Z"/>
                <w:rFonts w:hint="default" w:ascii="Courier New" w:hAnsi="Courier New" w:eastAsia="Courier New" w:cs="Courier New"/>
                <w:color w:val="000000"/>
                <w:sz w:val="16"/>
                <w:szCs w:val="16"/>
                <w:lang w:val="en-US"/>
              </w:rPr>
            </w:pPr>
            <w:ins w:id="4231" w:author="marpa" w:date="2026-10-25T15:27:23Z">
              <w:r>
                <w:rPr>
                  <w:rFonts w:hint="default" w:ascii="Courier New" w:hAnsi="Courier New" w:eastAsia="Courier New" w:cs="Courier New"/>
                  <w:color w:val="000000"/>
                  <w:sz w:val="16"/>
                  <w:szCs w:val="16"/>
                  <w:lang w:val="en-US"/>
                </w:rPr>
                <w:t xml:space="preserve">    }</w:t>
              </w:r>
            </w:ins>
          </w:p>
          <w:p w14:paraId="7BF6AAA7">
            <w:pPr>
              <w:spacing w:before="0" w:after="0" w:line="240" w:lineRule="auto"/>
              <w:rPr>
                <w:ins w:id="4232" w:author="marpa" w:date="2026-10-25T15:27:23Z"/>
                <w:rFonts w:hint="default" w:ascii="Courier New" w:hAnsi="Courier New" w:eastAsia="Courier New" w:cs="Courier New"/>
                <w:color w:val="000000"/>
                <w:sz w:val="16"/>
                <w:szCs w:val="16"/>
                <w:lang w:val="en-US"/>
              </w:rPr>
            </w:pPr>
          </w:p>
          <w:p w14:paraId="7BC6FE5F">
            <w:pPr>
              <w:spacing w:before="0" w:after="0" w:line="240" w:lineRule="auto"/>
              <w:rPr>
                <w:ins w:id="4233" w:author="marpa" w:date="2026-10-25T15:27:23Z"/>
                <w:rFonts w:hint="default" w:ascii="Courier New" w:hAnsi="Courier New" w:eastAsia="Courier New" w:cs="Courier New"/>
                <w:color w:val="000000"/>
                <w:sz w:val="16"/>
                <w:szCs w:val="16"/>
                <w:lang w:val="en-US"/>
              </w:rPr>
            </w:pPr>
            <w:ins w:id="4234" w:author="marpa" w:date="2026-10-25T15:27:23Z">
              <w:r>
                <w:rPr>
                  <w:rFonts w:hint="default" w:ascii="Courier New" w:hAnsi="Courier New" w:eastAsia="Courier New" w:cs="Courier New"/>
                  <w:color w:val="000000"/>
                  <w:sz w:val="16"/>
                  <w:szCs w:val="16"/>
                  <w:lang w:val="en-US"/>
                </w:rPr>
                <w:t xml:space="preserve">    private void configurarPuerto() {</w:t>
              </w:r>
            </w:ins>
          </w:p>
          <w:p w14:paraId="71121922">
            <w:pPr>
              <w:spacing w:before="0" w:after="0" w:line="240" w:lineRule="auto"/>
              <w:rPr>
                <w:ins w:id="4235" w:author="marpa" w:date="2026-10-25T15:27:23Z"/>
                <w:rFonts w:hint="default" w:ascii="Courier New" w:hAnsi="Courier New" w:eastAsia="Courier New" w:cs="Courier New"/>
                <w:color w:val="000000"/>
                <w:sz w:val="16"/>
                <w:szCs w:val="16"/>
                <w:lang w:val="en-US"/>
              </w:rPr>
            </w:pPr>
            <w:ins w:id="4236" w:author="marpa" w:date="2026-10-25T15:27:23Z">
              <w:r>
                <w:rPr>
                  <w:rFonts w:hint="default" w:ascii="Courier New" w:hAnsi="Courier New" w:eastAsia="Courier New" w:cs="Courier New"/>
                  <w:color w:val="000000"/>
                  <w:sz w:val="16"/>
                  <w:szCs w:val="16"/>
                  <w:lang w:val="en-US"/>
                </w:rPr>
                <w:t xml:space="preserve">        BindingProvider binding = (BindingProvider) puerto;</w:t>
              </w:r>
            </w:ins>
          </w:p>
          <w:p w14:paraId="71AA3843">
            <w:pPr>
              <w:spacing w:before="0" w:after="0" w:line="240" w:lineRule="auto"/>
              <w:rPr>
                <w:ins w:id="4237" w:author="marpa" w:date="2026-10-25T15:27:23Z"/>
                <w:rFonts w:hint="default" w:ascii="Courier New" w:hAnsi="Courier New" w:eastAsia="Courier New" w:cs="Courier New"/>
                <w:color w:val="000000"/>
                <w:sz w:val="16"/>
                <w:szCs w:val="16"/>
                <w:lang w:val="en-US"/>
              </w:rPr>
            </w:pPr>
            <w:ins w:id="4238" w:author="marpa" w:date="2026-10-25T15:27:23Z">
              <w:r>
                <w:rPr>
                  <w:rFonts w:hint="default" w:ascii="Courier New" w:hAnsi="Courier New" w:eastAsia="Courier New" w:cs="Courier New"/>
                  <w:color w:val="000000"/>
                  <w:sz w:val="16"/>
                  <w:szCs w:val="16"/>
                  <w:lang w:val="en-US"/>
                </w:rPr>
                <w:t xml:space="preserve">        Map&lt;String, Object&gt; contexto = binding.getRequestContext();</w:t>
              </w:r>
            </w:ins>
          </w:p>
          <w:p w14:paraId="1F6B1AB8">
            <w:pPr>
              <w:spacing w:before="0" w:after="0" w:line="240" w:lineRule="auto"/>
              <w:rPr>
                <w:ins w:id="4239" w:author="marpa" w:date="2026-10-25T15:27:23Z"/>
                <w:rFonts w:hint="default" w:ascii="Courier New" w:hAnsi="Courier New" w:eastAsia="Courier New" w:cs="Courier New"/>
                <w:color w:val="000000"/>
                <w:sz w:val="16"/>
                <w:szCs w:val="16"/>
                <w:lang w:val="en-US"/>
              </w:rPr>
            </w:pPr>
            <w:ins w:id="4240" w:author="marpa" w:date="2026-10-25T15:27:23Z">
              <w:r>
                <w:rPr>
                  <w:rFonts w:hint="default" w:ascii="Courier New" w:hAnsi="Courier New" w:eastAsia="Courier New" w:cs="Courier New"/>
                  <w:color w:val="000000"/>
                  <w:sz w:val="16"/>
                  <w:szCs w:val="16"/>
                  <w:lang w:val="en-US"/>
                </w:rPr>
                <w:t xml:space="preserve">        contexto.put(BindingProvider.ENDPOINT_ADDRESS_PROPERTY, SoapConfig.endpoint());</w:t>
              </w:r>
            </w:ins>
          </w:p>
          <w:p w14:paraId="2BA344ED">
            <w:pPr>
              <w:spacing w:before="0" w:after="0" w:line="240" w:lineRule="auto"/>
              <w:rPr>
                <w:ins w:id="4241" w:author="marpa" w:date="2026-10-25T15:27:23Z"/>
                <w:rFonts w:hint="default" w:ascii="Courier New" w:hAnsi="Courier New" w:eastAsia="Courier New" w:cs="Courier New"/>
                <w:color w:val="000000"/>
                <w:sz w:val="16"/>
                <w:szCs w:val="16"/>
                <w:lang w:val="en-US"/>
              </w:rPr>
            </w:pPr>
            <w:ins w:id="4242" w:author="marpa" w:date="2026-10-25T15:27:23Z">
              <w:r>
                <w:rPr>
                  <w:rFonts w:hint="default" w:ascii="Courier New" w:hAnsi="Courier New" w:eastAsia="Courier New" w:cs="Courier New"/>
                  <w:color w:val="000000"/>
                  <w:sz w:val="16"/>
                  <w:szCs w:val="16"/>
                  <w:lang w:val="en-US"/>
                </w:rPr>
                <w:t xml:space="preserve">        contexto.put("jakarta.xml.ws.client.connectionTimeout", SoapConfig.connectTimeout());</w:t>
              </w:r>
            </w:ins>
          </w:p>
          <w:p w14:paraId="74C06B01">
            <w:pPr>
              <w:spacing w:before="0" w:after="0" w:line="240" w:lineRule="auto"/>
              <w:rPr>
                <w:ins w:id="4243" w:author="marpa" w:date="2026-10-25T15:27:23Z"/>
                <w:rFonts w:hint="default" w:ascii="Courier New" w:hAnsi="Courier New" w:eastAsia="Courier New" w:cs="Courier New"/>
                <w:color w:val="000000"/>
                <w:sz w:val="16"/>
                <w:szCs w:val="16"/>
                <w:lang w:val="en-US"/>
              </w:rPr>
            </w:pPr>
            <w:ins w:id="4244" w:author="marpa" w:date="2026-10-25T15:27:23Z">
              <w:r>
                <w:rPr>
                  <w:rFonts w:hint="default" w:ascii="Courier New" w:hAnsi="Courier New" w:eastAsia="Courier New" w:cs="Courier New"/>
                  <w:color w:val="000000"/>
                  <w:sz w:val="16"/>
                  <w:szCs w:val="16"/>
                  <w:lang w:val="en-US"/>
                </w:rPr>
                <w:t xml:space="preserve">        contexto.put("jakarta.xml.ws.client.receiveTimeout", SoapConfig.readTimeout());</w:t>
              </w:r>
            </w:ins>
          </w:p>
          <w:p w14:paraId="4B341224">
            <w:pPr>
              <w:spacing w:before="0" w:after="0" w:line="240" w:lineRule="auto"/>
              <w:rPr>
                <w:ins w:id="4245" w:author="marpa" w:date="2026-10-25T15:27:23Z"/>
                <w:rFonts w:hint="default" w:ascii="Courier New" w:hAnsi="Courier New" w:eastAsia="Courier New" w:cs="Courier New"/>
                <w:color w:val="000000"/>
                <w:sz w:val="16"/>
                <w:szCs w:val="16"/>
                <w:lang w:val="en-US"/>
              </w:rPr>
            </w:pPr>
          </w:p>
          <w:p w14:paraId="1B9FE8FA">
            <w:pPr>
              <w:spacing w:before="0" w:after="0" w:line="240" w:lineRule="auto"/>
              <w:rPr>
                <w:ins w:id="4246" w:author="marpa" w:date="2026-10-25T15:27:23Z"/>
                <w:rFonts w:hint="default" w:ascii="Courier New" w:hAnsi="Courier New" w:eastAsia="Courier New" w:cs="Courier New"/>
                <w:color w:val="000000"/>
                <w:sz w:val="16"/>
                <w:szCs w:val="16"/>
                <w:lang w:val="en-US"/>
              </w:rPr>
            </w:pPr>
            <w:ins w:id="4247" w:author="marpa" w:date="2026-10-25T15:27:23Z">
              <w:r>
                <w:rPr>
                  <w:rFonts w:hint="default" w:ascii="Courier New" w:hAnsi="Courier New" w:eastAsia="Courier New" w:cs="Courier New"/>
                  <w:color w:val="000000"/>
                  <w:sz w:val="16"/>
                  <w:szCs w:val="16"/>
                  <w:lang w:val="en-US"/>
                </w:rPr>
                <w:t xml:space="preserve">        var manejadores = new ArrayList&lt;&gt;(binding.getBinding().getHandlerChain());</w:t>
              </w:r>
            </w:ins>
          </w:p>
          <w:p w14:paraId="41BD913E">
            <w:pPr>
              <w:spacing w:before="0" w:after="0" w:line="240" w:lineRule="auto"/>
              <w:rPr>
                <w:ins w:id="4248" w:author="marpa" w:date="2026-10-25T15:27:23Z"/>
                <w:rFonts w:hint="default" w:ascii="Courier New" w:hAnsi="Courier New" w:eastAsia="Courier New" w:cs="Courier New"/>
                <w:color w:val="000000"/>
                <w:sz w:val="16"/>
                <w:szCs w:val="16"/>
                <w:lang w:val="en-US"/>
              </w:rPr>
            </w:pPr>
            <w:ins w:id="4249" w:author="marpa" w:date="2026-10-25T15:27:23Z">
              <w:r>
                <w:rPr>
                  <w:rFonts w:hint="default" w:ascii="Courier New" w:hAnsi="Courier New" w:eastAsia="Courier New" w:cs="Courier New"/>
                  <w:color w:val="000000"/>
                  <w:sz w:val="16"/>
                  <w:szCs w:val="16"/>
                  <w:lang w:val="en-US"/>
                </w:rPr>
                <w:t xml:space="preserve">        manejadores.add(new ManejadorClienteAutenticacion());</w:t>
              </w:r>
            </w:ins>
          </w:p>
          <w:p w14:paraId="0FB5D61A">
            <w:pPr>
              <w:spacing w:before="0" w:after="0" w:line="240" w:lineRule="auto"/>
              <w:rPr>
                <w:ins w:id="4250" w:author="marpa" w:date="2026-10-25T15:27:23Z"/>
                <w:rFonts w:hint="default" w:ascii="Courier New" w:hAnsi="Courier New" w:eastAsia="Courier New" w:cs="Courier New"/>
                <w:color w:val="000000"/>
                <w:sz w:val="16"/>
                <w:szCs w:val="16"/>
                <w:lang w:val="en-US"/>
              </w:rPr>
            </w:pPr>
            <w:ins w:id="4251" w:author="marpa" w:date="2026-10-25T15:27:23Z">
              <w:r>
                <w:rPr>
                  <w:rFonts w:hint="default" w:ascii="Courier New" w:hAnsi="Courier New" w:eastAsia="Courier New" w:cs="Courier New"/>
                  <w:color w:val="000000"/>
                  <w:sz w:val="16"/>
                  <w:szCs w:val="16"/>
                  <w:lang w:val="en-US"/>
                </w:rPr>
                <w:t xml:space="preserve">        binding.getBinding().setHandlerChain(manejadores);</w:t>
              </w:r>
            </w:ins>
          </w:p>
          <w:p w14:paraId="04691C87">
            <w:pPr>
              <w:spacing w:before="0" w:after="0" w:line="240" w:lineRule="auto"/>
              <w:rPr>
                <w:ins w:id="4252" w:author="marpa" w:date="2026-10-25T15:27:23Z"/>
                <w:rFonts w:hint="default" w:ascii="Courier New" w:hAnsi="Courier New" w:eastAsia="Courier New" w:cs="Courier New"/>
                <w:color w:val="000000"/>
                <w:sz w:val="16"/>
                <w:szCs w:val="16"/>
                <w:lang w:val="en-US"/>
              </w:rPr>
            </w:pPr>
            <w:ins w:id="4253" w:author="marpa" w:date="2026-10-25T15:27:23Z">
              <w:r>
                <w:rPr>
                  <w:rFonts w:hint="default" w:ascii="Courier New" w:hAnsi="Courier New" w:eastAsia="Courier New" w:cs="Courier New"/>
                  <w:color w:val="000000"/>
                  <w:sz w:val="16"/>
                  <w:szCs w:val="16"/>
                  <w:lang w:val="en-US"/>
                </w:rPr>
                <w:t xml:space="preserve">    }</w:t>
              </w:r>
            </w:ins>
          </w:p>
          <w:p w14:paraId="0828BB24">
            <w:pPr>
              <w:spacing w:before="0" w:after="0" w:line="240" w:lineRule="auto"/>
              <w:rPr>
                <w:ins w:id="4254" w:author="marpa" w:date="2026-10-25T15:27:23Z"/>
                <w:rFonts w:hint="default" w:ascii="Courier New" w:hAnsi="Courier New" w:eastAsia="Courier New" w:cs="Courier New"/>
                <w:color w:val="000000"/>
                <w:sz w:val="16"/>
                <w:szCs w:val="16"/>
                <w:lang w:val="en-US"/>
              </w:rPr>
            </w:pPr>
          </w:p>
          <w:p w14:paraId="1B2FEFEB">
            <w:pPr>
              <w:spacing w:before="0" w:after="0" w:line="240" w:lineRule="auto"/>
              <w:rPr>
                <w:ins w:id="4255" w:author="marpa" w:date="2026-10-25T15:27:23Z"/>
                <w:rFonts w:hint="default" w:ascii="Courier New" w:hAnsi="Courier New" w:eastAsia="Courier New" w:cs="Courier New"/>
                <w:color w:val="000000"/>
                <w:sz w:val="16"/>
                <w:szCs w:val="16"/>
                <w:lang w:val="en-US"/>
              </w:rPr>
            </w:pPr>
            <w:ins w:id="4256" w:author="marpa" w:date="2026-10-25T15:27:23Z">
              <w:r>
                <w:rPr>
                  <w:rFonts w:hint="default" w:ascii="Courier New" w:hAnsi="Courier New" w:eastAsia="Courier New" w:cs="Courier New"/>
                  <w:color w:val="000000"/>
                  <w:sz w:val="16"/>
                  <w:szCs w:val="16"/>
                  <w:lang w:val="en-US"/>
                </w:rPr>
                <w:t xml:space="preserve">    public boolean login(String usuario, String contrasenia) {</w:t>
              </w:r>
            </w:ins>
          </w:p>
          <w:p w14:paraId="601C5055">
            <w:pPr>
              <w:spacing w:before="0" w:after="0" w:line="240" w:lineRule="auto"/>
              <w:rPr>
                <w:ins w:id="4257" w:author="marpa" w:date="2026-10-25T15:27:23Z"/>
                <w:rFonts w:hint="default" w:ascii="Courier New" w:hAnsi="Courier New" w:eastAsia="Courier New" w:cs="Courier New"/>
                <w:color w:val="000000"/>
                <w:sz w:val="16"/>
                <w:szCs w:val="16"/>
                <w:lang w:val="en-US"/>
              </w:rPr>
            </w:pPr>
            <w:ins w:id="4258" w:author="marpa" w:date="2026-10-25T15:27:23Z">
              <w:r>
                <w:rPr>
                  <w:rFonts w:hint="default" w:ascii="Courier New" w:hAnsi="Courier New" w:eastAsia="Courier New" w:cs="Courier New"/>
                  <w:color w:val="000000"/>
                  <w:sz w:val="16"/>
                  <w:szCs w:val="16"/>
                  <w:lang w:val="en-US"/>
                </w:rPr>
                <w:t xml:space="preserve">        try {</w:t>
              </w:r>
            </w:ins>
          </w:p>
          <w:p w14:paraId="2D2E7478">
            <w:pPr>
              <w:spacing w:before="0" w:after="0" w:line="240" w:lineRule="auto"/>
              <w:rPr>
                <w:ins w:id="4259" w:author="marpa" w:date="2026-10-25T15:27:23Z"/>
                <w:rFonts w:hint="default" w:ascii="Courier New" w:hAnsi="Courier New" w:eastAsia="Courier New" w:cs="Courier New"/>
                <w:color w:val="000000"/>
                <w:sz w:val="16"/>
                <w:szCs w:val="16"/>
                <w:lang w:val="en-US"/>
              </w:rPr>
            </w:pPr>
            <w:ins w:id="4260" w:author="marpa" w:date="2026-10-25T15:27:23Z">
              <w:r>
                <w:rPr>
                  <w:rFonts w:hint="default" w:ascii="Courier New" w:hAnsi="Courier New" w:eastAsia="Courier New" w:cs="Courier New"/>
                  <w:color w:val="000000"/>
                  <w:sz w:val="16"/>
                  <w:szCs w:val="16"/>
                  <w:lang w:val="en-US"/>
                </w:rPr>
                <w:t xml:space="preserve">            String token = puerto.login(usuario, contrasenia);</w:t>
              </w:r>
            </w:ins>
          </w:p>
          <w:p w14:paraId="4CA3B5E0">
            <w:pPr>
              <w:spacing w:before="0" w:after="0" w:line="240" w:lineRule="auto"/>
              <w:rPr>
                <w:ins w:id="4261" w:author="marpa" w:date="2026-10-25T15:27:23Z"/>
                <w:rFonts w:hint="default" w:ascii="Courier New" w:hAnsi="Courier New" w:eastAsia="Courier New" w:cs="Courier New"/>
                <w:color w:val="000000"/>
                <w:sz w:val="16"/>
                <w:szCs w:val="16"/>
                <w:lang w:val="en-US"/>
              </w:rPr>
            </w:pPr>
            <w:ins w:id="4262" w:author="marpa" w:date="2026-10-25T15:27:23Z">
              <w:r>
                <w:rPr>
                  <w:rFonts w:hint="default" w:ascii="Courier New" w:hAnsi="Courier New" w:eastAsia="Courier New" w:cs="Courier New"/>
                  <w:color w:val="000000"/>
                  <w:sz w:val="16"/>
                  <w:szCs w:val="16"/>
                  <w:lang w:val="en-US"/>
                </w:rPr>
                <w:t xml:space="preserve">            if (token == null || token.isBlank()) return false;</w:t>
              </w:r>
            </w:ins>
          </w:p>
          <w:p w14:paraId="4DA05BD7">
            <w:pPr>
              <w:spacing w:before="0" w:after="0" w:line="240" w:lineRule="auto"/>
              <w:rPr>
                <w:ins w:id="4263" w:author="marpa" w:date="2026-10-25T15:27:23Z"/>
                <w:rFonts w:hint="default" w:ascii="Courier New" w:hAnsi="Courier New" w:eastAsia="Courier New" w:cs="Courier New"/>
                <w:color w:val="000000"/>
                <w:sz w:val="16"/>
                <w:szCs w:val="16"/>
                <w:lang w:val="en-US"/>
              </w:rPr>
            </w:pPr>
            <w:ins w:id="4264" w:author="marpa" w:date="2026-10-25T15:27:23Z">
              <w:r>
                <w:rPr>
                  <w:rFonts w:hint="default" w:ascii="Courier New" w:hAnsi="Courier New" w:eastAsia="Courier New" w:cs="Courier New"/>
                  <w:color w:val="000000"/>
                  <w:sz w:val="16"/>
                  <w:szCs w:val="16"/>
                  <w:lang w:val="en-US"/>
                </w:rPr>
                <w:t xml:space="preserve">            AdministradorTokensCliente.guardarToken(token);</w:t>
              </w:r>
            </w:ins>
          </w:p>
          <w:p w14:paraId="6962218B">
            <w:pPr>
              <w:spacing w:before="0" w:after="0" w:line="240" w:lineRule="auto"/>
              <w:rPr>
                <w:ins w:id="4265" w:author="marpa" w:date="2026-10-25T15:27:23Z"/>
                <w:rFonts w:hint="default" w:ascii="Courier New" w:hAnsi="Courier New" w:eastAsia="Courier New" w:cs="Courier New"/>
                <w:color w:val="000000"/>
                <w:sz w:val="16"/>
                <w:szCs w:val="16"/>
                <w:lang w:val="en-US"/>
              </w:rPr>
            </w:pPr>
            <w:ins w:id="4266" w:author="marpa" w:date="2026-10-25T15:27:23Z">
              <w:r>
                <w:rPr>
                  <w:rFonts w:hint="default" w:ascii="Courier New" w:hAnsi="Courier New" w:eastAsia="Courier New" w:cs="Courier New"/>
                  <w:color w:val="000000"/>
                  <w:sz w:val="16"/>
                  <w:szCs w:val="16"/>
                  <w:lang w:val="en-US"/>
                </w:rPr>
                <w:t xml:space="preserve">            return true;</w:t>
              </w:r>
            </w:ins>
          </w:p>
          <w:p w14:paraId="4BACE323">
            <w:pPr>
              <w:spacing w:before="0" w:after="0" w:line="240" w:lineRule="auto"/>
              <w:rPr>
                <w:ins w:id="4267" w:author="marpa" w:date="2026-10-25T15:27:23Z"/>
                <w:rFonts w:hint="default" w:ascii="Courier New" w:hAnsi="Courier New" w:eastAsia="Courier New" w:cs="Courier New"/>
                <w:color w:val="000000"/>
                <w:sz w:val="16"/>
                <w:szCs w:val="16"/>
                <w:lang w:val="en-US"/>
              </w:rPr>
            </w:pPr>
            <w:ins w:id="4268" w:author="marpa" w:date="2026-10-25T15:27:23Z">
              <w:r>
                <w:rPr>
                  <w:rFonts w:hint="default" w:ascii="Courier New" w:hAnsi="Courier New" w:eastAsia="Courier New" w:cs="Courier New"/>
                  <w:color w:val="000000"/>
                  <w:sz w:val="16"/>
                  <w:szCs w:val="16"/>
                  <w:lang w:val="en-US"/>
                </w:rPr>
                <w:t xml:space="preserve">        } catch (RuntimeException ex) {</w:t>
              </w:r>
            </w:ins>
          </w:p>
          <w:p w14:paraId="4881DF49">
            <w:pPr>
              <w:spacing w:before="0" w:after="0" w:line="240" w:lineRule="auto"/>
              <w:rPr>
                <w:ins w:id="4269" w:author="marpa" w:date="2026-10-25T15:27:23Z"/>
                <w:rFonts w:hint="default" w:ascii="Courier New" w:hAnsi="Courier New" w:eastAsia="Courier New" w:cs="Courier New"/>
                <w:color w:val="000000"/>
                <w:sz w:val="16"/>
                <w:szCs w:val="16"/>
                <w:lang w:val="en-US"/>
              </w:rPr>
            </w:pPr>
            <w:ins w:id="4270" w:author="marpa" w:date="2026-10-25T15:27:23Z">
              <w:r>
                <w:rPr>
                  <w:rFonts w:hint="default" w:ascii="Courier New" w:hAnsi="Courier New" w:eastAsia="Courier New" w:cs="Courier New"/>
                  <w:color w:val="000000"/>
                  <w:sz w:val="16"/>
                  <w:szCs w:val="16"/>
                  <w:lang w:val="en-US"/>
                </w:rPr>
                <w:t xml:space="preserve">            AdministradorTokensCliente.limpiar();</w:t>
              </w:r>
            </w:ins>
          </w:p>
          <w:p w14:paraId="53D1C628">
            <w:pPr>
              <w:spacing w:before="0" w:after="0" w:line="240" w:lineRule="auto"/>
              <w:rPr>
                <w:ins w:id="4271" w:author="marpa" w:date="2026-10-25T15:27:23Z"/>
                <w:rFonts w:hint="default" w:ascii="Courier New" w:hAnsi="Courier New" w:eastAsia="Courier New" w:cs="Courier New"/>
                <w:color w:val="000000"/>
                <w:sz w:val="16"/>
                <w:szCs w:val="16"/>
                <w:lang w:val="en-US"/>
              </w:rPr>
            </w:pPr>
            <w:ins w:id="4272" w:author="marpa" w:date="2026-10-25T15:27:23Z">
              <w:r>
                <w:rPr>
                  <w:rFonts w:hint="default" w:ascii="Courier New" w:hAnsi="Courier New" w:eastAsia="Courier New" w:cs="Courier New"/>
                  <w:color w:val="000000"/>
                  <w:sz w:val="16"/>
                  <w:szCs w:val="16"/>
                  <w:lang w:val="en-US"/>
                </w:rPr>
                <w:t xml:space="preserve">            return false;</w:t>
              </w:r>
            </w:ins>
          </w:p>
          <w:p w14:paraId="3FA59EE7">
            <w:pPr>
              <w:spacing w:before="0" w:after="0" w:line="240" w:lineRule="auto"/>
              <w:rPr>
                <w:ins w:id="4273" w:author="marpa" w:date="2026-10-25T15:27:23Z"/>
                <w:rFonts w:hint="default" w:ascii="Courier New" w:hAnsi="Courier New" w:eastAsia="Courier New" w:cs="Courier New"/>
                <w:color w:val="000000"/>
                <w:sz w:val="16"/>
                <w:szCs w:val="16"/>
                <w:lang w:val="en-US"/>
              </w:rPr>
            </w:pPr>
            <w:ins w:id="4274" w:author="marpa" w:date="2026-10-25T15:27:23Z">
              <w:r>
                <w:rPr>
                  <w:rFonts w:hint="default" w:ascii="Courier New" w:hAnsi="Courier New" w:eastAsia="Courier New" w:cs="Courier New"/>
                  <w:color w:val="000000"/>
                  <w:sz w:val="16"/>
                  <w:szCs w:val="16"/>
                  <w:lang w:val="en-US"/>
                </w:rPr>
                <w:t xml:space="preserve">        }</w:t>
              </w:r>
            </w:ins>
          </w:p>
          <w:p w14:paraId="7E4CDB25">
            <w:pPr>
              <w:spacing w:before="0" w:after="0" w:line="240" w:lineRule="auto"/>
              <w:rPr>
                <w:ins w:id="4275" w:author="marpa" w:date="2026-10-25T15:27:23Z"/>
                <w:rFonts w:hint="default" w:ascii="Courier New" w:hAnsi="Courier New" w:eastAsia="Courier New" w:cs="Courier New"/>
                <w:color w:val="000000"/>
                <w:sz w:val="16"/>
                <w:szCs w:val="16"/>
                <w:lang w:val="en-US"/>
              </w:rPr>
            </w:pPr>
            <w:ins w:id="4276" w:author="marpa" w:date="2026-10-25T15:27:23Z">
              <w:r>
                <w:rPr>
                  <w:rFonts w:hint="default" w:ascii="Courier New" w:hAnsi="Courier New" w:eastAsia="Courier New" w:cs="Courier New"/>
                  <w:color w:val="000000"/>
                  <w:sz w:val="16"/>
                  <w:szCs w:val="16"/>
                  <w:lang w:val="en-US"/>
                </w:rPr>
                <w:t xml:space="preserve">    }</w:t>
              </w:r>
            </w:ins>
          </w:p>
          <w:p w14:paraId="4166DD60">
            <w:pPr>
              <w:spacing w:before="0" w:after="0" w:line="240" w:lineRule="auto"/>
              <w:rPr>
                <w:ins w:id="4277" w:author="marpa" w:date="2026-10-25T15:27:23Z"/>
                <w:rFonts w:hint="default" w:ascii="Courier New" w:hAnsi="Courier New" w:eastAsia="Courier New" w:cs="Courier New"/>
                <w:color w:val="000000"/>
                <w:sz w:val="16"/>
                <w:szCs w:val="16"/>
                <w:lang w:val="en-US"/>
              </w:rPr>
            </w:pPr>
          </w:p>
          <w:p w14:paraId="28856FA6">
            <w:pPr>
              <w:spacing w:before="0" w:after="0" w:line="240" w:lineRule="auto"/>
              <w:rPr>
                <w:ins w:id="4278" w:author="marpa" w:date="2026-10-25T15:27:23Z"/>
                <w:rFonts w:hint="default" w:ascii="Courier New" w:hAnsi="Courier New" w:eastAsia="Courier New" w:cs="Courier New"/>
                <w:color w:val="000000"/>
                <w:sz w:val="16"/>
                <w:szCs w:val="16"/>
                <w:lang w:val="en-US"/>
              </w:rPr>
            </w:pPr>
            <w:ins w:id="4279" w:author="marpa" w:date="2026-10-25T15:27:23Z">
              <w:r>
                <w:rPr>
                  <w:rFonts w:hint="default" w:ascii="Courier New" w:hAnsi="Courier New" w:eastAsia="Courier New" w:cs="Courier New"/>
                  <w:color w:val="000000"/>
                  <w:sz w:val="16"/>
                  <w:szCs w:val="16"/>
                  <w:lang w:val="en-US"/>
                </w:rPr>
                <w:t xml:space="preserve">    public String cambiarContrasenia(String actual, String nueva) {</w:t>
              </w:r>
            </w:ins>
          </w:p>
          <w:p w14:paraId="63D9B6CF">
            <w:pPr>
              <w:spacing w:before="0" w:after="0" w:line="240" w:lineRule="auto"/>
              <w:rPr>
                <w:ins w:id="4280" w:author="marpa" w:date="2026-10-25T15:27:23Z"/>
                <w:rFonts w:hint="default" w:ascii="Courier New" w:hAnsi="Courier New" w:eastAsia="Courier New" w:cs="Courier New"/>
                <w:color w:val="000000"/>
                <w:sz w:val="16"/>
                <w:szCs w:val="16"/>
                <w:lang w:val="en-US"/>
              </w:rPr>
            </w:pPr>
            <w:ins w:id="4281" w:author="marpa" w:date="2026-10-25T15:27:23Z">
              <w:r>
                <w:rPr>
                  <w:rFonts w:hint="default" w:ascii="Courier New" w:hAnsi="Courier New" w:eastAsia="Courier New" w:cs="Courier New"/>
                  <w:color w:val="000000"/>
                  <w:sz w:val="16"/>
                  <w:szCs w:val="16"/>
                  <w:lang w:val="en-US"/>
                </w:rPr>
                <w:t xml:space="preserve">        return puerto.cambiarContrasenia(actual, nueva);</w:t>
              </w:r>
            </w:ins>
          </w:p>
          <w:p w14:paraId="7697F927">
            <w:pPr>
              <w:spacing w:before="0" w:after="0" w:line="240" w:lineRule="auto"/>
              <w:rPr>
                <w:ins w:id="4282" w:author="marpa" w:date="2026-10-25T15:27:23Z"/>
                <w:rFonts w:hint="default" w:ascii="Courier New" w:hAnsi="Courier New" w:eastAsia="Courier New" w:cs="Courier New"/>
                <w:color w:val="000000"/>
                <w:sz w:val="16"/>
                <w:szCs w:val="16"/>
                <w:lang w:val="en-US"/>
              </w:rPr>
            </w:pPr>
            <w:ins w:id="4283" w:author="marpa" w:date="2026-10-25T15:27:23Z">
              <w:r>
                <w:rPr>
                  <w:rFonts w:hint="default" w:ascii="Courier New" w:hAnsi="Courier New" w:eastAsia="Courier New" w:cs="Courier New"/>
                  <w:color w:val="000000"/>
                  <w:sz w:val="16"/>
                  <w:szCs w:val="16"/>
                  <w:lang w:val="en-US"/>
                </w:rPr>
                <w:t xml:space="preserve">    }</w:t>
              </w:r>
            </w:ins>
          </w:p>
          <w:p w14:paraId="5384374C">
            <w:pPr>
              <w:spacing w:before="0" w:after="0" w:line="240" w:lineRule="auto"/>
              <w:rPr>
                <w:ins w:id="4284" w:author="marpa" w:date="2026-10-25T15:27:23Z"/>
                <w:rFonts w:hint="default" w:ascii="Courier New" w:hAnsi="Courier New" w:eastAsia="Courier New" w:cs="Courier New"/>
                <w:color w:val="000000"/>
                <w:sz w:val="16"/>
                <w:szCs w:val="16"/>
                <w:lang w:val="en-US"/>
              </w:rPr>
            </w:pPr>
          </w:p>
          <w:p w14:paraId="2FF4BAD6">
            <w:pPr>
              <w:spacing w:before="0" w:after="0" w:line="240" w:lineRule="auto"/>
              <w:rPr>
                <w:ins w:id="4285" w:author="marpa" w:date="2026-10-25T15:27:23Z"/>
                <w:rFonts w:hint="default" w:ascii="Courier New" w:hAnsi="Courier New" w:eastAsia="Courier New" w:cs="Courier New"/>
                <w:color w:val="000000"/>
                <w:sz w:val="16"/>
                <w:szCs w:val="16"/>
                <w:lang w:val="en-US"/>
              </w:rPr>
            </w:pPr>
            <w:ins w:id="4286" w:author="marpa" w:date="2026-10-25T15:27:23Z">
              <w:r>
                <w:rPr>
                  <w:rFonts w:hint="default" w:ascii="Courier New" w:hAnsi="Courier New" w:eastAsia="Courier New" w:cs="Courier New"/>
                  <w:color w:val="000000"/>
                  <w:sz w:val="16"/>
                  <w:szCs w:val="16"/>
                  <w:lang w:val="en-US"/>
                </w:rPr>
                <w:t xml:space="preserve">    public double convertirTemperatura(double valor, String origen, String destino) {</w:t>
              </w:r>
            </w:ins>
          </w:p>
          <w:p w14:paraId="1E87A53F">
            <w:pPr>
              <w:spacing w:before="0" w:after="0" w:line="240" w:lineRule="auto"/>
              <w:rPr>
                <w:ins w:id="4287" w:author="marpa" w:date="2026-10-25T15:27:23Z"/>
                <w:rFonts w:hint="default" w:ascii="Courier New" w:hAnsi="Courier New" w:eastAsia="Courier New" w:cs="Courier New"/>
                <w:color w:val="000000"/>
                <w:sz w:val="16"/>
                <w:szCs w:val="16"/>
                <w:lang w:val="en-US"/>
              </w:rPr>
            </w:pPr>
            <w:ins w:id="4288" w:author="marpa" w:date="2026-10-25T15:27:23Z">
              <w:r>
                <w:rPr>
                  <w:rFonts w:hint="default" w:ascii="Courier New" w:hAnsi="Courier New" w:eastAsia="Courier New" w:cs="Courier New"/>
                  <w:color w:val="000000"/>
                  <w:sz w:val="16"/>
                  <w:szCs w:val="16"/>
                  <w:lang w:val="en-US"/>
                </w:rPr>
                <w:t xml:space="preserve">        return puerto.convertirTemperatura(valor, origen, destino);</w:t>
              </w:r>
            </w:ins>
          </w:p>
          <w:p w14:paraId="327CD1CB">
            <w:pPr>
              <w:spacing w:before="0" w:after="0" w:line="240" w:lineRule="auto"/>
              <w:rPr>
                <w:ins w:id="4289" w:author="marpa" w:date="2026-10-25T15:27:23Z"/>
                <w:rFonts w:hint="default" w:ascii="Courier New" w:hAnsi="Courier New" w:eastAsia="Courier New" w:cs="Courier New"/>
                <w:color w:val="000000"/>
                <w:sz w:val="16"/>
                <w:szCs w:val="16"/>
                <w:lang w:val="en-US"/>
              </w:rPr>
            </w:pPr>
            <w:ins w:id="4290" w:author="marpa" w:date="2026-10-25T15:27:23Z">
              <w:r>
                <w:rPr>
                  <w:rFonts w:hint="default" w:ascii="Courier New" w:hAnsi="Courier New" w:eastAsia="Courier New" w:cs="Courier New"/>
                  <w:color w:val="000000"/>
                  <w:sz w:val="16"/>
                  <w:szCs w:val="16"/>
                  <w:lang w:val="en-US"/>
                </w:rPr>
                <w:t xml:space="preserve">    }</w:t>
              </w:r>
            </w:ins>
          </w:p>
          <w:p w14:paraId="4F5F32F3">
            <w:pPr>
              <w:spacing w:before="0" w:after="0" w:line="240" w:lineRule="auto"/>
              <w:rPr>
                <w:ins w:id="4291" w:author="marpa" w:date="2026-10-25T15:27:23Z"/>
                <w:rFonts w:hint="default" w:ascii="Courier New" w:hAnsi="Courier New" w:eastAsia="Courier New" w:cs="Courier New"/>
                <w:color w:val="000000"/>
                <w:sz w:val="16"/>
                <w:szCs w:val="16"/>
                <w:lang w:val="en-US"/>
              </w:rPr>
            </w:pPr>
          </w:p>
          <w:p w14:paraId="59547EFD">
            <w:pPr>
              <w:spacing w:before="0" w:after="0" w:line="240" w:lineRule="auto"/>
              <w:rPr>
                <w:ins w:id="4292" w:author="marpa" w:date="2026-10-25T15:27:23Z"/>
                <w:rFonts w:hint="default" w:ascii="Courier New" w:hAnsi="Courier New" w:eastAsia="Courier New" w:cs="Courier New"/>
                <w:color w:val="000000"/>
                <w:sz w:val="16"/>
                <w:szCs w:val="16"/>
                <w:lang w:val="en-US"/>
              </w:rPr>
            </w:pPr>
            <w:ins w:id="4293" w:author="marpa" w:date="2026-10-25T15:27:23Z">
              <w:r>
                <w:rPr>
                  <w:rFonts w:hint="default" w:ascii="Courier New" w:hAnsi="Courier New" w:eastAsia="Courier New" w:cs="Courier New"/>
                  <w:color w:val="000000"/>
                  <w:sz w:val="16"/>
                  <w:szCs w:val="16"/>
                  <w:lang w:val="en-US"/>
                </w:rPr>
                <w:t xml:space="preserve">    public double convertirMasa(double valor, String origen, String destino) {</w:t>
              </w:r>
            </w:ins>
          </w:p>
          <w:p w14:paraId="13417ADB">
            <w:pPr>
              <w:spacing w:before="0" w:after="0" w:line="240" w:lineRule="auto"/>
              <w:rPr>
                <w:ins w:id="4294" w:author="marpa" w:date="2026-10-25T15:27:23Z"/>
                <w:rFonts w:hint="default" w:ascii="Courier New" w:hAnsi="Courier New" w:eastAsia="Courier New" w:cs="Courier New"/>
                <w:color w:val="000000"/>
                <w:sz w:val="16"/>
                <w:szCs w:val="16"/>
                <w:lang w:val="en-US"/>
              </w:rPr>
            </w:pPr>
            <w:ins w:id="4295" w:author="marpa" w:date="2026-10-25T15:27:23Z">
              <w:r>
                <w:rPr>
                  <w:rFonts w:hint="default" w:ascii="Courier New" w:hAnsi="Courier New" w:eastAsia="Courier New" w:cs="Courier New"/>
                  <w:color w:val="000000"/>
                  <w:sz w:val="16"/>
                  <w:szCs w:val="16"/>
                  <w:lang w:val="en-US"/>
                </w:rPr>
                <w:t xml:space="preserve">        return puerto.convertirMasa(valor, origen, destino);</w:t>
              </w:r>
            </w:ins>
          </w:p>
          <w:p w14:paraId="5F43247D">
            <w:pPr>
              <w:spacing w:before="0" w:after="0" w:line="240" w:lineRule="auto"/>
              <w:rPr>
                <w:ins w:id="4296" w:author="marpa" w:date="2026-10-25T15:27:23Z"/>
                <w:rFonts w:hint="default" w:ascii="Courier New" w:hAnsi="Courier New" w:eastAsia="Courier New" w:cs="Courier New"/>
                <w:color w:val="000000"/>
                <w:sz w:val="16"/>
                <w:szCs w:val="16"/>
                <w:lang w:val="en-US"/>
              </w:rPr>
            </w:pPr>
            <w:ins w:id="4297" w:author="marpa" w:date="2026-10-25T15:27:23Z">
              <w:r>
                <w:rPr>
                  <w:rFonts w:hint="default" w:ascii="Courier New" w:hAnsi="Courier New" w:eastAsia="Courier New" w:cs="Courier New"/>
                  <w:color w:val="000000"/>
                  <w:sz w:val="16"/>
                  <w:szCs w:val="16"/>
                  <w:lang w:val="en-US"/>
                </w:rPr>
                <w:t xml:space="preserve">    }</w:t>
              </w:r>
            </w:ins>
          </w:p>
          <w:p w14:paraId="20AB30D5">
            <w:pPr>
              <w:spacing w:before="0" w:after="0" w:line="240" w:lineRule="auto"/>
              <w:rPr>
                <w:ins w:id="4298" w:author="marpa" w:date="2026-10-25T15:27:23Z"/>
                <w:rFonts w:hint="default" w:ascii="Courier New" w:hAnsi="Courier New" w:eastAsia="Courier New" w:cs="Courier New"/>
                <w:color w:val="000000"/>
                <w:sz w:val="16"/>
                <w:szCs w:val="16"/>
                <w:lang w:val="en-US"/>
              </w:rPr>
            </w:pPr>
          </w:p>
          <w:p w14:paraId="7DAAA299">
            <w:pPr>
              <w:spacing w:before="0" w:after="0" w:line="240" w:lineRule="auto"/>
              <w:rPr>
                <w:ins w:id="4299" w:author="marpa" w:date="2026-10-25T15:27:23Z"/>
                <w:rFonts w:hint="default" w:ascii="Courier New" w:hAnsi="Courier New" w:eastAsia="Courier New" w:cs="Courier New"/>
                <w:color w:val="000000"/>
                <w:sz w:val="16"/>
                <w:szCs w:val="16"/>
                <w:lang w:val="en-US"/>
              </w:rPr>
            </w:pPr>
            <w:ins w:id="4300" w:author="marpa" w:date="2026-10-25T15:27:23Z">
              <w:r>
                <w:rPr>
                  <w:rFonts w:hint="default" w:ascii="Courier New" w:hAnsi="Courier New" w:eastAsia="Courier New" w:cs="Courier New"/>
                  <w:color w:val="000000"/>
                  <w:sz w:val="16"/>
                  <w:szCs w:val="16"/>
                  <w:lang w:val="en-US"/>
                </w:rPr>
                <w:t xml:space="preserve">    public double convertirLongitud(double valor, String origen, String destino) {</w:t>
              </w:r>
            </w:ins>
          </w:p>
          <w:p w14:paraId="4CB50D7E">
            <w:pPr>
              <w:spacing w:before="0" w:after="0" w:line="240" w:lineRule="auto"/>
              <w:rPr>
                <w:ins w:id="4301" w:author="marpa" w:date="2026-10-25T15:27:23Z"/>
                <w:rFonts w:hint="default" w:ascii="Courier New" w:hAnsi="Courier New" w:eastAsia="Courier New" w:cs="Courier New"/>
                <w:color w:val="000000"/>
                <w:sz w:val="16"/>
                <w:szCs w:val="16"/>
                <w:lang w:val="en-US"/>
              </w:rPr>
            </w:pPr>
            <w:ins w:id="4302" w:author="marpa" w:date="2026-10-25T15:27:23Z">
              <w:r>
                <w:rPr>
                  <w:rFonts w:hint="default" w:ascii="Courier New" w:hAnsi="Courier New" w:eastAsia="Courier New" w:cs="Courier New"/>
                  <w:color w:val="000000"/>
                  <w:sz w:val="16"/>
                  <w:szCs w:val="16"/>
                  <w:lang w:val="en-US"/>
                </w:rPr>
                <w:t xml:space="preserve">        return puerto.convertirLongitud(valor, origen, destino);</w:t>
              </w:r>
            </w:ins>
          </w:p>
          <w:p w14:paraId="55BC58AF">
            <w:pPr>
              <w:spacing w:before="0" w:after="0" w:line="240" w:lineRule="auto"/>
              <w:rPr>
                <w:ins w:id="4303" w:author="marpa" w:date="2026-10-25T15:27:23Z"/>
                <w:rFonts w:hint="default" w:ascii="Courier New" w:hAnsi="Courier New" w:eastAsia="Courier New" w:cs="Courier New"/>
                <w:color w:val="000000"/>
                <w:sz w:val="16"/>
                <w:szCs w:val="16"/>
                <w:lang w:val="en-US"/>
              </w:rPr>
            </w:pPr>
            <w:ins w:id="4304" w:author="marpa" w:date="2026-10-25T15:27:23Z">
              <w:r>
                <w:rPr>
                  <w:rFonts w:hint="default" w:ascii="Courier New" w:hAnsi="Courier New" w:eastAsia="Courier New" w:cs="Courier New"/>
                  <w:color w:val="000000"/>
                  <w:sz w:val="16"/>
                  <w:szCs w:val="16"/>
                  <w:lang w:val="en-US"/>
                </w:rPr>
                <w:t xml:space="preserve">    }</w:t>
              </w:r>
            </w:ins>
          </w:p>
          <w:p w14:paraId="6BB69DFE">
            <w:pPr>
              <w:spacing w:before="0" w:after="0" w:line="240" w:lineRule="auto"/>
              <w:rPr>
                <w:ins w:id="4305" w:author="marpa" w:date="2026-10-25T15:27:23Z"/>
                <w:rFonts w:hint="default" w:ascii="Courier New" w:hAnsi="Courier New" w:eastAsia="Courier New" w:cs="Courier New"/>
                <w:color w:val="000000"/>
                <w:sz w:val="16"/>
                <w:szCs w:val="16"/>
                <w:lang w:val="en-US"/>
              </w:rPr>
            </w:pPr>
          </w:p>
          <w:p w14:paraId="10DC5D07">
            <w:pPr>
              <w:spacing w:before="0" w:after="0" w:line="240" w:lineRule="auto"/>
              <w:rPr>
                <w:ins w:id="4306" w:author="marpa" w:date="2026-10-25T15:27:23Z"/>
                <w:rFonts w:hint="default" w:ascii="Courier New" w:hAnsi="Courier New" w:eastAsia="Courier New" w:cs="Courier New"/>
                <w:color w:val="000000"/>
                <w:sz w:val="16"/>
                <w:szCs w:val="16"/>
                <w:lang w:val="en-US"/>
              </w:rPr>
            </w:pPr>
            <w:ins w:id="4307" w:author="marpa" w:date="2026-10-25T15:27:23Z">
              <w:r>
                <w:rPr>
                  <w:rFonts w:hint="default" w:ascii="Courier New" w:hAnsi="Courier New" w:eastAsia="Courier New" w:cs="Courier New"/>
                  <w:color w:val="000000"/>
                  <w:sz w:val="16"/>
                  <w:szCs w:val="16"/>
                  <w:lang w:val="en-US"/>
                </w:rPr>
                <w:t xml:space="preserve">    public void cerrarSesion() { AdministradorTokensCliente.limpiar(); }</w:t>
              </w:r>
            </w:ins>
          </w:p>
          <w:p w14:paraId="62E23139">
            <w:pPr>
              <w:spacing w:before="0" w:after="0" w:line="240" w:lineRule="auto"/>
              <w:rPr>
                <w:ins w:id="4308" w:author="marpa" w:date="2026-10-25T15:27:23Z"/>
                <w:rFonts w:hint="default" w:ascii="Courier New" w:hAnsi="Courier New" w:eastAsia="Courier New" w:cs="Courier New"/>
                <w:color w:val="000000"/>
                <w:sz w:val="16"/>
                <w:szCs w:val="16"/>
                <w:lang w:val="en-US"/>
              </w:rPr>
            </w:pPr>
            <w:ins w:id="4309" w:author="marpa" w:date="2026-10-25T15:27:23Z">
              <w:r>
                <w:rPr>
                  <w:rFonts w:hint="default" w:ascii="Courier New" w:hAnsi="Courier New" w:eastAsia="Courier New" w:cs="Courier New"/>
                  <w:color w:val="000000"/>
                  <w:sz w:val="16"/>
                  <w:szCs w:val="16"/>
                  <w:lang w:val="en-US"/>
                </w:rPr>
                <w:t>}</w:t>
              </w:r>
            </w:ins>
          </w:p>
          <w:p w14:paraId="2FD20EC3">
            <w:pPr>
              <w:spacing w:before="0" w:after="0" w:line="240" w:lineRule="auto"/>
              <w:rPr>
                <w:del w:id="4310" w:author="marpa" w:date="2026-10-25T15:27:16Z"/>
                <w:rFonts w:hint="default" w:ascii="Courier New" w:hAnsi="Courier New" w:eastAsia="Courier New" w:cs="Courier New"/>
                <w:color w:val="000000"/>
                <w:sz w:val="16"/>
                <w:szCs w:val="16"/>
                <w:lang w:val="en-US"/>
              </w:rPr>
            </w:pPr>
            <w:del w:id="4311" w:author="marpa" w:date="2026-10-25T15:27:16Z">
              <w:r>
                <w:rPr>
                  <w:rFonts w:hint="default" w:ascii="Courier New" w:hAnsi="Courier New" w:eastAsia="Courier New" w:cs="Courier New"/>
                  <w:color w:val="000000"/>
                  <w:sz w:val="16"/>
                  <w:szCs w:val="16"/>
                  <w:lang w:val="en-US"/>
                </w:rPr>
                <w:delText>package ec.edu.monster.clienteconsola.controlador;</w:delText>
              </w:r>
            </w:del>
          </w:p>
          <w:p w14:paraId="288D2948">
            <w:pPr>
              <w:spacing w:before="0" w:after="0" w:line="240" w:lineRule="auto"/>
              <w:rPr>
                <w:del w:id="4312" w:author="marpa" w:date="2026-10-25T15:27:16Z"/>
                <w:rFonts w:hint="default" w:ascii="Courier New" w:hAnsi="Courier New" w:eastAsia="Courier New" w:cs="Courier New"/>
                <w:color w:val="000000"/>
                <w:sz w:val="16"/>
                <w:szCs w:val="16"/>
                <w:lang w:val="en-US"/>
              </w:rPr>
            </w:pPr>
          </w:p>
          <w:p w14:paraId="4A756BD9">
            <w:pPr>
              <w:spacing w:before="0" w:after="0" w:line="240" w:lineRule="auto"/>
              <w:rPr>
                <w:del w:id="4313" w:author="marpa" w:date="2026-10-25T15:27:16Z"/>
                <w:rFonts w:hint="default" w:ascii="Courier New" w:hAnsi="Courier New" w:eastAsia="Courier New" w:cs="Courier New"/>
                <w:color w:val="000000"/>
                <w:sz w:val="16"/>
                <w:szCs w:val="16"/>
                <w:lang w:val="en-US"/>
              </w:rPr>
            </w:pPr>
            <w:del w:id="4314" w:author="marpa" w:date="2026-10-25T15:27:16Z">
              <w:r>
                <w:rPr>
                  <w:rFonts w:hint="default" w:ascii="Courier New" w:hAnsi="Courier New" w:eastAsia="Courier New" w:cs="Courier New"/>
                  <w:color w:val="000000"/>
                  <w:sz w:val="16"/>
                  <w:szCs w:val="16"/>
                  <w:lang w:val="en-US"/>
                </w:rPr>
                <w:delText>import ec.edu.monster.clientesws.*;</w:delText>
              </w:r>
            </w:del>
          </w:p>
          <w:p w14:paraId="15B7429F">
            <w:pPr>
              <w:spacing w:before="0" w:after="0" w:line="240" w:lineRule="auto"/>
              <w:rPr>
                <w:del w:id="4315" w:author="marpa" w:date="2026-10-25T15:27:16Z"/>
                <w:rFonts w:hint="default" w:ascii="Courier New" w:hAnsi="Courier New" w:eastAsia="Courier New" w:cs="Courier New"/>
                <w:color w:val="000000"/>
                <w:sz w:val="16"/>
                <w:szCs w:val="16"/>
                <w:lang w:val="en-US"/>
              </w:rPr>
            </w:pPr>
          </w:p>
          <w:p w14:paraId="3283789F">
            <w:pPr>
              <w:spacing w:before="0" w:after="0" w:line="240" w:lineRule="auto"/>
              <w:rPr>
                <w:del w:id="4316" w:author="marpa" w:date="2026-10-25T15:27:16Z"/>
                <w:rFonts w:hint="default" w:ascii="Courier New" w:hAnsi="Courier New" w:eastAsia="Courier New" w:cs="Courier New"/>
                <w:color w:val="000000"/>
                <w:sz w:val="16"/>
                <w:szCs w:val="16"/>
                <w:lang w:val="en-US"/>
              </w:rPr>
            </w:pPr>
            <w:del w:id="4317" w:author="marpa" w:date="2026-10-25T15:27:16Z">
              <w:r>
                <w:rPr>
                  <w:rFonts w:hint="default" w:ascii="Courier New" w:hAnsi="Courier New" w:eastAsia="Courier New" w:cs="Courier New"/>
                  <w:color w:val="000000"/>
                  <w:sz w:val="16"/>
                  <w:szCs w:val="16"/>
                  <w:lang w:val="en-US"/>
                </w:rPr>
                <w:delText>/**</w:delText>
              </w:r>
            </w:del>
          </w:p>
          <w:p w14:paraId="78B741B4">
            <w:pPr>
              <w:spacing w:before="0" w:after="0" w:line="240" w:lineRule="auto"/>
              <w:rPr>
                <w:del w:id="4318" w:author="marpa" w:date="2026-10-25T15:27:16Z"/>
                <w:rFonts w:hint="default" w:ascii="Courier New" w:hAnsi="Courier New" w:eastAsia="Courier New" w:cs="Courier New"/>
                <w:color w:val="000000"/>
                <w:sz w:val="16"/>
                <w:szCs w:val="16"/>
                <w:lang w:val="en-US"/>
              </w:rPr>
            </w:pPr>
            <w:del w:id="4319" w:author="marpa" w:date="2026-10-25T15:27:16Z">
              <w:r>
                <w:rPr>
                  <w:rFonts w:hint="default" w:ascii="Courier New" w:hAnsi="Courier New" w:eastAsia="Courier New" w:cs="Courier New"/>
                  <w:color w:val="000000"/>
                  <w:sz w:val="16"/>
                  <w:szCs w:val="16"/>
                  <w:lang w:val="en-US"/>
                </w:rPr>
                <w:delText xml:space="preserve"> *</w:delText>
              </w:r>
            </w:del>
          </w:p>
          <w:p w14:paraId="29607D58">
            <w:pPr>
              <w:spacing w:before="0" w:after="0" w:line="240" w:lineRule="auto"/>
              <w:rPr>
                <w:del w:id="4320" w:author="marpa" w:date="2026-10-25T15:27:16Z"/>
                <w:rFonts w:hint="default" w:ascii="Courier New" w:hAnsi="Courier New" w:eastAsia="Courier New" w:cs="Courier New"/>
                <w:color w:val="000000"/>
                <w:sz w:val="16"/>
                <w:szCs w:val="16"/>
                <w:lang w:val="en-US"/>
              </w:rPr>
            </w:pPr>
            <w:del w:id="4321" w:author="marpa" w:date="2026-10-25T15:27:16Z">
              <w:r>
                <w:rPr>
                  <w:rFonts w:hint="default" w:ascii="Courier New" w:hAnsi="Courier New" w:eastAsia="Courier New" w:cs="Courier New"/>
                  <w:color w:val="000000"/>
                  <w:sz w:val="16"/>
                  <w:szCs w:val="16"/>
                  <w:lang w:val="en-US"/>
                </w:rPr>
                <w:delText xml:space="preserve"> * @author joanc</w:delText>
              </w:r>
            </w:del>
          </w:p>
          <w:p w14:paraId="75B5629F">
            <w:pPr>
              <w:spacing w:before="0" w:after="0" w:line="240" w:lineRule="auto"/>
              <w:rPr>
                <w:del w:id="4322" w:author="marpa" w:date="2026-10-25T15:27:16Z"/>
                <w:rFonts w:hint="default" w:ascii="Courier New" w:hAnsi="Courier New" w:eastAsia="Courier New" w:cs="Courier New"/>
                <w:color w:val="000000"/>
                <w:sz w:val="16"/>
                <w:szCs w:val="16"/>
                <w:lang w:val="en-US"/>
              </w:rPr>
            </w:pPr>
            <w:del w:id="4323" w:author="marpa" w:date="2026-10-25T15:27:16Z">
              <w:r>
                <w:rPr>
                  <w:rFonts w:hint="default" w:ascii="Courier New" w:hAnsi="Courier New" w:eastAsia="Courier New" w:cs="Courier New"/>
                  <w:color w:val="000000"/>
                  <w:sz w:val="16"/>
                  <w:szCs w:val="16"/>
                  <w:lang w:val="en-US"/>
                </w:rPr>
                <w:delText xml:space="preserve"> */</w:delText>
              </w:r>
            </w:del>
          </w:p>
          <w:p w14:paraId="4A955CCE">
            <w:pPr>
              <w:spacing w:before="0" w:after="0" w:line="240" w:lineRule="auto"/>
              <w:rPr>
                <w:del w:id="4324" w:author="marpa" w:date="2026-10-25T15:27:16Z"/>
                <w:rFonts w:hint="default" w:ascii="Courier New" w:hAnsi="Courier New" w:eastAsia="Courier New" w:cs="Courier New"/>
                <w:color w:val="000000"/>
                <w:sz w:val="16"/>
                <w:szCs w:val="16"/>
                <w:lang w:val="en-US"/>
              </w:rPr>
            </w:pPr>
            <w:del w:id="4325" w:author="marpa" w:date="2026-10-25T15:27:16Z">
              <w:r>
                <w:rPr>
                  <w:rFonts w:hint="default" w:ascii="Courier New" w:hAnsi="Courier New" w:eastAsia="Courier New" w:cs="Courier New"/>
                  <w:color w:val="000000"/>
                  <w:sz w:val="16"/>
                  <w:szCs w:val="16"/>
                  <w:lang w:val="en-US"/>
                </w:rPr>
                <w:delText>public class ControladorConversiones {</w:delText>
              </w:r>
            </w:del>
          </w:p>
          <w:p w14:paraId="5F162C2B">
            <w:pPr>
              <w:spacing w:before="0" w:after="0" w:line="240" w:lineRule="auto"/>
              <w:rPr>
                <w:del w:id="4326" w:author="marpa" w:date="2026-10-25T15:27:16Z"/>
                <w:rFonts w:hint="default" w:ascii="Courier New" w:hAnsi="Courier New" w:eastAsia="Courier New" w:cs="Courier New"/>
                <w:color w:val="000000"/>
                <w:sz w:val="16"/>
                <w:szCs w:val="16"/>
                <w:lang w:val="en-US"/>
              </w:rPr>
            </w:pPr>
            <w:del w:id="4327" w:author="marpa" w:date="2026-10-25T15:27:16Z">
              <w:r>
                <w:rPr>
                  <w:rFonts w:hint="default" w:ascii="Courier New" w:hAnsi="Courier New" w:eastAsia="Courier New" w:cs="Courier New"/>
                  <w:color w:val="000000"/>
                  <w:sz w:val="16"/>
                  <w:szCs w:val="16"/>
                  <w:lang w:val="en-US"/>
                </w:rPr>
                <w:delText xml:space="preserve">    private String token;</w:delText>
              </w:r>
            </w:del>
          </w:p>
          <w:p w14:paraId="70A94596">
            <w:pPr>
              <w:spacing w:before="0" w:after="0" w:line="240" w:lineRule="auto"/>
              <w:rPr>
                <w:del w:id="4328" w:author="marpa" w:date="2026-10-25T15:27:16Z"/>
                <w:rFonts w:hint="default" w:ascii="Courier New" w:hAnsi="Courier New" w:eastAsia="Courier New" w:cs="Courier New"/>
                <w:color w:val="000000"/>
                <w:sz w:val="16"/>
                <w:szCs w:val="16"/>
                <w:lang w:val="en-US"/>
              </w:rPr>
            </w:pPr>
            <w:del w:id="4329" w:author="marpa" w:date="2026-10-25T15:27:16Z">
              <w:r>
                <w:rPr>
                  <w:rFonts w:hint="default" w:ascii="Courier New" w:hAnsi="Courier New" w:eastAsia="Courier New" w:cs="Courier New"/>
                  <w:color w:val="000000"/>
                  <w:sz w:val="16"/>
                  <w:szCs w:val="16"/>
                  <w:lang w:val="en-US"/>
                </w:rPr>
                <w:delText xml:space="preserve">    </w:delText>
              </w:r>
            </w:del>
          </w:p>
          <w:p w14:paraId="28DF6EC6">
            <w:pPr>
              <w:spacing w:before="0" w:after="0" w:line="240" w:lineRule="auto"/>
              <w:rPr>
                <w:del w:id="4330" w:author="marpa" w:date="2026-10-25T15:27:16Z"/>
                <w:rFonts w:hint="default" w:ascii="Courier New" w:hAnsi="Courier New" w:eastAsia="Courier New" w:cs="Courier New"/>
                <w:color w:val="000000"/>
                <w:sz w:val="16"/>
                <w:szCs w:val="16"/>
                <w:lang w:val="en-US"/>
              </w:rPr>
            </w:pPr>
            <w:del w:id="4331" w:author="marpa" w:date="2026-10-25T15:27:16Z">
              <w:r>
                <w:rPr>
                  <w:rFonts w:hint="default" w:ascii="Courier New" w:hAnsi="Courier New" w:eastAsia="Courier New" w:cs="Courier New"/>
                  <w:color w:val="000000"/>
                  <w:sz w:val="16"/>
                  <w:szCs w:val="16"/>
                  <w:lang w:val="en-US"/>
                </w:rPr>
                <w:delText xml:space="preserve">    public boolean iniciarSesion(String usuario, String clave) {</w:delText>
              </w:r>
            </w:del>
          </w:p>
          <w:p w14:paraId="1EA96F55">
            <w:pPr>
              <w:spacing w:before="0" w:after="0" w:line="240" w:lineRule="auto"/>
              <w:rPr>
                <w:del w:id="4332" w:author="marpa" w:date="2026-10-25T15:27:16Z"/>
                <w:rFonts w:hint="default" w:ascii="Courier New" w:hAnsi="Courier New" w:eastAsia="Courier New" w:cs="Courier New"/>
                <w:color w:val="000000"/>
                <w:sz w:val="16"/>
                <w:szCs w:val="16"/>
                <w:lang w:val="en-US"/>
              </w:rPr>
            </w:pPr>
            <w:del w:id="4333" w:author="marpa" w:date="2026-10-25T15:27:16Z">
              <w:r>
                <w:rPr>
                  <w:rFonts w:hint="default" w:ascii="Courier New" w:hAnsi="Courier New" w:eastAsia="Courier New" w:cs="Courier New"/>
                  <w:color w:val="000000"/>
                  <w:sz w:val="16"/>
                  <w:szCs w:val="16"/>
                  <w:lang w:val="en-US"/>
                </w:rPr>
                <w:delText xml:space="preserve">        String msgCredencialesInvalidas = "ERROR: Credenciales inválidas";</w:delText>
              </w:r>
            </w:del>
          </w:p>
          <w:p w14:paraId="6520DBB4">
            <w:pPr>
              <w:spacing w:before="0" w:after="0" w:line="240" w:lineRule="auto"/>
              <w:rPr>
                <w:del w:id="4334" w:author="marpa" w:date="2026-10-25T15:27:16Z"/>
                <w:rFonts w:hint="default" w:ascii="Courier New" w:hAnsi="Courier New" w:eastAsia="Courier New" w:cs="Courier New"/>
                <w:color w:val="000000"/>
                <w:sz w:val="16"/>
                <w:szCs w:val="16"/>
                <w:lang w:val="en-US"/>
              </w:rPr>
            </w:pPr>
            <w:del w:id="4335" w:author="marpa" w:date="2026-10-25T15:27:16Z">
              <w:r>
                <w:rPr>
                  <w:rFonts w:hint="default" w:ascii="Courier New" w:hAnsi="Courier New" w:eastAsia="Courier New" w:cs="Courier New"/>
                  <w:color w:val="000000"/>
                  <w:sz w:val="16"/>
                  <w:szCs w:val="16"/>
                  <w:lang w:val="en-US"/>
                </w:rPr>
                <w:delText xml:space="preserve">        </w:delText>
              </w:r>
            </w:del>
          </w:p>
          <w:p w14:paraId="389981B3">
            <w:pPr>
              <w:spacing w:before="0" w:after="0" w:line="240" w:lineRule="auto"/>
              <w:rPr>
                <w:del w:id="4336" w:author="marpa" w:date="2026-10-25T15:27:16Z"/>
                <w:rFonts w:hint="default" w:ascii="Courier New" w:hAnsi="Courier New" w:eastAsia="Courier New" w:cs="Courier New"/>
                <w:color w:val="000000"/>
                <w:sz w:val="16"/>
                <w:szCs w:val="16"/>
                <w:lang w:val="en-US"/>
              </w:rPr>
            </w:pPr>
            <w:del w:id="4337" w:author="marpa" w:date="2026-10-25T15:27:16Z">
              <w:r>
                <w:rPr>
                  <w:rFonts w:hint="default" w:ascii="Courier New" w:hAnsi="Courier New" w:eastAsia="Courier New" w:cs="Courier New"/>
                  <w:color w:val="000000"/>
                  <w:sz w:val="16"/>
                  <w:szCs w:val="16"/>
                  <w:lang w:val="en-US"/>
                </w:rPr>
                <w:delText xml:space="preserve">        try {</w:delText>
              </w:r>
            </w:del>
          </w:p>
          <w:p w14:paraId="74118CC9">
            <w:pPr>
              <w:spacing w:before="0" w:after="0" w:line="240" w:lineRule="auto"/>
              <w:rPr>
                <w:del w:id="4338" w:author="marpa" w:date="2026-10-25T15:27:16Z"/>
                <w:rFonts w:hint="default" w:ascii="Courier New" w:hAnsi="Courier New" w:eastAsia="Courier New" w:cs="Courier New"/>
                <w:color w:val="000000"/>
                <w:sz w:val="16"/>
                <w:szCs w:val="16"/>
                <w:lang w:val="en-US"/>
              </w:rPr>
            </w:pPr>
            <w:del w:id="4339" w:author="marpa" w:date="2026-10-25T15:27:16Z">
              <w:r>
                <w:rPr>
                  <w:rFonts w:hint="default" w:ascii="Courier New" w:hAnsi="Courier New" w:eastAsia="Courier New" w:cs="Courier New"/>
                  <w:color w:val="000000"/>
                  <w:sz w:val="16"/>
                  <w:szCs w:val="16"/>
                  <w:lang w:val="en-US"/>
                </w:rPr>
                <w:delText xml:space="preserve">            WSLogin_Service service = new WSLogin_Service();</w:delText>
              </w:r>
            </w:del>
          </w:p>
          <w:p w14:paraId="6052F646">
            <w:pPr>
              <w:spacing w:before="0" w:after="0" w:line="240" w:lineRule="auto"/>
              <w:rPr>
                <w:del w:id="4340" w:author="marpa" w:date="2026-10-25T15:27:16Z"/>
                <w:rFonts w:hint="default" w:ascii="Courier New" w:hAnsi="Courier New" w:eastAsia="Courier New" w:cs="Courier New"/>
                <w:color w:val="000000"/>
                <w:sz w:val="16"/>
                <w:szCs w:val="16"/>
                <w:lang w:val="en-US"/>
              </w:rPr>
            </w:pPr>
            <w:del w:id="4341" w:author="marpa" w:date="2026-10-25T15:27:16Z">
              <w:r>
                <w:rPr>
                  <w:rFonts w:hint="default" w:ascii="Courier New" w:hAnsi="Courier New" w:eastAsia="Courier New" w:cs="Courier New"/>
                  <w:color w:val="000000"/>
                  <w:sz w:val="16"/>
                  <w:szCs w:val="16"/>
                  <w:lang w:val="en-US"/>
                </w:rPr>
                <w:delText xml:space="preserve">            this.token = service.getWSLoginPort().login(usuario, clave);</w:delText>
              </w:r>
            </w:del>
          </w:p>
          <w:p w14:paraId="69BED3FD">
            <w:pPr>
              <w:spacing w:before="0" w:after="0" w:line="240" w:lineRule="auto"/>
              <w:rPr>
                <w:del w:id="4342" w:author="marpa" w:date="2026-10-25T15:27:16Z"/>
                <w:rFonts w:hint="default" w:ascii="Courier New" w:hAnsi="Courier New" w:eastAsia="Courier New" w:cs="Courier New"/>
                <w:color w:val="000000"/>
                <w:sz w:val="16"/>
                <w:szCs w:val="16"/>
                <w:lang w:val="en-US"/>
              </w:rPr>
            </w:pPr>
            <w:del w:id="4343" w:author="marpa" w:date="2026-10-25T15:27:16Z">
              <w:r>
                <w:rPr>
                  <w:rFonts w:hint="default" w:ascii="Courier New" w:hAnsi="Courier New" w:eastAsia="Courier New" w:cs="Courier New"/>
                  <w:color w:val="000000"/>
                  <w:sz w:val="16"/>
                  <w:szCs w:val="16"/>
                  <w:lang w:val="en-US"/>
                </w:rPr>
                <w:delText xml:space="preserve">            if(this.token.equals(msgCredencialesInvalidas)){</w:delText>
              </w:r>
            </w:del>
          </w:p>
          <w:p w14:paraId="58D774B7">
            <w:pPr>
              <w:spacing w:before="0" w:after="0" w:line="240" w:lineRule="auto"/>
              <w:rPr>
                <w:del w:id="4344" w:author="marpa" w:date="2026-10-25T15:27:16Z"/>
                <w:rFonts w:hint="default" w:ascii="Courier New" w:hAnsi="Courier New" w:eastAsia="Courier New" w:cs="Courier New"/>
                <w:color w:val="000000"/>
                <w:sz w:val="16"/>
                <w:szCs w:val="16"/>
                <w:lang w:val="en-US"/>
              </w:rPr>
            </w:pPr>
            <w:del w:id="4345" w:author="marpa" w:date="2026-10-25T15:27:16Z">
              <w:r>
                <w:rPr>
                  <w:rFonts w:hint="default" w:ascii="Courier New" w:hAnsi="Courier New" w:eastAsia="Courier New" w:cs="Courier New"/>
                  <w:color w:val="000000"/>
                  <w:sz w:val="16"/>
                  <w:szCs w:val="16"/>
                  <w:lang w:val="en-US"/>
                </w:rPr>
                <w:delText xml:space="preserve">                System.out.println("Credenciales incorrectas");</w:delText>
              </w:r>
            </w:del>
          </w:p>
          <w:p w14:paraId="5CA56838">
            <w:pPr>
              <w:spacing w:before="0" w:after="0" w:line="240" w:lineRule="auto"/>
              <w:rPr>
                <w:del w:id="4346" w:author="marpa" w:date="2026-10-25T15:27:16Z"/>
                <w:rFonts w:hint="default" w:ascii="Courier New" w:hAnsi="Courier New" w:eastAsia="Courier New" w:cs="Courier New"/>
                <w:color w:val="000000"/>
                <w:sz w:val="16"/>
                <w:szCs w:val="16"/>
                <w:lang w:val="en-US"/>
              </w:rPr>
            </w:pPr>
            <w:del w:id="4347" w:author="marpa" w:date="2026-10-25T15:27:16Z">
              <w:r>
                <w:rPr>
                  <w:rFonts w:hint="default" w:ascii="Courier New" w:hAnsi="Courier New" w:eastAsia="Courier New" w:cs="Courier New"/>
                  <w:color w:val="000000"/>
                  <w:sz w:val="16"/>
                  <w:szCs w:val="16"/>
                  <w:lang w:val="en-US"/>
                </w:rPr>
                <w:delText xml:space="preserve">                return false;</w:delText>
              </w:r>
            </w:del>
          </w:p>
          <w:p w14:paraId="509C2115">
            <w:pPr>
              <w:spacing w:before="0" w:after="0" w:line="240" w:lineRule="auto"/>
              <w:rPr>
                <w:del w:id="4348" w:author="marpa" w:date="2026-10-25T15:27:16Z"/>
                <w:rFonts w:hint="default" w:ascii="Courier New" w:hAnsi="Courier New" w:eastAsia="Courier New" w:cs="Courier New"/>
                <w:color w:val="000000"/>
                <w:sz w:val="16"/>
                <w:szCs w:val="16"/>
                <w:lang w:val="en-US"/>
              </w:rPr>
            </w:pPr>
            <w:del w:id="4349" w:author="marpa" w:date="2026-10-25T15:27:16Z">
              <w:r>
                <w:rPr>
                  <w:rFonts w:hint="default" w:ascii="Courier New" w:hAnsi="Courier New" w:eastAsia="Courier New" w:cs="Courier New"/>
                  <w:color w:val="000000"/>
                  <w:sz w:val="16"/>
                  <w:szCs w:val="16"/>
                  <w:lang w:val="en-US"/>
                </w:rPr>
                <w:delText xml:space="preserve">            }</w:delText>
              </w:r>
            </w:del>
          </w:p>
          <w:p w14:paraId="10ADFC52">
            <w:pPr>
              <w:spacing w:before="0" w:after="0" w:line="240" w:lineRule="auto"/>
              <w:rPr>
                <w:del w:id="4350" w:author="marpa" w:date="2026-10-25T15:27:16Z"/>
                <w:rFonts w:hint="default" w:ascii="Courier New" w:hAnsi="Courier New" w:eastAsia="Courier New" w:cs="Courier New"/>
                <w:color w:val="000000"/>
                <w:sz w:val="16"/>
                <w:szCs w:val="16"/>
                <w:lang w:val="en-US"/>
              </w:rPr>
            </w:pPr>
            <w:del w:id="4351" w:author="marpa" w:date="2026-10-25T15:27:16Z">
              <w:r>
                <w:rPr>
                  <w:rFonts w:hint="default" w:ascii="Courier New" w:hAnsi="Courier New" w:eastAsia="Courier New" w:cs="Courier New"/>
                  <w:color w:val="000000"/>
                  <w:sz w:val="16"/>
                  <w:szCs w:val="16"/>
                  <w:lang w:val="en-US"/>
                </w:rPr>
                <w:delText xml:space="preserve">            return true;</w:delText>
              </w:r>
            </w:del>
          </w:p>
          <w:p w14:paraId="7DB59985">
            <w:pPr>
              <w:spacing w:before="0" w:after="0" w:line="240" w:lineRule="auto"/>
              <w:rPr>
                <w:del w:id="4352" w:author="marpa" w:date="2026-10-25T15:27:16Z"/>
                <w:rFonts w:hint="default" w:ascii="Courier New" w:hAnsi="Courier New" w:eastAsia="Courier New" w:cs="Courier New"/>
                <w:color w:val="000000"/>
                <w:sz w:val="16"/>
                <w:szCs w:val="16"/>
                <w:lang w:val="en-US"/>
              </w:rPr>
            </w:pPr>
            <w:del w:id="4353" w:author="marpa" w:date="2026-10-25T15:27:16Z">
              <w:r>
                <w:rPr>
                  <w:rFonts w:hint="default" w:ascii="Courier New" w:hAnsi="Courier New" w:eastAsia="Courier New" w:cs="Courier New"/>
                  <w:color w:val="000000"/>
                  <w:sz w:val="16"/>
                  <w:szCs w:val="16"/>
                  <w:lang w:val="en-US"/>
                </w:rPr>
                <w:delText xml:space="preserve">        } catch (Exception e) {</w:delText>
              </w:r>
            </w:del>
          </w:p>
          <w:p w14:paraId="3ACF8B50">
            <w:pPr>
              <w:spacing w:before="0" w:after="0" w:line="240" w:lineRule="auto"/>
              <w:rPr>
                <w:del w:id="4354" w:author="marpa" w:date="2026-10-25T15:27:16Z"/>
                <w:rFonts w:hint="default" w:ascii="Courier New" w:hAnsi="Courier New" w:eastAsia="Courier New" w:cs="Courier New"/>
                <w:color w:val="000000"/>
                <w:sz w:val="16"/>
                <w:szCs w:val="16"/>
                <w:lang w:val="en-US"/>
              </w:rPr>
            </w:pPr>
            <w:del w:id="4355" w:author="marpa" w:date="2026-10-25T15:27:16Z">
              <w:r>
                <w:rPr>
                  <w:rFonts w:hint="default" w:ascii="Courier New" w:hAnsi="Courier New" w:eastAsia="Courier New" w:cs="Courier New"/>
                  <w:color w:val="000000"/>
                  <w:sz w:val="16"/>
                  <w:szCs w:val="16"/>
                  <w:lang w:val="en-US"/>
                </w:rPr>
                <w:delText xml:space="preserve">            System.err.println("Error en la comunicación con el servicio: " + e.getMessage());</w:delText>
              </w:r>
            </w:del>
          </w:p>
          <w:p w14:paraId="4720499D">
            <w:pPr>
              <w:spacing w:before="0" w:after="0" w:line="240" w:lineRule="auto"/>
              <w:rPr>
                <w:del w:id="4356" w:author="marpa" w:date="2026-10-25T15:27:16Z"/>
                <w:rFonts w:hint="default" w:ascii="Courier New" w:hAnsi="Courier New" w:eastAsia="Courier New" w:cs="Courier New"/>
                <w:color w:val="000000"/>
                <w:sz w:val="16"/>
                <w:szCs w:val="16"/>
                <w:lang w:val="en-US"/>
              </w:rPr>
            </w:pPr>
            <w:del w:id="4357" w:author="marpa" w:date="2026-10-25T15:27:16Z">
              <w:r>
                <w:rPr>
                  <w:rFonts w:hint="default" w:ascii="Courier New" w:hAnsi="Courier New" w:eastAsia="Courier New" w:cs="Courier New"/>
                  <w:color w:val="000000"/>
                  <w:sz w:val="16"/>
                  <w:szCs w:val="16"/>
                  <w:lang w:val="en-US"/>
                </w:rPr>
                <w:delText xml:space="preserve">            return false;</w:delText>
              </w:r>
            </w:del>
          </w:p>
          <w:p w14:paraId="3CB4E5CD">
            <w:pPr>
              <w:spacing w:before="0" w:after="0" w:line="240" w:lineRule="auto"/>
              <w:rPr>
                <w:del w:id="4358" w:author="marpa" w:date="2026-10-25T15:27:16Z"/>
                <w:rFonts w:hint="default" w:ascii="Courier New" w:hAnsi="Courier New" w:eastAsia="Courier New" w:cs="Courier New"/>
                <w:color w:val="000000"/>
                <w:sz w:val="16"/>
                <w:szCs w:val="16"/>
                <w:lang w:val="en-US"/>
              </w:rPr>
            </w:pPr>
            <w:del w:id="4359" w:author="marpa" w:date="2026-10-25T15:27:16Z">
              <w:r>
                <w:rPr>
                  <w:rFonts w:hint="default" w:ascii="Courier New" w:hAnsi="Courier New" w:eastAsia="Courier New" w:cs="Courier New"/>
                  <w:color w:val="000000"/>
                  <w:sz w:val="16"/>
                  <w:szCs w:val="16"/>
                  <w:lang w:val="en-US"/>
                </w:rPr>
                <w:delText xml:space="preserve">        }</w:delText>
              </w:r>
            </w:del>
          </w:p>
          <w:p w14:paraId="02E0B42E">
            <w:pPr>
              <w:spacing w:before="0" w:after="0" w:line="240" w:lineRule="auto"/>
              <w:rPr>
                <w:del w:id="4360" w:author="marpa" w:date="2026-10-25T15:27:16Z"/>
                <w:rFonts w:hint="default" w:ascii="Courier New" w:hAnsi="Courier New" w:eastAsia="Courier New" w:cs="Courier New"/>
                <w:color w:val="000000"/>
                <w:sz w:val="16"/>
                <w:szCs w:val="16"/>
                <w:lang w:val="en-US"/>
              </w:rPr>
            </w:pPr>
            <w:del w:id="4361" w:author="marpa" w:date="2026-10-25T15:27:16Z">
              <w:r>
                <w:rPr>
                  <w:rFonts w:hint="default" w:ascii="Courier New" w:hAnsi="Courier New" w:eastAsia="Courier New" w:cs="Courier New"/>
                  <w:color w:val="000000"/>
                  <w:sz w:val="16"/>
                  <w:szCs w:val="16"/>
                  <w:lang w:val="en-US"/>
                </w:rPr>
                <w:delText xml:space="preserve">    }</w:delText>
              </w:r>
            </w:del>
          </w:p>
          <w:p w14:paraId="016CFFDD">
            <w:pPr>
              <w:spacing w:before="0" w:after="0" w:line="240" w:lineRule="auto"/>
              <w:rPr>
                <w:del w:id="4362" w:author="marpa" w:date="2026-10-25T15:27:16Z"/>
                <w:rFonts w:hint="default" w:ascii="Courier New" w:hAnsi="Courier New" w:eastAsia="Courier New" w:cs="Courier New"/>
                <w:color w:val="000000"/>
                <w:sz w:val="16"/>
                <w:szCs w:val="16"/>
                <w:lang w:val="en-US"/>
              </w:rPr>
            </w:pPr>
            <w:del w:id="4363" w:author="marpa" w:date="2026-10-25T15:27:16Z">
              <w:r>
                <w:rPr>
                  <w:rFonts w:hint="default" w:ascii="Courier New" w:hAnsi="Courier New" w:eastAsia="Courier New" w:cs="Courier New"/>
                  <w:color w:val="000000"/>
                  <w:sz w:val="16"/>
                  <w:szCs w:val="16"/>
                  <w:lang w:val="en-US"/>
                </w:rPr>
                <w:delText xml:space="preserve">    </w:delText>
              </w:r>
            </w:del>
          </w:p>
          <w:p w14:paraId="4DA068C6">
            <w:pPr>
              <w:spacing w:before="0" w:after="0" w:line="240" w:lineRule="auto"/>
              <w:rPr>
                <w:del w:id="4364" w:author="marpa" w:date="2026-10-25T15:27:16Z"/>
                <w:rFonts w:hint="default" w:ascii="Courier New" w:hAnsi="Courier New" w:eastAsia="Courier New" w:cs="Courier New"/>
                <w:color w:val="000000"/>
                <w:sz w:val="16"/>
                <w:szCs w:val="16"/>
                <w:lang w:val="en-US"/>
              </w:rPr>
            </w:pPr>
            <w:del w:id="4365" w:author="marpa" w:date="2026-10-25T15:27:16Z">
              <w:r>
                <w:rPr>
                  <w:rFonts w:hint="default" w:ascii="Courier New" w:hAnsi="Courier New" w:eastAsia="Courier New" w:cs="Courier New"/>
                  <w:color w:val="000000"/>
                  <w:sz w:val="16"/>
                  <w:szCs w:val="16"/>
                  <w:lang w:val="en-US"/>
                </w:rPr>
                <w:delText xml:space="preserve">    public double convertirLongitud(double valor, String origen, String destino) throws Exception {</w:delText>
              </w:r>
            </w:del>
          </w:p>
          <w:p w14:paraId="1DE05A34">
            <w:pPr>
              <w:spacing w:before="0" w:after="0" w:line="240" w:lineRule="auto"/>
              <w:rPr>
                <w:del w:id="4366" w:author="marpa" w:date="2026-10-25T15:27:16Z"/>
                <w:rFonts w:hint="default" w:ascii="Courier New" w:hAnsi="Courier New" w:eastAsia="Courier New" w:cs="Courier New"/>
                <w:color w:val="000000"/>
                <w:sz w:val="16"/>
                <w:szCs w:val="16"/>
                <w:lang w:val="en-US"/>
              </w:rPr>
            </w:pPr>
            <w:del w:id="4367" w:author="marpa" w:date="2026-10-25T15:27:16Z">
              <w:r>
                <w:rPr>
                  <w:rFonts w:hint="default" w:ascii="Courier New" w:hAnsi="Courier New" w:eastAsia="Courier New" w:cs="Courier New"/>
                  <w:color w:val="000000"/>
                  <w:sz w:val="16"/>
                  <w:szCs w:val="16"/>
                  <w:lang w:val="en-US"/>
                </w:rPr>
                <w:delText xml:space="preserve">        WSLongitud_Service service = new WSLongitud_Service();</w:delText>
              </w:r>
            </w:del>
          </w:p>
          <w:p w14:paraId="42F1414D">
            <w:pPr>
              <w:spacing w:before="0" w:after="0" w:line="240" w:lineRule="auto"/>
              <w:rPr>
                <w:del w:id="4368" w:author="marpa" w:date="2026-10-25T15:27:16Z"/>
                <w:rFonts w:hint="default" w:ascii="Courier New" w:hAnsi="Courier New" w:eastAsia="Courier New" w:cs="Courier New"/>
                <w:color w:val="000000"/>
                <w:sz w:val="16"/>
                <w:szCs w:val="16"/>
                <w:lang w:val="en-US"/>
              </w:rPr>
            </w:pPr>
            <w:del w:id="4369" w:author="marpa" w:date="2026-10-25T15:27:16Z">
              <w:r>
                <w:rPr>
                  <w:rFonts w:hint="default" w:ascii="Courier New" w:hAnsi="Courier New" w:eastAsia="Courier New" w:cs="Courier New"/>
                  <w:color w:val="000000"/>
                  <w:sz w:val="16"/>
                  <w:szCs w:val="16"/>
                  <w:lang w:val="en-US"/>
                </w:rPr>
                <w:delText xml:space="preserve">        return service.getWSLongitudPort().convertirLongitud(valor, origen, destino, token);</w:delText>
              </w:r>
            </w:del>
          </w:p>
          <w:p w14:paraId="3C62FA98">
            <w:pPr>
              <w:spacing w:before="0" w:after="0" w:line="240" w:lineRule="auto"/>
              <w:rPr>
                <w:del w:id="4370" w:author="marpa" w:date="2026-10-25T15:27:16Z"/>
                <w:rFonts w:hint="default" w:ascii="Courier New" w:hAnsi="Courier New" w:eastAsia="Courier New" w:cs="Courier New"/>
                <w:color w:val="000000"/>
                <w:sz w:val="16"/>
                <w:szCs w:val="16"/>
                <w:lang w:val="en-US"/>
              </w:rPr>
            </w:pPr>
            <w:del w:id="4371" w:author="marpa" w:date="2026-10-25T15:27:16Z">
              <w:r>
                <w:rPr>
                  <w:rFonts w:hint="default" w:ascii="Courier New" w:hAnsi="Courier New" w:eastAsia="Courier New" w:cs="Courier New"/>
                  <w:color w:val="000000"/>
                  <w:sz w:val="16"/>
                  <w:szCs w:val="16"/>
                  <w:lang w:val="en-US"/>
                </w:rPr>
                <w:delText xml:space="preserve">    }</w:delText>
              </w:r>
            </w:del>
          </w:p>
          <w:p w14:paraId="3C3467F8">
            <w:pPr>
              <w:spacing w:before="0" w:after="0" w:line="240" w:lineRule="auto"/>
              <w:rPr>
                <w:del w:id="4372" w:author="marpa" w:date="2026-10-25T15:27:16Z"/>
                <w:rFonts w:hint="default" w:ascii="Courier New" w:hAnsi="Courier New" w:eastAsia="Courier New" w:cs="Courier New"/>
                <w:color w:val="000000"/>
                <w:sz w:val="16"/>
                <w:szCs w:val="16"/>
                <w:lang w:val="en-US"/>
              </w:rPr>
            </w:pPr>
          </w:p>
          <w:p w14:paraId="41856B43">
            <w:pPr>
              <w:spacing w:before="0" w:after="0" w:line="240" w:lineRule="auto"/>
              <w:rPr>
                <w:del w:id="4373" w:author="marpa" w:date="2026-10-25T15:27:16Z"/>
                <w:rFonts w:hint="default" w:ascii="Courier New" w:hAnsi="Courier New" w:eastAsia="Courier New" w:cs="Courier New"/>
                <w:color w:val="000000"/>
                <w:sz w:val="16"/>
                <w:szCs w:val="16"/>
                <w:lang w:val="en-US"/>
              </w:rPr>
            </w:pPr>
            <w:del w:id="4374" w:author="marpa" w:date="2026-10-25T15:27:16Z">
              <w:r>
                <w:rPr>
                  <w:rFonts w:hint="default" w:ascii="Courier New" w:hAnsi="Courier New" w:eastAsia="Courier New" w:cs="Courier New"/>
                  <w:color w:val="000000"/>
                  <w:sz w:val="16"/>
                  <w:szCs w:val="16"/>
                  <w:lang w:val="en-US"/>
                </w:rPr>
                <w:delText xml:space="preserve">    public double convertirTemperatura(double valor, String origen, String destino) throws Exception {</w:delText>
              </w:r>
            </w:del>
          </w:p>
          <w:p w14:paraId="3670BED5">
            <w:pPr>
              <w:spacing w:before="0" w:after="0" w:line="240" w:lineRule="auto"/>
              <w:rPr>
                <w:del w:id="4375" w:author="marpa" w:date="2026-10-25T15:27:16Z"/>
                <w:rFonts w:hint="default" w:ascii="Courier New" w:hAnsi="Courier New" w:eastAsia="Courier New" w:cs="Courier New"/>
                <w:color w:val="000000"/>
                <w:sz w:val="16"/>
                <w:szCs w:val="16"/>
                <w:lang w:val="en-US"/>
              </w:rPr>
            </w:pPr>
            <w:del w:id="4376" w:author="marpa" w:date="2026-10-25T15:27:16Z">
              <w:r>
                <w:rPr>
                  <w:rFonts w:hint="default" w:ascii="Courier New" w:hAnsi="Courier New" w:eastAsia="Courier New" w:cs="Courier New"/>
                  <w:color w:val="000000"/>
                  <w:sz w:val="16"/>
                  <w:szCs w:val="16"/>
                  <w:lang w:val="en-US"/>
                </w:rPr>
                <w:delText xml:space="preserve">        WSTemperatura_Service service = new WSTemperatura_Service();</w:delText>
              </w:r>
            </w:del>
          </w:p>
          <w:p w14:paraId="1E55D4E3">
            <w:pPr>
              <w:spacing w:before="0" w:after="0" w:line="240" w:lineRule="auto"/>
              <w:rPr>
                <w:del w:id="4377" w:author="marpa" w:date="2026-10-25T15:27:16Z"/>
                <w:rFonts w:hint="default" w:ascii="Courier New" w:hAnsi="Courier New" w:eastAsia="Courier New" w:cs="Courier New"/>
                <w:color w:val="000000"/>
                <w:sz w:val="16"/>
                <w:szCs w:val="16"/>
                <w:lang w:val="en-US"/>
              </w:rPr>
            </w:pPr>
            <w:del w:id="4378" w:author="marpa" w:date="2026-10-25T15:27:16Z">
              <w:r>
                <w:rPr>
                  <w:rFonts w:hint="default" w:ascii="Courier New" w:hAnsi="Courier New" w:eastAsia="Courier New" w:cs="Courier New"/>
                  <w:color w:val="000000"/>
                  <w:sz w:val="16"/>
                  <w:szCs w:val="16"/>
                  <w:lang w:val="en-US"/>
                </w:rPr>
                <w:delText xml:space="preserve">        return service.getWSTemperaturaPort().convertirTemperatura(valor, origen, destino, token);</w:delText>
              </w:r>
            </w:del>
          </w:p>
          <w:p w14:paraId="5DD4C455">
            <w:pPr>
              <w:spacing w:before="0" w:after="0" w:line="240" w:lineRule="auto"/>
              <w:rPr>
                <w:del w:id="4379" w:author="marpa" w:date="2026-10-25T15:27:16Z"/>
                <w:rFonts w:hint="default" w:ascii="Courier New" w:hAnsi="Courier New" w:eastAsia="Courier New" w:cs="Courier New"/>
                <w:color w:val="000000"/>
                <w:sz w:val="16"/>
                <w:szCs w:val="16"/>
                <w:lang w:val="en-US"/>
              </w:rPr>
            </w:pPr>
            <w:del w:id="4380" w:author="marpa" w:date="2026-10-25T15:27:16Z">
              <w:r>
                <w:rPr>
                  <w:rFonts w:hint="default" w:ascii="Courier New" w:hAnsi="Courier New" w:eastAsia="Courier New" w:cs="Courier New"/>
                  <w:color w:val="000000"/>
                  <w:sz w:val="16"/>
                  <w:szCs w:val="16"/>
                  <w:lang w:val="en-US"/>
                </w:rPr>
                <w:delText xml:space="preserve">    }</w:delText>
              </w:r>
            </w:del>
          </w:p>
          <w:p w14:paraId="467CCFBD">
            <w:pPr>
              <w:spacing w:before="0" w:after="0" w:line="240" w:lineRule="auto"/>
              <w:rPr>
                <w:del w:id="4381" w:author="marpa" w:date="2026-10-25T15:27:16Z"/>
                <w:rFonts w:hint="default" w:ascii="Courier New" w:hAnsi="Courier New" w:eastAsia="Courier New" w:cs="Courier New"/>
                <w:color w:val="000000"/>
                <w:sz w:val="16"/>
                <w:szCs w:val="16"/>
                <w:lang w:val="en-US"/>
              </w:rPr>
            </w:pPr>
          </w:p>
          <w:p w14:paraId="3D3A5DDA">
            <w:pPr>
              <w:spacing w:before="0" w:after="0" w:line="240" w:lineRule="auto"/>
              <w:rPr>
                <w:del w:id="4382" w:author="marpa" w:date="2026-10-25T15:27:16Z"/>
                <w:rFonts w:hint="default" w:ascii="Courier New" w:hAnsi="Courier New" w:eastAsia="Courier New" w:cs="Courier New"/>
                <w:color w:val="000000"/>
                <w:sz w:val="16"/>
                <w:szCs w:val="16"/>
                <w:lang w:val="en-US"/>
              </w:rPr>
            </w:pPr>
            <w:del w:id="4383" w:author="marpa" w:date="2026-10-25T15:27:16Z">
              <w:r>
                <w:rPr>
                  <w:rFonts w:hint="default" w:ascii="Courier New" w:hAnsi="Courier New" w:eastAsia="Courier New" w:cs="Courier New"/>
                  <w:color w:val="000000"/>
                  <w:sz w:val="16"/>
                  <w:szCs w:val="16"/>
                  <w:lang w:val="en-US"/>
                </w:rPr>
                <w:delText xml:space="preserve">    public double convertirMasa(double valor, String origen, String destino) throws Exception {</w:delText>
              </w:r>
            </w:del>
          </w:p>
          <w:p w14:paraId="032F4605">
            <w:pPr>
              <w:spacing w:before="0" w:after="0" w:line="240" w:lineRule="auto"/>
              <w:rPr>
                <w:del w:id="4384" w:author="marpa" w:date="2026-10-25T15:27:16Z"/>
                <w:rFonts w:hint="default" w:ascii="Courier New" w:hAnsi="Courier New" w:eastAsia="Courier New" w:cs="Courier New"/>
                <w:color w:val="000000"/>
                <w:sz w:val="16"/>
                <w:szCs w:val="16"/>
                <w:lang w:val="en-US"/>
              </w:rPr>
            </w:pPr>
            <w:del w:id="4385" w:author="marpa" w:date="2026-10-25T15:27:16Z">
              <w:r>
                <w:rPr>
                  <w:rFonts w:hint="default" w:ascii="Courier New" w:hAnsi="Courier New" w:eastAsia="Courier New" w:cs="Courier New"/>
                  <w:color w:val="000000"/>
                  <w:sz w:val="16"/>
                  <w:szCs w:val="16"/>
                  <w:lang w:val="en-US"/>
                </w:rPr>
                <w:delText xml:space="preserve">        WSMasa_Service service = new WSMasa_Service();</w:delText>
              </w:r>
            </w:del>
          </w:p>
          <w:p w14:paraId="479DEEC7">
            <w:pPr>
              <w:spacing w:before="0" w:after="0" w:line="240" w:lineRule="auto"/>
              <w:rPr>
                <w:del w:id="4386" w:author="marpa" w:date="2026-10-25T15:27:16Z"/>
                <w:rFonts w:hint="default" w:ascii="Courier New" w:hAnsi="Courier New" w:eastAsia="Courier New" w:cs="Courier New"/>
                <w:color w:val="000000"/>
                <w:sz w:val="16"/>
                <w:szCs w:val="16"/>
                <w:lang w:val="en-US"/>
              </w:rPr>
            </w:pPr>
            <w:del w:id="4387" w:author="marpa" w:date="2026-10-25T15:27:16Z">
              <w:r>
                <w:rPr>
                  <w:rFonts w:hint="default" w:ascii="Courier New" w:hAnsi="Courier New" w:eastAsia="Courier New" w:cs="Courier New"/>
                  <w:color w:val="000000"/>
                  <w:sz w:val="16"/>
                  <w:szCs w:val="16"/>
                  <w:lang w:val="en-US"/>
                </w:rPr>
                <w:delText xml:space="preserve">        return service.getWSMasaPort().convertirMasa(valor, origen, destino, token);</w:delText>
              </w:r>
            </w:del>
          </w:p>
          <w:p w14:paraId="10DE34A5">
            <w:pPr>
              <w:spacing w:before="0" w:after="0" w:line="240" w:lineRule="auto"/>
              <w:rPr>
                <w:del w:id="4388" w:author="marpa" w:date="2026-10-25T15:27:16Z"/>
                <w:rFonts w:hint="default" w:ascii="Courier New" w:hAnsi="Courier New" w:eastAsia="Courier New" w:cs="Courier New"/>
                <w:color w:val="000000"/>
                <w:sz w:val="16"/>
                <w:szCs w:val="16"/>
                <w:lang w:val="en-US"/>
              </w:rPr>
            </w:pPr>
            <w:del w:id="4389" w:author="marpa" w:date="2026-10-25T15:27:16Z">
              <w:r>
                <w:rPr>
                  <w:rFonts w:hint="default" w:ascii="Courier New" w:hAnsi="Courier New" w:eastAsia="Courier New" w:cs="Courier New"/>
                  <w:color w:val="000000"/>
                  <w:sz w:val="16"/>
                  <w:szCs w:val="16"/>
                  <w:lang w:val="en-US"/>
                </w:rPr>
                <w:delText xml:space="preserve">    }</w:delText>
              </w:r>
            </w:del>
          </w:p>
          <w:p w14:paraId="37965B15">
            <w:pPr>
              <w:spacing w:before="0" w:after="0" w:line="240" w:lineRule="auto"/>
              <w:rPr>
                <w:rFonts w:hint="default" w:ascii="Courier New" w:hAnsi="Courier New" w:eastAsia="Courier New" w:cs="Courier New"/>
                <w:color w:val="000000"/>
                <w:sz w:val="16"/>
                <w:szCs w:val="16"/>
                <w:lang w:val="en-US"/>
              </w:rPr>
            </w:pPr>
            <w:del w:id="4390" w:author="marpa" w:date="2026-10-25T15:27:16Z">
              <w:r>
                <w:rPr>
                  <w:rFonts w:hint="default" w:ascii="Courier New" w:hAnsi="Courier New" w:eastAsia="Courier New" w:cs="Courier New"/>
                  <w:color w:val="000000"/>
                  <w:sz w:val="16"/>
                  <w:szCs w:val="16"/>
                  <w:lang w:val="en-US"/>
                </w:rPr>
                <w:delText>}</w:delText>
              </w:r>
            </w:del>
          </w:p>
        </w:tc>
      </w:tr>
    </w:tbl>
    <w:p w14:paraId="3FAF9C36">
      <w:pPr>
        <w:pStyle w:val="6"/>
        <w:rPr>
          <w:ins w:id="4391" w:author="marpa" w:date="2026-10-25T15:24:20Z"/>
        </w:rPr>
      </w:pPr>
      <w:ins w:id="4392" w:author="marpa" w:date="2026-10-25T15:24:20Z">
        <w:bookmarkStart w:id="177" w:name="_Toc29198"/>
        <w:bookmarkStart w:id="178" w:name="_Toc9037"/>
        <w:r>
          <w:rPr/>
          <w:t xml:space="preserve">Tabla </w:t>
        </w:r>
      </w:ins>
      <w:ins w:id="4393" w:author="marpa" w:date="2026-10-25T15:24:20Z">
        <w:r>
          <w:rPr>
            <w:rFonts w:hint="default"/>
            <w:lang w:val="es-EC"/>
          </w:rPr>
          <w:t>2</w:t>
        </w:r>
      </w:ins>
      <w:ins w:id="4394" w:author="marpa" w:date="2026-10-25T15:27:42Z">
        <w:r>
          <w:rPr>
            <w:rFonts w:hint="default"/>
            <w:lang w:val="es-EC"/>
          </w:rPr>
          <w:t>2</w:t>
        </w:r>
      </w:ins>
      <w:ins w:id="4395" w:author="marpa" w:date="2026-10-25T15:24:20Z">
        <w:r>
          <w:rPr/>
          <w:t xml:space="preserve">. Clase </w:t>
        </w:r>
      </w:ins>
      <w:ins w:id="4396" w:author="marpa" w:date="2026-10-25T15:27:52Z">
        <w:r>
          <w:rPr>
            <w:rFonts w:hint="default"/>
          </w:rPr>
          <w:t>SoapConfig</w:t>
        </w:r>
      </w:ins>
      <w:ins w:id="4397" w:author="marpa" w:date="2026-10-25T15:24:20Z">
        <w:r>
          <w:rPr/>
          <w:t>- Cliente consola</w:t>
        </w:r>
        <w:bookmarkEnd w:id="177"/>
        <w:bookmarkEnd w:id="178"/>
      </w:ins>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E41D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398" w:author="marpa" w:date="2026-10-25T15:24:20Z"/>
        </w:trPr>
        <w:tc>
          <w:tcPr>
            <w:tcW w:w="8494" w:type="dxa"/>
            <w:shd w:val="clear" w:color="auto" w:fill="D9D9D9"/>
          </w:tcPr>
          <w:p w14:paraId="02416F14">
            <w:pPr>
              <w:spacing w:before="0" w:after="0" w:line="240" w:lineRule="auto"/>
              <w:rPr>
                <w:ins w:id="4399" w:author="marpa" w:date="2026-10-25T15:27:56Z"/>
                <w:rFonts w:hint="default" w:ascii="Courier New" w:hAnsi="Courier New" w:eastAsia="Courier New" w:cs="Courier New"/>
                <w:color w:val="000000"/>
                <w:sz w:val="16"/>
                <w:szCs w:val="16"/>
                <w:lang w:val="es-EC"/>
              </w:rPr>
            </w:pPr>
            <w:ins w:id="4400" w:author="marpa" w:date="2026-10-25T15:27:56Z">
              <w:r>
                <w:rPr>
                  <w:rFonts w:hint="default" w:ascii="Courier New" w:hAnsi="Courier New" w:eastAsia="Courier New" w:cs="Courier New"/>
                  <w:color w:val="000000"/>
                  <w:sz w:val="16"/>
                  <w:szCs w:val="16"/>
                  <w:lang w:val="es-EC"/>
                </w:rPr>
                <w:t>package ec.edu.monster.configuracion;</w:t>
              </w:r>
            </w:ins>
          </w:p>
          <w:p w14:paraId="792DE9FD">
            <w:pPr>
              <w:spacing w:before="0" w:after="0" w:line="240" w:lineRule="auto"/>
              <w:rPr>
                <w:ins w:id="4401" w:author="marpa" w:date="2026-10-25T15:27:56Z"/>
                <w:rFonts w:hint="default" w:ascii="Courier New" w:hAnsi="Courier New" w:eastAsia="Courier New" w:cs="Courier New"/>
                <w:color w:val="000000"/>
                <w:sz w:val="16"/>
                <w:szCs w:val="16"/>
                <w:lang w:val="es-EC"/>
              </w:rPr>
            </w:pPr>
          </w:p>
          <w:p w14:paraId="0261E714">
            <w:pPr>
              <w:spacing w:before="0" w:after="0" w:line="240" w:lineRule="auto"/>
              <w:rPr>
                <w:ins w:id="4402" w:author="marpa" w:date="2026-10-25T15:27:56Z"/>
                <w:rFonts w:hint="default" w:ascii="Courier New" w:hAnsi="Courier New" w:eastAsia="Courier New" w:cs="Courier New"/>
                <w:color w:val="000000"/>
                <w:sz w:val="16"/>
                <w:szCs w:val="16"/>
                <w:lang w:val="es-EC"/>
              </w:rPr>
            </w:pPr>
            <w:ins w:id="4403" w:author="marpa" w:date="2026-10-25T15:27:56Z">
              <w:r>
                <w:rPr>
                  <w:rFonts w:hint="default" w:ascii="Courier New" w:hAnsi="Courier New" w:eastAsia="Courier New" w:cs="Courier New"/>
                  <w:color w:val="000000"/>
                  <w:sz w:val="16"/>
                  <w:szCs w:val="16"/>
                  <w:lang w:val="es-EC"/>
                </w:rPr>
                <w:t>import io.github.cdimascio.dotenv.Dotenv;</w:t>
              </w:r>
            </w:ins>
          </w:p>
          <w:p w14:paraId="1CEF5053">
            <w:pPr>
              <w:spacing w:before="0" w:after="0" w:line="240" w:lineRule="auto"/>
              <w:rPr>
                <w:ins w:id="4404" w:author="marpa" w:date="2026-10-25T15:27:56Z"/>
                <w:rFonts w:hint="default" w:ascii="Courier New" w:hAnsi="Courier New" w:eastAsia="Courier New" w:cs="Courier New"/>
                <w:color w:val="000000"/>
                <w:sz w:val="16"/>
                <w:szCs w:val="16"/>
                <w:lang w:val="es-EC"/>
              </w:rPr>
            </w:pPr>
            <w:ins w:id="4405" w:author="marpa" w:date="2026-10-25T15:27:56Z">
              <w:r>
                <w:rPr>
                  <w:rFonts w:hint="default" w:ascii="Courier New" w:hAnsi="Courier New" w:eastAsia="Courier New" w:cs="Courier New"/>
                  <w:color w:val="000000"/>
                  <w:sz w:val="16"/>
                  <w:szCs w:val="16"/>
                  <w:lang w:val="es-EC"/>
                </w:rPr>
                <w:t>import java.io.File;</w:t>
              </w:r>
            </w:ins>
          </w:p>
          <w:p w14:paraId="1735F8CD">
            <w:pPr>
              <w:spacing w:before="0" w:after="0" w:line="240" w:lineRule="auto"/>
              <w:rPr>
                <w:ins w:id="4406" w:author="marpa" w:date="2026-10-25T15:27:56Z"/>
                <w:rFonts w:hint="default" w:ascii="Courier New" w:hAnsi="Courier New" w:eastAsia="Courier New" w:cs="Courier New"/>
                <w:color w:val="000000"/>
                <w:sz w:val="16"/>
                <w:szCs w:val="16"/>
                <w:lang w:val="es-EC"/>
              </w:rPr>
            </w:pPr>
            <w:ins w:id="4407" w:author="marpa" w:date="2026-10-25T15:27:56Z">
              <w:r>
                <w:rPr>
                  <w:rFonts w:hint="default" w:ascii="Courier New" w:hAnsi="Courier New" w:eastAsia="Courier New" w:cs="Courier New"/>
                  <w:color w:val="000000"/>
                  <w:sz w:val="16"/>
                  <w:szCs w:val="16"/>
                  <w:lang w:val="es-EC"/>
                </w:rPr>
                <w:t>import java.net.URISyntaxException;</w:t>
              </w:r>
            </w:ins>
          </w:p>
          <w:p w14:paraId="01EDF180">
            <w:pPr>
              <w:spacing w:before="0" w:after="0" w:line="240" w:lineRule="auto"/>
              <w:rPr>
                <w:ins w:id="4408" w:author="marpa" w:date="2026-10-25T15:27:56Z"/>
                <w:rFonts w:hint="default" w:ascii="Courier New" w:hAnsi="Courier New" w:eastAsia="Courier New" w:cs="Courier New"/>
                <w:color w:val="000000"/>
                <w:sz w:val="16"/>
                <w:szCs w:val="16"/>
                <w:lang w:val="es-EC"/>
              </w:rPr>
            </w:pPr>
            <w:ins w:id="4409" w:author="marpa" w:date="2026-10-25T15:27:56Z">
              <w:r>
                <w:rPr>
                  <w:rFonts w:hint="default" w:ascii="Courier New" w:hAnsi="Courier New" w:eastAsia="Courier New" w:cs="Courier New"/>
                  <w:color w:val="000000"/>
                  <w:sz w:val="16"/>
                  <w:szCs w:val="16"/>
                  <w:lang w:val="es-EC"/>
                </w:rPr>
                <w:t>import java.net.MalformedURLException;</w:t>
              </w:r>
            </w:ins>
          </w:p>
          <w:p w14:paraId="617736AE">
            <w:pPr>
              <w:spacing w:before="0" w:after="0" w:line="240" w:lineRule="auto"/>
              <w:rPr>
                <w:ins w:id="4410" w:author="marpa" w:date="2026-10-25T15:27:56Z"/>
                <w:rFonts w:hint="default" w:ascii="Courier New" w:hAnsi="Courier New" w:eastAsia="Courier New" w:cs="Courier New"/>
                <w:color w:val="000000"/>
                <w:sz w:val="16"/>
                <w:szCs w:val="16"/>
                <w:lang w:val="es-EC"/>
              </w:rPr>
            </w:pPr>
            <w:ins w:id="4411" w:author="marpa" w:date="2026-10-25T15:27:56Z">
              <w:r>
                <w:rPr>
                  <w:rFonts w:hint="default" w:ascii="Courier New" w:hAnsi="Courier New" w:eastAsia="Courier New" w:cs="Courier New"/>
                  <w:color w:val="000000"/>
                  <w:sz w:val="16"/>
                  <w:szCs w:val="16"/>
                  <w:lang w:val="es-EC"/>
                </w:rPr>
                <w:t>import java.net.URL;</w:t>
              </w:r>
            </w:ins>
          </w:p>
          <w:p w14:paraId="18658D77">
            <w:pPr>
              <w:spacing w:before="0" w:after="0" w:line="240" w:lineRule="auto"/>
              <w:rPr>
                <w:ins w:id="4412" w:author="marpa" w:date="2026-10-25T15:27:56Z"/>
                <w:rFonts w:hint="default" w:ascii="Courier New" w:hAnsi="Courier New" w:eastAsia="Courier New" w:cs="Courier New"/>
                <w:color w:val="000000"/>
                <w:sz w:val="16"/>
                <w:szCs w:val="16"/>
                <w:lang w:val="es-EC"/>
              </w:rPr>
            </w:pPr>
          </w:p>
          <w:p w14:paraId="4CF90F47">
            <w:pPr>
              <w:spacing w:before="0" w:after="0" w:line="240" w:lineRule="auto"/>
              <w:rPr>
                <w:ins w:id="4413" w:author="marpa" w:date="2026-10-25T15:27:56Z"/>
                <w:rFonts w:hint="default" w:ascii="Courier New" w:hAnsi="Courier New" w:eastAsia="Courier New" w:cs="Courier New"/>
                <w:color w:val="000000"/>
                <w:sz w:val="16"/>
                <w:szCs w:val="16"/>
                <w:lang w:val="es-EC"/>
              </w:rPr>
            </w:pPr>
            <w:ins w:id="4414" w:author="marpa" w:date="2026-10-25T15:27:56Z">
              <w:r>
                <w:rPr>
                  <w:rFonts w:hint="default" w:ascii="Courier New" w:hAnsi="Courier New" w:eastAsia="Courier New" w:cs="Courier New"/>
                  <w:color w:val="000000"/>
                  <w:sz w:val="16"/>
                  <w:szCs w:val="16"/>
                  <w:lang w:val="es-EC"/>
                </w:rPr>
                <w:t>/** Lee la configuración del servicio sin dejar direcciones dentro del código. */</w:t>
              </w:r>
            </w:ins>
          </w:p>
          <w:p w14:paraId="2CCFE727">
            <w:pPr>
              <w:spacing w:before="0" w:after="0" w:line="240" w:lineRule="auto"/>
              <w:rPr>
                <w:ins w:id="4415" w:author="marpa" w:date="2026-10-25T15:27:56Z"/>
                <w:rFonts w:hint="default" w:ascii="Courier New" w:hAnsi="Courier New" w:eastAsia="Courier New" w:cs="Courier New"/>
                <w:color w:val="000000"/>
                <w:sz w:val="16"/>
                <w:szCs w:val="16"/>
                <w:lang w:val="es-EC"/>
              </w:rPr>
            </w:pPr>
            <w:ins w:id="4416" w:author="marpa" w:date="2026-10-25T15:27:56Z">
              <w:r>
                <w:rPr>
                  <w:rFonts w:hint="default" w:ascii="Courier New" w:hAnsi="Courier New" w:eastAsia="Courier New" w:cs="Courier New"/>
                  <w:color w:val="000000"/>
                  <w:sz w:val="16"/>
                  <w:szCs w:val="16"/>
                  <w:lang w:val="es-EC"/>
                </w:rPr>
                <w:t>public final class SoapConfig {</w:t>
              </w:r>
            </w:ins>
          </w:p>
          <w:p w14:paraId="547BAF6C">
            <w:pPr>
              <w:spacing w:before="0" w:after="0" w:line="240" w:lineRule="auto"/>
              <w:rPr>
                <w:ins w:id="4417" w:author="marpa" w:date="2026-10-25T15:27:56Z"/>
                <w:rFonts w:hint="default" w:ascii="Courier New" w:hAnsi="Courier New" w:eastAsia="Courier New" w:cs="Courier New"/>
                <w:color w:val="000000"/>
                <w:sz w:val="16"/>
                <w:szCs w:val="16"/>
                <w:lang w:val="es-EC"/>
              </w:rPr>
            </w:pPr>
            <w:ins w:id="4418" w:author="marpa" w:date="2026-10-25T15:27:56Z">
              <w:r>
                <w:rPr>
                  <w:rFonts w:hint="default" w:ascii="Courier New" w:hAnsi="Courier New" w:eastAsia="Courier New" w:cs="Courier New"/>
                  <w:color w:val="000000"/>
                  <w:sz w:val="16"/>
                  <w:szCs w:val="16"/>
                  <w:lang w:val="es-EC"/>
                </w:rPr>
                <w:t xml:space="preserve">    private static final String ARCHIVO_ENV = ".development.env";</w:t>
              </w:r>
            </w:ins>
          </w:p>
          <w:p w14:paraId="43743A07">
            <w:pPr>
              <w:spacing w:before="0" w:after="0" w:line="240" w:lineRule="auto"/>
              <w:rPr>
                <w:ins w:id="4419" w:author="marpa" w:date="2026-10-25T15:27:56Z"/>
                <w:rFonts w:hint="default" w:ascii="Courier New" w:hAnsi="Courier New" w:eastAsia="Courier New" w:cs="Courier New"/>
                <w:color w:val="000000"/>
                <w:sz w:val="16"/>
                <w:szCs w:val="16"/>
                <w:lang w:val="es-EC"/>
              </w:rPr>
            </w:pPr>
            <w:ins w:id="4420" w:author="marpa" w:date="2026-10-25T15:27:56Z">
              <w:r>
                <w:rPr>
                  <w:rFonts w:hint="default" w:ascii="Courier New" w:hAnsi="Courier New" w:eastAsia="Courier New" w:cs="Courier New"/>
                  <w:color w:val="000000"/>
                  <w:sz w:val="16"/>
                  <w:szCs w:val="16"/>
                  <w:lang w:val="es-EC"/>
                </w:rPr>
                <w:t xml:space="preserve">    private static final Dotenv ENV = Dotenv.configure()</w:t>
              </w:r>
            </w:ins>
          </w:p>
          <w:p w14:paraId="7EB85308">
            <w:pPr>
              <w:spacing w:before="0" w:after="0" w:line="240" w:lineRule="auto"/>
              <w:rPr>
                <w:ins w:id="4421" w:author="marpa" w:date="2026-10-25T15:27:56Z"/>
                <w:rFonts w:hint="default" w:ascii="Courier New" w:hAnsi="Courier New" w:eastAsia="Courier New" w:cs="Courier New"/>
                <w:color w:val="000000"/>
                <w:sz w:val="16"/>
                <w:szCs w:val="16"/>
                <w:lang w:val="es-EC"/>
              </w:rPr>
            </w:pPr>
            <w:ins w:id="4422" w:author="marpa" w:date="2026-10-25T15:27:56Z">
              <w:r>
                <w:rPr>
                  <w:rFonts w:hint="default" w:ascii="Courier New" w:hAnsi="Courier New" w:eastAsia="Courier New" w:cs="Courier New"/>
                  <w:color w:val="000000"/>
                  <w:sz w:val="16"/>
                  <w:szCs w:val="16"/>
                  <w:lang w:val="es-EC"/>
                </w:rPr>
                <w:t xml:space="preserve">            .directory(ubicarDirectorio())</w:t>
              </w:r>
            </w:ins>
          </w:p>
          <w:p w14:paraId="1B3212DF">
            <w:pPr>
              <w:spacing w:before="0" w:after="0" w:line="240" w:lineRule="auto"/>
              <w:rPr>
                <w:ins w:id="4423" w:author="marpa" w:date="2026-10-25T15:27:56Z"/>
                <w:rFonts w:hint="default" w:ascii="Courier New" w:hAnsi="Courier New" w:eastAsia="Courier New" w:cs="Courier New"/>
                <w:color w:val="000000"/>
                <w:sz w:val="16"/>
                <w:szCs w:val="16"/>
                <w:lang w:val="es-EC"/>
              </w:rPr>
            </w:pPr>
            <w:ins w:id="4424" w:author="marpa" w:date="2026-10-25T15:27:56Z">
              <w:r>
                <w:rPr>
                  <w:rFonts w:hint="default" w:ascii="Courier New" w:hAnsi="Courier New" w:eastAsia="Courier New" w:cs="Courier New"/>
                  <w:color w:val="000000"/>
                  <w:sz w:val="16"/>
                  <w:szCs w:val="16"/>
                  <w:lang w:val="es-EC"/>
                </w:rPr>
                <w:t xml:space="preserve">            .filename(ARCHIVO_ENV)</w:t>
              </w:r>
            </w:ins>
          </w:p>
          <w:p w14:paraId="277A90F4">
            <w:pPr>
              <w:spacing w:before="0" w:after="0" w:line="240" w:lineRule="auto"/>
              <w:rPr>
                <w:ins w:id="4425" w:author="marpa" w:date="2026-10-25T15:27:56Z"/>
                <w:rFonts w:hint="default" w:ascii="Courier New" w:hAnsi="Courier New" w:eastAsia="Courier New" w:cs="Courier New"/>
                <w:color w:val="000000"/>
                <w:sz w:val="16"/>
                <w:szCs w:val="16"/>
                <w:lang w:val="es-EC"/>
              </w:rPr>
            </w:pPr>
            <w:ins w:id="4426" w:author="marpa" w:date="2026-10-25T15:27:56Z">
              <w:r>
                <w:rPr>
                  <w:rFonts w:hint="default" w:ascii="Courier New" w:hAnsi="Courier New" w:eastAsia="Courier New" w:cs="Courier New"/>
                  <w:color w:val="000000"/>
                  <w:sz w:val="16"/>
                  <w:szCs w:val="16"/>
                  <w:lang w:val="es-EC"/>
                </w:rPr>
                <w:t xml:space="preserve">            .ignoreIfMissing()</w:t>
              </w:r>
            </w:ins>
          </w:p>
          <w:p w14:paraId="0648CA86">
            <w:pPr>
              <w:spacing w:before="0" w:after="0" w:line="240" w:lineRule="auto"/>
              <w:rPr>
                <w:ins w:id="4427" w:author="marpa" w:date="2026-10-25T15:27:56Z"/>
                <w:rFonts w:hint="default" w:ascii="Courier New" w:hAnsi="Courier New" w:eastAsia="Courier New" w:cs="Courier New"/>
                <w:color w:val="000000"/>
                <w:sz w:val="16"/>
                <w:szCs w:val="16"/>
                <w:lang w:val="es-EC"/>
              </w:rPr>
            </w:pPr>
            <w:ins w:id="4428" w:author="marpa" w:date="2026-10-25T15:27:56Z">
              <w:r>
                <w:rPr>
                  <w:rFonts w:hint="default" w:ascii="Courier New" w:hAnsi="Courier New" w:eastAsia="Courier New" w:cs="Courier New"/>
                  <w:color w:val="000000"/>
                  <w:sz w:val="16"/>
                  <w:szCs w:val="16"/>
                  <w:lang w:val="es-EC"/>
                </w:rPr>
                <w:t xml:space="preserve">            .load();</w:t>
              </w:r>
            </w:ins>
          </w:p>
          <w:p w14:paraId="40ABB537">
            <w:pPr>
              <w:spacing w:before="0" w:after="0" w:line="240" w:lineRule="auto"/>
              <w:rPr>
                <w:ins w:id="4429" w:author="marpa" w:date="2026-10-25T15:27:56Z"/>
                <w:rFonts w:hint="default" w:ascii="Courier New" w:hAnsi="Courier New" w:eastAsia="Courier New" w:cs="Courier New"/>
                <w:color w:val="000000"/>
                <w:sz w:val="16"/>
                <w:szCs w:val="16"/>
                <w:lang w:val="es-EC"/>
              </w:rPr>
            </w:pPr>
          </w:p>
          <w:p w14:paraId="45261C78">
            <w:pPr>
              <w:spacing w:before="0" w:after="0" w:line="240" w:lineRule="auto"/>
              <w:rPr>
                <w:ins w:id="4430" w:author="marpa" w:date="2026-10-25T15:27:56Z"/>
                <w:rFonts w:hint="default" w:ascii="Courier New" w:hAnsi="Courier New" w:eastAsia="Courier New" w:cs="Courier New"/>
                <w:color w:val="000000"/>
                <w:sz w:val="16"/>
                <w:szCs w:val="16"/>
                <w:lang w:val="es-EC"/>
              </w:rPr>
            </w:pPr>
            <w:ins w:id="4431" w:author="marpa" w:date="2026-10-25T15:27:56Z">
              <w:r>
                <w:rPr>
                  <w:rFonts w:hint="default" w:ascii="Courier New" w:hAnsi="Courier New" w:eastAsia="Courier New" w:cs="Courier New"/>
                  <w:color w:val="000000"/>
                  <w:sz w:val="16"/>
                  <w:szCs w:val="16"/>
                  <w:lang w:val="es-EC"/>
                </w:rPr>
                <w:t xml:space="preserve">    private SoapConfig() { }</w:t>
              </w:r>
            </w:ins>
          </w:p>
          <w:p w14:paraId="15EE64A7">
            <w:pPr>
              <w:spacing w:before="0" w:after="0" w:line="240" w:lineRule="auto"/>
              <w:rPr>
                <w:ins w:id="4432" w:author="marpa" w:date="2026-10-25T15:27:56Z"/>
                <w:rFonts w:hint="default" w:ascii="Courier New" w:hAnsi="Courier New" w:eastAsia="Courier New" w:cs="Courier New"/>
                <w:color w:val="000000"/>
                <w:sz w:val="16"/>
                <w:szCs w:val="16"/>
                <w:lang w:val="es-EC"/>
              </w:rPr>
            </w:pPr>
          </w:p>
          <w:p w14:paraId="188075B1">
            <w:pPr>
              <w:spacing w:before="0" w:after="0" w:line="240" w:lineRule="auto"/>
              <w:rPr>
                <w:ins w:id="4433" w:author="marpa" w:date="2026-10-25T15:27:56Z"/>
                <w:rFonts w:hint="default" w:ascii="Courier New" w:hAnsi="Courier New" w:eastAsia="Courier New" w:cs="Courier New"/>
                <w:color w:val="000000"/>
                <w:sz w:val="16"/>
                <w:szCs w:val="16"/>
                <w:lang w:val="es-EC"/>
              </w:rPr>
            </w:pPr>
            <w:ins w:id="4434" w:author="marpa" w:date="2026-10-25T15:27:56Z">
              <w:r>
                <w:rPr>
                  <w:rFonts w:hint="default" w:ascii="Courier New" w:hAnsi="Courier New" w:eastAsia="Courier New" w:cs="Courier New"/>
                  <w:color w:val="000000"/>
                  <w:sz w:val="16"/>
                  <w:szCs w:val="16"/>
                  <w:lang w:val="es-EC"/>
                </w:rPr>
                <w:t xml:space="preserve">    private static String ubicarDirectorio() {</w:t>
              </w:r>
            </w:ins>
          </w:p>
          <w:p w14:paraId="50DC1235">
            <w:pPr>
              <w:spacing w:before="0" w:after="0" w:line="240" w:lineRule="auto"/>
              <w:rPr>
                <w:ins w:id="4435" w:author="marpa" w:date="2026-10-25T15:27:56Z"/>
                <w:rFonts w:hint="default" w:ascii="Courier New" w:hAnsi="Courier New" w:eastAsia="Courier New" w:cs="Courier New"/>
                <w:color w:val="000000"/>
                <w:sz w:val="16"/>
                <w:szCs w:val="16"/>
                <w:lang w:val="es-EC"/>
              </w:rPr>
            </w:pPr>
            <w:ins w:id="4436" w:author="marpa" w:date="2026-10-25T15:27:56Z">
              <w:r>
                <w:rPr>
                  <w:rFonts w:hint="default" w:ascii="Courier New" w:hAnsi="Courier New" w:eastAsia="Courier New" w:cs="Courier New"/>
                  <w:color w:val="000000"/>
                  <w:sz w:val="16"/>
                  <w:szCs w:val="16"/>
                  <w:lang w:val="es-EC"/>
                </w:rPr>
                <w:t xml:space="preserve">        if (new File(ARCHIVO_ENV).isFile()) return ".";</w:t>
              </w:r>
            </w:ins>
          </w:p>
          <w:p w14:paraId="676E6808">
            <w:pPr>
              <w:spacing w:before="0" w:after="0" w:line="240" w:lineRule="auto"/>
              <w:rPr>
                <w:ins w:id="4437" w:author="marpa" w:date="2026-10-25T15:27:56Z"/>
                <w:rFonts w:hint="default" w:ascii="Courier New" w:hAnsi="Courier New" w:eastAsia="Courier New" w:cs="Courier New"/>
                <w:color w:val="000000"/>
                <w:sz w:val="16"/>
                <w:szCs w:val="16"/>
                <w:lang w:val="es-EC"/>
              </w:rPr>
            </w:pPr>
            <w:ins w:id="4438" w:author="marpa" w:date="2026-10-25T15:27:56Z">
              <w:r>
                <w:rPr>
                  <w:rFonts w:hint="default" w:ascii="Courier New" w:hAnsi="Courier New" w:eastAsia="Courier New" w:cs="Courier New"/>
                  <w:color w:val="000000"/>
                  <w:sz w:val="16"/>
                  <w:szCs w:val="16"/>
                  <w:lang w:val="es-EC"/>
                </w:rPr>
                <w:t xml:space="preserve">        try {</w:t>
              </w:r>
            </w:ins>
          </w:p>
          <w:p w14:paraId="610A9FB6">
            <w:pPr>
              <w:spacing w:before="0" w:after="0" w:line="240" w:lineRule="auto"/>
              <w:rPr>
                <w:ins w:id="4439" w:author="marpa" w:date="2026-10-25T15:27:56Z"/>
                <w:rFonts w:hint="default" w:ascii="Courier New" w:hAnsi="Courier New" w:eastAsia="Courier New" w:cs="Courier New"/>
                <w:color w:val="000000"/>
                <w:sz w:val="16"/>
                <w:szCs w:val="16"/>
                <w:lang w:val="es-EC"/>
              </w:rPr>
            </w:pPr>
            <w:ins w:id="4440" w:author="marpa" w:date="2026-10-25T15:27:56Z">
              <w:r>
                <w:rPr>
                  <w:rFonts w:hint="default" w:ascii="Courier New" w:hAnsi="Courier New" w:eastAsia="Courier New" w:cs="Courier New"/>
                  <w:color w:val="000000"/>
                  <w:sz w:val="16"/>
                  <w:szCs w:val="16"/>
                  <w:lang w:val="es-EC"/>
                </w:rPr>
                <w:t xml:space="preserve">            var recurso = SoapConfig.class.getResource("/" + ARCHIVO_ENV);</w:t>
              </w:r>
            </w:ins>
          </w:p>
          <w:p w14:paraId="29570750">
            <w:pPr>
              <w:spacing w:before="0" w:after="0" w:line="240" w:lineRule="auto"/>
              <w:rPr>
                <w:ins w:id="4441" w:author="marpa" w:date="2026-10-25T15:27:56Z"/>
                <w:rFonts w:hint="default" w:ascii="Courier New" w:hAnsi="Courier New" w:eastAsia="Courier New" w:cs="Courier New"/>
                <w:color w:val="000000"/>
                <w:sz w:val="16"/>
                <w:szCs w:val="16"/>
                <w:lang w:val="es-EC"/>
              </w:rPr>
            </w:pPr>
            <w:ins w:id="4442" w:author="marpa" w:date="2026-10-25T15:27:56Z">
              <w:r>
                <w:rPr>
                  <w:rFonts w:hint="default" w:ascii="Courier New" w:hAnsi="Courier New" w:eastAsia="Courier New" w:cs="Courier New"/>
                  <w:color w:val="000000"/>
                  <w:sz w:val="16"/>
                  <w:szCs w:val="16"/>
                  <w:lang w:val="es-EC"/>
                </w:rPr>
                <w:t xml:space="preserve">            if (recurso != null &amp;&amp; "file".equalsIgnoreCase(recurso.getProtocol())) {</w:t>
              </w:r>
            </w:ins>
          </w:p>
          <w:p w14:paraId="6A748B3D">
            <w:pPr>
              <w:spacing w:before="0" w:after="0" w:line="240" w:lineRule="auto"/>
              <w:rPr>
                <w:ins w:id="4443" w:author="marpa" w:date="2026-10-25T15:27:56Z"/>
                <w:rFonts w:hint="default" w:ascii="Courier New" w:hAnsi="Courier New" w:eastAsia="Courier New" w:cs="Courier New"/>
                <w:color w:val="000000"/>
                <w:sz w:val="16"/>
                <w:szCs w:val="16"/>
                <w:lang w:val="es-EC"/>
              </w:rPr>
            </w:pPr>
            <w:ins w:id="4444" w:author="marpa" w:date="2026-10-25T15:27:56Z">
              <w:r>
                <w:rPr>
                  <w:rFonts w:hint="default" w:ascii="Courier New" w:hAnsi="Courier New" w:eastAsia="Courier New" w:cs="Courier New"/>
                  <w:color w:val="000000"/>
                  <w:sz w:val="16"/>
                  <w:szCs w:val="16"/>
                  <w:lang w:val="es-EC"/>
                </w:rPr>
                <w:t xml:space="preserve">                return new File(recurso.toURI()).getParent();</w:t>
              </w:r>
            </w:ins>
          </w:p>
          <w:p w14:paraId="14605DC0">
            <w:pPr>
              <w:spacing w:before="0" w:after="0" w:line="240" w:lineRule="auto"/>
              <w:rPr>
                <w:ins w:id="4445" w:author="marpa" w:date="2026-10-25T15:27:56Z"/>
                <w:rFonts w:hint="default" w:ascii="Courier New" w:hAnsi="Courier New" w:eastAsia="Courier New" w:cs="Courier New"/>
                <w:color w:val="000000"/>
                <w:sz w:val="16"/>
                <w:szCs w:val="16"/>
                <w:lang w:val="es-EC"/>
              </w:rPr>
            </w:pPr>
            <w:ins w:id="4446" w:author="marpa" w:date="2026-10-25T15:27:56Z">
              <w:r>
                <w:rPr>
                  <w:rFonts w:hint="default" w:ascii="Courier New" w:hAnsi="Courier New" w:eastAsia="Courier New" w:cs="Courier New"/>
                  <w:color w:val="000000"/>
                  <w:sz w:val="16"/>
                  <w:szCs w:val="16"/>
                  <w:lang w:val="es-EC"/>
                </w:rPr>
                <w:t xml:space="preserve">            }</w:t>
              </w:r>
            </w:ins>
          </w:p>
          <w:p w14:paraId="2CBBA354">
            <w:pPr>
              <w:spacing w:before="0" w:after="0" w:line="240" w:lineRule="auto"/>
              <w:rPr>
                <w:ins w:id="4447" w:author="marpa" w:date="2026-10-25T15:27:56Z"/>
                <w:rFonts w:hint="default" w:ascii="Courier New" w:hAnsi="Courier New" w:eastAsia="Courier New" w:cs="Courier New"/>
                <w:color w:val="000000"/>
                <w:sz w:val="16"/>
                <w:szCs w:val="16"/>
                <w:lang w:val="es-EC"/>
              </w:rPr>
            </w:pPr>
            <w:ins w:id="4448" w:author="marpa" w:date="2026-10-25T15:27:56Z">
              <w:r>
                <w:rPr>
                  <w:rFonts w:hint="default" w:ascii="Courier New" w:hAnsi="Courier New" w:eastAsia="Courier New" w:cs="Courier New"/>
                  <w:color w:val="000000"/>
                  <w:sz w:val="16"/>
                  <w:szCs w:val="16"/>
                  <w:lang w:val="es-EC"/>
                </w:rPr>
                <w:t xml:space="preserve">        } catch (URISyntaxException ignored) {</w:t>
              </w:r>
            </w:ins>
          </w:p>
          <w:p w14:paraId="30AEBCDE">
            <w:pPr>
              <w:spacing w:before="0" w:after="0" w:line="240" w:lineRule="auto"/>
              <w:rPr>
                <w:ins w:id="4449" w:author="marpa" w:date="2026-10-25T15:27:56Z"/>
                <w:rFonts w:hint="default" w:ascii="Courier New" w:hAnsi="Courier New" w:eastAsia="Courier New" w:cs="Courier New"/>
                <w:color w:val="000000"/>
                <w:sz w:val="16"/>
                <w:szCs w:val="16"/>
                <w:lang w:val="es-EC"/>
              </w:rPr>
            </w:pPr>
            <w:ins w:id="4450" w:author="marpa" w:date="2026-10-25T15:27:56Z">
              <w:r>
                <w:rPr>
                  <w:rFonts w:hint="default" w:ascii="Courier New" w:hAnsi="Courier New" w:eastAsia="Courier New" w:cs="Courier New"/>
                  <w:color w:val="000000"/>
                  <w:sz w:val="16"/>
                  <w:szCs w:val="16"/>
                  <w:lang w:val="es-EC"/>
                </w:rPr>
                <w:t xml:space="preserve">            // Se probará el archivo de desarrollo a continuación.</w:t>
              </w:r>
            </w:ins>
          </w:p>
          <w:p w14:paraId="31DB06A8">
            <w:pPr>
              <w:spacing w:before="0" w:after="0" w:line="240" w:lineRule="auto"/>
              <w:rPr>
                <w:ins w:id="4451" w:author="marpa" w:date="2026-10-25T15:27:56Z"/>
                <w:rFonts w:hint="default" w:ascii="Courier New" w:hAnsi="Courier New" w:eastAsia="Courier New" w:cs="Courier New"/>
                <w:color w:val="000000"/>
                <w:sz w:val="16"/>
                <w:szCs w:val="16"/>
                <w:lang w:val="es-EC"/>
              </w:rPr>
            </w:pPr>
            <w:ins w:id="4452" w:author="marpa" w:date="2026-10-25T15:27:56Z">
              <w:r>
                <w:rPr>
                  <w:rFonts w:hint="default" w:ascii="Courier New" w:hAnsi="Courier New" w:eastAsia="Courier New" w:cs="Courier New"/>
                  <w:color w:val="000000"/>
                  <w:sz w:val="16"/>
                  <w:szCs w:val="16"/>
                  <w:lang w:val="es-EC"/>
                </w:rPr>
                <w:t xml:space="preserve">        }</w:t>
              </w:r>
            </w:ins>
          </w:p>
          <w:p w14:paraId="1F153E25">
            <w:pPr>
              <w:spacing w:before="0" w:after="0" w:line="240" w:lineRule="auto"/>
              <w:rPr>
                <w:ins w:id="4453" w:author="marpa" w:date="2026-10-25T15:27:56Z"/>
                <w:rFonts w:hint="default" w:ascii="Courier New" w:hAnsi="Courier New" w:eastAsia="Courier New" w:cs="Courier New"/>
                <w:color w:val="000000"/>
                <w:sz w:val="16"/>
                <w:szCs w:val="16"/>
                <w:lang w:val="es-EC"/>
              </w:rPr>
            </w:pPr>
            <w:ins w:id="4454" w:author="marpa" w:date="2026-10-25T15:27:56Z">
              <w:r>
                <w:rPr>
                  <w:rFonts w:hint="default" w:ascii="Courier New" w:hAnsi="Courier New" w:eastAsia="Courier New" w:cs="Courier New"/>
                  <w:color w:val="000000"/>
                  <w:sz w:val="16"/>
                  <w:szCs w:val="16"/>
                  <w:lang w:val="es-EC"/>
                </w:rPr>
                <w:t xml:space="preserve">        File desarrollo = new File("src/main/recursos", ARCHIVO_ENV);</w:t>
              </w:r>
            </w:ins>
          </w:p>
          <w:p w14:paraId="07B35559">
            <w:pPr>
              <w:spacing w:before="0" w:after="0" w:line="240" w:lineRule="auto"/>
              <w:rPr>
                <w:ins w:id="4455" w:author="marpa" w:date="2026-10-25T15:27:56Z"/>
                <w:rFonts w:hint="default" w:ascii="Courier New" w:hAnsi="Courier New" w:eastAsia="Courier New" w:cs="Courier New"/>
                <w:color w:val="000000"/>
                <w:sz w:val="16"/>
                <w:szCs w:val="16"/>
                <w:lang w:val="es-EC"/>
              </w:rPr>
            </w:pPr>
            <w:ins w:id="4456" w:author="marpa" w:date="2026-10-25T15:27:56Z">
              <w:r>
                <w:rPr>
                  <w:rFonts w:hint="default" w:ascii="Courier New" w:hAnsi="Courier New" w:eastAsia="Courier New" w:cs="Courier New"/>
                  <w:color w:val="000000"/>
                  <w:sz w:val="16"/>
                  <w:szCs w:val="16"/>
                  <w:lang w:val="es-EC"/>
                </w:rPr>
                <w:t xml:space="preserve">        return desarrollo.isFile() ? desarrollo.getParent() : ".";</w:t>
              </w:r>
            </w:ins>
          </w:p>
          <w:p w14:paraId="21ACC1AC">
            <w:pPr>
              <w:spacing w:before="0" w:after="0" w:line="240" w:lineRule="auto"/>
              <w:rPr>
                <w:ins w:id="4457" w:author="marpa" w:date="2026-10-25T15:27:56Z"/>
                <w:rFonts w:hint="default" w:ascii="Courier New" w:hAnsi="Courier New" w:eastAsia="Courier New" w:cs="Courier New"/>
                <w:color w:val="000000"/>
                <w:sz w:val="16"/>
                <w:szCs w:val="16"/>
                <w:lang w:val="es-EC"/>
              </w:rPr>
            </w:pPr>
            <w:ins w:id="4458" w:author="marpa" w:date="2026-10-25T15:27:56Z">
              <w:r>
                <w:rPr>
                  <w:rFonts w:hint="default" w:ascii="Courier New" w:hAnsi="Courier New" w:eastAsia="Courier New" w:cs="Courier New"/>
                  <w:color w:val="000000"/>
                  <w:sz w:val="16"/>
                  <w:szCs w:val="16"/>
                  <w:lang w:val="es-EC"/>
                </w:rPr>
                <w:t xml:space="preserve">    }</w:t>
              </w:r>
            </w:ins>
          </w:p>
          <w:p w14:paraId="5A27213D">
            <w:pPr>
              <w:spacing w:before="0" w:after="0" w:line="240" w:lineRule="auto"/>
              <w:rPr>
                <w:ins w:id="4459" w:author="marpa" w:date="2026-10-25T15:27:56Z"/>
                <w:rFonts w:hint="default" w:ascii="Courier New" w:hAnsi="Courier New" w:eastAsia="Courier New" w:cs="Courier New"/>
                <w:color w:val="000000"/>
                <w:sz w:val="16"/>
                <w:szCs w:val="16"/>
                <w:lang w:val="es-EC"/>
              </w:rPr>
            </w:pPr>
          </w:p>
          <w:p w14:paraId="56CF7CA7">
            <w:pPr>
              <w:spacing w:before="0" w:after="0" w:line="240" w:lineRule="auto"/>
              <w:rPr>
                <w:ins w:id="4460" w:author="marpa" w:date="2026-10-25T15:27:56Z"/>
                <w:rFonts w:hint="default" w:ascii="Courier New" w:hAnsi="Courier New" w:eastAsia="Courier New" w:cs="Courier New"/>
                <w:color w:val="000000"/>
                <w:sz w:val="16"/>
                <w:szCs w:val="16"/>
                <w:lang w:val="es-EC"/>
              </w:rPr>
            </w:pPr>
            <w:ins w:id="4461" w:author="marpa" w:date="2026-10-25T15:27:56Z">
              <w:r>
                <w:rPr>
                  <w:rFonts w:hint="default" w:ascii="Courier New" w:hAnsi="Courier New" w:eastAsia="Courier New" w:cs="Courier New"/>
                  <w:color w:val="000000"/>
                  <w:sz w:val="16"/>
                  <w:szCs w:val="16"/>
                  <w:lang w:val="es-EC"/>
                </w:rPr>
                <w:t xml:space="preserve">    private static String requerido(String clave) {</w:t>
              </w:r>
            </w:ins>
          </w:p>
          <w:p w14:paraId="6F05004B">
            <w:pPr>
              <w:spacing w:before="0" w:after="0" w:line="240" w:lineRule="auto"/>
              <w:rPr>
                <w:ins w:id="4462" w:author="marpa" w:date="2026-10-25T15:27:56Z"/>
                <w:rFonts w:hint="default" w:ascii="Courier New" w:hAnsi="Courier New" w:eastAsia="Courier New" w:cs="Courier New"/>
                <w:color w:val="000000"/>
                <w:sz w:val="16"/>
                <w:szCs w:val="16"/>
                <w:lang w:val="es-EC"/>
              </w:rPr>
            </w:pPr>
            <w:ins w:id="4463" w:author="marpa" w:date="2026-10-25T15:27:56Z">
              <w:r>
                <w:rPr>
                  <w:rFonts w:hint="default" w:ascii="Courier New" w:hAnsi="Courier New" w:eastAsia="Courier New" w:cs="Courier New"/>
                  <w:color w:val="000000"/>
                  <w:sz w:val="16"/>
                  <w:szCs w:val="16"/>
                  <w:lang w:val="es-EC"/>
                </w:rPr>
                <w:t xml:space="preserve">        String valor = ENV.get(clave);</w:t>
              </w:r>
            </w:ins>
          </w:p>
          <w:p w14:paraId="19B23E57">
            <w:pPr>
              <w:spacing w:before="0" w:after="0" w:line="240" w:lineRule="auto"/>
              <w:rPr>
                <w:ins w:id="4464" w:author="marpa" w:date="2026-10-25T15:27:56Z"/>
                <w:rFonts w:hint="default" w:ascii="Courier New" w:hAnsi="Courier New" w:eastAsia="Courier New" w:cs="Courier New"/>
                <w:color w:val="000000"/>
                <w:sz w:val="16"/>
                <w:szCs w:val="16"/>
                <w:lang w:val="es-EC"/>
              </w:rPr>
            </w:pPr>
            <w:ins w:id="4465" w:author="marpa" w:date="2026-10-25T15:27:56Z">
              <w:r>
                <w:rPr>
                  <w:rFonts w:hint="default" w:ascii="Courier New" w:hAnsi="Courier New" w:eastAsia="Courier New" w:cs="Courier New"/>
                  <w:color w:val="000000"/>
                  <w:sz w:val="16"/>
                  <w:szCs w:val="16"/>
                  <w:lang w:val="es-EC"/>
                </w:rPr>
                <w:t xml:space="preserve">        if (valor == null || valor.isBlank()) {</w:t>
              </w:r>
            </w:ins>
          </w:p>
          <w:p w14:paraId="1F6AE26E">
            <w:pPr>
              <w:spacing w:before="0" w:after="0" w:line="240" w:lineRule="auto"/>
              <w:rPr>
                <w:ins w:id="4466" w:author="marpa" w:date="2026-10-25T15:27:56Z"/>
                <w:rFonts w:hint="default" w:ascii="Courier New" w:hAnsi="Courier New" w:eastAsia="Courier New" w:cs="Courier New"/>
                <w:color w:val="000000"/>
                <w:sz w:val="16"/>
                <w:szCs w:val="16"/>
                <w:lang w:val="es-EC"/>
              </w:rPr>
            </w:pPr>
            <w:ins w:id="4467" w:author="marpa" w:date="2026-10-25T15:27:56Z">
              <w:r>
                <w:rPr>
                  <w:rFonts w:hint="default" w:ascii="Courier New" w:hAnsi="Courier New" w:eastAsia="Courier New" w:cs="Courier New"/>
                  <w:color w:val="000000"/>
                  <w:sz w:val="16"/>
                  <w:szCs w:val="16"/>
                  <w:lang w:val="es-EC"/>
                </w:rPr>
                <w:t xml:space="preserve">            throw new IllegalStateException("Falta la variable '" + clave + "' en " + ARCHIVO_ENV);</w:t>
              </w:r>
            </w:ins>
          </w:p>
          <w:p w14:paraId="4087D81F">
            <w:pPr>
              <w:spacing w:before="0" w:after="0" w:line="240" w:lineRule="auto"/>
              <w:rPr>
                <w:ins w:id="4468" w:author="marpa" w:date="2026-10-25T15:27:56Z"/>
                <w:rFonts w:hint="default" w:ascii="Courier New" w:hAnsi="Courier New" w:eastAsia="Courier New" w:cs="Courier New"/>
                <w:color w:val="000000"/>
                <w:sz w:val="16"/>
                <w:szCs w:val="16"/>
                <w:lang w:val="es-EC"/>
              </w:rPr>
            </w:pPr>
            <w:ins w:id="4469" w:author="marpa" w:date="2026-10-25T15:27:56Z">
              <w:r>
                <w:rPr>
                  <w:rFonts w:hint="default" w:ascii="Courier New" w:hAnsi="Courier New" w:eastAsia="Courier New" w:cs="Courier New"/>
                  <w:color w:val="000000"/>
                  <w:sz w:val="16"/>
                  <w:szCs w:val="16"/>
                  <w:lang w:val="es-EC"/>
                </w:rPr>
                <w:t xml:space="preserve">        }</w:t>
              </w:r>
            </w:ins>
          </w:p>
          <w:p w14:paraId="23C8E177">
            <w:pPr>
              <w:spacing w:before="0" w:after="0" w:line="240" w:lineRule="auto"/>
              <w:rPr>
                <w:ins w:id="4470" w:author="marpa" w:date="2026-10-25T15:27:56Z"/>
                <w:rFonts w:hint="default" w:ascii="Courier New" w:hAnsi="Courier New" w:eastAsia="Courier New" w:cs="Courier New"/>
                <w:color w:val="000000"/>
                <w:sz w:val="16"/>
                <w:szCs w:val="16"/>
                <w:lang w:val="es-EC"/>
              </w:rPr>
            </w:pPr>
            <w:ins w:id="4471" w:author="marpa" w:date="2026-10-25T15:27:56Z">
              <w:r>
                <w:rPr>
                  <w:rFonts w:hint="default" w:ascii="Courier New" w:hAnsi="Courier New" w:eastAsia="Courier New" w:cs="Courier New"/>
                  <w:color w:val="000000"/>
                  <w:sz w:val="16"/>
                  <w:szCs w:val="16"/>
                  <w:lang w:val="es-EC"/>
                </w:rPr>
                <w:t xml:space="preserve">        return valor;</w:t>
              </w:r>
            </w:ins>
          </w:p>
          <w:p w14:paraId="500F74EC">
            <w:pPr>
              <w:spacing w:before="0" w:after="0" w:line="240" w:lineRule="auto"/>
              <w:rPr>
                <w:ins w:id="4472" w:author="marpa" w:date="2026-10-25T15:27:56Z"/>
                <w:rFonts w:hint="default" w:ascii="Courier New" w:hAnsi="Courier New" w:eastAsia="Courier New" w:cs="Courier New"/>
                <w:color w:val="000000"/>
                <w:sz w:val="16"/>
                <w:szCs w:val="16"/>
                <w:lang w:val="es-EC"/>
              </w:rPr>
            </w:pPr>
            <w:ins w:id="4473" w:author="marpa" w:date="2026-10-25T15:27:56Z">
              <w:r>
                <w:rPr>
                  <w:rFonts w:hint="default" w:ascii="Courier New" w:hAnsi="Courier New" w:eastAsia="Courier New" w:cs="Courier New"/>
                  <w:color w:val="000000"/>
                  <w:sz w:val="16"/>
                  <w:szCs w:val="16"/>
                  <w:lang w:val="es-EC"/>
                </w:rPr>
                <w:t xml:space="preserve">    }</w:t>
              </w:r>
            </w:ins>
          </w:p>
          <w:p w14:paraId="26936E79">
            <w:pPr>
              <w:spacing w:before="0" w:after="0" w:line="240" w:lineRule="auto"/>
              <w:rPr>
                <w:ins w:id="4474" w:author="marpa" w:date="2026-10-25T15:27:56Z"/>
                <w:rFonts w:hint="default" w:ascii="Courier New" w:hAnsi="Courier New" w:eastAsia="Courier New" w:cs="Courier New"/>
                <w:color w:val="000000"/>
                <w:sz w:val="16"/>
                <w:szCs w:val="16"/>
                <w:lang w:val="es-EC"/>
              </w:rPr>
            </w:pPr>
          </w:p>
          <w:p w14:paraId="1F2468E4">
            <w:pPr>
              <w:spacing w:before="0" w:after="0" w:line="240" w:lineRule="auto"/>
              <w:rPr>
                <w:ins w:id="4475" w:author="marpa" w:date="2026-10-25T15:27:56Z"/>
                <w:rFonts w:hint="default" w:ascii="Courier New" w:hAnsi="Courier New" w:eastAsia="Courier New" w:cs="Courier New"/>
                <w:color w:val="000000"/>
                <w:sz w:val="16"/>
                <w:szCs w:val="16"/>
                <w:lang w:val="es-EC"/>
              </w:rPr>
            </w:pPr>
            <w:ins w:id="4476" w:author="marpa" w:date="2026-10-25T15:27:56Z">
              <w:r>
                <w:rPr>
                  <w:rFonts w:hint="default" w:ascii="Courier New" w:hAnsi="Courier New" w:eastAsia="Courier New" w:cs="Courier New"/>
                  <w:color w:val="000000"/>
                  <w:sz w:val="16"/>
                  <w:szCs w:val="16"/>
                  <w:lang w:val="es-EC"/>
                </w:rPr>
                <w:t xml:space="preserve">    public static String endpoint() { return requerido("SOAP_ENDPOINT"); }</w:t>
              </w:r>
            </w:ins>
          </w:p>
          <w:p w14:paraId="75268510">
            <w:pPr>
              <w:spacing w:before="0" w:after="0" w:line="240" w:lineRule="auto"/>
              <w:rPr>
                <w:ins w:id="4477" w:author="marpa" w:date="2026-10-25T15:27:56Z"/>
                <w:rFonts w:hint="default" w:ascii="Courier New" w:hAnsi="Courier New" w:eastAsia="Courier New" w:cs="Courier New"/>
                <w:color w:val="000000"/>
                <w:sz w:val="16"/>
                <w:szCs w:val="16"/>
                <w:lang w:val="es-EC"/>
              </w:rPr>
            </w:pPr>
            <w:ins w:id="4478" w:author="marpa" w:date="2026-10-25T15:27:56Z">
              <w:r>
                <w:rPr>
                  <w:rFonts w:hint="default" w:ascii="Courier New" w:hAnsi="Courier New" w:eastAsia="Courier New" w:cs="Courier New"/>
                  <w:color w:val="000000"/>
                  <w:sz w:val="16"/>
                  <w:szCs w:val="16"/>
                  <w:lang w:val="es-EC"/>
                </w:rPr>
                <w:t xml:space="preserve">    public static String targetNamespace() { return requerido("SOAP_TARGET_NAMESPACE"); }</w:t>
              </w:r>
            </w:ins>
          </w:p>
          <w:p w14:paraId="72328407">
            <w:pPr>
              <w:spacing w:before="0" w:after="0" w:line="240" w:lineRule="auto"/>
              <w:rPr>
                <w:ins w:id="4479" w:author="marpa" w:date="2026-10-25T15:27:56Z"/>
                <w:rFonts w:hint="default" w:ascii="Courier New" w:hAnsi="Courier New" w:eastAsia="Courier New" w:cs="Courier New"/>
                <w:color w:val="000000"/>
                <w:sz w:val="16"/>
                <w:szCs w:val="16"/>
                <w:lang w:val="es-EC"/>
              </w:rPr>
            </w:pPr>
          </w:p>
          <w:p w14:paraId="67D28491">
            <w:pPr>
              <w:spacing w:before="0" w:after="0" w:line="240" w:lineRule="auto"/>
              <w:rPr>
                <w:ins w:id="4480" w:author="marpa" w:date="2026-10-25T15:27:56Z"/>
                <w:rFonts w:hint="default" w:ascii="Courier New" w:hAnsi="Courier New" w:eastAsia="Courier New" w:cs="Courier New"/>
                <w:color w:val="000000"/>
                <w:sz w:val="16"/>
                <w:szCs w:val="16"/>
                <w:lang w:val="es-EC"/>
              </w:rPr>
            </w:pPr>
            <w:ins w:id="4481" w:author="marpa" w:date="2026-10-25T15:27:56Z">
              <w:r>
                <w:rPr>
                  <w:rFonts w:hint="default" w:ascii="Courier New" w:hAnsi="Courier New" w:eastAsia="Courier New" w:cs="Courier New"/>
                  <w:color w:val="000000"/>
                  <w:sz w:val="16"/>
                  <w:szCs w:val="16"/>
                  <w:lang w:val="es-EC"/>
                </w:rPr>
                <w:t xml:space="preserve">    public static URL wsdl() {</w:t>
              </w:r>
            </w:ins>
          </w:p>
          <w:p w14:paraId="6FE096FC">
            <w:pPr>
              <w:spacing w:before="0" w:after="0" w:line="240" w:lineRule="auto"/>
              <w:rPr>
                <w:ins w:id="4482" w:author="marpa" w:date="2026-10-25T15:27:56Z"/>
                <w:rFonts w:hint="default" w:ascii="Courier New" w:hAnsi="Courier New" w:eastAsia="Courier New" w:cs="Courier New"/>
                <w:color w:val="000000"/>
                <w:sz w:val="16"/>
                <w:szCs w:val="16"/>
                <w:lang w:val="es-EC"/>
              </w:rPr>
            </w:pPr>
            <w:ins w:id="4483" w:author="marpa" w:date="2026-10-25T15:27:56Z">
              <w:r>
                <w:rPr>
                  <w:rFonts w:hint="default" w:ascii="Courier New" w:hAnsi="Courier New" w:eastAsia="Courier New" w:cs="Courier New"/>
                  <w:color w:val="000000"/>
                  <w:sz w:val="16"/>
                  <w:szCs w:val="16"/>
                  <w:lang w:val="es-EC"/>
                </w:rPr>
                <w:t xml:space="preserve">        try {</w:t>
              </w:r>
            </w:ins>
          </w:p>
          <w:p w14:paraId="3E1F23AE">
            <w:pPr>
              <w:spacing w:before="0" w:after="0" w:line="240" w:lineRule="auto"/>
              <w:rPr>
                <w:ins w:id="4484" w:author="marpa" w:date="2026-10-25T15:27:56Z"/>
                <w:rFonts w:hint="default" w:ascii="Courier New" w:hAnsi="Courier New" w:eastAsia="Courier New" w:cs="Courier New"/>
                <w:color w:val="000000"/>
                <w:sz w:val="16"/>
                <w:szCs w:val="16"/>
                <w:lang w:val="es-EC"/>
              </w:rPr>
            </w:pPr>
            <w:ins w:id="4485" w:author="marpa" w:date="2026-10-25T15:27:56Z">
              <w:r>
                <w:rPr>
                  <w:rFonts w:hint="default" w:ascii="Courier New" w:hAnsi="Courier New" w:eastAsia="Courier New" w:cs="Courier New"/>
                  <w:color w:val="000000"/>
                  <w:sz w:val="16"/>
                  <w:szCs w:val="16"/>
                  <w:lang w:val="es-EC"/>
                </w:rPr>
                <w:t xml:space="preserve">            return new URL(requerido("SOAP_WSDL"));</w:t>
              </w:r>
            </w:ins>
          </w:p>
          <w:p w14:paraId="729F9225">
            <w:pPr>
              <w:spacing w:before="0" w:after="0" w:line="240" w:lineRule="auto"/>
              <w:rPr>
                <w:ins w:id="4486" w:author="marpa" w:date="2026-10-25T15:27:56Z"/>
                <w:rFonts w:hint="default" w:ascii="Courier New" w:hAnsi="Courier New" w:eastAsia="Courier New" w:cs="Courier New"/>
                <w:color w:val="000000"/>
                <w:sz w:val="16"/>
                <w:szCs w:val="16"/>
                <w:lang w:val="es-EC"/>
              </w:rPr>
            </w:pPr>
            <w:ins w:id="4487" w:author="marpa" w:date="2026-10-25T15:27:56Z">
              <w:r>
                <w:rPr>
                  <w:rFonts w:hint="default" w:ascii="Courier New" w:hAnsi="Courier New" w:eastAsia="Courier New" w:cs="Courier New"/>
                  <w:color w:val="000000"/>
                  <w:sz w:val="16"/>
                  <w:szCs w:val="16"/>
                  <w:lang w:val="es-EC"/>
                </w:rPr>
                <w:t xml:space="preserve">        } catch (MalformedURLException ex) {</w:t>
              </w:r>
            </w:ins>
          </w:p>
          <w:p w14:paraId="098FFD53">
            <w:pPr>
              <w:spacing w:before="0" w:after="0" w:line="240" w:lineRule="auto"/>
              <w:rPr>
                <w:ins w:id="4488" w:author="marpa" w:date="2026-10-25T15:27:56Z"/>
                <w:rFonts w:hint="default" w:ascii="Courier New" w:hAnsi="Courier New" w:eastAsia="Courier New" w:cs="Courier New"/>
                <w:color w:val="000000"/>
                <w:sz w:val="16"/>
                <w:szCs w:val="16"/>
                <w:lang w:val="es-EC"/>
              </w:rPr>
            </w:pPr>
            <w:ins w:id="4489" w:author="marpa" w:date="2026-10-25T15:27:56Z">
              <w:r>
                <w:rPr>
                  <w:rFonts w:hint="default" w:ascii="Courier New" w:hAnsi="Courier New" w:eastAsia="Courier New" w:cs="Courier New"/>
                  <w:color w:val="000000"/>
                  <w:sz w:val="16"/>
                  <w:szCs w:val="16"/>
                  <w:lang w:val="es-EC"/>
                </w:rPr>
                <w:t xml:space="preserve">            throw new IllegalStateException("SOAP_WSDL no contiene una URL válida", ex);</w:t>
              </w:r>
            </w:ins>
          </w:p>
          <w:p w14:paraId="1C876C8D">
            <w:pPr>
              <w:spacing w:before="0" w:after="0" w:line="240" w:lineRule="auto"/>
              <w:rPr>
                <w:ins w:id="4490" w:author="marpa" w:date="2026-10-25T15:27:56Z"/>
                <w:rFonts w:hint="default" w:ascii="Courier New" w:hAnsi="Courier New" w:eastAsia="Courier New" w:cs="Courier New"/>
                <w:color w:val="000000"/>
                <w:sz w:val="16"/>
                <w:szCs w:val="16"/>
                <w:lang w:val="es-EC"/>
              </w:rPr>
            </w:pPr>
            <w:ins w:id="4491" w:author="marpa" w:date="2026-10-25T15:27:56Z">
              <w:r>
                <w:rPr>
                  <w:rFonts w:hint="default" w:ascii="Courier New" w:hAnsi="Courier New" w:eastAsia="Courier New" w:cs="Courier New"/>
                  <w:color w:val="000000"/>
                  <w:sz w:val="16"/>
                  <w:szCs w:val="16"/>
                  <w:lang w:val="es-EC"/>
                </w:rPr>
                <w:t xml:space="preserve">        }</w:t>
              </w:r>
            </w:ins>
          </w:p>
          <w:p w14:paraId="057E33DF">
            <w:pPr>
              <w:spacing w:before="0" w:after="0" w:line="240" w:lineRule="auto"/>
              <w:rPr>
                <w:ins w:id="4492" w:author="marpa" w:date="2026-10-25T15:27:56Z"/>
                <w:rFonts w:hint="default" w:ascii="Courier New" w:hAnsi="Courier New" w:eastAsia="Courier New" w:cs="Courier New"/>
                <w:color w:val="000000"/>
                <w:sz w:val="16"/>
                <w:szCs w:val="16"/>
                <w:lang w:val="es-EC"/>
              </w:rPr>
            </w:pPr>
            <w:ins w:id="4493" w:author="marpa" w:date="2026-10-25T15:27:56Z">
              <w:r>
                <w:rPr>
                  <w:rFonts w:hint="default" w:ascii="Courier New" w:hAnsi="Courier New" w:eastAsia="Courier New" w:cs="Courier New"/>
                  <w:color w:val="000000"/>
                  <w:sz w:val="16"/>
                  <w:szCs w:val="16"/>
                  <w:lang w:val="es-EC"/>
                </w:rPr>
                <w:t xml:space="preserve">    }</w:t>
              </w:r>
            </w:ins>
          </w:p>
          <w:p w14:paraId="7E602685">
            <w:pPr>
              <w:spacing w:before="0" w:after="0" w:line="240" w:lineRule="auto"/>
              <w:rPr>
                <w:ins w:id="4494" w:author="marpa" w:date="2026-10-25T15:27:56Z"/>
                <w:rFonts w:hint="default" w:ascii="Courier New" w:hAnsi="Courier New" w:eastAsia="Courier New" w:cs="Courier New"/>
                <w:color w:val="000000"/>
                <w:sz w:val="16"/>
                <w:szCs w:val="16"/>
                <w:lang w:val="es-EC"/>
              </w:rPr>
            </w:pPr>
          </w:p>
          <w:p w14:paraId="1E9FC6B8">
            <w:pPr>
              <w:spacing w:before="0" w:after="0" w:line="240" w:lineRule="auto"/>
              <w:rPr>
                <w:ins w:id="4495" w:author="marpa" w:date="2026-10-25T15:27:56Z"/>
                <w:rFonts w:hint="default" w:ascii="Courier New" w:hAnsi="Courier New" w:eastAsia="Courier New" w:cs="Courier New"/>
                <w:color w:val="000000"/>
                <w:sz w:val="16"/>
                <w:szCs w:val="16"/>
                <w:lang w:val="es-EC"/>
              </w:rPr>
            </w:pPr>
            <w:ins w:id="4496" w:author="marpa" w:date="2026-10-25T15:27:56Z">
              <w:r>
                <w:rPr>
                  <w:rFonts w:hint="default" w:ascii="Courier New" w:hAnsi="Courier New" w:eastAsia="Courier New" w:cs="Courier New"/>
                  <w:color w:val="000000"/>
                  <w:sz w:val="16"/>
                  <w:szCs w:val="16"/>
                  <w:lang w:val="es-EC"/>
                </w:rPr>
                <w:t xml:space="preserve">    public static int connectTimeout() { return entero("SOAP_CONNECT_TIMEOUT"); }</w:t>
              </w:r>
            </w:ins>
          </w:p>
          <w:p w14:paraId="07800340">
            <w:pPr>
              <w:spacing w:before="0" w:after="0" w:line="240" w:lineRule="auto"/>
              <w:rPr>
                <w:ins w:id="4497" w:author="marpa" w:date="2026-10-25T15:27:56Z"/>
                <w:rFonts w:hint="default" w:ascii="Courier New" w:hAnsi="Courier New" w:eastAsia="Courier New" w:cs="Courier New"/>
                <w:color w:val="000000"/>
                <w:sz w:val="16"/>
                <w:szCs w:val="16"/>
                <w:lang w:val="es-EC"/>
              </w:rPr>
            </w:pPr>
            <w:ins w:id="4498" w:author="marpa" w:date="2026-10-25T15:27:56Z">
              <w:r>
                <w:rPr>
                  <w:rFonts w:hint="default" w:ascii="Courier New" w:hAnsi="Courier New" w:eastAsia="Courier New" w:cs="Courier New"/>
                  <w:color w:val="000000"/>
                  <w:sz w:val="16"/>
                  <w:szCs w:val="16"/>
                  <w:lang w:val="es-EC"/>
                </w:rPr>
                <w:t xml:space="preserve">    public static int readTimeout() { return entero("SOAP_READ_TIMEOUT"); }</w:t>
              </w:r>
            </w:ins>
          </w:p>
          <w:p w14:paraId="7B283E4A">
            <w:pPr>
              <w:spacing w:before="0" w:after="0" w:line="240" w:lineRule="auto"/>
              <w:rPr>
                <w:ins w:id="4499" w:author="marpa" w:date="2026-10-25T15:27:56Z"/>
                <w:rFonts w:hint="default" w:ascii="Courier New" w:hAnsi="Courier New" w:eastAsia="Courier New" w:cs="Courier New"/>
                <w:color w:val="000000"/>
                <w:sz w:val="16"/>
                <w:szCs w:val="16"/>
                <w:lang w:val="es-EC"/>
              </w:rPr>
            </w:pPr>
            <w:ins w:id="4500" w:author="marpa" w:date="2026-10-25T15:27:56Z">
              <w:r>
                <w:rPr>
                  <w:rFonts w:hint="default" w:ascii="Courier New" w:hAnsi="Courier New" w:eastAsia="Courier New" w:cs="Courier New"/>
                  <w:color w:val="000000"/>
                  <w:sz w:val="16"/>
                  <w:szCs w:val="16"/>
                  <w:lang w:val="es-EC"/>
                </w:rPr>
                <w:t xml:space="preserve">    public static boolean insecureTls() { return Boolean.parseBoolean(ENV.get("SOAP_INSECURE_TLS", "false")); }</w:t>
              </w:r>
            </w:ins>
          </w:p>
          <w:p w14:paraId="5E3A49D8">
            <w:pPr>
              <w:spacing w:before="0" w:after="0" w:line="240" w:lineRule="auto"/>
              <w:rPr>
                <w:ins w:id="4501" w:author="marpa" w:date="2026-10-25T15:27:56Z"/>
                <w:rFonts w:hint="default" w:ascii="Courier New" w:hAnsi="Courier New" w:eastAsia="Courier New" w:cs="Courier New"/>
                <w:color w:val="000000"/>
                <w:sz w:val="16"/>
                <w:szCs w:val="16"/>
                <w:lang w:val="es-EC"/>
              </w:rPr>
            </w:pPr>
          </w:p>
          <w:p w14:paraId="56ED423F">
            <w:pPr>
              <w:spacing w:before="0" w:after="0" w:line="240" w:lineRule="auto"/>
              <w:rPr>
                <w:ins w:id="4502" w:author="marpa" w:date="2026-10-25T15:27:56Z"/>
                <w:rFonts w:hint="default" w:ascii="Courier New" w:hAnsi="Courier New" w:eastAsia="Courier New" w:cs="Courier New"/>
                <w:color w:val="000000"/>
                <w:sz w:val="16"/>
                <w:szCs w:val="16"/>
                <w:lang w:val="es-EC"/>
              </w:rPr>
            </w:pPr>
            <w:ins w:id="4503" w:author="marpa" w:date="2026-10-25T15:27:56Z">
              <w:r>
                <w:rPr>
                  <w:rFonts w:hint="default" w:ascii="Courier New" w:hAnsi="Courier New" w:eastAsia="Courier New" w:cs="Courier New"/>
                  <w:color w:val="000000"/>
                  <w:sz w:val="16"/>
                  <w:szCs w:val="16"/>
                  <w:lang w:val="es-EC"/>
                </w:rPr>
                <w:t xml:space="preserve">    private static int entero(String clave) {</w:t>
              </w:r>
            </w:ins>
          </w:p>
          <w:p w14:paraId="7C000F2F">
            <w:pPr>
              <w:spacing w:before="0" w:after="0" w:line="240" w:lineRule="auto"/>
              <w:rPr>
                <w:ins w:id="4504" w:author="marpa" w:date="2026-10-25T15:27:56Z"/>
                <w:rFonts w:hint="default" w:ascii="Courier New" w:hAnsi="Courier New" w:eastAsia="Courier New" w:cs="Courier New"/>
                <w:color w:val="000000"/>
                <w:sz w:val="16"/>
                <w:szCs w:val="16"/>
                <w:lang w:val="es-EC"/>
              </w:rPr>
            </w:pPr>
            <w:ins w:id="4505" w:author="marpa" w:date="2026-10-25T15:27:56Z">
              <w:r>
                <w:rPr>
                  <w:rFonts w:hint="default" w:ascii="Courier New" w:hAnsi="Courier New" w:eastAsia="Courier New" w:cs="Courier New"/>
                  <w:color w:val="000000"/>
                  <w:sz w:val="16"/>
                  <w:szCs w:val="16"/>
                  <w:lang w:val="es-EC"/>
                </w:rPr>
                <w:t xml:space="preserve">        try {</w:t>
              </w:r>
            </w:ins>
          </w:p>
          <w:p w14:paraId="34EC2318">
            <w:pPr>
              <w:spacing w:before="0" w:after="0" w:line="240" w:lineRule="auto"/>
              <w:rPr>
                <w:ins w:id="4506" w:author="marpa" w:date="2026-10-25T15:27:56Z"/>
                <w:rFonts w:hint="default" w:ascii="Courier New" w:hAnsi="Courier New" w:eastAsia="Courier New" w:cs="Courier New"/>
                <w:color w:val="000000"/>
                <w:sz w:val="16"/>
                <w:szCs w:val="16"/>
                <w:lang w:val="es-EC"/>
              </w:rPr>
            </w:pPr>
            <w:ins w:id="4507" w:author="marpa" w:date="2026-10-25T15:27:56Z">
              <w:r>
                <w:rPr>
                  <w:rFonts w:hint="default" w:ascii="Courier New" w:hAnsi="Courier New" w:eastAsia="Courier New" w:cs="Courier New"/>
                  <w:color w:val="000000"/>
                  <w:sz w:val="16"/>
                  <w:szCs w:val="16"/>
                  <w:lang w:val="es-EC"/>
                </w:rPr>
                <w:t xml:space="preserve">            return Integer.parseInt(requerido(clave));</w:t>
              </w:r>
            </w:ins>
          </w:p>
          <w:p w14:paraId="17678123">
            <w:pPr>
              <w:spacing w:before="0" w:after="0" w:line="240" w:lineRule="auto"/>
              <w:rPr>
                <w:ins w:id="4508" w:author="marpa" w:date="2026-10-25T15:27:56Z"/>
                <w:rFonts w:hint="default" w:ascii="Courier New" w:hAnsi="Courier New" w:eastAsia="Courier New" w:cs="Courier New"/>
                <w:color w:val="000000"/>
                <w:sz w:val="16"/>
                <w:szCs w:val="16"/>
                <w:lang w:val="es-EC"/>
              </w:rPr>
            </w:pPr>
            <w:ins w:id="4509" w:author="marpa" w:date="2026-10-25T15:27:56Z">
              <w:r>
                <w:rPr>
                  <w:rFonts w:hint="default" w:ascii="Courier New" w:hAnsi="Courier New" w:eastAsia="Courier New" w:cs="Courier New"/>
                  <w:color w:val="000000"/>
                  <w:sz w:val="16"/>
                  <w:szCs w:val="16"/>
                  <w:lang w:val="es-EC"/>
                </w:rPr>
                <w:t xml:space="preserve">        } catch (NumberFormatException ex) {</w:t>
              </w:r>
            </w:ins>
          </w:p>
          <w:p w14:paraId="37265ECF">
            <w:pPr>
              <w:spacing w:before="0" w:after="0" w:line="240" w:lineRule="auto"/>
              <w:rPr>
                <w:ins w:id="4510" w:author="marpa" w:date="2026-10-25T15:27:56Z"/>
                <w:rFonts w:hint="default" w:ascii="Courier New" w:hAnsi="Courier New" w:eastAsia="Courier New" w:cs="Courier New"/>
                <w:color w:val="000000"/>
                <w:sz w:val="16"/>
                <w:szCs w:val="16"/>
                <w:lang w:val="es-EC"/>
              </w:rPr>
            </w:pPr>
            <w:ins w:id="4511" w:author="marpa" w:date="2026-10-25T15:27:56Z">
              <w:r>
                <w:rPr>
                  <w:rFonts w:hint="default" w:ascii="Courier New" w:hAnsi="Courier New" w:eastAsia="Courier New" w:cs="Courier New"/>
                  <w:color w:val="000000"/>
                  <w:sz w:val="16"/>
                  <w:szCs w:val="16"/>
                  <w:lang w:val="es-EC"/>
                </w:rPr>
                <w:t xml:space="preserve">            throw new IllegalStateException("La variable '" + clave + "' debe ser un entero", ex);</w:t>
              </w:r>
            </w:ins>
          </w:p>
          <w:p w14:paraId="549EC4F1">
            <w:pPr>
              <w:spacing w:before="0" w:after="0" w:line="240" w:lineRule="auto"/>
              <w:rPr>
                <w:ins w:id="4512" w:author="marpa" w:date="2026-10-25T15:27:56Z"/>
                <w:rFonts w:hint="default" w:ascii="Courier New" w:hAnsi="Courier New" w:eastAsia="Courier New" w:cs="Courier New"/>
                <w:color w:val="000000"/>
                <w:sz w:val="16"/>
                <w:szCs w:val="16"/>
                <w:lang w:val="es-EC"/>
              </w:rPr>
            </w:pPr>
            <w:ins w:id="4513" w:author="marpa" w:date="2026-10-25T15:27:56Z">
              <w:r>
                <w:rPr>
                  <w:rFonts w:hint="default" w:ascii="Courier New" w:hAnsi="Courier New" w:eastAsia="Courier New" w:cs="Courier New"/>
                  <w:color w:val="000000"/>
                  <w:sz w:val="16"/>
                  <w:szCs w:val="16"/>
                  <w:lang w:val="es-EC"/>
                </w:rPr>
                <w:t xml:space="preserve">        }</w:t>
              </w:r>
            </w:ins>
          </w:p>
          <w:p w14:paraId="77195074">
            <w:pPr>
              <w:spacing w:before="0" w:after="0" w:line="240" w:lineRule="auto"/>
              <w:rPr>
                <w:ins w:id="4514" w:author="marpa" w:date="2026-10-25T15:27:56Z"/>
                <w:rFonts w:hint="default" w:ascii="Courier New" w:hAnsi="Courier New" w:eastAsia="Courier New" w:cs="Courier New"/>
                <w:color w:val="000000"/>
                <w:sz w:val="16"/>
                <w:szCs w:val="16"/>
                <w:lang w:val="es-EC"/>
              </w:rPr>
            </w:pPr>
            <w:ins w:id="4515" w:author="marpa" w:date="2026-10-25T15:27:56Z">
              <w:r>
                <w:rPr>
                  <w:rFonts w:hint="default" w:ascii="Courier New" w:hAnsi="Courier New" w:eastAsia="Courier New" w:cs="Courier New"/>
                  <w:color w:val="000000"/>
                  <w:sz w:val="16"/>
                  <w:szCs w:val="16"/>
                  <w:lang w:val="es-EC"/>
                </w:rPr>
                <w:t xml:space="preserve">    }</w:t>
              </w:r>
            </w:ins>
          </w:p>
          <w:p w14:paraId="07612904">
            <w:pPr>
              <w:spacing w:before="0" w:after="0" w:line="240" w:lineRule="auto"/>
              <w:rPr>
                <w:ins w:id="4516" w:author="marpa" w:date="2026-10-25T15:24:20Z"/>
                <w:rFonts w:hint="default" w:ascii="Courier New" w:hAnsi="Courier New" w:eastAsia="Courier New" w:cs="Courier New"/>
                <w:color w:val="000000"/>
                <w:sz w:val="16"/>
                <w:szCs w:val="16"/>
                <w:lang w:val="es-EC"/>
              </w:rPr>
            </w:pPr>
            <w:ins w:id="4517" w:author="marpa" w:date="2026-10-25T15:27:56Z">
              <w:r>
                <w:rPr>
                  <w:rFonts w:hint="default" w:ascii="Courier New" w:hAnsi="Courier New" w:eastAsia="Courier New" w:cs="Courier New"/>
                  <w:color w:val="000000"/>
                  <w:sz w:val="16"/>
                  <w:szCs w:val="16"/>
                  <w:lang w:val="es-EC"/>
                </w:rPr>
                <w:t>}</w:t>
              </w:r>
            </w:ins>
          </w:p>
        </w:tc>
      </w:tr>
    </w:tbl>
    <w:p w14:paraId="221CDB66">
      <w:pPr>
        <w:pStyle w:val="6"/>
        <w:rPr>
          <w:ins w:id="4518" w:author="marpa" w:date="2026-10-25T15:24:21Z"/>
        </w:rPr>
      </w:pPr>
      <w:ins w:id="4519" w:author="marpa" w:date="2026-10-25T15:24:21Z">
        <w:bookmarkStart w:id="179" w:name="_Toc4496"/>
        <w:bookmarkStart w:id="180" w:name="_Toc1835"/>
        <w:r>
          <w:rPr/>
          <w:t xml:space="preserve">Tabla </w:t>
        </w:r>
      </w:ins>
      <w:ins w:id="4520" w:author="marpa" w:date="2026-10-25T15:24:21Z">
        <w:r>
          <w:rPr>
            <w:rFonts w:hint="default"/>
            <w:lang w:val="es-EC"/>
          </w:rPr>
          <w:t>2</w:t>
        </w:r>
      </w:ins>
      <w:ins w:id="4521" w:author="marpa" w:date="2026-10-25T15:28:02Z">
        <w:r>
          <w:rPr>
            <w:rFonts w:hint="default"/>
            <w:lang w:val="es-EC"/>
          </w:rPr>
          <w:t>3</w:t>
        </w:r>
      </w:ins>
      <w:ins w:id="4522" w:author="marpa" w:date="2026-10-25T15:24:21Z">
        <w:r>
          <w:rPr/>
          <w:t xml:space="preserve">. Clase </w:t>
        </w:r>
      </w:ins>
      <w:ins w:id="4523" w:author="marpa" w:date="2026-10-25T15:28:35Z">
        <w:r>
          <w:rPr>
            <w:rFonts w:hint="default"/>
          </w:rPr>
          <w:t>AdministradorTokensCliente</w:t>
        </w:r>
      </w:ins>
      <w:ins w:id="4524" w:author="marpa" w:date="2026-10-25T15:24:21Z">
        <w:r>
          <w:rPr/>
          <w:t>- Cliente consola</w:t>
        </w:r>
        <w:bookmarkEnd w:id="179"/>
        <w:bookmarkEnd w:id="180"/>
      </w:ins>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FCC3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525" w:author="marpa" w:date="2026-10-25T15:24:21Z"/>
        </w:trPr>
        <w:tc>
          <w:tcPr>
            <w:tcW w:w="8494" w:type="dxa"/>
            <w:shd w:val="clear" w:color="auto" w:fill="D9D9D9"/>
          </w:tcPr>
          <w:p w14:paraId="2A27011C">
            <w:pPr>
              <w:spacing w:before="0" w:after="0" w:line="240" w:lineRule="auto"/>
              <w:rPr>
                <w:ins w:id="4526" w:author="marpa" w:date="2026-10-25T15:28:41Z"/>
                <w:rFonts w:hint="default" w:ascii="Courier New" w:hAnsi="Courier New" w:eastAsia="Courier New" w:cs="Courier New"/>
                <w:color w:val="000000"/>
                <w:sz w:val="16"/>
                <w:szCs w:val="16"/>
                <w:lang w:val="es-EC"/>
              </w:rPr>
            </w:pPr>
            <w:ins w:id="4527" w:author="marpa" w:date="2026-10-25T15:28:41Z">
              <w:r>
                <w:rPr>
                  <w:rFonts w:hint="default" w:ascii="Courier New" w:hAnsi="Courier New" w:eastAsia="Courier New" w:cs="Courier New"/>
                  <w:color w:val="000000"/>
                  <w:sz w:val="16"/>
                  <w:szCs w:val="16"/>
                  <w:lang w:val="es-EC"/>
                </w:rPr>
                <w:t>package ec.edu.monster.seguridad;</w:t>
              </w:r>
            </w:ins>
          </w:p>
          <w:p w14:paraId="033ABCBB">
            <w:pPr>
              <w:spacing w:before="0" w:after="0" w:line="240" w:lineRule="auto"/>
              <w:rPr>
                <w:ins w:id="4528" w:author="marpa" w:date="2026-10-25T15:28:41Z"/>
                <w:rFonts w:hint="default" w:ascii="Courier New" w:hAnsi="Courier New" w:eastAsia="Courier New" w:cs="Courier New"/>
                <w:color w:val="000000"/>
                <w:sz w:val="16"/>
                <w:szCs w:val="16"/>
                <w:lang w:val="es-EC"/>
              </w:rPr>
            </w:pPr>
          </w:p>
          <w:p w14:paraId="16BE693E">
            <w:pPr>
              <w:spacing w:before="0" w:after="0" w:line="240" w:lineRule="auto"/>
              <w:rPr>
                <w:ins w:id="4529" w:author="marpa" w:date="2026-10-25T15:28:41Z"/>
                <w:rFonts w:hint="default" w:ascii="Courier New" w:hAnsi="Courier New" w:eastAsia="Courier New" w:cs="Courier New"/>
                <w:color w:val="000000"/>
                <w:sz w:val="16"/>
                <w:szCs w:val="16"/>
                <w:lang w:val="es-EC"/>
              </w:rPr>
            </w:pPr>
            <w:ins w:id="4530" w:author="marpa" w:date="2026-10-25T15:28:41Z">
              <w:r>
                <w:rPr>
                  <w:rFonts w:hint="default" w:ascii="Courier New" w:hAnsi="Courier New" w:eastAsia="Courier New" w:cs="Courier New"/>
                  <w:color w:val="000000"/>
                  <w:sz w:val="16"/>
                  <w:szCs w:val="16"/>
                  <w:lang w:val="es-EC"/>
                </w:rPr>
                <w:t>public final class AdministradorTokensCliente {</w:t>
              </w:r>
            </w:ins>
          </w:p>
          <w:p w14:paraId="208812C5">
            <w:pPr>
              <w:spacing w:before="0" w:after="0" w:line="240" w:lineRule="auto"/>
              <w:rPr>
                <w:ins w:id="4531" w:author="marpa" w:date="2026-10-25T15:28:41Z"/>
                <w:rFonts w:hint="default" w:ascii="Courier New" w:hAnsi="Courier New" w:eastAsia="Courier New" w:cs="Courier New"/>
                <w:color w:val="000000"/>
                <w:sz w:val="16"/>
                <w:szCs w:val="16"/>
                <w:lang w:val="es-EC"/>
              </w:rPr>
            </w:pPr>
            <w:ins w:id="4532" w:author="marpa" w:date="2026-10-25T15:28:41Z">
              <w:r>
                <w:rPr>
                  <w:rFonts w:hint="default" w:ascii="Courier New" w:hAnsi="Courier New" w:eastAsia="Courier New" w:cs="Courier New"/>
                  <w:color w:val="000000"/>
                  <w:sz w:val="16"/>
                  <w:szCs w:val="16"/>
                  <w:lang w:val="es-EC"/>
                </w:rPr>
                <w:t xml:space="preserve">    private static volatile String tokenActual;</w:t>
              </w:r>
            </w:ins>
          </w:p>
          <w:p w14:paraId="724D5517">
            <w:pPr>
              <w:spacing w:before="0" w:after="0" w:line="240" w:lineRule="auto"/>
              <w:rPr>
                <w:ins w:id="4533" w:author="marpa" w:date="2026-10-25T15:28:41Z"/>
                <w:rFonts w:hint="default" w:ascii="Courier New" w:hAnsi="Courier New" w:eastAsia="Courier New" w:cs="Courier New"/>
                <w:color w:val="000000"/>
                <w:sz w:val="16"/>
                <w:szCs w:val="16"/>
                <w:lang w:val="es-EC"/>
              </w:rPr>
            </w:pPr>
          </w:p>
          <w:p w14:paraId="0718BF43">
            <w:pPr>
              <w:spacing w:before="0" w:after="0" w:line="240" w:lineRule="auto"/>
              <w:rPr>
                <w:ins w:id="4534" w:author="marpa" w:date="2026-10-25T15:28:41Z"/>
                <w:rFonts w:hint="default" w:ascii="Courier New" w:hAnsi="Courier New" w:eastAsia="Courier New" w:cs="Courier New"/>
                <w:color w:val="000000"/>
                <w:sz w:val="16"/>
                <w:szCs w:val="16"/>
                <w:lang w:val="es-EC"/>
              </w:rPr>
            </w:pPr>
            <w:ins w:id="4535" w:author="marpa" w:date="2026-10-25T15:28:41Z">
              <w:r>
                <w:rPr>
                  <w:rFonts w:hint="default" w:ascii="Courier New" w:hAnsi="Courier New" w:eastAsia="Courier New" w:cs="Courier New"/>
                  <w:color w:val="000000"/>
                  <w:sz w:val="16"/>
                  <w:szCs w:val="16"/>
                  <w:lang w:val="es-EC"/>
                </w:rPr>
                <w:t xml:space="preserve">    private AdministradorTokensCliente() { }</w:t>
              </w:r>
            </w:ins>
          </w:p>
          <w:p w14:paraId="249919A8">
            <w:pPr>
              <w:spacing w:before="0" w:after="0" w:line="240" w:lineRule="auto"/>
              <w:rPr>
                <w:ins w:id="4536" w:author="marpa" w:date="2026-10-25T15:28:41Z"/>
                <w:rFonts w:hint="default" w:ascii="Courier New" w:hAnsi="Courier New" w:eastAsia="Courier New" w:cs="Courier New"/>
                <w:color w:val="000000"/>
                <w:sz w:val="16"/>
                <w:szCs w:val="16"/>
                <w:lang w:val="es-EC"/>
              </w:rPr>
            </w:pPr>
          </w:p>
          <w:p w14:paraId="13B0C6E6">
            <w:pPr>
              <w:spacing w:before="0" w:after="0" w:line="240" w:lineRule="auto"/>
              <w:rPr>
                <w:ins w:id="4537" w:author="marpa" w:date="2026-10-25T15:28:41Z"/>
                <w:rFonts w:hint="default" w:ascii="Courier New" w:hAnsi="Courier New" w:eastAsia="Courier New" w:cs="Courier New"/>
                <w:color w:val="000000"/>
                <w:sz w:val="16"/>
                <w:szCs w:val="16"/>
                <w:lang w:val="es-EC"/>
              </w:rPr>
            </w:pPr>
            <w:ins w:id="4538" w:author="marpa" w:date="2026-10-25T15:28:41Z">
              <w:r>
                <w:rPr>
                  <w:rFonts w:hint="default" w:ascii="Courier New" w:hAnsi="Courier New" w:eastAsia="Courier New" w:cs="Courier New"/>
                  <w:color w:val="000000"/>
                  <w:sz w:val="16"/>
                  <w:szCs w:val="16"/>
                  <w:lang w:val="es-EC"/>
                </w:rPr>
                <w:t xml:space="preserve">    public static void guardarToken(String token) { tokenActual = token; }</w:t>
              </w:r>
            </w:ins>
          </w:p>
          <w:p w14:paraId="67E7314A">
            <w:pPr>
              <w:spacing w:before="0" w:after="0" w:line="240" w:lineRule="auto"/>
              <w:rPr>
                <w:ins w:id="4539" w:author="marpa" w:date="2026-10-25T15:28:41Z"/>
                <w:rFonts w:hint="default" w:ascii="Courier New" w:hAnsi="Courier New" w:eastAsia="Courier New" w:cs="Courier New"/>
                <w:color w:val="000000"/>
                <w:sz w:val="16"/>
                <w:szCs w:val="16"/>
                <w:lang w:val="es-EC"/>
              </w:rPr>
            </w:pPr>
            <w:ins w:id="4540" w:author="marpa" w:date="2026-10-25T15:28:41Z">
              <w:r>
                <w:rPr>
                  <w:rFonts w:hint="default" w:ascii="Courier New" w:hAnsi="Courier New" w:eastAsia="Courier New" w:cs="Courier New"/>
                  <w:color w:val="000000"/>
                  <w:sz w:val="16"/>
                  <w:szCs w:val="16"/>
                  <w:lang w:val="es-EC"/>
                </w:rPr>
                <w:t xml:space="preserve">    public static String obtenerToken() { return tokenActual; }</w:t>
              </w:r>
            </w:ins>
          </w:p>
          <w:p w14:paraId="769248C6">
            <w:pPr>
              <w:spacing w:before="0" w:after="0" w:line="240" w:lineRule="auto"/>
              <w:rPr>
                <w:ins w:id="4541" w:author="marpa" w:date="2026-10-25T15:28:41Z"/>
                <w:rFonts w:hint="default" w:ascii="Courier New" w:hAnsi="Courier New" w:eastAsia="Courier New" w:cs="Courier New"/>
                <w:color w:val="000000"/>
                <w:sz w:val="16"/>
                <w:szCs w:val="16"/>
                <w:lang w:val="es-EC"/>
              </w:rPr>
            </w:pPr>
            <w:ins w:id="4542" w:author="marpa" w:date="2026-10-25T15:28:41Z">
              <w:r>
                <w:rPr>
                  <w:rFonts w:hint="default" w:ascii="Courier New" w:hAnsi="Courier New" w:eastAsia="Courier New" w:cs="Courier New"/>
                  <w:color w:val="000000"/>
                  <w:sz w:val="16"/>
                  <w:szCs w:val="16"/>
                  <w:lang w:val="es-EC"/>
                </w:rPr>
                <w:t xml:space="preserve">    public static void limpiar() { tokenActual = null; }</w:t>
              </w:r>
            </w:ins>
          </w:p>
          <w:p w14:paraId="08213E33">
            <w:pPr>
              <w:spacing w:before="0" w:after="0" w:line="240" w:lineRule="auto"/>
              <w:rPr>
                <w:ins w:id="4543" w:author="marpa" w:date="2026-10-25T15:28:41Z"/>
                <w:rFonts w:hint="default" w:ascii="Courier New" w:hAnsi="Courier New" w:eastAsia="Courier New" w:cs="Courier New"/>
                <w:color w:val="000000"/>
                <w:sz w:val="16"/>
                <w:szCs w:val="16"/>
                <w:lang w:val="es-EC"/>
              </w:rPr>
            </w:pPr>
            <w:ins w:id="4544" w:author="marpa" w:date="2026-10-25T15:28:41Z">
              <w:r>
                <w:rPr>
                  <w:rFonts w:hint="default" w:ascii="Courier New" w:hAnsi="Courier New" w:eastAsia="Courier New" w:cs="Courier New"/>
                  <w:color w:val="000000"/>
                  <w:sz w:val="16"/>
                  <w:szCs w:val="16"/>
                  <w:lang w:val="es-EC"/>
                </w:rPr>
                <w:t>}</w:t>
              </w:r>
            </w:ins>
          </w:p>
          <w:p w14:paraId="30F3B4E7">
            <w:pPr>
              <w:spacing w:before="0" w:after="0" w:line="240" w:lineRule="auto"/>
              <w:rPr>
                <w:ins w:id="4545" w:author="marpa" w:date="2026-10-25T15:24:21Z"/>
                <w:rFonts w:hint="default" w:ascii="Courier New" w:hAnsi="Courier New" w:eastAsia="Courier New" w:cs="Courier New"/>
                <w:color w:val="000000"/>
                <w:sz w:val="16"/>
                <w:szCs w:val="16"/>
                <w:lang w:val="es-EC"/>
              </w:rPr>
            </w:pPr>
          </w:p>
        </w:tc>
      </w:tr>
    </w:tbl>
    <w:p w14:paraId="49F6D620">
      <w:pPr>
        <w:pStyle w:val="6"/>
        <w:rPr>
          <w:ins w:id="4546" w:author="marpa" w:date="2026-10-25T15:24:22Z"/>
        </w:rPr>
      </w:pPr>
      <w:ins w:id="4547" w:author="marpa" w:date="2026-10-25T15:24:22Z">
        <w:bookmarkStart w:id="181" w:name="_Toc20260"/>
        <w:bookmarkStart w:id="182" w:name="_Toc25553"/>
        <w:r>
          <w:rPr/>
          <w:t xml:space="preserve">Tabla </w:t>
        </w:r>
      </w:ins>
      <w:ins w:id="4548" w:author="marpa" w:date="2026-10-25T15:34:23Z">
        <w:r>
          <w:rPr>
            <w:rFonts w:hint="default"/>
            <w:lang w:val="es-EC"/>
          </w:rPr>
          <w:t>2</w:t>
        </w:r>
      </w:ins>
      <w:ins w:id="4549" w:author="marpa" w:date="2026-10-25T15:34:25Z">
        <w:r>
          <w:rPr>
            <w:rFonts w:hint="default"/>
            <w:lang w:val="es-EC"/>
          </w:rPr>
          <w:t>4</w:t>
        </w:r>
      </w:ins>
      <w:ins w:id="4550" w:author="marpa" w:date="2026-10-25T15:24:22Z">
        <w:r>
          <w:rPr/>
          <w:t xml:space="preserve">. Clase </w:t>
        </w:r>
      </w:ins>
      <w:ins w:id="4551" w:author="marpa" w:date="2026-10-25T15:28:53Z">
        <w:r>
          <w:rPr>
            <w:rFonts w:hint="default"/>
          </w:rPr>
          <w:t>ManejadorClienteAutenticacion</w:t>
        </w:r>
      </w:ins>
      <w:ins w:id="4552" w:author="marpa" w:date="2026-10-25T15:24:22Z">
        <w:r>
          <w:rPr/>
          <w:t>- Cliente consola</w:t>
        </w:r>
        <w:bookmarkEnd w:id="181"/>
        <w:bookmarkEnd w:id="182"/>
      </w:ins>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CE4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553" w:author="marpa" w:date="2026-10-25T15:24:22Z"/>
        </w:trPr>
        <w:tc>
          <w:tcPr>
            <w:tcW w:w="8494" w:type="dxa"/>
            <w:shd w:val="clear" w:color="auto" w:fill="D9D9D9"/>
          </w:tcPr>
          <w:p w14:paraId="080A8311">
            <w:pPr>
              <w:spacing w:before="0" w:after="0" w:line="240" w:lineRule="auto"/>
              <w:rPr>
                <w:ins w:id="4554" w:author="marpa" w:date="2026-10-25T15:28:59Z"/>
                <w:rFonts w:hint="default" w:ascii="Courier New" w:hAnsi="Courier New" w:eastAsia="Courier New" w:cs="Courier New"/>
                <w:color w:val="000000"/>
                <w:sz w:val="16"/>
                <w:szCs w:val="16"/>
                <w:lang w:val="es-EC"/>
              </w:rPr>
            </w:pPr>
            <w:ins w:id="4555" w:author="marpa" w:date="2026-10-25T15:28:59Z">
              <w:r>
                <w:rPr>
                  <w:rFonts w:hint="default" w:ascii="Courier New" w:hAnsi="Courier New" w:eastAsia="Courier New" w:cs="Courier New"/>
                  <w:color w:val="000000"/>
                  <w:sz w:val="16"/>
                  <w:szCs w:val="16"/>
                  <w:lang w:val="es-EC"/>
                </w:rPr>
                <w:t>package ec.edu.monster.seguridad;</w:t>
              </w:r>
            </w:ins>
          </w:p>
          <w:p w14:paraId="0B838655">
            <w:pPr>
              <w:spacing w:before="0" w:after="0" w:line="240" w:lineRule="auto"/>
              <w:rPr>
                <w:ins w:id="4556" w:author="marpa" w:date="2026-10-25T15:28:59Z"/>
                <w:rFonts w:hint="default" w:ascii="Courier New" w:hAnsi="Courier New" w:eastAsia="Courier New" w:cs="Courier New"/>
                <w:color w:val="000000"/>
                <w:sz w:val="16"/>
                <w:szCs w:val="16"/>
                <w:lang w:val="es-EC"/>
              </w:rPr>
            </w:pPr>
          </w:p>
          <w:p w14:paraId="7BE5C4C7">
            <w:pPr>
              <w:spacing w:before="0" w:after="0" w:line="240" w:lineRule="auto"/>
              <w:rPr>
                <w:ins w:id="4557" w:author="marpa" w:date="2026-10-25T15:28:59Z"/>
                <w:rFonts w:hint="default" w:ascii="Courier New" w:hAnsi="Courier New" w:eastAsia="Courier New" w:cs="Courier New"/>
                <w:color w:val="000000"/>
                <w:sz w:val="16"/>
                <w:szCs w:val="16"/>
                <w:lang w:val="es-EC"/>
              </w:rPr>
            </w:pPr>
            <w:ins w:id="4558" w:author="marpa" w:date="2026-10-25T15:28:59Z">
              <w:r>
                <w:rPr>
                  <w:rFonts w:hint="default" w:ascii="Courier New" w:hAnsi="Courier New" w:eastAsia="Courier New" w:cs="Courier New"/>
                  <w:color w:val="000000"/>
                  <w:sz w:val="16"/>
                  <w:szCs w:val="16"/>
                  <w:lang w:val="es-EC"/>
                </w:rPr>
                <w:t>import jakarta.xml.soap.Node;</w:t>
              </w:r>
            </w:ins>
          </w:p>
          <w:p w14:paraId="305196EE">
            <w:pPr>
              <w:spacing w:before="0" w:after="0" w:line="240" w:lineRule="auto"/>
              <w:rPr>
                <w:ins w:id="4559" w:author="marpa" w:date="2026-10-25T15:28:59Z"/>
                <w:rFonts w:hint="default" w:ascii="Courier New" w:hAnsi="Courier New" w:eastAsia="Courier New" w:cs="Courier New"/>
                <w:color w:val="000000"/>
                <w:sz w:val="16"/>
                <w:szCs w:val="16"/>
                <w:lang w:val="es-EC"/>
              </w:rPr>
            </w:pPr>
            <w:ins w:id="4560" w:author="marpa" w:date="2026-10-25T15:28:59Z">
              <w:r>
                <w:rPr>
                  <w:rFonts w:hint="default" w:ascii="Courier New" w:hAnsi="Courier New" w:eastAsia="Courier New" w:cs="Courier New"/>
                  <w:color w:val="000000"/>
                  <w:sz w:val="16"/>
                  <w:szCs w:val="16"/>
                  <w:lang w:val="es-EC"/>
                </w:rPr>
                <w:t>import jakarta.xml.soap.SOAPElement;</w:t>
              </w:r>
            </w:ins>
          </w:p>
          <w:p w14:paraId="12B0DD09">
            <w:pPr>
              <w:spacing w:before="0" w:after="0" w:line="240" w:lineRule="auto"/>
              <w:rPr>
                <w:ins w:id="4561" w:author="marpa" w:date="2026-10-25T15:28:59Z"/>
                <w:rFonts w:hint="default" w:ascii="Courier New" w:hAnsi="Courier New" w:eastAsia="Courier New" w:cs="Courier New"/>
                <w:color w:val="000000"/>
                <w:sz w:val="16"/>
                <w:szCs w:val="16"/>
                <w:lang w:val="es-EC"/>
              </w:rPr>
            </w:pPr>
            <w:ins w:id="4562" w:author="marpa" w:date="2026-10-25T15:28:59Z">
              <w:r>
                <w:rPr>
                  <w:rFonts w:hint="default" w:ascii="Courier New" w:hAnsi="Courier New" w:eastAsia="Courier New" w:cs="Courier New"/>
                  <w:color w:val="000000"/>
                  <w:sz w:val="16"/>
                  <w:szCs w:val="16"/>
                  <w:lang w:val="es-EC"/>
                </w:rPr>
                <w:t>import jakarta.xml.soap.SOAPEnvelope;</w:t>
              </w:r>
            </w:ins>
          </w:p>
          <w:p w14:paraId="50DF5DB4">
            <w:pPr>
              <w:spacing w:before="0" w:after="0" w:line="240" w:lineRule="auto"/>
              <w:rPr>
                <w:ins w:id="4563" w:author="marpa" w:date="2026-10-25T15:28:59Z"/>
                <w:rFonts w:hint="default" w:ascii="Courier New" w:hAnsi="Courier New" w:eastAsia="Courier New" w:cs="Courier New"/>
                <w:color w:val="000000"/>
                <w:sz w:val="16"/>
                <w:szCs w:val="16"/>
                <w:lang w:val="es-EC"/>
              </w:rPr>
            </w:pPr>
            <w:ins w:id="4564" w:author="marpa" w:date="2026-10-25T15:28:59Z">
              <w:r>
                <w:rPr>
                  <w:rFonts w:hint="default" w:ascii="Courier New" w:hAnsi="Courier New" w:eastAsia="Courier New" w:cs="Courier New"/>
                  <w:color w:val="000000"/>
                  <w:sz w:val="16"/>
                  <w:szCs w:val="16"/>
                  <w:lang w:val="es-EC"/>
                </w:rPr>
                <w:t>import jakarta.xml.soap.SOAPHeader;</w:t>
              </w:r>
            </w:ins>
          </w:p>
          <w:p w14:paraId="278091FC">
            <w:pPr>
              <w:spacing w:before="0" w:after="0" w:line="240" w:lineRule="auto"/>
              <w:rPr>
                <w:ins w:id="4565" w:author="marpa" w:date="2026-10-25T15:28:59Z"/>
                <w:rFonts w:hint="default" w:ascii="Courier New" w:hAnsi="Courier New" w:eastAsia="Courier New" w:cs="Courier New"/>
                <w:color w:val="000000"/>
                <w:sz w:val="16"/>
                <w:szCs w:val="16"/>
                <w:lang w:val="es-EC"/>
              </w:rPr>
            </w:pPr>
            <w:ins w:id="4566" w:author="marpa" w:date="2026-10-25T15:28:59Z">
              <w:r>
                <w:rPr>
                  <w:rFonts w:hint="default" w:ascii="Courier New" w:hAnsi="Courier New" w:eastAsia="Courier New" w:cs="Courier New"/>
                  <w:color w:val="000000"/>
                  <w:sz w:val="16"/>
                  <w:szCs w:val="16"/>
                  <w:lang w:val="es-EC"/>
                </w:rPr>
                <w:t>import jakarta.xml.soap.SOAPMessage;</w:t>
              </w:r>
            </w:ins>
          </w:p>
          <w:p w14:paraId="12381A6B">
            <w:pPr>
              <w:spacing w:before="0" w:after="0" w:line="240" w:lineRule="auto"/>
              <w:rPr>
                <w:ins w:id="4567" w:author="marpa" w:date="2026-10-25T15:28:59Z"/>
                <w:rFonts w:hint="default" w:ascii="Courier New" w:hAnsi="Courier New" w:eastAsia="Courier New" w:cs="Courier New"/>
                <w:color w:val="000000"/>
                <w:sz w:val="16"/>
                <w:szCs w:val="16"/>
                <w:lang w:val="es-EC"/>
              </w:rPr>
            </w:pPr>
            <w:ins w:id="4568" w:author="marpa" w:date="2026-10-25T15:28:59Z">
              <w:r>
                <w:rPr>
                  <w:rFonts w:hint="default" w:ascii="Courier New" w:hAnsi="Courier New" w:eastAsia="Courier New" w:cs="Courier New"/>
                  <w:color w:val="000000"/>
                  <w:sz w:val="16"/>
                  <w:szCs w:val="16"/>
                  <w:lang w:val="es-EC"/>
                </w:rPr>
                <w:t>import jakarta.xml.ws.handler.MessageContext;</w:t>
              </w:r>
            </w:ins>
          </w:p>
          <w:p w14:paraId="295F5267">
            <w:pPr>
              <w:spacing w:before="0" w:after="0" w:line="240" w:lineRule="auto"/>
              <w:rPr>
                <w:ins w:id="4569" w:author="marpa" w:date="2026-10-25T15:28:59Z"/>
                <w:rFonts w:hint="default" w:ascii="Courier New" w:hAnsi="Courier New" w:eastAsia="Courier New" w:cs="Courier New"/>
                <w:color w:val="000000"/>
                <w:sz w:val="16"/>
                <w:szCs w:val="16"/>
                <w:lang w:val="es-EC"/>
              </w:rPr>
            </w:pPr>
            <w:ins w:id="4570" w:author="marpa" w:date="2026-10-25T15:28:59Z">
              <w:r>
                <w:rPr>
                  <w:rFonts w:hint="default" w:ascii="Courier New" w:hAnsi="Courier New" w:eastAsia="Courier New" w:cs="Courier New"/>
                  <w:color w:val="000000"/>
                  <w:sz w:val="16"/>
                  <w:szCs w:val="16"/>
                  <w:lang w:val="es-EC"/>
                </w:rPr>
                <w:t>import jakarta.xml.ws.handler.soap.SOAPHandler;</w:t>
              </w:r>
            </w:ins>
          </w:p>
          <w:p w14:paraId="68B80332">
            <w:pPr>
              <w:spacing w:before="0" w:after="0" w:line="240" w:lineRule="auto"/>
              <w:rPr>
                <w:ins w:id="4571" w:author="marpa" w:date="2026-10-25T15:28:59Z"/>
                <w:rFonts w:hint="default" w:ascii="Courier New" w:hAnsi="Courier New" w:eastAsia="Courier New" w:cs="Courier New"/>
                <w:color w:val="000000"/>
                <w:sz w:val="16"/>
                <w:szCs w:val="16"/>
                <w:lang w:val="es-EC"/>
              </w:rPr>
            </w:pPr>
            <w:ins w:id="4572" w:author="marpa" w:date="2026-10-25T15:28:59Z">
              <w:r>
                <w:rPr>
                  <w:rFonts w:hint="default" w:ascii="Courier New" w:hAnsi="Courier New" w:eastAsia="Courier New" w:cs="Courier New"/>
                  <w:color w:val="000000"/>
                  <w:sz w:val="16"/>
                  <w:szCs w:val="16"/>
                  <w:lang w:val="es-EC"/>
                </w:rPr>
                <w:t>import jakarta.xml.ws.handler.soap.SOAPMessageContext;</w:t>
              </w:r>
            </w:ins>
          </w:p>
          <w:p w14:paraId="69D95035">
            <w:pPr>
              <w:spacing w:before="0" w:after="0" w:line="240" w:lineRule="auto"/>
              <w:rPr>
                <w:ins w:id="4573" w:author="marpa" w:date="2026-10-25T15:28:59Z"/>
                <w:rFonts w:hint="default" w:ascii="Courier New" w:hAnsi="Courier New" w:eastAsia="Courier New" w:cs="Courier New"/>
                <w:color w:val="000000"/>
                <w:sz w:val="16"/>
                <w:szCs w:val="16"/>
                <w:lang w:val="es-EC"/>
              </w:rPr>
            </w:pPr>
            <w:ins w:id="4574" w:author="marpa" w:date="2026-10-25T15:28:59Z">
              <w:r>
                <w:rPr>
                  <w:rFonts w:hint="default" w:ascii="Courier New" w:hAnsi="Courier New" w:eastAsia="Courier New" w:cs="Courier New"/>
                  <w:color w:val="000000"/>
                  <w:sz w:val="16"/>
                  <w:szCs w:val="16"/>
                  <w:lang w:val="es-EC"/>
                </w:rPr>
                <w:t>import java.util.Collections;</w:t>
              </w:r>
            </w:ins>
          </w:p>
          <w:p w14:paraId="054CB9CB">
            <w:pPr>
              <w:spacing w:before="0" w:after="0" w:line="240" w:lineRule="auto"/>
              <w:rPr>
                <w:ins w:id="4575" w:author="marpa" w:date="2026-10-25T15:28:59Z"/>
                <w:rFonts w:hint="default" w:ascii="Courier New" w:hAnsi="Courier New" w:eastAsia="Courier New" w:cs="Courier New"/>
                <w:color w:val="000000"/>
                <w:sz w:val="16"/>
                <w:szCs w:val="16"/>
                <w:lang w:val="es-EC"/>
              </w:rPr>
            </w:pPr>
            <w:ins w:id="4576" w:author="marpa" w:date="2026-10-25T15:28:59Z">
              <w:r>
                <w:rPr>
                  <w:rFonts w:hint="default" w:ascii="Courier New" w:hAnsi="Courier New" w:eastAsia="Courier New" w:cs="Courier New"/>
                  <w:color w:val="000000"/>
                  <w:sz w:val="16"/>
                  <w:szCs w:val="16"/>
                  <w:lang w:val="es-EC"/>
                </w:rPr>
                <w:t>import java.util.Set;</w:t>
              </w:r>
            </w:ins>
          </w:p>
          <w:p w14:paraId="3B1D415F">
            <w:pPr>
              <w:spacing w:before="0" w:after="0" w:line="240" w:lineRule="auto"/>
              <w:rPr>
                <w:ins w:id="4577" w:author="marpa" w:date="2026-10-25T15:28:59Z"/>
                <w:rFonts w:hint="default" w:ascii="Courier New" w:hAnsi="Courier New" w:eastAsia="Courier New" w:cs="Courier New"/>
                <w:color w:val="000000"/>
                <w:sz w:val="16"/>
                <w:szCs w:val="16"/>
                <w:lang w:val="es-EC"/>
              </w:rPr>
            </w:pPr>
            <w:ins w:id="4578" w:author="marpa" w:date="2026-10-25T15:28:59Z">
              <w:r>
                <w:rPr>
                  <w:rFonts w:hint="default" w:ascii="Courier New" w:hAnsi="Courier New" w:eastAsia="Courier New" w:cs="Courier New"/>
                  <w:color w:val="000000"/>
                  <w:sz w:val="16"/>
                  <w:szCs w:val="16"/>
                  <w:lang w:val="es-EC"/>
                </w:rPr>
                <w:t>import javax.xml.namespace.QName;</w:t>
              </w:r>
            </w:ins>
          </w:p>
          <w:p w14:paraId="51EFD037">
            <w:pPr>
              <w:spacing w:before="0" w:after="0" w:line="240" w:lineRule="auto"/>
              <w:rPr>
                <w:ins w:id="4579" w:author="marpa" w:date="2026-10-25T15:28:59Z"/>
                <w:rFonts w:hint="default" w:ascii="Courier New" w:hAnsi="Courier New" w:eastAsia="Courier New" w:cs="Courier New"/>
                <w:color w:val="000000"/>
                <w:sz w:val="16"/>
                <w:szCs w:val="16"/>
                <w:lang w:val="es-EC"/>
              </w:rPr>
            </w:pPr>
          </w:p>
          <w:p w14:paraId="37D82EAB">
            <w:pPr>
              <w:spacing w:before="0" w:after="0" w:line="240" w:lineRule="auto"/>
              <w:rPr>
                <w:ins w:id="4580" w:author="marpa" w:date="2026-10-25T15:28:59Z"/>
                <w:rFonts w:hint="default" w:ascii="Courier New" w:hAnsi="Courier New" w:eastAsia="Courier New" w:cs="Courier New"/>
                <w:color w:val="000000"/>
                <w:sz w:val="16"/>
                <w:szCs w:val="16"/>
                <w:lang w:val="es-EC"/>
              </w:rPr>
            </w:pPr>
            <w:ins w:id="4581" w:author="marpa" w:date="2026-10-25T15:28:59Z">
              <w:r>
                <w:rPr>
                  <w:rFonts w:hint="default" w:ascii="Courier New" w:hAnsi="Courier New" w:eastAsia="Courier New" w:cs="Courier New"/>
                  <w:color w:val="000000"/>
                  <w:sz w:val="16"/>
                  <w:szCs w:val="16"/>
                  <w:lang w:val="es-EC"/>
                </w:rPr>
                <w:t>/** Inserta el token que exige el manejador de autenticación del servidor. */</w:t>
              </w:r>
            </w:ins>
          </w:p>
          <w:p w14:paraId="3CAB83A7">
            <w:pPr>
              <w:spacing w:before="0" w:after="0" w:line="240" w:lineRule="auto"/>
              <w:rPr>
                <w:ins w:id="4582" w:author="marpa" w:date="2026-10-25T15:28:59Z"/>
                <w:rFonts w:hint="default" w:ascii="Courier New" w:hAnsi="Courier New" w:eastAsia="Courier New" w:cs="Courier New"/>
                <w:color w:val="000000"/>
                <w:sz w:val="16"/>
                <w:szCs w:val="16"/>
                <w:lang w:val="es-EC"/>
              </w:rPr>
            </w:pPr>
            <w:ins w:id="4583" w:author="marpa" w:date="2026-10-25T15:28:59Z">
              <w:r>
                <w:rPr>
                  <w:rFonts w:hint="default" w:ascii="Courier New" w:hAnsi="Courier New" w:eastAsia="Courier New" w:cs="Courier New"/>
                  <w:color w:val="000000"/>
                  <w:sz w:val="16"/>
                  <w:szCs w:val="16"/>
                  <w:lang w:val="es-EC"/>
                </w:rPr>
                <w:t>public final class ManejadorClienteAutenticacion implements SOAPHandler&lt;SOAPMessageContext&gt; {</w:t>
              </w:r>
            </w:ins>
          </w:p>
          <w:p w14:paraId="21C2234F">
            <w:pPr>
              <w:spacing w:before="0" w:after="0" w:line="240" w:lineRule="auto"/>
              <w:rPr>
                <w:ins w:id="4584" w:author="marpa" w:date="2026-10-25T15:28:59Z"/>
                <w:rFonts w:hint="default" w:ascii="Courier New" w:hAnsi="Courier New" w:eastAsia="Courier New" w:cs="Courier New"/>
                <w:color w:val="000000"/>
                <w:sz w:val="16"/>
                <w:szCs w:val="16"/>
                <w:lang w:val="es-EC"/>
              </w:rPr>
            </w:pPr>
            <w:ins w:id="4585" w:author="marpa" w:date="2026-10-25T15:28:59Z">
              <w:r>
                <w:rPr>
                  <w:rFonts w:hint="default" w:ascii="Courier New" w:hAnsi="Courier New" w:eastAsia="Courier New" w:cs="Courier New"/>
                  <w:color w:val="000000"/>
                  <w:sz w:val="16"/>
                  <w:szCs w:val="16"/>
                  <w:lang w:val="es-EC"/>
                </w:rPr>
                <w:t xml:space="preserve">    private static final String NS_SEGURIDAD = "http://ws.monster.edu.ec/seguridad";</w:t>
              </w:r>
            </w:ins>
          </w:p>
          <w:p w14:paraId="6CD0588E">
            <w:pPr>
              <w:spacing w:before="0" w:after="0" w:line="240" w:lineRule="auto"/>
              <w:rPr>
                <w:ins w:id="4586" w:author="marpa" w:date="2026-10-25T15:28:59Z"/>
                <w:rFonts w:hint="default" w:ascii="Courier New" w:hAnsi="Courier New" w:eastAsia="Courier New" w:cs="Courier New"/>
                <w:color w:val="000000"/>
                <w:sz w:val="16"/>
                <w:szCs w:val="16"/>
                <w:lang w:val="es-EC"/>
              </w:rPr>
            </w:pPr>
          </w:p>
          <w:p w14:paraId="5B31F4E8">
            <w:pPr>
              <w:spacing w:before="0" w:after="0" w:line="240" w:lineRule="auto"/>
              <w:rPr>
                <w:ins w:id="4587" w:author="marpa" w:date="2026-10-25T15:28:59Z"/>
                <w:rFonts w:hint="default" w:ascii="Courier New" w:hAnsi="Courier New" w:eastAsia="Courier New" w:cs="Courier New"/>
                <w:color w:val="000000"/>
                <w:sz w:val="16"/>
                <w:szCs w:val="16"/>
                <w:lang w:val="es-EC"/>
              </w:rPr>
            </w:pPr>
            <w:ins w:id="4588" w:author="marpa" w:date="2026-10-25T15:28:59Z">
              <w:r>
                <w:rPr>
                  <w:rFonts w:hint="default" w:ascii="Courier New" w:hAnsi="Courier New" w:eastAsia="Courier New" w:cs="Courier New"/>
                  <w:color w:val="000000"/>
                  <w:sz w:val="16"/>
                  <w:szCs w:val="16"/>
                  <w:lang w:val="es-EC"/>
                </w:rPr>
                <w:t xml:space="preserve">    @Override</w:t>
              </w:r>
            </w:ins>
          </w:p>
          <w:p w14:paraId="1B215934">
            <w:pPr>
              <w:spacing w:before="0" w:after="0" w:line="240" w:lineRule="auto"/>
              <w:rPr>
                <w:ins w:id="4589" w:author="marpa" w:date="2026-10-25T15:28:59Z"/>
                <w:rFonts w:hint="default" w:ascii="Courier New" w:hAnsi="Courier New" w:eastAsia="Courier New" w:cs="Courier New"/>
                <w:color w:val="000000"/>
                <w:sz w:val="16"/>
                <w:szCs w:val="16"/>
                <w:lang w:val="es-EC"/>
              </w:rPr>
            </w:pPr>
            <w:ins w:id="4590" w:author="marpa" w:date="2026-10-25T15:28:59Z">
              <w:r>
                <w:rPr>
                  <w:rFonts w:hint="default" w:ascii="Courier New" w:hAnsi="Courier New" w:eastAsia="Courier New" w:cs="Courier New"/>
                  <w:color w:val="000000"/>
                  <w:sz w:val="16"/>
                  <w:szCs w:val="16"/>
                  <w:lang w:val="es-EC"/>
                </w:rPr>
                <w:t xml:space="preserve">    public boolean handleMessage(SOAPMessageContext contexto) {</w:t>
              </w:r>
            </w:ins>
          </w:p>
          <w:p w14:paraId="12F80063">
            <w:pPr>
              <w:spacing w:before="0" w:after="0" w:line="240" w:lineRule="auto"/>
              <w:rPr>
                <w:ins w:id="4591" w:author="marpa" w:date="2026-10-25T15:28:59Z"/>
                <w:rFonts w:hint="default" w:ascii="Courier New" w:hAnsi="Courier New" w:eastAsia="Courier New" w:cs="Courier New"/>
                <w:color w:val="000000"/>
                <w:sz w:val="16"/>
                <w:szCs w:val="16"/>
                <w:lang w:val="es-EC"/>
              </w:rPr>
            </w:pPr>
            <w:ins w:id="4592" w:author="marpa" w:date="2026-10-25T15:28:59Z">
              <w:r>
                <w:rPr>
                  <w:rFonts w:hint="default" w:ascii="Courier New" w:hAnsi="Courier New" w:eastAsia="Courier New" w:cs="Courier New"/>
                  <w:color w:val="000000"/>
                  <w:sz w:val="16"/>
                  <w:szCs w:val="16"/>
                  <w:lang w:val="es-EC"/>
                </w:rPr>
                <w:t xml:space="preserve">        if (Boolean.TRUE.equals(contexto.get(MessageContext.MESSAGE_OUTBOUND_PROPERTY))) {</w:t>
              </w:r>
            </w:ins>
          </w:p>
          <w:p w14:paraId="33328F73">
            <w:pPr>
              <w:spacing w:before="0" w:after="0" w:line="240" w:lineRule="auto"/>
              <w:rPr>
                <w:ins w:id="4593" w:author="marpa" w:date="2026-10-25T15:28:59Z"/>
                <w:rFonts w:hint="default" w:ascii="Courier New" w:hAnsi="Courier New" w:eastAsia="Courier New" w:cs="Courier New"/>
                <w:color w:val="000000"/>
                <w:sz w:val="16"/>
                <w:szCs w:val="16"/>
                <w:lang w:val="es-EC"/>
              </w:rPr>
            </w:pPr>
            <w:ins w:id="4594" w:author="marpa" w:date="2026-10-25T15:28:59Z">
              <w:r>
                <w:rPr>
                  <w:rFonts w:hint="default" w:ascii="Courier New" w:hAnsi="Courier New" w:eastAsia="Courier New" w:cs="Courier New"/>
                  <w:color w:val="000000"/>
                  <w:sz w:val="16"/>
                  <w:szCs w:val="16"/>
                  <w:lang w:val="es-EC"/>
                </w:rPr>
                <w:t xml:space="preserve">            agregarToken(contexto);</w:t>
              </w:r>
            </w:ins>
          </w:p>
          <w:p w14:paraId="1BDDB135">
            <w:pPr>
              <w:spacing w:before="0" w:after="0" w:line="240" w:lineRule="auto"/>
              <w:rPr>
                <w:ins w:id="4595" w:author="marpa" w:date="2026-10-25T15:28:59Z"/>
                <w:rFonts w:hint="default" w:ascii="Courier New" w:hAnsi="Courier New" w:eastAsia="Courier New" w:cs="Courier New"/>
                <w:color w:val="000000"/>
                <w:sz w:val="16"/>
                <w:szCs w:val="16"/>
                <w:lang w:val="es-EC"/>
              </w:rPr>
            </w:pPr>
            <w:ins w:id="4596" w:author="marpa" w:date="2026-10-25T15:28:59Z">
              <w:r>
                <w:rPr>
                  <w:rFonts w:hint="default" w:ascii="Courier New" w:hAnsi="Courier New" w:eastAsia="Courier New" w:cs="Courier New"/>
                  <w:color w:val="000000"/>
                  <w:sz w:val="16"/>
                  <w:szCs w:val="16"/>
                  <w:lang w:val="es-EC"/>
                </w:rPr>
                <w:t xml:space="preserve">        }</w:t>
              </w:r>
            </w:ins>
          </w:p>
          <w:p w14:paraId="19C9C6DF">
            <w:pPr>
              <w:spacing w:before="0" w:after="0" w:line="240" w:lineRule="auto"/>
              <w:rPr>
                <w:ins w:id="4597" w:author="marpa" w:date="2026-10-25T15:28:59Z"/>
                <w:rFonts w:hint="default" w:ascii="Courier New" w:hAnsi="Courier New" w:eastAsia="Courier New" w:cs="Courier New"/>
                <w:color w:val="000000"/>
                <w:sz w:val="16"/>
                <w:szCs w:val="16"/>
                <w:lang w:val="es-EC"/>
              </w:rPr>
            </w:pPr>
            <w:ins w:id="4598" w:author="marpa" w:date="2026-10-25T15:28:59Z">
              <w:r>
                <w:rPr>
                  <w:rFonts w:hint="default" w:ascii="Courier New" w:hAnsi="Courier New" w:eastAsia="Courier New" w:cs="Courier New"/>
                  <w:color w:val="000000"/>
                  <w:sz w:val="16"/>
                  <w:szCs w:val="16"/>
                  <w:lang w:val="es-EC"/>
                </w:rPr>
                <w:t xml:space="preserve">        return true;</w:t>
              </w:r>
            </w:ins>
          </w:p>
          <w:p w14:paraId="14E45F7E">
            <w:pPr>
              <w:spacing w:before="0" w:after="0" w:line="240" w:lineRule="auto"/>
              <w:rPr>
                <w:ins w:id="4599" w:author="marpa" w:date="2026-10-25T15:28:59Z"/>
                <w:rFonts w:hint="default" w:ascii="Courier New" w:hAnsi="Courier New" w:eastAsia="Courier New" w:cs="Courier New"/>
                <w:color w:val="000000"/>
                <w:sz w:val="16"/>
                <w:szCs w:val="16"/>
                <w:lang w:val="es-EC"/>
              </w:rPr>
            </w:pPr>
            <w:ins w:id="4600" w:author="marpa" w:date="2026-10-25T15:28:59Z">
              <w:r>
                <w:rPr>
                  <w:rFonts w:hint="default" w:ascii="Courier New" w:hAnsi="Courier New" w:eastAsia="Courier New" w:cs="Courier New"/>
                  <w:color w:val="000000"/>
                  <w:sz w:val="16"/>
                  <w:szCs w:val="16"/>
                  <w:lang w:val="es-EC"/>
                </w:rPr>
                <w:t xml:space="preserve">    }</w:t>
              </w:r>
            </w:ins>
          </w:p>
          <w:p w14:paraId="61F9D87A">
            <w:pPr>
              <w:spacing w:before="0" w:after="0" w:line="240" w:lineRule="auto"/>
              <w:rPr>
                <w:ins w:id="4601" w:author="marpa" w:date="2026-10-25T15:28:59Z"/>
                <w:rFonts w:hint="default" w:ascii="Courier New" w:hAnsi="Courier New" w:eastAsia="Courier New" w:cs="Courier New"/>
                <w:color w:val="000000"/>
                <w:sz w:val="16"/>
                <w:szCs w:val="16"/>
                <w:lang w:val="es-EC"/>
              </w:rPr>
            </w:pPr>
          </w:p>
          <w:p w14:paraId="19A750F2">
            <w:pPr>
              <w:spacing w:before="0" w:after="0" w:line="240" w:lineRule="auto"/>
              <w:rPr>
                <w:ins w:id="4602" w:author="marpa" w:date="2026-10-25T15:28:59Z"/>
                <w:rFonts w:hint="default" w:ascii="Courier New" w:hAnsi="Courier New" w:eastAsia="Courier New" w:cs="Courier New"/>
                <w:color w:val="000000"/>
                <w:sz w:val="16"/>
                <w:szCs w:val="16"/>
                <w:lang w:val="es-EC"/>
              </w:rPr>
            </w:pPr>
            <w:ins w:id="4603" w:author="marpa" w:date="2026-10-25T15:28:59Z">
              <w:r>
                <w:rPr>
                  <w:rFonts w:hint="default" w:ascii="Courier New" w:hAnsi="Courier New" w:eastAsia="Courier New" w:cs="Courier New"/>
                  <w:color w:val="000000"/>
                  <w:sz w:val="16"/>
                  <w:szCs w:val="16"/>
                  <w:lang w:val="es-EC"/>
                </w:rPr>
                <w:t xml:space="preserve">    private void agregarToken(SOAPMessageContext contexto) {</w:t>
              </w:r>
            </w:ins>
          </w:p>
          <w:p w14:paraId="443C82D7">
            <w:pPr>
              <w:spacing w:before="0" w:after="0" w:line="240" w:lineRule="auto"/>
              <w:rPr>
                <w:ins w:id="4604" w:author="marpa" w:date="2026-10-25T15:28:59Z"/>
                <w:rFonts w:hint="default" w:ascii="Courier New" w:hAnsi="Courier New" w:eastAsia="Courier New" w:cs="Courier New"/>
                <w:color w:val="000000"/>
                <w:sz w:val="16"/>
                <w:szCs w:val="16"/>
                <w:lang w:val="es-EC"/>
              </w:rPr>
            </w:pPr>
            <w:ins w:id="4605" w:author="marpa" w:date="2026-10-25T15:28:59Z">
              <w:r>
                <w:rPr>
                  <w:rFonts w:hint="default" w:ascii="Courier New" w:hAnsi="Courier New" w:eastAsia="Courier New" w:cs="Courier New"/>
                  <w:color w:val="000000"/>
                  <w:sz w:val="16"/>
                  <w:szCs w:val="16"/>
                  <w:lang w:val="es-EC"/>
                </w:rPr>
                <w:t xml:space="preserve">        String token = AdministradorTokensCliente.obtenerToken();</w:t>
              </w:r>
            </w:ins>
          </w:p>
          <w:p w14:paraId="4D10F1C0">
            <w:pPr>
              <w:spacing w:before="0" w:after="0" w:line="240" w:lineRule="auto"/>
              <w:rPr>
                <w:ins w:id="4606" w:author="marpa" w:date="2026-10-25T15:28:59Z"/>
                <w:rFonts w:hint="default" w:ascii="Courier New" w:hAnsi="Courier New" w:eastAsia="Courier New" w:cs="Courier New"/>
                <w:color w:val="000000"/>
                <w:sz w:val="16"/>
                <w:szCs w:val="16"/>
                <w:lang w:val="es-EC"/>
              </w:rPr>
            </w:pPr>
            <w:ins w:id="4607" w:author="marpa" w:date="2026-10-25T15:28:59Z">
              <w:r>
                <w:rPr>
                  <w:rFonts w:hint="default" w:ascii="Courier New" w:hAnsi="Courier New" w:eastAsia="Courier New" w:cs="Courier New"/>
                  <w:color w:val="000000"/>
                  <w:sz w:val="16"/>
                  <w:szCs w:val="16"/>
                  <w:lang w:val="es-EC"/>
                </w:rPr>
                <w:t xml:space="preserve">        if (token == null || token.isBlank()) return;</w:t>
              </w:r>
            </w:ins>
          </w:p>
          <w:p w14:paraId="6CD7C165">
            <w:pPr>
              <w:spacing w:before="0" w:after="0" w:line="240" w:lineRule="auto"/>
              <w:rPr>
                <w:ins w:id="4608" w:author="marpa" w:date="2026-10-25T15:28:59Z"/>
                <w:rFonts w:hint="default" w:ascii="Courier New" w:hAnsi="Courier New" w:eastAsia="Courier New" w:cs="Courier New"/>
                <w:color w:val="000000"/>
                <w:sz w:val="16"/>
                <w:szCs w:val="16"/>
                <w:lang w:val="es-EC"/>
              </w:rPr>
            </w:pPr>
            <w:ins w:id="4609" w:author="marpa" w:date="2026-10-25T15:28:59Z">
              <w:r>
                <w:rPr>
                  <w:rFonts w:hint="default" w:ascii="Courier New" w:hAnsi="Courier New" w:eastAsia="Courier New" w:cs="Courier New"/>
                  <w:color w:val="000000"/>
                  <w:sz w:val="16"/>
                  <w:szCs w:val="16"/>
                  <w:lang w:val="es-EC"/>
                </w:rPr>
                <w:t xml:space="preserve">        try {</w:t>
              </w:r>
            </w:ins>
          </w:p>
          <w:p w14:paraId="06058C8F">
            <w:pPr>
              <w:spacing w:before="0" w:after="0" w:line="240" w:lineRule="auto"/>
              <w:rPr>
                <w:ins w:id="4610" w:author="marpa" w:date="2026-10-25T15:28:59Z"/>
                <w:rFonts w:hint="default" w:ascii="Courier New" w:hAnsi="Courier New" w:eastAsia="Courier New" w:cs="Courier New"/>
                <w:color w:val="000000"/>
                <w:sz w:val="16"/>
                <w:szCs w:val="16"/>
                <w:lang w:val="es-EC"/>
              </w:rPr>
            </w:pPr>
            <w:ins w:id="4611" w:author="marpa" w:date="2026-10-25T15:28:59Z">
              <w:r>
                <w:rPr>
                  <w:rFonts w:hint="default" w:ascii="Courier New" w:hAnsi="Courier New" w:eastAsia="Courier New" w:cs="Courier New"/>
                  <w:color w:val="000000"/>
                  <w:sz w:val="16"/>
                  <w:szCs w:val="16"/>
                  <w:lang w:val="es-EC"/>
                </w:rPr>
                <w:t xml:space="preserve">            SOAPMessage mensaje = contexto.getMessage();</w:t>
              </w:r>
            </w:ins>
          </w:p>
          <w:p w14:paraId="454D05BE">
            <w:pPr>
              <w:spacing w:before="0" w:after="0" w:line="240" w:lineRule="auto"/>
              <w:rPr>
                <w:ins w:id="4612" w:author="marpa" w:date="2026-10-25T15:28:59Z"/>
                <w:rFonts w:hint="default" w:ascii="Courier New" w:hAnsi="Courier New" w:eastAsia="Courier New" w:cs="Courier New"/>
                <w:color w:val="000000"/>
                <w:sz w:val="16"/>
                <w:szCs w:val="16"/>
                <w:lang w:val="es-EC"/>
              </w:rPr>
            </w:pPr>
            <w:ins w:id="4613" w:author="marpa" w:date="2026-10-25T15:28:59Z">
              <w:r>
                <w:rPr>
                  <w:rFonts w:hint="default" w:ascii="Courier New" w:hAnsi="Courier New" w:eastAsia="Courier New" w:cs="Courier New"/>
                  <w:color w:val="000000"/>
                  <w:sz w:val="16"/>
                  <w:szCs w:val="16"/>
                  <w:lang w:val="es-EC"/>
                </w:rPr>
                <w:t xml:space="preserve">            Node cuerpo = (Node) mensaje.getSOAPBody().getFirstChild();</w:t>
              </w:r>
            </w:ins>
          </w:p>
          <w:p w14:paraId="5144088C">
            <w:pPr>
              <w:spacing w:before="0" w:after="0" w:line="240" w:lineRule="auto"/>
              <w:rPr>
                <w:ins w:id="4614" w:author="marpa" w:date="2026-10-25T15:28:59Z"/>
                <w:rFonts w:hint="default" w:ascii="Courier New" w:hAnsi="Courier New" w:eastAsia="Courier New" w:cs="Courier New"/>
                <w:color w:val="000000"/>
                <w:sz w:val="16"/>
                <w:szCs w:val="16"/>
                <w:lang w:val="es-EC"/>
              </w:rPr>
            </w:pPr>
            <w:ins w:id="4615" w:author="marpa" w:date="2026-10-25T15:28:59Z">
              <w:r>
                <w:rPr>
                  <w:rFonts w:hint="default" w:ascii="Courier New" w:hAnsi="Courier New" w:eastAsia="Courier New" w:cs="Courier New"/>
                  <w:color w:val="000000"/>
                  <w:sz w:val="16"/>
                  <w:szCs w:val="16"/>
                  <w:lang w:val="es-EC"/>
                </w:rPr>
                <w:t xml:space="preserve">            if (cuerpo instanceof SOAPElement elemento &amp;&amp; "login".equals(elemento.getLocalName())) return;</w:t>
              </w:r>
            </w:ins>
          </w:p>
          <w:p w14:paraId="2346114F">
            <w:pPr>
              <w:spacing w:before="0" w:after="0" w:line="240" w:lineRule="auto"/>
              <w:rPr>
                <w:ins w:id="4616" w:author="marpa" w:date="2026-10-25T15:28:59Z"/>
                <w:rFonts w:hint="default" w:ascii="Courier New" w:hAnsi="Courier New" w:eastAsia="Courier New" w:cs="Courier New"/>
                <w:color w:val="000000"/>
                <w:sz w:val="16"/>
                <w:szCs w:val="16"/>
                <w:lang w:val="es-EC"/>
              </w:rPr>
            </w:pPr>
            <w:ins w:id="4617" w:author="marpa" w:date="2026-10-25T15:28:59Z">
              <w:r>
                <w:rPr>
                  <w:rFonts w:hint="default" w:ascii="Courier New" w:hAnsi="Courier New" w:eastAsia="Courier New" w:cs="Courier New"/>
                  <w:color w:val="000000"/>
                  <w:sz w:val="16"/>
                  <w:szCs w:val="16"/>
                  <w:lang w:val="es-EC"/>
                </w:rPr>
                <w:t xml:space="preserve">            SOAPEnvelope sobre = mensaje.getSOAPPart().getEnvelope();</w:t>
              </w:r>
            </w:ins>
          </w:p>
          <w:p w14:paraId="73556E87">
            <w:pPr>
              <w:spacing w:before="0" w:after="0" w:line="240" w:lineRule="auto"/>
              <w:rPr>
                <w:ins w:id="4618" w:author="marpa" w:date="2026-10-25T15:28:59Z"/>
                <w:rFonts w:hint="default" w:ascii="Courier New" w:hAnsi="Courier New" w:eastAsia="Courier New" w:cs="Courier New"/>
                <w:color w:val="000000"/>
                <w:sz w:val="16"/>
                <w:szCs w:val="16"/>
                <w:lang w:val="es-EC"/>
              </w:rPr>
            </w:pPr>
            <w:ins w:id="4619" w:author="marpa" w:date="2026-10-25T15:28:59Z">
              <w:r>
                <w:rPr>
                  <w:rFonts w:hint="default" w:ascii="Courier New" w:hAnsi="Courier New" w:eastAsia="Courier New" w:cs="Courier New"/>
                  <w:color w:val="000000"/>
                  <w:sz w:val="16"/>
                  <w:szCs w:val="16"/>
                  <w:lang w:val="es-EC"/>
                </w:rPr>
                <w:t xml:space="preserve">            SOAPHeader cabecera = sobre.getHeader() == null ? sobre.addHeader() : sobre.getHeader();</w:t>
              </w:r>
            </w:ins>
          </w:p>
          <w:p w14:paraId="480D2F0A">
            <w:pPr>
              <w:spacing w:before="0" w:after="0" w:line="240" w:lineRule="auto"/>
              <w:rPr>
                <w:ins w:id="4620" w:author="marpa" w:date="2026-10-25T15:28:59Z"/>
                <w:rFonts w:hint="default" w:ascii="Courier New" w:hAnsi="Courier New" w:eastAsia="Courier New" w:cs="Courier New"/>
                <w:color w:val="000000"/>
                <w:sz w:val="16"/>
                <w:szCs w:val="16"/>
                <w:lang w:val="es-EC"/>
              </w:rPr>
            </w:pPr>
            <w:ins w:id="4621" w:author="marpa" w:date="2026-10-25T15:28:59Z">
              <w:r>
                <w:rPr>
                  <w:rFonts w:hint="default" w:ascii="Courier New" w:hAnsi="Courier New" w:eastAsia="Courier New" w:cs="Courier New"/>
                  <w:color w:val="000000"/>
                  <w:sz w:val="16"/>
                  <w:szCs w:val="16"/>
                  <w:lang w:val="es-EC"/>
                </w:rPr>
                <w:t xml:space="preserve">            cabecera.addChildElement("token", "seg", NS_SEGURIDAD).addTextNode(token);</w:t>
              </w:r>
            </w:ins>
          </w:p>
          <w:p w14:paraId="3CE57301">
            <w:pPr>
              <w:spacing w:before="0" w:after="0" w:line="240" w:lineRule="auto"/>
              <w:rPr>
                <w:ins w:id="4622" w:author="marpa" w:date="2026-10-25T15:28:59Z"/>
                <w:rFonts w:hint="default" w:ascii="Courier New" w:hAnsi="Courier New" w:eastAsia="Courier New" w:cs="Courier New"/>
                <w:color w:val="000000"/>
                <w:sz w:val="16"/>
                <w:szCs w:val="16"/>
                <w:lang w:val="es-EC"/>
              </w:rPr>
            </w:pPr>
            <w:ins w:id="4623" w:author="marpa" w:date="2026-10-25T15:28:59Z">
              <w:r>
                <w:rPr>
                  <w:rFonts w:hint="default" w:ascii="Courier New" w:hAnsi="Courier New" w:eastAsia="Courier New" w:cs="Courier New"/>
                  <w:color w:val="000000"/>
                  <w:sz w:val="16"/>
                  <w:szCs w:val="16"/>
                  <w:lang w:val="es-EC"/>
                </w:rPr>
                <w:t xml:space="preserve">            mensaje.saveChanges();</w:t>
              </w:r>
            </w:ins>
          </w:p>
          <w:p w14:paraId="355B2871">
            <w:pPr>
              <w:spacing w:before="0" w:after="0" w:line="240" w:lineRule="auto"/>
              <w:rPr>
                <w:ins w:id="4624" w:author="marpa" w:date="2026-10-25T15:28:59Z"/>
                <w:rFonts w:hint="default" w:ascii="Courier New" w:hAnsi="Courier New" w:eastAsia="Courier New" w:cs="Courier New"/>
                <w:color w:val="000000"/>
                <w:sz w:val="16"/>
                <w:szCs w:val="16"/>
                <w:lang w:val="es-EC"/>
              </w:rPr>
            </w:pPr>
            <w:ins w:id="4625" w:author="marpa" w:date="2026-10-25T15:28:59Z">
              <w:r>
                <w:rPr>
                  <w:rFonts w:hint="default" w:ascii="Courier New" w:hAnsi="Courier New" w:eastAsia="Courier New" w:cs="Courier New"/>
                  <w:color w:val="000000"/>
                  <w:sz w:val="16"/>
                  <w:szCs w:val="16"/>
                  <w:lang w:val="es-EC"/>
                </w:rPr>
                <w:t xml:space="preserve">        } catch (Exception ex) {</w:t>
              </w:r>
            </w:ins>
          </w:p>
          <w:p w14:paraId="77839381">
            <w:pPr>
              <w:spacing w:before="0" w:after="0" w:line="240" w:lineRule="auto"/>
              <w:rPr>
                <w:ins w:id="4626" w:author="marpa" w:date="2026-10-25T15:28:59Z"/>
                <w:rFonts w:hint="default" w:ascii="Courier New" w:hAnsi="Courier New" w:eastAsia="Courier New" w:cs="Courier New"/>
                <w:color w:val="000000"/>
                <w:sz w:val="16"/>
                <w:szCs w:val="16"/>
                <w:lang w:val="es-EC"/>
              </w:rPr>
            </w:pPr>
            <w:ins w:id="4627" w:author="marpa" w:date="2026-10-25T15:28:59Z">
              <w:r>
                <w:rPr>
                  <w:rFonts w:hint="default" w:ascii="Courier New" w:hAnsi="Courier New" w:eastAsia="Courier New" w:cs="Courier New"/>
                  <w:color w:val="000000"/>
                  <w:sz w:val="16"/>
                  <w:szCs w:val="16"/>
                  <w:lang w:val="es-EC"/>
                </w:rPr>
                <w:t xml:space="preserve">            throw new IllegalStateException("No fue posible agregar el token SOAP", ex);</w:t>
              </w:r>
            </w:ins>
          </w:p>
          <w:p w14:paraId="35B9001A">
            <w:pPr>
              <w:spacing w:before="0" w:after="0" w:line="240" w:lineRule="auto"/>
              <w:rPr>
                <w:ins w:id="4628" w:author="marpa" w:date="2026-10-25T15:28:59Z"/>
                <w:rFonts w:hint="default" w:ascii="Courier New" w:hAnsi="Courier New" w:eastAsia="Courier New" w:cs="Courier New"/>
                <w:color w:val="000000"/>
                <w:sz w:val="16"/>
                <w:szCs w:val="16"/>
                <w:lang w:val="es-EC"/>
              </w:rPr>
            </w:pPr>
            <w:ins w:id="4629" w:author="marpa" w:date="2026-10-25T15:28:59Z">
              <w:r>
                <w:rPr>
                  <w:rFonts w:hint="default" w:ascii="Courier New" w:hAnsi="Courier New" w:eastAsia="Courier New" w:cs="Courier New"/>
                  <w:color w:val="000000"/>
                  <w:sz w:val="16"/>
                  <w:szCs w:val="16"/>
                  <w:lang w:val="es-EC"/>
                </w:rPr>
                <w:t xml:space="preserve">        }</w:t>
              </w:r>
            </w:ins>
          </w:p>
          <w:p w14:paraId="196349C0">
            <w:pPr>
              <w:spacing w:before="0" w:after="0" w:line="240" w:lineRule="auto"/>
              <w:rPr>
                <w:ins w:id="4630" w:author="marpa" w:date="2026-10-25T15:28:59Z"/>
                <w:rFonts w:hint="default" w:ascii="Courier New" w:hAnsi="Courier New" w:eastAsia="Courier New" w:cs="Courier New"/>
                <w:color w:val="000000"/>
                <w:sz w:val="16"/>
                <w:szCs w:val="16"/>
                <w:lang w:val="es-EC"/>
              </w:rPr>
            </w:pPr>
            <w:ins w:id="4631" w:author="marpa" w:date="2026-10-25T15:28:59Z">
              <w:r>
                <w:rPr>
                  <w:rFonts w:hint="default" w:ascii="Courier New" w:hAnsi="Courier New" w:eastAsia="Courier New" w:cs="Courier New"/>
                  <w:color w:val="000000"/>
                  <w:sz w:val="16"/>
                  <w:szCs w:val="16"/>
                  <w:lang w:val="es-EC"/>
                </w:rPr>
                <w:t xml:space="preserve">    }</w:t>
              </w:r>
            </w:ins>
          </w:p>
          <w:p w14:paraId="3A7DAA1E">
            <w:pPr>
              <w:spacing w:before="0" w:after="0" w:line="240" w:lineRule="auto"/>
              <w:rPr>
                <w:ins w:id="4632" w:author="marpa" w:date="2026-10-25T15:28:59Z"/>
                <w:rFonts w:hint="default" w:ascii="Courier New" w:hAnsi="Courier New" w:eastAsia="Courier New" w:cs="Courier New"/>
                <w:color w:val="000000"/>
                <w:sz w:val="16"/>
                <w:szCs w:val="16"/>
                <w:lang w:val="es-EC"/>
              </w:rPr>
            </w:pPr>
          </w:p>
          <w:p w14:paraId="33F5ED52">
            <w:pPr>
              <w:spacing w:before="0" w:after="0" w:line="240" w:lineRule="auto"/>
              <w:rPr>
                <w:ins w:id="4633" w:author="marpa" w:date="2026-10-25T15:28:59Z"/>
                <w:rFonts w:hint="default" w:ascii="Courier New" w:hAnsi="Courier New" w:eastAsia="Courier New" w:cs="Courier New"/>
                <w:color w:val="000000"/>
                <w:sz w:val="16"/>
                <w:szCs w:val="16"/>
                <w:lang w:val="es-EC"/>
              </w:rPr>
            </w:pPr>
            <w:ins w:id="4634" w:author="marpa" w:date="2026-10-25T15:28:59Z">
              <w:r>
                <w:rPr>
                  <w:rFonts w:hint="default" w:ascii="Courier New" w:hAnsi="Courier New" w:eastAsia="Courier New" w:cs="Courier New"/>
                  <w:color w:val="000000"/>
                  <w:sz w:val="16"/>
                  <w:szCs w:val="16"/>
                  <w:lang w:val="es-EC"/>
                </w:rPr>
                <w:t xml:space="preserve">    @Override public Set&lt;QName&gt; getHeaders() { return Collections.singleton(new QName(NS_SEGURIDAD, "token")); }</w:t>
              </w:r>
            </w:ins>
          </w:p>
          <w:p w14:paraId="2D9178D2">
            <w:pPr>
              <w:spacing w:before="0" w:after="0" w:line="240" w:lineRule="auto"/>
              <w:rPr>
                <w:ins w:id="4635" w:author="marpa" w:date="2026-10-25T15:28:59Z"/>
                <w:rFonts w:hint="default" w:ascii="Courier New" w:hAnsi="Courier New" w:eastAsia="Courier New" w:cs="Courier New"/>
                <w:color w:val="000000"/>
                <w:sz w:val="16"/>
                <w:szCs w:val="16"/>
                <w:lang w:val="es-EC"/>
              </w:rPr>
            </w:pPr>
            <w:ins w:id="4636" w:author="marpa" w:date="2026-10-25T15:28:59Z">
              <w:r>
                <w:rPr>
                  <w:rFonts w:hint="default" w:ascii="Courier New" w:hAnsi="Courier New" w:eastAsia="Courier New" w:cs="Courier New"/>
                  <w:color w:val="000000"/>
                  <w:sz w:val="16"/>
                  <w:szCs w:val="16"/>
                  <w:lang w:val="es-EC"/>
                </w:rPr>
                <w:t xml:space="preserve">    @Override public boolean handleFault(SOAPMessageContext contexto) { return true; }</w:t>
              </w:r>
            </w:ins>
          </w:p>
          <w:p w14:paraId="0B118749">
            <w:pPr>
              <w:spacing w:before="0" w:after="0" w:line="240" w:lineRule="auto"/>
              <w:rPr>
                <w:ins w:id="4637" w:author="marpa" w:date="2026-10-25T15:28:59Z"/>
                <w:rFonts w:hint="default" w:ascii="Courier New" w:hAnsi="Courier New" w:eastAsia="Courier New" w:cs="Courier New"/>
                <w:color w:val="000000"/>
                <w:sz w:val="16"/>
                <w:szCs w:val="16"/>
                <w:lang w:val="es-EC"/>
              </w:rPr>
            </w:pPr>
            <w:ins w:id="4638" w:author="marpa" w:date="2026-10-25T15:28:59Z">
              <w:r>
                <w:rPr>
                  <w:rFonts w:hint="default" w:ascii="Courier New" w:hAnsi="Courier New" w:eastAsia="Courier New" w:cs="Courier New"/>
                  <w:color w:val="000000"/>
                  <w:sz w:val="16"/>
                  <w:szCs w:val="16"/>
                  <w:lang w:val="es-EC"/>
                </w:rPr>
                <w:t xml:space="preserve">    @Override public void close(MessageContext contexto) { }</w:t>
              </w:r>
            </w:ins>
          </w:p>
          <w:p w14:paraId="4991D1FE">
            <w:pPr>
              <w:spacing w:before="0" w:after="0" w:line="240" w:lineRule="auto"/>
              <w:rPr>
                <w:ins w:id="4639" w:author="marpa" w:date="2026-10-25T15:24:22Z"/>
                <w:rFonts w:hint="default" w:ascii="Courier New" w:hAnsi="Courier New" w:eastAsia="Courier New" w:cs="Courier New"/>
                <w:color w:val="000000"/>
                <w:sz w:val="16"/>
                <w:szCs w:val="16"/>
                <w:lang w:val="es-EC"/>
              </w:rPr>
            </w:pPr>
            <w:ins w:id="4640" w:author="marpa" w:date="2026-10-25T15:28:59Z">
              <w:r>
                <w:rPr>
                  <w:rFonts w:hint="default" w:ascii="Courier New" w:hAnsi="Courier New" w:eastAsia="Courier New" w:cs="Courier New"/>
                  <w:color w:val="000000"/>
                  <w:sz w:val="16"/>
                  <w:szCs w:val="16"/>
                  <w:lang w:val="es-EC"/>
                </w:rPr>
                <w:t>}</w:t>
              </w:r>
            </w:ins>
          </w:p>
        </w:tc>
      </w:tr>
    </w:tbl>
    <w:p w14:paraId="76C6407C">
      <w:pPr>
        <w:pStyle w:val="6"/>
        <w:rPr>
          <w:ins w:id="4641" w:author="marpa" w:date="2026-10-25T15:26:56Z"/>
        </w:rPr>
      </w:pPr>
      <w:ins w:id="4642" w:author="marpa" w:date="2026-10-25T15:26:56Z">
        <w:bookmarkStart w:id="183" w:name="_Toc15439"/>
        <w:bookmarkStart w:id="184" w:name="_Toc26960"/>
        <w:r>
          <w:rPr/>
          <w:t xml:space="preserve">Tabla </w:t>
        </w:r>
      </w:ins>
      <w:ins w:id="4643" w:author="marpa" w:date="2026-10-25T15:26:56Z">
        <w:r>
          <w:rPr>
            <w:rFonts w:hint="default"/>
            <w:lang w:val="es-EC"/>
          </w:rPr>
          <w:t>2</w:t>
        </w:r>
      </w:ins>
      <w:ins w:id="4644" w:author="marpa" w:date="2026-10-25T15:34:27Z">
        <w:r>
          <w:rPr>
            <w:rFonts w:hint="default"/>
            <w:lang w:val="es-EC"/>
          </w:rPr>
          <w:t>5</w:t>
        </w:r>
      </w:ins>
      <w:ins w:id="4645" w:author="marpa" w:date="2026-10-25T15:26:56Z">
        <w:r>
          <w:rPr/>
          <w:t xml:space="preserve">. Clase </w:t>
        </w:r>
      </w:ins>
      <w:ins w:id="4646" w:author="marpa" w:date="2026-10-25T15:29:20Z">
        <w:r>
          <w:rPr>
            <w:rFonts w:hint="default"/>
          </w:rPr>
          <w:t>TlsInseguro</w:t>
        </w:r>
      </w:ins>
      <w:ins w:id="4647" w:author="marpa" w:date="2026-10-25T15:29:24Z">
        <w:r>
          <w:rPr>
            <w:rFonts w:hint="default"/>
            <w:lang w:val="es-EC"/>
          </w:rPr>
          <w:t xml:space="preserve"> </w:t>
        </w:r>
      </w:ins>
      <w:ins w:id="4648" w:author="marpa" w:date="2026-10-25T15:26:56Z">
        <w:r>
          <w:rPr/>
          <w:t>- Cliente consola</w:t>
        </w:r>
        <w:bookmarkEnd w:id="183"/>
        <w:bookmarkEnd w:id="184"/>
      </w:ins>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CEA9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649" w:author="marpa" w:date="2026-10-25T15:26:56Z"/>
        </w:trPr>
        <w:tc>
          <w:tcPr>
            <w:tcW w:w="8494" w:type="dxa"/>
            <w:shd w:val="clear" w:color="auto" w:fill="D9D9D9"/>
          </w:tcPr>
          <w:p w14:paraId="417444A2">
            <w:pPr>
              <w:spacing w:before="0" w:after="0" w:line="240" w:lineRule="auto"/>
              <w:rPr>
                <w:ins w:id="4650" w:author="marpa" w:date="2026-10-25T15:29:31Z"/>
                <w:rFonts w:hint="default" w:ascii="Courier New" w:hAnsi="Courier New" w:eastAsia="Courier New" w:cs="Courier New"/>
                <w:color w:val="000000"/>
                <w:sz w:val="16"/>
                <w:szCs w:val="16"/>
                <w:lang w:val="es-EC"/>
              </w:rPr>
            </w:pPr>
            <w:ins w:id="4651" w:author="marpa" w:date="2026-10-25T15:29:31Z">
              <w:r>
                <w:rPr>
                  <w:rFonts w:hint="default" w:ascii="Courier New" w:hAnsi="Courier New" w:eastAsia="Courier New" w:cs="Courier New"/>
                  <w:color w:val="000000"/>
                  <w:sz w:val="16"/>
                  <w:szCs w:val="16"/>
                  <w:lang w:val="es-EC"/>
                </w:rPr>
                <w:t>package ec.edu.monster.seguridad;</w:t>
              </w:r>
            </w:ins>
          </w:p>
          <w:p w14:paraId="771B4CA9">
            <w:pPr>
              <w:spacing w:before="0" w:after="0" w:line="240" w:lineRule="auto"/>
              <w:rPr>
                <w:ins w:id="4652" w:author="marpa" w:date="2026-10-25T15:29:31Z"/>
                <w:rFonts w:hint="default" w:ascii="Courier New" w:hAnsi="Courier New" w:eastAsia="Courier New" w:cs="Courier New"/>
                <w:color w:val="000000"/>
                <w:sz w:val="16"/>
                <w:szCs w:val="16"/>
                <w:lang w:val="es-EC"/>
              </w:rPr>
            </w:pPr>
          </w:p>
          <w:p w14:paraId="7D43E34D">
            <w:pPr>
              <w:spacing w:before="0" w:after="0" w:line="240" w:lineRule="auto"/>
              <w:rPr>
                <w:ins w:id="4653" w:author="marpa" w:date="2026-10-25T15:29:31Z"/>
                <w:rFonts w:hint="default" w:ascii="Courier New" w:hAnsi="Courier New" w:eastAsia="Courier New" w:cs="Courier New"/>
                <w:color w:val="000000"/>
                <w:sz w:val="16"/>
                <w:szCs w:val="16"/>
                <w:lang w:val="es-EC"/>
              </w:rPr>
            </w:pPr>
            <w:ins w:id="4654" w:author="marpa" w:date="2026-10-25T15:29:31Z">
              <w:r>
                <w:rPr>
                  <w:rFonts w:hint="default" w:ascii="Courier New" w:hAnsi="Courier New" w:eastAsia="Courier New" w:cs="Courier New"/>
                  <w:color w:val="000000"/>
                  <w:sz w:val="16"/>
                  <w:szCs w:val="16"/>
                  <w:lang w:val="es-EC"/>
                </w:rPr>
                <w:t>import java.security.SecureRandom;</w:t>
              </w:r>
            </w:ins>
          </w:p>
          <w:p w14:paraId="4363E994">
            <w:pPr>
              <w:spacing w:before="0" w:after="0" w:line="240" w:lineRule="auto"/>
              <w:rPr>
                <w:ins w:id="4655" w:author="marpa" w:date="2026-10-25T15:29:31Z"/>
                <w:rFonts w:hint="default" w:ascii="Courier New" w:hAnsi="Courier New" w:eastAsia="Courier New" w:cs="Courier New"/>
                <w:color w:val="000000"/>
                <w:sz w:val="16"/>
                <w:szCs w:val="16"/>
                <w:lang w:val="es-EC"/>
              </w:rPr>
            </w:pPr>
            <w:ins w:id="4656" w:author="marpa" w:date="2026-10-25T15:29:31Z">
              <w:r>
                <w:rPr>
                  <w:rFonts w:hint="default" w:ascii="Courier New" w:hAnsi="Courier New" w:eastAsia="Courier New" w:cs="Courier New"/>
                  <w:color w:val="000000"/>
                  <w:sz w:val="16"/>
                  <w:szCs w:val="16"/>
                  <w:lang w:val="es-EC"/>
                </w:rPr>
                <w:t>import java.security.cert.X509Certificate;</w:t>
              </w:r>
            </w:ins>
          </w:p>
          <w:p w14:paraId="49FE50EE">
            <w:pPr>
              <w:spacing w:before="0" w:after="0" w:line="240" w:lineRule="auto"/>
              <w:rPr>
                <w:ins w:id="4657" w:author="marpa" w:date="2026-10-25T15:29:31Z"/>
                <w:rFonts w:hint="default" w:ascii="Courier New" w:hAnsi="Courier New" w:eastAsia="Courier New" w:cs="Courier New"/>
                <w:color w:val="000000"/>
                <w:sz w:val="16"/>
                <w:szCs w:val="16"/>
                <w:lang w:val="es-EC"/>
              </w:rPr>
            </w:pPr>
            <w:ins w:id="4658" w:author="marpa" w:date="2026-10-25T15:29:31Z">
              <w:r>
                <w:rPr>
                  <w:rFonts w:hint="default" w:ascii="Courier New" w:hAnsi="Courier New" w:eastAsia="Courier New" w:cs="Courier New"/>
                  <w:color w:val="000000"/>
                  <w:sz w:val="16"/>
                  <w:szCs w:val="16"/>
                  <w:lang w:val="es-EC"/>
                </w:rPr>
                <w:t>import javax.net.ssl.HttpsURLConnection;</w:t>
              </w:r>
            </w:ins>
          </w:p>
          <w:p w14:paraId="15517DF4">
            <w:pPr>
              <w:spacing w:before="0" w:after="0" w:line="240" w:lineRule="auto"/>
              <w:rPr>
                <w:ins w:id="4659" w:author="marpa" w:date="2026-10-25T15:29:31Z"/>
                <w:rFonts w:hint="default" w:ascii="Courier New" w:hAnsi="Courier New" w:eastAsia="Courier New" w:cs="Courier New"/>
                <w:color w:val="000000"/>
                <w:sz w:val="16"/>
                <w:szCs w:val="16"/>
                <w:lang w:val="es-EC"/>
              </w:rPr>
            </w:pPr>
            <w:ins w:id="4660" w:author="marpa" w:date="2026-10-25T15:29:31Z">
              <w:r>
                <w:rPr>
                  <w:rFonts w:hint="default" w:ascii="Courier New" w:hAnsi="Courier New" w:eastAsia="Courier New" w:cs="Courier New"/>
                  <w:color w:val="000000"/>
                  <w:sz w:val="16"/>
                  <w:szCs w:val="16"/>
                  <w:lang w:val="es-EC"/>
                </w:rPr>
                <w:t>import javax.net.ssl.SSLContext;</w:t>
              </w:r>
            </w:ins>
          </w:p>
          <w:p w14:paraId="790658C5">
            <w:pPr>
              <w:spacing w:before="0" w:after="0" w:line="240" w:lineRule="auto"/>
              <w:rPr>
                <w:ins w:id="4661" w:author="marpa" w:date="2026-10-25T15:29:31Z"/>
                <w:rFonts w:hint="default" w:ascii="Courier New" w:hAnsi="Courier New" w:eastAsia="Courier New" w:cs="Courier New"/>
                <w:color w:val="000000"/>
                <w:sz w:val="16"/>
                <w:szCs w:val="16"/>
                <w:lang w:val="es-EC"/>
              </w:rPr>
            </w:pPr>
            <w:ins w:id="4662" w:author="marpa" w:date="2026-10-25T15:29:31Z">
              <w:r>
                <w:rPr>
                  <w:rFonts w:hint="default" w:ascii="Courier New" w:hAnsi="Courier New" w:eastAsia="Courier New" w:cs="Courier New"/>
                  <w:color w:val="000000"/>
                  <w:sz w:val="16"/>
                  <w:szCs w:val="16"/>
                  <w:lang w:val="es-EC"/>
                </w:rPr>
                <w:t>import javax.net.ssl.TrustManager;</w:t>
              </w:r>
            </w:ins>
          </w:p>
          <w:p w14:paraId="5488A636">
            <w:pPr>
              <w:spacing w:before="0" w:after="0" w:line="240" w:lineRule="auto"/>
              <w:rPr>
                <w:ins w:id="4663" w:author="marpa" w:date="2026-10-25T15:29:31Z"/>
                <w:rFonts w:hint="default" w:ascii="Courier New" w:hAnsi="Courier New" w:eastAsia="Courier New" w:cs="Courier New"/>
                <w:color w:val="000000"/>
                <w:sz w:val="16"/>
                <w:szCs w:val="16"/>
                <w:lang w:val="es-EC"/>
              </w:rPr>
            </w:pPr>
            <w:ins w:id="4664" w:author="marpa" w:date="2026-10-25T15:29:31Z">
              <w:r>
                <w:rPr>
                  <w:rFonts w:hint="default" w:ascii="Courier New" w:hAnsi="Courier New" w:eastAsia="Courier New" w:cs="Courier New"/>
                  <w:color w:val="000000"/>
                  <w:sz w:val="16"/>
                  <w:szCs w:val="16"/>
                  <w:lang w:val="es-EC"/>
                </w:rPr>
                <w:t>import javax.net.ssl.X509TrustManager;</w:t>
              </w:r>
            </w:ins>
          </w:p>
          <w:p w14:paraId="363ED024">
            <w:pPr>
              <w:spacing w:before="0" w:after="0" w:line="240" w:lineRule="auto"/>
              <w:rPr>
                <w:ins w:id="4665" w:author="marpa" w:date="2026-10-25T15:29:31Z"/>
                <w:rFonts w:hint="default" w:ascii="Courier New" w:hAnsi="Courier New" w:eastAsia="Courier New" w:cs="Courier New"/>
                <w:color w:val="000000"/>
                <w:sz w:val="16"/>
                <w:szCs w:val="16"/>
                <w:lang w:val="es-EC"/>
              </w:rPr>
            </w:pPr>
          </w:p>
          <w:p w14:paraId="1964A932">
            <w:pPr>
              <w:spacing w:before="0" w:after="0" w:line="240" w:lineRule="auto"/>
              <w:rPr>
                <w:ins w:id="4666" w:author="marpa" w:date="2026-10-25T15:29:31Z"/>
                <w:rFonts w:hint="default" w:ascii="Courier New" w:hAnsi="Courier New" w:eastAsia="Courier New" w:cs="Courier New"/>
                <w:color w:val="000000"/>
                <w:sz w:val="16"/>
                <w:szCs w:val="16"/>
                <w:lang w:val="es-EC"/>
              </w:rPr>
            </w:pPr>
            <w:ins w:id="4667" w:author="marpa" w:date="2026-10-25T15:29:31Z">
              <w:r>
                <w:rPr>
                  <w:rFonts w:hint="default" w:ascii="Courier New" w:hAnsi="Courier New" w:eastAsia="Courier New" w:cs="Courier New"/>
                  <w:color w:val="000000"/>
                  <w:sz w:val="16"/>
                  <w:szCs w:val="16"/>
                  <w:lang w:val="es-EC"/>
                </w:rPr>
                <w:t>/** Permite usar el certificado autofirmado de desarrollo cuando se habilita en el .env. */</w:t>
              </w:r>
            </w:ins>
          </w:p>
          <w:p w14:paraId="15D91356">
            <w:pPr>
              <w:spacing w:before="0" w:after="0" w:line="240" w:lineRule="auto"/>
              <w:rPr>
                <w:ins w:id="4668" w:author="marpa" w:date="2026-10-25T15:29:31Z"/>
                <w:rFonts w:hint="default" w:ascii="Courier New" w:hAnsi="Courier New" w:eastAsia="Courier New" w:cs="Courier New"/>
                <w:color w:val="000000"/>
                <w:sz w:val="16"/>
                <w:szCs w:val="16"/>
                <w:lang w:val="es-EC"/>
              </w:rPr>
            </w:pPr>
            <w:ins w:id="4669" w:author="marpa" w:date="2026-10-25T15:29:31Z">
              <w:r>
                <w:rPr>
                  <w:rFonts w:hint="default" w:ascii="Courier New" w:hAnsi="Courier New" w:eastAsia="Courier New" w:cs="Courier New"/>
                  <w:color w:val="000000"/>
                  <w:sz w:val="16"/>
                  <w:szCs w:val="16"/>
                  <w:lang w:val="es-EC"/>
                </w:rPr>
                <w:t>public final class TlsInseguro {</w:t>
              </w:r>
            </w:ins>
          </w:p>
          <w:p w14:paraId="72372EE6">
            <w:pPr>
              <w:spacing w:before="0" w:after="0" w:line="240" w:lineRule="auto"/>
              <w:rPr>
                <w:ins w:id="4670" w:author="marpa" w:date="2026-10-25T15:29:31Z"/>
                <w:rFonts w:hint="default" w:ascii="Courier New" w:hAnsi="Courier New" w:eastAsia="Courier New" w:cs="Courier New"/>
                <w:color w:val="000000"/>
                <w:sz w:val="16"/>
                <w:szCs w:val="16"/>
                <w:lang w:val="es-EC"/>
              </w:rPr>
            </w:pPr>
            <w:ins w:id="4671" w:author="marpa" w:date="2026-10-25T15:29:31Z">
              <w:r>
                <w:rPr>
                  <w:rFonts w:hint="default" w:ascii="Courier New" w:hAnsi="Courier New" w:eastAsia="Courier New" w:cs="Courier New"/>
                  <w:color w:val="000000"/>
                  <w:sz w:val="16"/>
                  <w:szCs w:val="16"/>
                  <w:lang w:val="es-EC"/>
                </w:rPr>
                <w:t xml:space="preserve">    private TlsInseguro() { }</w:t>
              </w:r>
            </w:ins>
          </w:p>
          <w:p w14:paraId="13374E9F">
            <w:pPr>
              <w:spacing w:before="0" w:after="0" w:line="240" w:lineRule="auto"/>
              <w:rPr>
                <w:ins w:id="4672" w:author="marpa" w:date="2026-10-25T15:29:31Z"/>
                <w:rFonts w:hint="default" w:ascii="Courier New" w:hAnsi="Courier New" w:eastAsia="Courier New" w:cs="Courier New"/>
                <w:color w:val="000000"/>
                <w:sz w:val="16"/>
                <w:szCs w:val="16"/>
                <w:lang w:val="es-EC"/>
              </w:rPr>
            </w:pPr>
          </w:p>
          <w:p w14:paraId="5FE1634A">
            <w:pPr>
              <w:spacing w:before="0" w:after="0" w:line="240" w:lineRule="auto"/>
              <w:rPr>
                <w:ins w:id="4673" w:author="marpa" w:date="2026-10-25T15:29:31Z"/>
                <w:rFonts w:hint="default" w:ascii="Courier New" w:hAnsi="Courier New" w:eastAsia="Courier New" w:cs="Courier New"/>
                <w:color w:val="000000"/>
                <w:sz w:val="16"/>
                <w:szCs w:val="16"/>
                <w:lang w:val="es-EC"/>
              </w:rPr>
            </w:pPr>
            <w:ins w:id="4674" w:author="marpa" w:date="2026-10-25T15:29:31Z">
              <w:r>
                <w:rPr>
                  <w:rFonts w:hint="default" w:ascii="Courier New" w:hAnsi="Courier New" w:eastAsia="Courier New" w:cs="Courier New"/>
                  <w:color w:val="000000"/>
                  <w:sz w:val="16"/>
                  <w:szCs w:val="16"/>
                  <w:lang w:val="es-EC"/>
                </w:rPr>
                <w:t xml:space="preserve">    public static void habilitar() {</w:t>
              </w:r>
            </w:ins>
          </w:p>
          <w:p w14:paraId="1BA4AAA4">
            <w:pPr>
              <w:spacing w:before="0" w:after="0" w:line="240" w:lineRule="auto"/>
              <w:rPr>
                <w:ins w:id="4675" w:author="marpa" w:date="2026-10-25T15:29:31Z"/>
                <w:rFonts w:hint="default" w:ascii="Courier New" w:hAnsi="Courier New" w:eastAsia="Courier New" w:cs="Courier New"/>
                <w:color w:val="000000"/>
                <w:sz w:val="16"/>
                <w:szCs w:val="16"/>
                <w:lang w:val="es-EC"/>
              </w:rPr>
            </w:pPr>
            <w:ins w:id="4676" w:author="marpa" w:date="2026-10-25T15:29:31Z">
              <w:r>
                <w:rPr>
                  <w:rFonts w:hint="default" w:ascii="Courier New" w:hAnsi="Courier New" w:eastAsia="Courier New" w:cs="Courier New"/>
                  <w:color w:val="000000"/>
                  <w:sz w:val="16"/>
                  <w:szCs w:val="16"/>
                  <w:lang w:val="es-EC"/>
                </w:rPr>
                <w:t xml:space="preserve">        try {</w:t>
              </w:r>
            </w:ins>
          </w:p>
          <w:p w14:paraId="4E8AD8D2">
            <w:pPr>
              <w:spacing w:before="0" w:after="0" w:line="240" w:lineRule="auto"/>
              <w:rPr>
                <w:ins w:id="4677" w:author="marpa" w:date="2026-10-25T15:29:31Z"/>
                <w:rFonts w:hint="default" w:ascii="Courier New" w:hAnsi="Courier New" w:eastAsia="Courier New" w:cs="Courier New"/>
                <w:color w:val="000000"/>
                <w:sz w:val="16"/>
                <w:szCs w:val="16"/>
                <w:lang w:val="es-EC"/>
              </w:rPr>
            </w:pPr>
            <w:ins w:id="4678" w:author="marpa" w:date="2026-10-25T15:29:31Z">
              <w:r>
                <w:rPr>
                  <w:rFonts w:hint="default" w:ascii="Courier New" w:hAnsi="Courier New" w:eastAsia="Courier New" w:cs="Courier New"/>
                  <w:color w:val="000000"/>
                  <w:sz w:val="16"/>
                  <w:szCs w:val="16"/>
                  <w:lang w:val="es-EC"/>
                </w:rPr>
                <w:t xml:space="preserve">            TrustManager[] confianzaTotal = {new X509TrustManager() {</w:t>
              </w:r>
            </w:ins>
          </w:p>
          <w:p w14:paraId="64E35777">
            <w:pPr>
              <w:spacing w:before="0" w:after="0" w:line="240" w:lineRule="auto"/>
              <w:rPr>
                <w:ins w:id="4679" w:author="marpa" w:date="2026-10-25T15:29:31Z"/>
                <w:rFonts w:hint="default" w:ascii="Courier New" w:hAnsi="Courier New" w:eastAsia="Courier New" w:cs="Courier New"/>
                <w:color w:val="000000"/>
                <w:sz w:val="16"/>
                <w:szCs w:val="16"/>
                <w:lang w:val="es-EC"/>
              </w:rPr>
            </w:pPr>
            <w:ins w:id="4680" w:author="marpa" w:date="2026-10-25T15:29:31Z">
              <w:r>
                <w:rPr>
                  <w:rFonts w:hint="default" w:ascii="Courier New" w:hAnsi="Courier New" w:eastAsia="Courier New" w:cs="Courier New"/>
                  <w:color w:val="000000"/>
                  <w:sz w:val="16"/>
                  <w:szCs w:val="16"/>
                  <w:lang w:val="es-EC"/>
                </w:rPr>
                <w:t xml:space="preserve">                @Override public X509Certificate[] getAcceptedIssuers() { return new X509Certificate[0]; }</w:t>
              </w:r>
            </w:ins>
          </w:p>
          <w:p w14:paraId="739DA59E">
            <w:pPr>
              <w:spacing w:before="0" w:after="0" w:line="240" w:lineRule="auto"/>
              <w:rPr>
                <w:ins w:id="4681" w:author="marpa" w:date="2026-10-25T15:29:31Z"/>
                <w:rFonts w:hint="default" w:ascii="Courier New" w:hAnsi="Courier New" w:eastAsia="Courier New" w:cs="Courier New"/>
                <w:color w:val="000000"/>
                <w:sz w:val="16"/>
                <w:szCs w:val="16"/>
                <w:lang w:val="es-EC"/>
              </w:rPr>
            </w:pPr>
            <w:ins w:id="4682" w:author="marpa" w:date="2026-10-25T15:29:31Z">
              <w:r>
                <w:rPr>
                  <w:rFonts w:hint="default" w:ascii="Courier New" w:hAnsi="Courier New" w:eastAsia="Courier New" w:cs="Courier New"/>
                  <w:color w:val="000000"/>
                  <w:sz w:val="16"/>
                  <w:szCs w:val="16"/>
                  <w:lang w:val="es-EC"/>
                </w:rPr>
                <w:t xml:space="preserve">                @Override public void checkClientTrusted(X509Certificate[] cadena, String tipo) { }</w:t>
              </w:r>
            </w:ins>
          </w:p>
          <w:p w14:paraId="44E85B8D">
            <w:pPr>
              <w:spacing w:before="0" w:after="0" w:line="240" w:lineRule="auto"/>
              <w:rPr>
                <w:ins w:id="4683" w:author="marpa" w:date="2026-10-25T15:29:31Z"/>
                <w:rFonts w:hint="default" w:ascii="Courier New" w:hAnsi="Courier New" w:eastAsia="Courier New" w:cs="Courier New"/>
                <w:color w:val="000000"/>
                <w:sz w:val="16"/>
                <w:szCs w:val="16"/>
                <w:lang w:val="es-EC"/>
              </w:rPr>
            </w:pPr>
            <w:ins w:id="4684" w:author="marpa" w:date="2026-10-25T15:29:31Z">
              <w:r>
                <w:rPr>
                  <w:rFonts w:hint="default" w:ascii="Courier New" w:hAnsi="Courier New" w:eastAsia="Courier New" w:cs="Courier New"/>
                  <w:color w:val="000000"/>
                  <w:sz w:val="16"/>
                  <w:szCs w:val="16"/>
                  <w:lang w:val="es-EC"/>
                </w:rPr>
                <w:t xml:space="preserve">                @Override public void checkServerTrusted(X509Certificate[] cadena, String tipo) { }</w:t>
              </w:r>
            </w:ins>
          </w:p>
          <w:p w14:paraId="18BE7FD9">
            <w:pPr>
              <w:spacing w:before="0" w:after="0" w:line="240" w:lineRule="auto"/>
              <w:rPr>
                <w:ins w:id="4685" w:author="marpa" w:date="2026-10-25T15:29:31Z"/>
                <w:rFonts w:hint="default" w:ascii="Courier New" w:hAnsi="Courier New" w:eastAsia="Courier New" w:cs="Courier New"/>
                <w:color w:val="000000"/>
                <w:sz w:val="16"/>
                <w:szCs w:val="16"/>
                <w:lang w:val="es-EC"/>
              </w:rPr>
            </w:pPr>
            <w:ins w:id="4686" w:author="marpa" w:date="2026-10-25T15:29:31Z">
              <w:r>
                <w:rPr>
                  <w:rFonts w:hint="default" w:ascii="Courier New" w:hAnsi="Courier New" w:eastAsia="Courier New" w:cs="Courier New"/>
                  <w:color w:val="000000"/>
                  <w:sz w:val="16"/>
                  <w:szCs w:val="16"/>
                  <w:lang w:val="es-EC"/>
                </w:rPr>
                <w:t xml:space="preserve">            }};</w:t>
              </w:r>
            </w:ins>
          </w:p>
          <w:p w14:paraId="1C87ADB6">
            <w:pPr>
              <w:spacing w:before="0" w:after="0" w:line="240" w:lineRule="auto"/>
              <w:rPr>
                <w:ins w:id="4687" w:author="marpa" w:date="2026-10-25T15:29:31Z"/>
                <w:rFonts w:hint="default" w:ascii="Courier New" w:hAnsi="Courier New" w:eastAsia="Courier New" w:cs="Courier New"/>
                <w:color w:val="000000"/>
                <w:sz w:val="16"/>
                <w:szCs w:val="16"/>
                <w:lang w:val="es-EC"/>
              </w:rPr>
            </w:pPr>
            <w:ins w:id="4688" w:author="marpa" w:date="2026-10-25T15:29:31Z">
              <w:r>
                <w:rPr>
                  <w:rFonts w:hint="default" w:ascii="Courier New" w:hAnsi="Courier New" w:eastAsia="Courier New" w:cs="Courier New"/>
                  <w:color w:val="000000"/>
                  <w:sz w:val="16"/>
                  <w:szCs w:val="16"/>
                  <w:lang w:val="es-EC"/>
                </w:rPr>
                <w:t xml:space="preserve">            SSLContext contexto = SSLContext.getInstance("TLS");</w:t>
              </w:r>
            </w:ins>
          </w:p>
          <w:p w14:paraId="7A06E981">
            <w:pPr>
              <w:spacing w:before="0" w:after="0" w:line="240" w:lineRule="auto"/>
              <w:rPr>
                <w:ins w:id="4689" w:author="marpa" w:date="2026-10-25T15:29:31Z"/>
                <w:rFonts w:hint="default" w:ascii="Courier New" w:hAnsi="Courier New" w:eastAsia="Courier New" w:cs="Courier New"/>
                <w:color w:val="000000"/>
                <w:sz w:val="16"/>
                <w:szCs w:val="16"/>
                <w:lang w:val="es-EC"/>
              </w:rPr>
            </w:pPr>
            <w:ins w:id="4690" w:author="marpa" w:date="2026-10-25T15:29:31Z">
              <w:r>
                <w:rPr>
                  <w:rFonts w:hint="default" w:ascii="Courier New" w:hAnsi="Courier New" w:eastAsia="Courier New" w:cs="Courier New"/>
                  <w:color w:val="000000"/>
                  <w:sz w:val="16"/>
                  <w:szCs w:val="16"/>
                  <w:lang w:val="es-EC"/>
                </w:rPr>
                <w:t xml:space="preserve">            contexto.init(null, confianzaTotal, new SecureRandom());</w:t>
              </w:r>
            </w:ins>
          </w:p>
          <w:p w14:paraId="30A3877F">
            <w:pPr>
              <w:spacing w:before="0" w:after="0" w:line="240" w:lineRule="auto"/>
              <w:rPr>
                <w:ins w:id="4691" w:author="marpa" w:date="2026-10-25T15:29:31Z"/>
                <w:rFonts w:hint="default" w:ascii="Courier New" w:hAnsi="Courier New" w:eastAsia="Courier New" w:cs="Courier New"/>
                <w:color w:val="000000"/>
                <w:sz w:val="16"/>
                <w:szCs w:val="16"/>
                <w:lang w:val="es-EC"/>
              </w:rPr>
            </w:pPr>
            <w:ins w:id="4692" w:author="marpa" w:date="2026-10-25T15:29:31Z">
              <w:r>
                <w:rPr>
                  <w:rFonts w:hint="default" w:ascii="Courier New" w:hAnsi="Courier New" w:eastAsia="Courier New" w:cs="Courier New"/>
                  <w:color w:val="000000"/>
                  <w:sz w:val="16"/>
                  <w:szCs w:val="16"/>
                  <w:lang w:val="es-EC"/>
                </w:rPr>
                <w:t xml:space="preserve">            HttpsURLConnection.setDefaultSSLSocketFactory(contexto.getSocketFactory());</w:t>
              </w:r>
            </w:ins>
          </w:p>
          <w:p w14:paraId="74D5F30B">
            <w:pPr>
              <w:spacing w:before="0" w:after="0" w:line="240" w:lineRule="auto"/>
              <w:rPr>
                <w:ins w:id="4693" w:author="marpa" w:date="2026-10-25T15:29:31Z"/>
                <w:rFonts w:hint="default" w:ascii="Courier New" w:hAnsi="Courier New" w:eastAsia="Courier New" w:cs="Courier New"/>
                <w:color w:val="000000"/>
                <w:sz w:val="16"/>
                <w:szCs w:val="16"/>
                <w:lang w:val="es-EC"/>
              </w:rPr>
            </w:pPr>
            <w:ins w:id="4694" w:author="marpa" w:date="2026-10-25T15:29:31Z">
              <w:r>
                <w:rPr>
                  <w:rFonts w:hint="default" w:ascii="Courier New" w:hAnsi="Courier New" w:eastAsia="Courier New" w:cs="Courier New"/>
                  <w:color w:val="000000"/>
                  <w:sz w:val="16"/>
                  <w:szCs w:val="16"/>
                  <w:lang w:val="es-EC"/>
                </w:rPr>
                <w:t xml:space="preserve">            HttpsURLConnection.setDefaultHostnameVerifier((host, sesion) -&gt; true);</w:t>
              </w:r>
            </w:ins>
          </w:p>
          <w:p w14:paraId="6467A76C">
            <w:pPr>
              <w:spacing w:before="0" w:after="0" w:line="240" w:lineRule="auto"/>
              <w:rPr>
                <w:ins w:id="4695" w:author="marpa" w:date="2026-10-25T15:29:31Z"/>
                <w:rFonts w:hint="default" w:ascii="Courier New" w:hAnsi="Courier New" w:eastAsia="Courier New" w:cs="Courier New"/>
                <w:color w:val="000000"/>
                <w:sz w:val="16"/>
                <w:szCs w:val="16"/>
                <w:lang w:val="es-EC"/>
              </w:rPr>
            </w:pPr>
            <w:ins w:id="4696" w:author="marpa" w:date="2026-10-25T15:29:31Z">
              <w:r>
                <w:rPr>
                  <w:rFonts w:hint="default" w:ascii="Courier New" w:hAnsi="Courier New" w:eastAsia="Courier New" w:cs="Courier New"/>
                  <w:color w:val="000000"/>
                  <w:sz w:val="16"/>
                  <w:szCs w:val="16"/>
                  <w:lang w:val="es-EC"/>
                </w:rPr>
                <w:t xml:space="preserve">        } catch (Exception ex) {</w:t>
              </w:r>
            </w:ins>
          </w:p>
          <w:p w14:paraId="35402796">
            <w:pPr>
              <w:spacing w:before="0" w:after="0" w:line="240" w:lineRule="auto"/>
              <w:rPr>
                <w:ins w:id="4697" w:author="marpa" w:date="2026-10-25T15:29:31Z"/>
                <w:rFonts w:hint="default" w:ascii="Courier New" w:hAnsi="Courier New" w:eastAsia="Courier New" w:cs="Courier New"/>
                <w:color w:val="000000"/>
                <w:sz w:val="16"/>
                <w:szCs w:val="16"/>
                <w:lang w:val="es-EC"/>
              </w:rPr>
            </w:pPr>
            <w:ins w:id="4698" w:author="marpa" w:date="2026-10-25T15:29:31Z">
              <w:r>
                <w:rPr>
                  <w:rFonts w:hint="default" w:ascii="Courier New" w:hAnsi="Courier New" w:eastAsia="Courier New" w:cs="Courier New"/>
                  <w:color w:val="000000"/>
                  <w:sz w:val="16"/>
                  <w:szCs w:val="16"/>
                  <w:lang w:val="es-EC"/>
                </w:rPr>
                <w:t xml:space="preserve">            throw new IllegalStateException("No fue posible habilitar TLS inseguro", ex);</w:t>
              </w:r>
            </w:ins>
          </w:p>
          <w:p w14:paraId="3048990F">
            <w:pPr>
              <w:spacing w:before="0" w:after="0" w:line="240" w:lineRule="auto"/>
              <w:rPr>
                <w:ins w:id="4699" w:author="marpa" w:date="2026-10-25T15:29:31Z"/>
                <w:rFonts w:hint="default" w:ascii="Courier New" w:hAnsi="Courier New" w:eastAsia="Courier New" w:cs="Courier New"/>
                <w:color w:val="000000"/>
                <w:sz w:val="16"/>
                <w:szCs w:val="16"/>
                <w:lang w:val="es-EC"/>
              </w:rPr>
            </w:pPr>
            <w:ins w:id="4700" w:author="marpa" w:date="2026-10-25T15:29:31Z">
              <w:r>
                <w:rPr>
                  <w:rFonts w:hint="default" w:ascii="Courier New" w:hAnsi="Courier New" w:eastAsia="Courier New" w:cs="Courier New"/>
                  <w:color w:val="000000"/>
                  <w:sz w:val="16"/>
                  <w:szCs w:val="16"/>
                  <w:lang w:val="es-EC"/>
                </w:rPr>
                <w:t xml:space="preserve">        }</w:t>
              </w:r>
            </w:ins>
          </w:p>
          <w:p w14:paraId="54AD030A">
            <w:pPr>
              <w:spacing w:before="0" w:after="0" w:line="240" w:lineRule="auto"/>
              <w:rPr>
                <w:ins w:id="4701" w:author="marpa" w:date="2026-10-25T15:29:31Z"/>
                <w:rFonts w:hint="default" w:ascii="Courier New" w:hAnsi="Courier New" w:eastAsia="Courier New" w:cs="Courier New"/>
                <w:color w:val="000000"/>
                <w:sz w:val="16"/>
                <w:szCs w:val="16"/>
                <w:lang w:val="es-EC"/>
              </w:rPr>
            </w:pPr>
            <w:ins w:id="4702" w:author="marpa" w:date="2026-10-25T15:29:31Z">
              <w:r>
                <w:rPr>
                  <w:rFonts w:hint="default" w:ascii="Courier New" w:hAnsi="Courier New" w:eastAsia="Courier New" w:cs="Courier New"/>
                  <w:color w:val="000000"/>
                  <w:sz w:val="16"/>
                  <w:szCs w:val="16"/>
                  <w:lang w:val="es-EC"/>
                </w:rPr>
                <w:t xml:space="preserve">    }</w:t>
              </w:r>
            </w:ins>
          </w:p>
          <w:p w14:paraId="29F6871E">
            <w:pPr>
              <w:spacing w:before="0" w:after="0" w:line="240" w:lineRule="auto"/>
              <w:rPr>
                <w:ins w:id="4703" w:author="marpa" w:date="2026-10-25T15:26:56Z"/>
                <w:rFonts w:hint="default" w:ascii="Courier New" w:hAnsi="Courier New" w:eastAsia="Courier New" w:cs="Courier New"/>
                <w:color w:val="000000"/>
                <w:sz w:val="16"/>
                <w:szCs w:val="16"/>
                <w:lang w:val="es-EC"/>
              </w:rPr>
            </w:pPr>
            <w:ins w:id="4704" w:author="marpa" w:date="2026-10-25T15:29:31Z">
              <w:r>
                <w:rPr>
                  <w:rFonts w:hint="default" w:ascii="Courier New" w:hAnsi="Courier New" w:eastAsia="Courier New" w:cs="Courier New"/>
                  <w:color w:val="000000"/>
                  <w:sz w:val="16"/>
                  <w:szCs w:val="16"/>
                  <w:lang w:val="es-EC"/>
                </w:rPr>
                <w:t>}</w:t>
              </w:r>
            </w:ins>
          </w:p>
        </w:tc>
      </w:tr>
    </w:tbl>
    <w:p w14:paraId="3E1FF502">
      <w:pPr>
        <w:rPr>
          <w:ins w:id="4705" w:author="marpa" w:date="2026-10-25T15:30:35Z"/>
          <w:rFonts w:hint="default"/>
          <w:b/>
          <w:bCs/>
          <w:color w:val="243F61"/>
          <w:sz w:val="32"/>
          <w:szCs w:val="32"/>
          <w:lang w:val="es-EC"/>
        </w:rPr>
      </w:pPr>
      <w:ins w:id="4706" w:author="marpa" w:date="2026-10-25T15:29:50Z">
        <w:r>
          <w:rPr>
            <w:rFonts w:hint="default"/>
            <w:b/>
            <w:bCs/>
            <w:color w:val="243F61"/>
            <w:sz w:val="32"/>
            <w:szCs w:val="32"/>
            <w:lang w:val="es-EC"/>
          </w:rPr>
          <w:t>CRE</w:t>
        </w:r>
      </w:ins>
      <w:ins w:id="4707" w:author="marpa" w:date="2026-10-25T15:29:51Z">
        <w:r>
          <w:rPr>
            <w:rFonts w:hint="default"/>
            <w:b/>
            <w:bCs/>
            <w:color w:val="243F61"/>
            <w:sz w:val="32"/>
            <w:szCs w:val="32"/>
            <w:lang w:val="es-EC"/>
          </w:rPr>
          <w:t xml:space="preserve">ACION DE </w:t>
        </w:r>
      </w:ins>
      <w:ins w:id="4708" w:author="marpa" w:date="2026-10-25T15:29:52Z">
        <w:r>
          <w:rPr>
            <w:rFonts w:hint="default"/>
            <w:b/>
            <w:bCs/>
            <w:color w:val="243F61"/>
            <w:sz w:val="32"/>
            <w:szCs w:val="32"/>
            <w:lang w:val="es-EC"/>
          </w:rPr>
          <w:t>CONTROLADOR</w:t>
        </w:r>
      </w:ins>
      <w:ins w:id="4709" w:author="marpa" w:date="2026-10-25T15:29:53Z">
        <w:r>
          <w:rPr>
            <w:rFonts w:hint="default"/>
            <w:b/>
            <w:bCs/>
            <w:color w:val="243F61"/>
            <w:sz w:val="32"/>
            <w:szCs w:val="32"/>
            <w:lang w:val="es-EC"/>
          </w:rPr>
          <w:t>ES</w:t>
        </w:r>
      </w:ins>
    </w:p>
    <w:p w14:paraId="0CDBB9D5">
      <w:pPr>
        <w:jc w:val="left"/>
        <w:rPr>
          <w:ins w:id="4711" w:author="marpa" w:date="2026-10-25T15:32:54Z"/>
          <w:rFonts w:hint="default"/>
          <w:lang w:val="es-EC"/>
        </w:rPr>
        <w:pPrChange w:id="4710" w:author="marpa" w:date="2026-10-25T15:30:09Z">
          <w:pPr/>
        </w:pPrChange>
      </w:pPr>
      <w:ins w:id="4712" w:author="marpa" w:date="2026-10-25T15:30:36Z">
        <w:r>
          <w:rPr>
            <w:rFonts w:hint="default"/>
            <w:lang w:val="es-EC"/>
          </w:rPr>
          <w:t xml:space="preserve">Dentro de </w:t>
        </w:r>
      </w:ins>
      <w:ins w:id="4713" w:author="marpa" w:date="2026-10-25T15:30:41Z">
        <w:r>
          <w:rPr>
            <w:rFonts w:hint="default"/>
            <w:lang w:val="es-EC"/>
          </w:rPr>
          <w:t>cont</w:t>
        </w:r>
      </w:ins>
      <w:ins w:id="4714" w:author="marpa" w:date="2026-10-25T15:30:42Z">
        <w:r>
          <w:rPr>
            <w:rFonts w:hint="default"/>
            <w:lang w:val="es-EC"/>
          </w:rPr>
          <w:t xml:space="preserve">roladores </w:t>
        </w:r>
      </w:ins>
      <w:ins w:id="4715" w:author="marpa" w:date="2026-10-25T15:30:43Z">
        <w:r>
          <w:rPr>
            <w:rFonts w:hint="default"/>
            <w:lang w:val="es-EC"/>
          </w:rPr>
          <w:t>se cre</w:t>
        </w:r>
      </w:ins>
      <w:ins w:id="4716" w:author="marpa" w:date="2026-10-25T15:30:44Z">
        <w:r>
          <w:rPr>
            <w:rFonts w:hint="default"/>
            <w:lang w:val="es-EC"/>
          </w:rPr>
          <w:t>an las c</w:t>
        </w:r>
      </w:ins>
      <w:ins w:id="4717" w:author="marpa" w:date="2026-10-25T15:30:45Z">
        <w:r>
          <w:rPr>
            <w:rFonts w:hint="default"/>
            <w:lang w:val="es-EC"/>
          </w:rPr>
          <w:t>lases pa</w:t>
        </w:r>
      </w:ins>
      <w:ins w:id="4718" w:author="marpa" w:date="2026-10-25T15:30:46Z">
        <w:r>
          <w:rPr>
            <w:rFonts w:hint="default"/>
            <w:lang w:val="es-EC"/>
          </w:rPr>
          <w:t>ra enla</w:t>
        </w:r>
      </w:ins>
      <w:ins w:id="4719" w:author="marpa" w:date="2026-10-25T15:30:47Z">
        <w:r>
          <w:rPr>
            <w:rFonts w:hint="default"/>
            <w:lang w:val="es-EC"/>
          </w:rPr>
          <w:t xml:space="preserve">zar la </w:t>
        </w:r>
      </w:ins>
      <w:ins w:id="4720" w:author="marpa" w:date="2026-10-25T15:30:48Z">
        <w:r>
          <w:rPr>
            <w:rFonts w:hint="default"/>
            <w:lang w:val="es-EC"/>
          </w:rPr>
          <w:t>vist</w:t>
        </w:r>
      </w:ins>
      <w:ins w:id="4721" w:author="marpa" w:date="2026-10-25T15:30:49Z">
        <w:r>
          <w:rPr>
            <w:rFonts w:hint="default"/>
            <w:lang w:val="es-EC"/>
          </w:rPr>
          <w:t>a con los</w:t>
        </w:r>
      </w:ins>
      <w:ins w:id="4722" w:author="marpa" w:date="2026-10-25T15:30:50Z">
        <w:r>
          <w:rPr>
            <w:rFonts w:hint="default"/>
            <w:lang w:val="es-EC"/>
          </w:rPr>
          <w:t xml:space="preserve"> servi</w:t>
        </w:r>
      </w:ins>
      <w:ins w:id="4723" w:author="marpa" w:date="2026-10-25T15:30:51Z">
        <w:r>
          <w:rPr>
            <w:rFonts w:hint="default"/>
            <w:lang w:val="es-EC"/>
          </w:rPr>
          <w:t xml:space="preserve">cios </w:t>
        </w:r>
      </w:ins>
      <w:ins w:id="4724" w:author="marpa" w:date="2026-10-25T15:30:52Z">
        <w:r>
          <w:rPr>
            <w:rFonts w:hint="default"/>
            <w:lang w:val="es-EC"/>
          </w:rPr>
          <w:t>y mode</w:t>
        </w:r>
      </w:ins>
      <w:ins w:id="4725" w:author="marpa" w:date="2026-10-25T15:30:53Z">
        <w:r>
          <w:rPr>
            <w:rFonts w:hint="default"/>
            <w:lang w:val="es-EC"/>
          </w:rPr>
          <w:t>los,</w:t>
        </w:r>
      </w:ins>
      <w:ins w:id="4726" w:author="marpa" w:date="2026-10-25T15:30:54Z">
        <w:r>
          <w:rPr>
            <w:rFonts w:hint="default"/>
            <w:lang w:val="es-EC"/>
          </w:rPr>
          <w:t xml:space="preserve"> y </w:t>
        </w:r>
      </w:ins>
      <w:ins w:id="4727" w:author="marpa" w:date="2026-10-25T15:30:57Z">
        <w:r>
          <w:rPr>
            <w:rFonts w:hint="default"/>
            <w:lang w:val="es-EC"/>
          </w:rPr>
          <w:t>ejecu</w:t>
        </w:r>
      </w:ins>
      <w:ins w:id="4728" w:author="marpa" w:date="2026-10-25T15:30:58Z">
        <w:r>
          <w:rPr>
            <w:rFonts w:hint="default"/>
            <w:lang w:val="es-EC"/>
          </w:rPr>
          <w:t>tar fl</w:t>
        </w:r>
      </w:ins>
      <w:ins w:id="4729" w:author="marpa" w:date="2026-10-25T15:30:59Z">
        <w:r>
          <w:rPr>
            <w:rFonts w:hint="default"/>
            <w:lang w:val="es-EC"/>
          </w:rPr>
          <w:t xml:space="preserve">ujos de </w:t>
        </w:r>
      </w:ins>
      <w:ins w:id="4730" w:author="marpa" w:date="2026-10-25T15:31:01Z">
        <w:r>
          <w:rPr>
            <w:rFonts w:hint="default"/>
            <w:lang w:val="es-EC"/>
          </w:rPr>
          <w:t>co</w:t>
        </w:r>
      </w:ins>
      <w:ins w:id="4731" w:author="marpa" w:date="2026-10-25T15:31:02Z">
        <w:r>
          <w:rPr>
            <w:rFonts w:hint="default"/>
            <w:lang w:val="es-EC"/>
          </w:rPr>
          <w:t>ntrol en</w:t>
        </w:r>
      </w:ins>
      <w:ins w:id="4732" w:author="marpa" w:date="2026-10-25T15:31:03Z">
        <w:r>
          <w:rPr>
            <w:rFonts w:hint="default"/>
            <w:lang w:val="es-EC"/>
          </w:rPr>
          <w:t xml:space="preserve"> base </w:t>
        </w:r>
      </w:ins>
      <w:ins w:id="4733" w:author="marpa" w:date="2026-10-25T15:31:04Z">
        <w:r>
          <w:rPr>
            <w:rFonts w:hint="default"/>
            <w:lang w:val="es-EC"/>
          </w:rPr>
          <w:t>a</w:t>
        </w:r>
      </w:ins>
      <w:ins w:id="4734" w:author="marpa" w:date="2026-10-25T15:31:06Z">
        <w:r>
          <w:rPr>
            <w:rFonts w:hint="default"/>
            <w:lang w:val="es-EC"/>
          </w:rPr>
          <w:t xml:space="preserve"> los </w:t>
        </w:r>
      </w:ins>
      <w:ins w:id="4735" w:author="marpa" w:date="2026-10-25T15:31:07Z">
        <w:r>
          <w:rPr>
            <w:rFonts w:hint="default"/>
            <w:lang w:val="es-EC"/>
          </w:rPr>
          <w:t>datos re</w:t>
        </w:r>
      </w:ins>
      <w:ins w:id="4736" w:author="marpa" w:date="2026-10-25T15:31:08Z">
        <w:r>
          <w:rPr>
            <w:rFonts w:hint="default"/>
            <w:lang w:val="es-EC"/>
          </w:rPr>
          <w:t>cibidos</w:t>
        </w:r>
      </w:ins>
      <w:ins w:id="4737" w:author="marpa" w:date="2026-10-25T15:31:09Z">
        <w:r>
          <w:rPr>
            <w:rFonts w:hint="default"/>
            <w:lang w:val="es-EC"/>
          </w:rPr>
          <w:t xml:space="preserve"> en los</w:t>
        </w:r>
      </w:ins>
      <w:ins w:id="4738" w:author="marpa" w:date="2026-10-25T15:31:10Z">
        <w:r>
          <w:rPr>
            <w:rFonts w:hint="default"/>
            <w:lang w:val="es-EC"/>
          </w:rPr>
          <w:t xml:space="preserve"> servicios</w:t>
        </w:r>
      </w:ins>
      <w:ins w:id="4739" w:author="marpa" w:date="2026-10-25T15:31:11Z">
        <w:r>
          <w:rPr>
            <w:rFonts w:hint="default"/>
            <w:lang w:val="es-EC"/>
          </w:rPr>
          <w:t xml:space="preserve"> o </w:t>
        </w:r>
      </w:ins>
      <w:ins w:id="4740" w:author="marpa" w:date="2026-10-25T15:31:12Z">
        <w:r>
          <w:rPr>
            <w:rFonts w:hint="default"/>
            <w:lang w:val="es-EC"/>
          </w:rPr>
          <w:t>a l</w:t>
        </w:r>
      </w:ins>
      <w:ins w:id="4741" w:author="marpa" w:date="2026-10-25T15:31:13Z">
        <w:r>
          <w:rPr>
            <w:rFonts w:hint="default"/>
            <w:lang w:val="es-EC"/>
          </w:rPr>
          <w:t>as accio</w:t>
        </w:r>
      </w:ins>
      <w:ins w:id="4742" w:author="marpa" w:date="2026-10-25T15:31:14Z">
        <w:r>
          <w:rPr>
            <w:rFonts w:hint="default"/>
            <w:lang w:val="es-EC"/>
          </w:rPr>
          <w:t xml:space="preserve">nes del </w:t>
        </w:r>
      </w:ins>
      <w:ins w:id="4743" w:author="marpa" w:date="2026-10-25T15:31:15Z">
        <w:r>
          <w:rPr>
            <w:rFonts w:hint="default"/>
            <w:lang w:val="es-EC"/>
          </w:rPr>
          <w:t>usuario</w:t>
        </w:r>
      </w:ins>
      <w:ins w:id="4744" w:author="marpa" w:date="2026-10-25T15:31:16Z">
        <w:r>
          <w:rPr>
            <w:rFonts w:hint="default"/>
            <w:lang w:val="es-EC"/>
          </w:rPr>
          <w:t xml:space="preserve"> en la </w:t>
        </w:r>
      </w:ins>
      <w:ins w:id="4745" w:author="marpa" w:date="2026-10-25T15:31:18Z">
        <w:r>
          <w:rPr>
            <w:rFonts w:hint="default"/>
            <w:lang w:val="es-EC"/>
          </w:rPr>
          <w:t>int</w:t>
        </w:r>
      </w:ins>
      <w:ins w:id="4746" w:author="marpa" w:date="2026-10-25T15:31:19Z">
        <w:r>
          <w:rPr>
            <w:rFonts w:hint="default"/>
            <w:lang w:val="es-EC"/>
          </w:rPr>
          <w:t>erfa</w:t>
        </w:r>
      </w:ins>
      <w:ins w:id="4747" w:author="marpa" w:date="2026-10-25T15:31:20Z">
        <w:r>
          <w:rPr>
            <w:rFonts w:hint="default"/>
            <w:lang w:val="es-EC"/>
          </w:rPr>
          <w:t>z. Se</w:t>
        </w:r>
      </w:ins>
      <w:ins w:id="4748" w:author="marpa" w:date="2026-10-25T15:31:21Z">
        <w:r>
          <w:rPr>
            <w:rFonts w:hint="default"/>
            <w:lang w:val="es-EC"/>
          </w:rPr>
          <w:t xml:space="preserve"> usan </w:t>
        </w:r>
      </w:ins>
      <w:ins w:id="4749" w:author="marpa" w:date="2026-10-25T15:31:22Z">
        <w:r>
          <w:rPr>
            <w:rFonts w:hint="default"/>
            <w:lang w:val="es-EC"/>
          </w:rPr>
          <w:t>3 controla</w:t>
        </w:r>
      </w:ins>
      <w:ins w:id="4750" w:author="marpa" w:date="2026-10-25T15:31:23Z">
        <w:r>
          <w:rPr>
            <w:rFonts w:hint="default"/>
            <w:lang w:val="es-EC"/>
          </w:rPr>
          <w:t xml:space="preserve">dores, </w:t>
        </w:r>
      </w:ins>
      <w:ins w:id="4751" w:author="marpa" w:date="2026-10-25T15:31:24Z">
        <w:r>
          <w:rPr>
            <w:rFonts w:hint="default"/>
            <w:lang w:val="es-EC"/>
          </w:rPr>
          <w:t>uno para</w:t>
        </w:r>
      </w:ins>
      <w:ins w:id="4752" w:author="marpa" w:date="2026-10-25T15:31:25Z">
        <w:r>
          <w:rPr>
            <w:rFonts w:hint="default"/>
            <w:lang w:val="es-EC"/>
          </w:rPr>
          <w:t xml:space="preserve"> </w:t>
        </w:r>
      </w:ins>
      <w:ins w:id="4753" w:author="marpa" w:date="2026-10-25T15:32:01Z">
        <w:r>
          <w:rPr>
            <w:rFonts w:hint="default"/>
            <w:lang w:val="es-EC"/>
          </w:rPr>
          <w:t>todo</w:t>
        </w:r>
      </w:ins>
      <w:ins w:id="4754" w:author="marpa" w:date="2026-10-25T15:32:02Z">
        <w:r>
          <w:rPr>
            <w:rFonts w:hint="default"/>
            <w:lang w:val="es-EC"/>
          </w:rPr>
          <w:t xml:space="preserve"> el c</w:t>
        </w:r>
      </w:ins>
      <w:ins w:id="4755" w:author="marpa" w:date="2026-10-25T15:32:03Z">
        <w:r>
          <w:rPr>
            <w:rFonts w:hint="default"/>
            <w:lang w:val="es-EC"/>
          </w:rPr>
          <w:t>liente, q</w:t>
        </w:r>
      </w:ins>
      <w:ins w:id="4756" w:author="marpa" w:date="2026-10-25T15:32:04Z">
        <w:r>
          <w:rPr>
            <w:rFonts w:hint="default"/>
            <w:lang w:val="es-EC"/>
          </w:rPr>
          <w:t>ue manej</w:t>
        </w:r>
      </w:ins>
      <w:ins w:id="4757" w:author="marpa" w:date="2026-10-25T15:32:05Z">
        <w:r>
          <w:rPr>
            <w:rFonts w:hint="default"/>
            <w:lang w:val="es-EC"/>
          </w:rPr>
          <w:t>a las tr</w:t>
        </w:r>
      </w:ins>
      <w:ins w:id="4758" w:author="marpa" w:date="2026-10-25T15:32:06Z">
        <w:r>
          <w:rPr>
            <w:rFonts w:hint="default"/>
            <w:lang w:val="es-EC"/>
          </w:rPr>
          <w:t>ansiciones</w:t>
        </w:r>
      </w:ins>
      <w:ins w:id="4759" w:author="marpa" w:date="2026-10-25T15:32:07Z">
        <w:r>
          <w:rPr>
            <w:rFonts w:hint="default"/>
            <w:lang w:val="es-EC"/>
          </w:rPr>
          <w:t xml:space="preserve"> entre </w:t>
        </w:r>
      </w:ins>
      <w:ins w:id="4760" w:author="marpa" w:date="2026-10-25T15:32:14Z">
        <w:r>
          <w:rPr>
            <w:rFonts w:hint="default"/>
            <w:lang w:val="es-EC"/>
          </w:rPr>
          <w:t>vist</w:t>
        </w:r>
      </w:ins>
      <w:ins w:id="4761" w:author="marpa" w:date="2026-10-25T15:32:15Z">
        <w:r>
          <w:rPr>
            <w:rFonts w:hint="default"/>
            <w:lang w:val="es-EC"/>
          </w:rPr>
          <w:t xml:space="preserve">as de </w:t>
        </w:r>
      </w:ins>
      <w:ins w:id="4762" w:author="marpa" w:date="2026-10-25T15:32:18Z">
        <w:r>
          <w:rPr>
            <w:rFonts w:hint="default"/>
            <w:lang w:val="es-EC"/>
          </w:rPr>
          <w:t>inicio</w:t>
        </w:r>
      </w:ins>
      <w:ins w:id="4763" w:author="marpa" w:date="2026-10-25T15:32:19Z">
        <w:r>
          <w:rPr>
            <w:rFonts w:hint="default"/>
            <w:lang w:val="es-EC"/>
          </w:rPr>
          <w:t xml:space="preserve"> de ses</w:t>
        </w:r>
      </w:ins>
      <w:ins w:id="4764" w:author="marpa" w:date="2026-10-25T15:32:20Z">
        <w:r>
          <w:rPr>
            <w:rFonts w:hint="default"/>
            <w:lang w:val="es-EC"/>
          </w:rPr>
          <w:t xml:space="preserve">ión </w:t>
        </w:r>
      </w:ins>
      <w:ins w:id="4765" w:author="marpa" w:date="2026-10-25T15:32:21Z">
        <w:r>
          <w:rPr>
            <w:rFonts w:hint="default"/>
            <w:lang w:val="es-EC"/>
          </w:rPr>
          <w:t>y conv</w:t>
        </w:r>
      </w:ins>
      <w:ins w:id="4766" w:author="marpa" w:date="2026-10-25T15:32:22Z">
        <w:r>
          <w:rPr>
            <w:rFonts w:hint="default"/>
            <w:lang w:val="es-EC"/>
          </w:rPr>
          <w:t>ersore</w:t>
        </w:r>
      </w:ins>
      <w:ins w:id="4767" w:author="marpa" w:date="2026-10-25T15:32:23Z">
        <w:r>
          <w:rPr>
            <w:rFonts w:hint="default"/>
            <w:lang w:val="es-EC"/>
          </w:rPr>
          <w:t xml:space="preserve">s, y </w:t>
        </w:r>
      </w:ins>
      <w:ins w:id="4768" w:author="marpa" w:date="2026-10-25T15:32:26Z">
        <w:r>
          <w:rPr>
            <w:rFonts w:hint="default"/>
            <w:lang w:val="es-EC"/>
          </w:rPr>
          <w:t>l</w:t>
        </w:r>
      </w:ins>
      <w:ins w:id="4769" w:author="marpa" w:date="2026-10-25T15:32:30Z">
        <w:r>
          <w:rPr>
            <w:rFonts w:hint="default"/>
            <w:lang w:val="es-EC"/>
          </w:rPr>
          <w:t>os controla</w:t>
        </w:r>
      </w:ins>
      <w:ins w:id="4770" w:author="marpa" w:date="2026-10-25T15:32:31Z">
        <w:r>
          <w:rPr>
            <w:rFonts w:hint="default"/>
            <w:lang w:val="es-EC"/>
          </w:rPr>
          <w:t>dores p</w:t>
        </w:r>
      </w:ins>
      <w:ins w:id="4771" w:author="marpa" w:date="2026-10-25T15:32:32Z">
        <w:r>
          <w:rPr>
            <w:rFonts w:hint="default"/>
            <w:lang w:val="es-EC"/>
          </w:rPr>
          <w:t>ropio</w:t>
        </w:r>
      </w:ins>
      <w:ins w:id="4772" w:author="marpa" w:date="2026-10-25T15:32:33Z">
        <w:r>
          <w:rPr>
            <w:rFonts w:hint="default"/>
            <w:lang w:val="es-EC"/>
          </w:rPr>
          <w:t xml:space="preserve">s de </w:t>
        </w:r>
      </w:ins>
      <w:ins w:id="4773" w:author="marpa" w:date="2026-10-25T15:32:35Z">
        <w:r>
          <w:rPr>
            <w:rFonts w:hint="default"/>
            <w:lang w:val="es-EC"/>
          </w:rPr>
          <w:t>ca</w:t>
        </w:r>
      </w:ins>
      <w:ins w:id="4774" w:author="marpa" w:date="2026-10-25T15:32:36Z">
        <w:r>
          <w:rPr>
            <w:rFonts w:hint="default"/>
            <w:lang w:val="es-EC"/>
          </w:rPr>
          <w:t xml:space="preserve">da </w:t>
        </w:r>
      </w:ins>
      <w:ins w:id="4775" w:author="marpa" w:date="2026-10-25T15:32:37Z">
        <w:r>
          <w:rPr>
            <w:rFonts w:hint="default"/>
            <w:lang w:val="es-EC"/>
          </w:rPr>
          <w:t>vis</w:t>
        </w:r>
      </w:ins>
      <w:ins w:id="4776" w:author="marpa" w:date="2026-10-25T15:32:38Z">
        <w:r>
          <w:rPr>
            <w:rFonts w:hint="default"/>
            <w:lang w:val="es-EC"/>
          </w:rPr>
          <w:t xml:space="preserve">ta que </w:t>
        </w:r>
      </w:ins>
      <w:ins w:id="4777" w:author="marpa" w:date="2026-10-25T15:32:39Z">
        <w:r>
          <w:rPr>
            <w:rFonts w:hint="default"/>
            <w:lang w:val="es-EC"/>
          </w:rPr>
          <w:t>conec</w:t>
        </w:r>
      </w:ins>
      <w:ins w:id="4778" w:author="marpa" w:date="2026-10-25T15:32:40Z">
        <w:r>
          <w:rPr>
            <w:rFonts w:hint="default"/>
            <w:lang w:val="es-EC"/>
          </w:rPr>
          <w:t>tan el</w:t>
        </w:r>
      </w:ins>
      <w:ins w:id="4779" w:author="marpa" w:date="2026-10-25T15:32:41Z">
        <w:r>
          <w:rPr>
            <w:rFonts w:hint="default"/>
            <w:lang w:val="es-EC"/>
          </w:rPr>
          <w:t xml:space="preserve"> servici</w:t>
        </w:r>
      </w:ins>
      <w:ins w:id="4780" w:author="marpa" w:date="2026-10-25T15:32:42Z">
        <w:r>
          <w:rPr>
            <w:rFonts w:hint="default"/>
            <w:lang w:val="es-EC"/>
          </w:rPr>
          <w:t xml:space="preserve">o </w:t>
        </w:r>
      </w:ins>
      <w:ins w:id="4781" w:author="marpa" w:date="2026-10-25T15:32:43Z">
        <w:r>
          <w:rPr>
            <w:rFonts w:hint="default"/>
            <w:lang w:val="es-EC"/>
          </w:rPr>
          <w:t>y su</w:t>
        </w:r>
      </w:ins>
      <w:ins w:id="4782" w:author="marpa" w:date="2026-10-25T15:32:45Z">
        <w:r>
          <w:rPr>
            <w:rFonts w:hint="default"/>
            <w:lang w:val="es-EC"/>
          </w:rPr>
          <w:t xml:space="preserve">s </w:t>
        </w:r>
      </w:ins>
      <w:ins w:id="4783" w:author="marpa" w:date="2026-10-25T15:32:46Z">
        <w:r>
          <w:rPr>
            <w:rFonts w:hint="default"/>
            <w:lang w:val="es-EC"/>
          </w:rPr>
          <w:t>endpoint</w:t>
        </w:r>
      </w:ins>
      <w:ins w:id="4784" w:author="marpa" w:date="2026-10-25T15:32:47Z">
        <w:r>
          <w:rPr>
            <w:rFonts w:hint="default"/>
            <w:lang w:val="es-EC"/>
          </w:rPr>
          <w:t>s con sus</w:t>
        </w:r>
      </w:ins>
      <w:ins w:id="4785" w:author="marpa" w:date="2026-10-25T15:32:49Z">
        <w:r>
          <w:rPr>
            <w:rFonts w:hint="default"/>
            <w:lang w:val="es-EC"/>
          </w:rPr>
          <w:t xml:space="preserve"> respe</w:t>
        </w:r>
      </w:ins>
      <w:ins w:id="4786" w:author="marpa" w:date="2026-10-25T15:32:50Z">
        <w:r>
          <w:rPr>
            <w:rFonts w:hint="default"/>
            <w:lang w:val="es-EC"/>
          </w:rPr>
          <w:t>ctivas</w:t>
        </w:r>
      </w:ins>
      <w:ins w:id="4787" w:author="marpa" w:date="2026-10-25T15:32:51Z">
        <w:r>
          <w:rPr>
            <w:rFonts w:hint="default"/>
            <w:lang w:val="es-EC"/>
          </w:rPr>
          <w:t xml:space="preserve"> </w:t>
        </w:r>
      </w:ins>
      <w:ins w:id="4788" w:author="marpa" w:date="2026-10-25T15:32:52Z">
        <w:r>
          <w:rPr>
            <w:rFonts w:hint="default"/>
            <w:lang w:val="es-EC"/>
          </w:rPr>
          <w:t>interfac</w:t>
        </w:r>
      </w:ins>
      <w:ins w:id="4789" w:author="marpa" w:date="2026-10-25T15:32:53Z">
        <w:r>
          <w:rPr>
            <w:rFonts w:hint="default"/>
            <w:lang w:val="es-EC"/>
          </w:rPr>
          <w:t>es.</w:t>
        </w:r>
      </w:ins>
    </w:p>
    <w:p w14:paraId="2F867429">
      <w:pPr>
        <w:keepNext/>
        <w:spacing w:after="0"/>
        <w:jc w:val="center"/>
        <w:rPr>
          <w:ins w:id="4790" w:author="marpa" w:date="2026-10-25T15:33:01Z"/>
        </w:rPr>
      </w:pPr>
      <w:ins w:id="4791" w:author="marpa" w:date="2026-10-25T15:34:01Z">
        <w:r>
          <w:rPr/>
          <w:drawing>
            <wp:inline distT="0" distB="0" distL="114300" distR="114300">
              <wp:extent cx="1884045" cy="566420"/>
              <wp:effectExtent l="0" t="0" r="8255" b="5080"/>
              <wp:docPr id="1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3"/>
                      <pic:cNvPicPr>
                        <a:picLocks noChangeAspect="1"/>
                      </pic:cNvPicPr>
                    </pic:nvPicPr>
                    <pic:blipFill>
                      <a:blip r:embed="rId59"/>
                      <a:stretch>
                        <a:fillRect/>
                      </a:stretch>
                    </pic:blipFill>
                    <pic:spPr>
                      <a:xfrm>
                        <a:off x="0" y="0"/>
                        <a:ext cx="1884045" cy="566420"/>
                      </a:xfrm>
                      <a:prstGeom prst="rect">
                        <a:avLst/>
                      </a:prstGeom>
                      <a:noFill/>
                      <a:ln>
                        <a:noFill/>
                      </a:ln>
                    </pic:spPr>
                  </pic:pic>
                </a:graphicData>
              </a:graphic>
            </wp:inline>
          </w:drawing>
        </w:r>
      </w:ins>
    </w:p>
    <w:p w14:paraId="531D5D35">
      <w:pPr>
        <w:pStyle w:val="5"/>
        <w:rPr>
          <w:ins w:id="4793" w:author="marpa" w:date="2026-10-25T15:33:01Z"/>
        </w:rPr>
      </w:pPr>
      <w:ins w:id="4794" w:author="marpa" w:date="2026-10-25T15:33:01Z">
        <w:bookmarkStart w:id="185" w:name="_Toc21646"/>
        <w:bookmarkStart w:id="186" w:name="_Toc10734"/>
        <w:r>
          <w:rPr/>
          <w:t xml:space="preserve">Figura </w:t>
        </w:r>
      </w:ins>
      <w:ins w:id="4795" w:author="marpa" w:date="2026-10-25T15:33:21Z">
        <w:r>
          <w:rPr>
            <w:rFonts w:hint="default"/>
            <w:lang w:val="es-EC"/>
          </w:rPr>
          <w:t>3</w:t>
        </w:r>
      </w:ins>
      <w:ins w:id="4796" w:author="marpa" w:date="2026-10-25T15:33:47Z">
        <w:r>
          <w:rPr>
            <w:rFonts w:hint="default"/>
            <w:lang w:val="es-EC"/>
          </w:rPr>
          <w:t>7</w:t>
        </w:r>
      </w:ins>
      <w:ins w:id="4797" w:author="marpa" w:date="2026-10-25T15:33:01Z">
        <w:r>
          <w:rPr/>
          <w:t>. Creación de c</w:t>
        </w:r>
      </w:ins>
      <w:ins w:id="4798" w:author="marpa" w:date="2026-10-25T15:33:06Z">
        <w:r>
          <w:rPr>
            <w:rFonts w:hint="default"/>
            <w:lang w:val="es-EC"/>
          </w:rPr>
          <w:t>on</w:t>
        </w:r>
      </w:ins>
      <w:ins w:id="4799" w:author="marpa" w:date="2026-10-25T15:33:07Z">
        <w:r>
          <w:rPr>
            <w:rFonts w:hint="default"/>
            <w:lang w:val="es-EC"/>
          </w:rPr>
          <w:t>troladores</w:t>
        </w:r>
      </w:ins>
      <w:ins w:id="4800" w:author="marpa" w:date="2026-10-25T15:33:01Z">
        <w:r>
          <w:rPr/>
          <w:t>- Cliente consola</w:t>
        </w:r>
        <w:bookmarkEnd w:id="185"/>
        <w:bookmarkEnd w:id="186"/>
      </w:ins>
    </w:p>
    <w:p w14:paraId="7EC71EDA">
      <w:pPr>
        <w:jc w:val="left"/>
        <w:rPr>
          <w:ins w:id="4802" w:author="marpa" w:date="2026-10-25T15:34:32Z"/>
          <w:rFonts w:hint="default"/>
          <w:lang w:val="es-EC"/>
        </w:rPr>
        <w:pPrChange w:id="4801" w:author="marpa" w:date="2026-10-25T15:30:09Z">
          <w:pPr/>
        </w:pPrChange>
      </w:pPr>
    </w:p>
    <w:p w14:paraId="5A16D23F">
      <w:pPr>
        <w:pStyle w:val="6"/>
        <w:rPr>
          <w:ins w:id="4803" w:author="marpa" w:date="2026-10-25T15:34:33Z"/>
        </w:rPr>
      </w:pPr>
      <w:ins w:id="4804" w:author="marpa" w:date="2026-10-25T15:34:33Z">
        <w:bookmarkStart w:id="187" w:name="_Toc14403"/>
        <w:bookmarkStart w:id="188" w:name="_Toc19061"/>
        <w:r>
          <w:rPr/>
          <w:t xml:space="preserve">Tabla </w:t>
        </w:r>
      </w:ins>
      <w:ins w:id="4805" w:author="marpa" w:date="2026-10-25T15:34:33Z">
        <w:r>
          <w:rPr>
            <w:rFonts w:hint="default"/>
            <w:lang w:val="es-EC"/>
          </w:rPr>
          <w:t>2</w:t>
        </w:r>
      </w:ins>
      <w:ins w:id="4806" w:author="marpa" w:date="2026-10-25T15:34:40Z">
        <w:r>
          <w:rPr>
            <w:rFonts w:hint="default"/>
            <w:lang w:val="es-EC"/>
          </w:rPr>
          <w:t>6</w:t>
        </w:r>
      </w:ins>
      <w:ins w:id="4807" w:author="marpa" w:date="2026-10-25T15:34:33Z">
        <w:r>
          <w:rPr/>
          <w:t xml:space="preserve">. Clase </w:t>
        </w:r>
      </w:ins>
      <w:ins w:id="4808" w:author="marpa" w:date="2026-10-25T15:34:55Z">
        <w:r>
          <w:rPr>
            <w:rFonts w:hint="default"/>
          </w:rPr>
          <w:t>AplicacionController</w:t>
        </w:r>
      </w:ins>
      <w:ins w:id="4809" w:author="marpa" w:date="2026-10-25T15:34:33Z">
        <w:r>
          <w:rPr/>
          <w:t>- Cliente consola</w:t>
        </w:r>
        <w:bookmarkEnd w:id="187"/>
        <w:bookmarkEnd w:id="188"/>
      </w:ins>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259A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810" w:author="marpa" w:date="2026-10-25T15:34:33Z"/>
        </w:trPr>
        <w:tc>
          <w:tcPr>
            <w:tcW w:w="8494" w:type="dxa"/>
            <w:shd w:val="clear" w:color="auto" w:fill="D9D9D9"/>
          </w:tcPr>
          <w:p w14:paraId="6E8CF189">
            <w:pPr>
              <w:spacing w:before="0" w:after="0" w:line="240" w:lineRule="auto"/>
              <w:rPr>
                <w:ins w:id="4811" w:author="marpa" w:date="2026-10-25T15:35:07Z"/>
                <w:rFonts w:hint="default" w:ascii="Courier New" w:hAnsi="Courier New" w:eastAsia="Courier New" w:cs="Courier New"/>
                <w:color w:val="000000"/>
                <w:sz w:val="16"/>
                <w:szCs w:val="16"/>
                <w:lang w:val="es-EC"/>
              </w:rPr>
            </w:pPr>
            <w:ins w:id="4812" w:author="marpa" w:date="2026-10-25T15:35:07Z">
              <w:r>
                <w:rPr>
                  <w:rFonts w:hint="default" w:ascii="Courier New" w:hAnsi="Courier New" w:eastAsia="Courier New" w:cs="Courier New"/>
                  <w:color w:val="000000"/>
                  <w:sz w:val="16"/>
                  <w:szCs w:val="16"/>
                  <w:lang w:val="es-EC"/>
                </w:rPr>
                <w:t>package ec.edu.monster.controladores;</w:t>
              </w:r>
            </w:ins>
          </w:p>
          <w:p w14:paraId="0C87C5C0">
            <w:pPr>
              <w:spacing w:before="0" w:after="0" w:line="240" w:lineRule="auto"/>
              <w:rPr>
                <w:ins w:id="4813" w:author="marpa" w:date="2026-10-25T15:35:07Z"/>
                <w:rFonts w:hint="default" w:ascii="Courier New" w:hAnsi="Courier New" w:eastAsia="Courier New" w:cs="Courier New"/>
                <w:color w:val="000000"/>
                <w:sz w:val="16"/>
                <w:szCs w:val="16"/>
                <w:lang w:val="es-EC"/>
              </w:rPr>
            </w:pPr>
          </w:p>
          <w:p w14:paraId="7DBF3F64">
            <w:pPr>
              <w:spacing w:before="0" w:after="0" w:line="240" w:lineRule="auto"/>
              <w:rPr>
                <w:ins w:id="4814" w:author="marpa" w:date="2026-10-25T15:35:07Z"/>
                <w:rFonts w:hint="default" w:ascii="Courier New" w:hAnsi="Courier New" w:eastAsia="Courier New" w:cs="Courier New"/>
                <w:color w:val="000000"/>
                <w:sz w:val="16"/>
                <w:szCs w:val="16"/>
                <w:lang w:val="es-EC"/>
              </w:rPr>
            </w:pPr>
            <w:ins w:id="4815" w:author="marpa" w:date="2026-10-25T15:35:07Z">
              <w:r>
                <w:rPr>
                  <w:rFonts w:hint="default" w:ascii="Courier New" w:hAnsi="Courier New" w:eastAsia="Courier New" w:cs="Courier New"/>
                  <w:color w:val="000000"/>
                  <w:sz w:val="16"/>
                  <w:szCs w:val="16"/>
                  <w:lang w:val="es-EC"/>
                </w:rPr>
                <w:t>import ec.edu.monster.modelos.TipoConversion;</w:t>
              </w:r>
            </w:ins>
          </w:p>
          <w:p w14:paraId="206287D0">
            <w:pPr>
              <w:spacing w:before="0" w:after="0" w:line="240" w:lineRule="auto"/>
              <w:rPr>
                <w:ins w:id="4816" w:author="marpa" w:date="2026-10-25T15:35:07Z"/>
                <w:rFonts w:hint="default" w:ascii="Courier New" w:hAnsi="Courier New" w:eastAsia="Courier New" w:cs="Courier New"/>
                <w:color w:val="000000"/>
                <w:sz w:val="16"/>
                <w:szCs w:val="16"/>
                <w:lang w:val="es-EC"/>
              </w:rPr>
            </w:pPr>
            <w:ins w:id="4817" w:author="marpa" w:date="2026-10-25T15:35:07Z">
              <w:r>
                <w:rPr>
                  <w:rFonts w:hint="default" w:ascii="Courier New" w:hAnsi="Courier New" w:eastAsia="Courier New" w:cs="Courier New"/>
                  <w:color w:val="000000"/>
                  <w:sz w:val="16"/>
                  <w:szCs w:val="16"/>
                  <w:lang w:val="es-EC"/>
                </w:rPr>
                <w:t>import ec.edu.monster.servicios.WSConversorCliente;</w:t>
              </w:r>
            </w:ins>
          </w:p>
          <w:p w14:paraId="40D63FA3">
            <w:pPr>
              <w:spacing w:before="0" w:after="0" w:line="240" w:lineRule="auto"/>
              <w:rPr>
                <w:ins w:id="4818" w:author="marpa" w:date="2026-10-25T15:35:07Z"/>
                <w:rFonts w:hint="default" w:ascii="Courier New" w:hAnsi="Courier New" w:eastAsia="Courier New" w:cs="Courier New"/>
                <w:color w:val="000000"/>
                <w:sz w:val="16"/>
                <w:szCs w:val="16"/>
                <w:lang w:val="es-EC"/>
              </w:rPr>
            </w:pPr>
            <w:ins w:id="4819" w:author="marpa" w:date="2026-10-25T15:35:07Z">
              <w:r>
                <w:rPr>
                  <w:rFonts w:hint="default" w:ascii="Courier New" w:hAnsi="Courier New" w:eastAsia="Courier New" w:cs="Courier New"/>
                  <w:color w:val="000000"/>
                  <w:sz w:val="16"/>
                  <w:szCs w:val="16"/>
                  <w:lang w:val="es-EC"/>
                </w:rPr>
                <w:t>import ec.edu.monster.vistas.ConsolaVista;</w:t>
              </w:r>
            </w:ins>
          </w:p>
          <w:p w14:paraId="7DDEAC5C">
            <w:pPr>
              <w:spacing w:before="0" w:after="0" w:line="240" w:lineRule="auto"/>
              <w:rPr>
                <w:ins w:id="4820" w:author="marpa" w:date="2026-10-25T15:35:07Z"/>
                <w:rFonts w:hint="default" w:ascii="Courier New" w:hAnsi="Courier New" w:eastAsia="Courier New" w:cs="Courier New"/>
                <w:color w:val="000000"/>
                <w:sz w:val="16"/>
                <w:szCs w:val="16"/>
                <w:lang w:val="es-EC"/>
              </w:rPr>
            </w:pPr>
          </w:p>
          <w:p w14:paraId="51A23A53">
            <w:pPr>
              <w:spacing w:before="0" w:after="0" w:line="240" w:lineRule="auto"/>
              <w:rPr>
                <w:ins w:id="4821" w:author="marpa" w:date="2026-10-25T15:35:07Z"/>
                <w:rFonts w:hint="default" w:ascii="Courier New" w:hAnsi="Courier New" w:eastAsia="Courier New" w:cs="Courier New"/>
                <w:color w:val="000000"/>
                <w:sz w:val="16"/>
                <w:szCs w:val="16"/>
                <w:lang w:val="es-EC"/>
              </w:rPr>
            </w:pPr>
            <w:ins w:id="4822" w:author="marpa" w:date="2026-10-25T15:35:07Z">
              <w:r>
                <w:rPr>
                  <w:rFonts w:hint="default" w:ascii="Courier New" w:hAnsi="Courier New" w:eastAsia="Courier New" w:cs="Courier New"/>
                  <w:color w:val="000000"/>
                  <w:sz w:val="16"/>
                  <w:szCs w:val="16"/>
                  <w:lang w:val="es-EC"/>
                </w:rPr>
                <w:t>/** Controlador principal del flujo de la aplicación de consola. */</w:t>
              </w:r>
            </w:ins>
          </w:p>
          <w:p w14:paraId="173C18BD">
            <w:pPr>
              <w:spacing w:before="0" w:after="0" w:line="240" w:lineRule="auto"/>
              <w:rPr>
                <w:ins w:id="4823" w:author="marpa" w:date="2026-10-25T15:35:07Z"/>
                <w:rFonts w:hint="default" w:ascii="Courier New" w:hAnsi="Courier New" w:eastAsia="Courier New" w:cs="Courier New"/>
                <w:color w:val="000000"/>
                <w:sz w:val="16"/>
                <w:szCs w:val="16"/>
                <w:lang w:val="es-EC"/>
              </w:rPr>
            </w:pPr>
            <w:ins w:id="4824" w:author="marpa" w:date="2026-10-25T15:35:07Z">
              <w:r>
                <w:rPr>
                  <w:rFonts w:hint="default" w:ascii="Courier New" w:hAnsi="Courier New" w:eastAsia="Courier New" w:cs="Courier New"/>
                  <w:color w:val="000000"/>
                  <w:sz w:val="16"/>
                  <w:szCs w:val="16"/>
                  <w:lang w:val="es-EC"/>
                </w:rPr>
                <w:t>public class AplicacionController {</w:t>
              </w:r>
            </w:ins>
          </w:p>
          <w:p w14:paraId="2A49D9D8">
            <w:pPr>
              <w:spacing w:before="0" w:after="0" w:line="240" w:lineRule="auto"/>
              <w:rPr>
                <w:ins w:id="4825" w:author="marpa" w:date="2026-10-25T15:35:07Z"/>
                <w:rFonts w:hint="default" w:ascii="Courier New" w:hAnsi="Courier New" w:eastAsia="Courier New" w:cs="Courier New"/>
                <w:color w:val="000000"/>
                <w:sz w:val="16"/>
                <w:szCs w:val="16"/>
                <w:lang w:val="es-EC"/>
              </w:rPr>
            </w:pPr>
            <w:ins w:id="4826" w:author="marpa" w:date="2026-10-25T15:35:07Z">
              <w:r>
                <w:rPr>
                  <w:rFonts w:hint="default" w:ascii="Courier New" w:hAnsi="Courier New" w:eastAsia="Courier New" w:cs="Courier New"/>
                  <w:color w:val="000000"/>
                  <w:sz w:val="16"/>
                  <w:szCs w:val="16"/>
                  <w:lang w:val="es-EC"/>
                </w:rPr>
                <w:t xml:space="preserve">    private final ConsolaVista vista;</w:t>
              </w:r>
            </w:ins>
          </w:p>
          <w:p w14:paraId="5E18E067">
            <w:pPr>
              <w:spacing w:before="0" w:after="0" w:line="240" w:lineRule="auto"/>
              <w:rPr>
                <w:ins w:id="4827" w:author="marpa" w:date="2026-10-25T15:35:07Z"/>
                <w:rFonts w:hint="default" w:ascii="Courier New" w:hAnsi="Courier New" w:eastAsia="Courier New" w:cs="Courier New"/>
                <w:color w:val="000000"/>
                <w:sz w:val="16"/>
                <w:szCs w:val="16"/>
                <w:lang w:val="es-EC"/>
              </w:rPr>
            </w:pPr>
            <w:ins w:id="4828" w:author="marpa" w:date="2026-10-25T15:35:07Z">
              <w:r>
                <w:rPr>
                  <w:rFonts w:hint="default" w:ascii="Courier New" w:hAnsi="Courier New" w:eastAsia="Courier New" w:cs="Courier New"/>
                  <w:color w:val="000000"/>
                  <w:sz w:val="16"/>
                  <w:szCs w:val="16"/>
                  <w:lang w:val="es-EC"/>
                </w:rPr>
                <w:t xml:space="preserve">    private final WSConversorCliente cliente;</w:t>
              </w:r>
            </w:ins>
          </w:p>
          <w:p w14:paraId="29B6460D">
            <w:pPr>
              <w:spacing w:before="0" w:after="0" w:line="240" w:lineRule="auto"/>
              <w:rPr>
                <w:ins w:id="4829" w:author="marpa" w:date="2026-10-25T15:35:07Z"/>
                <w:rFonts w:hint="default" w:ascii="Courier New" w:hAnsi="Courier New" w:eastAsia="Courier New" w:cs="Courier New"/>
                <w:color w:val="000000"/>
                <w:sz w:val="16"/>
                <w:szCs w:val="16"/>
                <w:lang w:val="es-EC"/>
              </w:rPr>
            </w:pPr>
            <w:ins w:id="4830" w:author="marpa" w:date="2026-10-25T15:35:07Z">
              <w:r>
                <w:rPr>
                  <w:rFonts w:hint="default" w:ascii="Courier New" w:hAnsi="Courier New" w:eastAsia="Courier New" w:cs="Courier New"/>
                  <w:color w:val="000000"/>
                  <w:sz w:val="16"/>
                  <w:szCs w:val="16"/>
                  <w:lang w:val="es-EC"/>
                </w:rPr>
                <w:t xml:space="preserve">    private final LoginController loginController;</w:t>
              </w:r>
            </w:ins>
          </w:p>
          <w:p w14:paraId="56DBEA88">
            <w:pPr>
              <w:spacing w:before="0" w:after="0" w:line="240" w:lineRule="auto"/>
              <w:rPr>
                <w:ins w:id="4831" w:author="marpa" w:date="2026-10-25T15:35:07Z"/>
                <w:rFonts w:hint="default" w:ascii="Courier New" w:hAnsi="Courier New" w:eastAsia="Courier New" w:cs="Courier New"/>
                <w:color w:val="000000"/>
                <w:sz w:val="16"/>
                <w:szCs w:val="16"/>
                <w:lang w:val="es-EC"/>
              </w:rPr>
            </w:pPr>
            <w:ins w:id="4832" w:author="marpa" w:date="2026-10-25T15:35:07Z">
              <w:r>
                <w:rPr>
                  <w:rFonts w:hint="default" w:ascii="Courier New" w:hAnsi="Courier New" w:eastAsia="Courier New" w:cs="Courier New"/>
                  <w:color w:val="000000"/>
                  <w:sz w:val="16"/>
                  <w:szCs w:val="16"/>
                  <w:lang w:val="es-EC"/>
                </w:rPr>
                <w:t xml:space="preserve">    private final ConversionController conversionController;</w:t>
              </w:r>
            </w:ins>
          </w:p>
          <w:p w14:paraId="3BEFA50B">
            <w:pPr>
              <w:spacing w:before="0" w:after="0" w:line="240" w:lineRule="auto"/>
              <w:rPr>
                <w:ins w:id="4833" w:author="marpa" w:date="2026-10-25T15:35:07Z"/>
                <w:rFonts w:hint="default" w:ascii="Courier New" w:hAnsi="Courier New" w:eastAsia="Courier New" w:cs="Courier New"/>
                <w:color w:val="000000"/>
                <w:sz w:val="16"/>
                <w:szCs w:val="16"/>
                <w:lang w:val="es-EC"/>
              </w:rPr>
            </w:pPr>
          </w:p>
          <w:p w14:paraId="3A57FF42">
            <w:pPr>
              <w:spacing w:before="0" w:after="0" w:line="240" w:lineRule="auto"/>
              <w:rPr>
                <w:ins w:id="4834" w:author="marpa" w:date="2026-10-25T15:35:07Z"/>
                <w:rFonts w:hint="default" w:ascii="Courier New" w:hAnsi="Courier New" w:eastAsia="Courier New" w:cs="Courier New"/>
                <w:color w:val="000000"/>
                <w:sz w:val="16"/>
                <w:szCs w:val="16"/>
                <w:lang w:val="es-EC"/>
              </w:rPr>
            </w:pPr>
            <w:ins w:id="4835" w:author="marpa" w:date="2026-10-25T15:35:07Z">
              <w:r>
                <w:rPr>
                  <w:rFonts w:hint="default" w:ascii="Courier New" w:hAnsi="Courier New" w:eastAsia="Courier New" w:cs="Courier New"/>
                  <w:color w:val="000000"/>
                  <w:sz w:val="16"/>
                  <w:szCs w:val="16"/>
                  <w:lang w:val="es-EC"/>
                </w:rPr>
                <w:t xml:space="preserve">    public AplicacionController(ConsolaVista vista, WSConversorCliente cliente) {</w:t>
              </w:r>
            </w:ins>
          </w:p>
          <w:p w14:paraId="5E40970C">
            <w:pPr>
              <w:spacing w:before="0" w:after="0" w:line="240" w:lineRule="auto"/>
              <w:rPr>
                <w:ins w:id="4836" w:author="marpa" w:date="2026-10-25T15:35:07Z"/>
                <w:rFonts w:hint="default" w:ascii="Courier New" w:hAnsi="Courier New" w:eastAsia="Courier New" w:cs="Courier New"/>
                <w:color w:val="000000"/>
                <w:sz w:val="16"/>
                <w:szCs w:val="16"/>
                <w:lang w:val="es-EC"/>
              </w:rPr>
            </w:pPr>
            <w:ins w:id="4837" w:author="marpa" w:date="2026-10-25T15:35:07Z">
              <w:r>
                <w:rPr>
                  <w:rFonts w:hint="default" w:ascii="Courier New" w:hAnsi="Courier New" w:eastAsia="Courier New" w:cs="Courier New"/>
                  <w:color w:val="000000"/>
                  <w:sz w:val="16"/>
                  <w:szCs w:val="16"/>
                  <w:lang w:val="es-EC"/>
                </w:rPr>
                <w:t xml:space="preserve">        this.vista = vista;</w:t>
              </w:r>
            </w:ins>
          </w:p>
          <w:p w14:paraId="104044E4">
            <w:pPr>
              <w:spacing w:before="0" w:after="0" w:line="240" w:lineRule="auto"/>
              <w:rPr>
                <w:ins w:id="4838" w:author="marpa" w:date="2026-10-25T15:35:07Z"/>
                <w:rFonts w:hint="default" w:ascii="Courier New" w:hAnsi="Courier New" w:eastAsia="Courier New" w:cs="Courier New"/>
                <w:color w:val="000000"/>
                <w:sz w:val="16"/>
                <w:szCs w:val="16"/>
                <w:lang w:val="es-EC"/>
              </w:rPr>
            </w:pPr>
            <w:ins w:id="4839" w:author="marpa" w:date="2026-10-25T15:35:07Z">
              <w:r>
                <w:rPr>
                  <w:rFonts w:hint="default" w:ascii="Courier New" w:hAnsi="Courier New" w:eastAsia="Courier New" w:cs="Courier New"/>
                  <w:color w:val="000000"/>
                  <w:sz w:val="16"/>
                  <w:szCs w:val="16"/>
                  <w:lang w:val="es-EC"/>
                </w:rPr>
                <w:t xml:space="preserve">        this.cliente = cliente;</w:t>
              </w:r>
            </w:ins>
          </w:p>
          <w:p w14:paraId="7B29E445">
            <w:pPr>
              <w:spacing w:before="0" w:after="0" w:line="240" w:lineRule="auto"/>
              <w:rPr>
                <w:ins w:id="4840" w:author="marpa" w:date="2026-10-25T15:35:07Z"/>
                <w:rFonts w:hint="default" w:ascii="Courier New" w:hAnsi="Courier New" w:eastAsia="Courier New" w:cs="Courier New"/>
                <w:color w:val="000000"/>
                <w:sz w:val="16"/>
                <w:szCs w:val="16"/>
                <w:lang w:val="es-EC"/>
              </w:rPr>
            </w:pPr>
            <w:ins w:id="4841" w:author="marpa" w:date="2026-10-25T15:35:07Z">
              <w:r>
                <w:rPr>
                  <w:rFonts w:hint="default" w:ascii="Courier New" w:hAnsi="Courier New" w:eastAsia="Courier New" w:cs="Courier New"/>
                  <w:color w:val="000000"/>
                  <w:sz w:val="16"/>
                  <w:szCs w:val="16"/>
                  <w:lang w:val="es-EC"/>
                </w:rPr>
                <w:t xml:space="preserve">        this.loginController = new LoginController(vista, cliente);</w:t>
              </w:r>
            </w:ins>
          </w:p>
          <w:p w14:paraId="1C0E8A22">
            <w:pPr>
              <w:spacing w:before="0" w:after="0" w:line="240" w:lineRule="auto"/>
              <w:rPr>
                <w:ins w:id="4842" w:author="marpa" w:date="2026-10-25T15:35:07Z"/>
                <w:rFonts w:hint="default" w:ascii="Courier New" w:hAnsi="Courier New" w:eastAsia="Courier New" w:cs="Courier New"/>
                <w:color w:val="000000"/>
                <w:sz w:val="16"/>
                <w:szCs w:val="16"/>
                <w:lang w:val="es-EC"/>
              </w:rPr>
            </w:pPr>
            <w:ins w:id="4843" w:author="marpa" w:date="2026-10-25T15:35:07Z">
              <w:r>
                <w:rPr>
                  <w:rFonts w:hint="default" w:ascii="Courier New" w:hAnsi="Courier New" w:eastAsia="Courier New" w:cs="Courier New"/>
                  <w:color w:val="000000"/>
                  <w:sz w:val="16"/>
                  <w:szCs w:val="16"/>
                  <w:lang w:val="es-EC"/>
                </w:rPr>
                <w:t xml:space="preserve">        this.conversionController = new ConversionController(vista, cliente);</w:t>
              </w:r>
            </w:ins>
          </w:p>
          <w:p w14:paraId="1BBA9BD7">
            <w:pPr>
              <w:spacing w:before="0" w:after="0" w:line="240" w:lineRule="auto"/>
              <w:rPr>
                <w:ins w:id="4844" w:author="marpa" w:date="2026-10-25T15:35:07Z"/>
                <w:rFonts w:hint="default" w:ascii="Courier New" w:hAnsi="Courier New" w:eastAsia="Courier New" w:cs="Courier New"/>
                <w:color w:val="000000"/>
                <w:sz w:val="16"/>
                <w:szCs w:val="16"/>
                <w:lang w:val="es-EC"/>
              </w:rPr>
            </w:pPr>
            <w:ins w:id="4845" w:author="marpa" w:date="2026-10-25T15:35:07Z">
              <w:r>
                <w:rPr>
                  <w:rFonts w:hint="default" w:ascii="Courier New" w:hAnsi="Courier New" w:eastAsia="Courier New" w:cs="Courier New"/>
                  <w:color w:val="000000"/>
                  <w:sz w:val="16"/>
                  <w:szCs w:val="16"/>
                  <w:lang w:val="es-EC"/>
                </w:rPr>
                <w:t xml:space="preserve">    }</w:t>
              </w:r>
            </w:ins>
          </w:p>
          <w:p w14:paraId="34E927FF">
            <w:pPr>
              <w:spacing w:before="0" w:after="0" w:line="240" w:lineRule="auto"/>
              <w:rPr>
                <w:ins w:id="4846" w:author="marpa" w:date="2026-10-25T15:35:07Z"/>
                <w:rFonts w:hint="default" w:ascii="Courier New" w:hAnsi="Courier New" w:eastAsia="Courier New" w:cs="Courier New"/>
                <w:color w:val="000000"/>
                <w:sz w:val="16"/>
                <w:szCs w:val="16"/>
                <w:lang w:val="es-EC"/>
              </w:rPr>
            </w:pPr>
          </w:p>
          <w:p w14:paraId="61781BB0">
            <w:pPr>
              <w:spacing w:before="0" w:after="0" w:line="240" w:lineRule="auto"/>
              <w:rPr>
                <w:ins w:id="4847" w:author="marpa" w:date="2026-10-25T15:35:07Z"/>
                <w:rFonts w:hint="default" w:ascii="Courier New" w:hAnsi="Courier New" w:eastAsia="Courier New" w:cs="Courier New"/>
                <w:color w:val="000000"/>
                <w:sz w:val="16"/>
                <w:szCs w:val="16"/>
                <w:lang w:val="es-EC"/>
              </w:rPr>
            </w:pPr>
            <w:ins w:id="4848" w:author="marpa" w:date="2026-10-25T15:35:07Z">
              <w:r>
                <w:rPr>
                  <w:rFonts w:hint="default" w:ascii="Courier New" w:hAnsi="Courier New" w:eastAsia="Courier New" w:cs="Courier New"/>
                  <w:color w:val="000000"/>
                  <w:sz w:val="16"/>
                  <w:szCs w:val="16"/>
                  <w:lang w:val="es-EC"/>
                </w:rPr>
                <w:t xml:space="preserve">    public void iniciar() {</w:t>
              </w:r>
            </w:ins>
          </w:p>
          <w:p w14:paraId="3AB8CDFD">
            <w:pPr>
              <w:spacing w:before="0" w:after="0" w:line="240" w:lineRule="auto"/>
              <w:rPr>
                <w:ins w:id="4849" w:author="marpa" w:date="2026-10-25T15:35:07Z"/>
                <w:rFonts w:hint="default" w:ascii="Courier New" w:hAnsi="Courier New" w:eastAsia="Courier New" w:cs="Courier New"/>
                <w:color w:val="000000"/>
                <w:sz w:val="16"/>
                <w:szCs w:val="16"/>
                <w:lang w:val="es-EC"/>
              </w:rPr>
            </w:pPr>
            <w:ins w:id="4850" w:author="marpa" w:date="2026-10-25T15:35:07Z">
              <w:r>
                <w:rPr>
                  <w:rFonts w:hint="default" w:ascii="Courier New" w:hAnsi="Courier New" w:eastAsia="Courier New" w:cs="Courier New"/>
                  <w:color w:val="000000"/>
                  <w:sz w:val="16"/>
                  <w:szCs w:val="16"/>
                  <w:lang w:val="es-EC"/>
                </w:rPr>
                <w:t xml:space="preserve">        vista.mostrarBienvenida();</w:t>
              </w:r>
            </w:ins>
          </w:p>
          <w:p w14:paraId="49DEFA57">
            <w:pPr>
              <w:spacing w:before="0" w:after="0" w:line="240" w:lineRule="auto"/>
              <w:rPr>
                <w:ins w:id="4851" w:author="marpa" w:date="2026-10-25T15:35:07Z"/>
                <w:rFonts w:hint="default" w:ascii="Courier New" w:hAnsi="Courier New" w:eastAsia="Courier New" w:cs="Courier New"/>
                <w:color w:val="000000"/>
                <w:sz w:val="16"/>
                <w:szCs w:val="16"/>
                <w:lang w:val="es-EC"/>
              </w:rPr>
            </w:pPr>
            <w:ins w:id="4852" w:author="marpa" w:date="2026-10-25T15:35:07Z">
              <w:r>
                <w:rPr>
                  <w:rFonts w:hint="default" w:ascii="Courier New" w:hAnsi="Courier New" w:eastAsia="Courier New" w:cs="Courier New"/>
                  <w:color w:val="000000"/>
                  <w:sz w:val="16"/>
                  <w:szCs w:val="16"/>
                  <w:lang w:val="es-EC"/>
                </w:rPr>
                <w:t xml:space="preserve">        while (!loginController.autenticar()) {</w:t>
              </w:r>
            </w:ins>
          </w:p>
          <w:p w14:paraId="17E8FBA4">
            <w:pPr>
              <w:spacing w:before="0" w:after="0" w:line="240" w:lineRule="auto"/>
              <w:rPr>
                <w:ins w:id="4853" w:author="marpa" w:date="2026-10-25T15:35:07Z"/>
                <w:rFonts w:hint="default" w:ascii="Courier New" w:hAnsi="Courier New" w:eastAsia="Courier New" w:cs="Courier New"/>
                <w:color w:val="000000"/>
                <w:sz w:val="16"/>
                <w:szCs w:val="16"/>
                <w:lang w:val="es-EC"/>
              </w:rPr>
            </w:pPr>
            <w:ins w:id="4854" w:author="marpa" w:date="2026-10-25T15:35:07Z">
              <w:r>
                <w:rPr>
                  <w:rFonts w:hint="default" w:ascii="Courier New" w:hAnsi="Courier New" w:eastAsia="Courier New" w:cs="Courier New"/>
                  <w:color w:val="000000"/>
                  <w:sz w:val="16"/>
                  <w:szCs w:val="16"/>
                  <w:lang w:val="es-EC"/>
                </w:rPr>
                <w:t xml:space="preserve">            vista.mostrarMensaje("Intente nuevamente.\n");</w:t>
              </w:r>
            </w:ins>
          </w:p>
          <w:p w14:paraId="770EA395">
            <w:pPr>
              <w:spacing w:before="0" w:after="0" w:line="240" w:lineRule="auto"/>
              <w:rPr>
                <w:ins w:id="4855" w:author="marpa" w:date="2026-10-25T15:35:07Z"/>
                <w:rFonts w:hint="default" w:ascii="Courier New" w:hAnsi="Courier New" w:eastAsia="Courier New" w:cs="Courier New"/>
                <w:color w:val="000000"/>
                <w:sz w:val="16"/>
                <w:szCs w:val="16"/>
                <w:lang w:val="es-EC"/>
              </w:rPr>
            </w:pPr>
            <w:ins w:id="4856" w:author="marpa" w:date="2026-10-25T15:35:07Z">
              <w:r>
                <w:rPr>
                  <w:rFonts w:hint="default" w:ascii="Courier New" w:hAnsi="Courier New" w:eastAsia="Courier New" w:cs="Courier New"/>
                  <w:color w:val="000000"/>
                  <w:sz w:val="16"/>
                  <w:szCs w:val="16"/>
                  <w:lang w:val="es-EC"/>
                </w:rPr>
                <w:t xml:space="preserve">        }</w:t>
              </w:r>
            </w:ins>
          </w:p>
          <w:p w14:paraId="0F7EA3AB">
            <w:pPr>
              <w:spacing w:before="0" w:after="0" w:line="240" w:lineRule="auto"/>
              <w:rPr>
                <w:ins w:id="4857" w:author="marpa" w:date="2026-10-25T15:35:07Z"/>
                <w:rFonts w:hint="default" w:ascii="Courier New" w:hAnsi="Courier New" w:eastAsia="Courier New" w:cs="Courier New"/>
                <w:color w:val="000000"/>
                <w:sz w:val="16"/>
                <w:szCs w:val="16"/>
                <w:lang w:val="es-EC"/>
              </w:rPr>
            </w:pPr>
            <w:ins w:id="4858" w:author="marpa" w:date="2026-10-25T15:35:07Z">
              <w:r>
                <w:rPr>
                  <w:rFonts w:hint="default" w:ascii="Courier New" w:hAnsi="Courier New" w:eastAsia="Courier New" w:cs="Courier New"/>
                  <w:color w:val="000000"/>
                  <w:sz w:val="16"/>
                  <w:szCs w:val="16"/>
                  <w:lang w:val="es-EC"/>
                </w:rPr>
                <w:t xml:space="preserve">        ejecutarMenu();</w:t>
              </w:r>
            </w:ins>
          </w:p>
          <w:p w14:paraId="355A05F7">
            <w:pPr>
              <w:spacing w:before="0" w:after="0" w:line="240" w:lineRule="auto"/>
              <w:rPr>
                <w:ins w:id="4859" w:author="marpa" w:date="2026-10-25T15:35:07Z"/>
                <w:rFonts w:hint="default" w:ascii="Courier New" w:hAnsi="Courier New" w:eastAsia="Courier New" w:cs="Courier New"/>
                <w:color w:val="000000"/>
                <w:sz w:val="16"/>
                <w:szCs w:val="16"/>
                <w:lang w:val="es-EC"/>
              </w:rPr>
            </w:pPr>
            <w:ins w:id="4860" w:author="marpa" w:date="2026-10-25T15:35:07Z">
              <w:r>
                <w:rPr>
                  <w:rFonts w:hint="default" w:ascii="Courier New" w:hAnsi="Courier New" w:eastAsia="Courier New" w:cs="Courier New"/>
                  <w:color w:val="000000"/>
                  <w:sz w:val="16"/>
                  <w:szCs w:val="16"/>
                  <w:lang w:val="es-EC"/>
                </w:rPr>
                <w:t xml:space="preserve">    }</w:t>
              </w:r>
            </w:ins>
          </w:p>
          <w:p w14:paraId="3EAAD43D">
            <w:pPr>
              <w:spacing w:before="0" w:after="0" w:line="240" w:lineRule="auto"/>
              <w:rPr>
                <w:ins w:id="4861" w:author="marpa" w:date="2026-10-25T15:35:07Z"/>
                <w:rFonts w:hint="default" w:ascii="Courier New" w:hAnsi="Courier New" w:eastAsia="Courier New" w:cs="Courier New"/>
                <w:color w:val="000000"/>
                <w:sz w:val="16"/>
                <w:szCs w:val="16"/>
                <w:lang w:val="es-EC"/>
              </w:rPr>
            </w:pPr>
          </w:p>
          <w:p w14:paraId="436DD154">
            <w:pPr>
              <w:spacing w:before="0" w:after="0" w:line="240" w:lineRule="auto"/>
              <w:rPr>
                <w:ins w:id="4862" w:author="marpa" w:date="2026-10-25T15:35:07Z"/>
                <w:rFonts w:hint="default" w:ascii="Courier New" w:hAnsi="Courier New" w:eastAsia="Courier New" w:cs="Courier New"/>
                <w:color w:val="000000"/>
                <w:sz w:val="16"/>
                <w:szCs w:val="16"/>
                <w:lang w:val="es-EC"/>
              </w:rPr>
            </w:pPr>
            <w:ins w:id="4863" w:author="marpa" w:date="2026-10-25T15:35:07Z">
              <w:r>
                <w:rPr>
                  <w:rFonts w:hint="default" w:ascii="Courier New" w:hAnsi="Courier New" w:eastAsia="Courier New" w:cs="Courier New"/>
                  <w:color w:val="000000"/>
                  <w:sz w:val="16"/>
                  <w:szCs w:val="16"/>
                  <w:lang w:val="es-EC"/>
                </w:rPr>
                <w:t xml:space="preserve">    private void ejecutarMenu() {</w:t>
              </w:r>
            </w:ins>
          </w:p>
          <w:p w14:paraId="4F492498">
            <w:pPr>
              <w:spacing w:before="0" w:after="0" w:line="240" w:lineRule="auto"/>
              <w:rPr>
                <w:ins w:id="4864" w:author="marpa" w:date="2026-10-25T15:35:07Z"/>
                <w:rFonts w:hint="default" w:ascii="Courier New" w:hAnsi="Courier New" w:eastAsia="Courier New" w:cs="Courier New"/>
                <w:color w:val="000000"/>
                <w:sz w:val="16"/>
                <w:szCs w:val="16"/>
                <w:lang w:val="es-EC"/>
              </w:rPr>
            </w:pPr>
            <w:ins w:id="4865" w:author="marpa" w:date="2026-10-25T15:35:07Z">
              <w:r>
                <w:rPr>
                  <w:rFonts w:hint="default" w:ascii="Courier New" w:hAnsi="Courier New" w:eastAsia="Courier New" w:cs="Courier New"/>
                  <w:color w:val="000000"/>
                  <w:sz w:val="16"/>
                  <w:szCs w:val="16"/>
                  <w:lang w:val="es-EC"/>
                </w:rPr>
                <w:t xml:space="preserve">        boolean activo = true;</w:t>
              </w:r>
            </w:ins>
          </w:p>
          <w:p w14:paraId="121272D9">
            <w:pPr>
              <w:spacing w:before="0" w:after="0" w:line="240" w:lineRule="auto"/>
              <w:rPr>
                <w:ins w:id="4866" w:author="marpa" w:date="2026-10-25T15:35:07Z"/>
                <w:rFonts w:hint="default" w:ascii="Courier New" w:hAnsi="Courier New" w:eastAsia="Courier New" w:cs="Courier New"/>
                <w:color w:val="000000"/>
                <w:sz w:val="16"/>
                <w:szCs w:val="16"/>
                <w:lang w:val="es-EC"/>
              </w:rPr>
            </w:pPr>
            <w:ins w:id="4867" w:author="marpa" w:date="2026-10-25T15:35:07Z">
              <w:r>
                <w:rPr>
                  <w:rFonts w:hint="default" w:ascii="Courier New" w:hAnsi="Courier New" w:eastAsia="Courier New" w:cs="Courier New"/>
                  <w:color w:val="000000"/>
                  <w:sz w:val="16"/>
                  <w:szCs w:val="16"/>
                  <w:lang w:val="es-EC"/>
                </w:rPr>
                <w:t xml:space="preserve">        while (activo) {</w:t>
              </w:r>
            </w:ins>
          </w:p>
          <w:p w14:paraId="0D8A30A5">
            <w:pPr>
              <w:spacing w:before="0" w:after="0" w:line="240" w:lineRule="auto"/>
              <w:rPr>
                <w:ins w:id="4868" w:author="marpa" w:date="2026-10-25T15:35:07Z"/>
                <w:rFonts w:hint="default" w:ascii="Courier New" w:hAnsi="Courier New" w:eastAsia="Courier New" w:cs="Courier New"/>
                <w:color w:val="000000"/>
                <w:sz w:val="16"/>
                <w:szCs w:val="16"/>
                <w:lang w:val="es-EC"/>
              </w:rPr>
            </w:pPr>
            <w:ins w:id="4869" w:author="marpa" w:date="2026-10-25T15:35:07Z">
              <w:r>
                <w:rPr>
                  <w:rFonts w:hint="default" w:ascii="Courier New" w:hAnsi="Courier New" w:eastAsia="Courier New" w:cs="Courier New"/>
                  <w:color w:val="000000"/>
                  <w:sz w:val="16"/>
                  <w:szCs w:val="16"/>
                  <w:lang w:val="es-EC"/>
                </w:rPr>
                <w:t xml:space="preserve">            switch (vista.mostrarMenuPrincipal()) {</w:t>
              </w:r>
            </w:ins>
          </w:p>
          <w:p w14:paraId="5A6C3BA0">
            <w:pPr>
              <w:spacing w:before="0" w:after="0" w:line="240" w:lineRule="auto"/>
              <w:rPr>
                <w:ins w:id="4870" w:author="marpa" w:date="2026-10-25T15:35:07Z"/>
                <w:rFonts w:hint="default" w:ascii="Courier New" w:hAnsi="Courier New" w:eastAsia="Courier New" w:cs="Courier New"/>
                <w:color w:val="000000"/>
                <w:sz w:val="16"/>
                <w:szCs w:val="16"/>
                <w:lang w:val="es-EC"/>
              </w:rPr>
            </w:pPr>
            <w:ins w:id="4871" w:author="marpa" w:date="2026-10-25T15:35:07Z">
              <w:r>
                <w:rPr>
                  <w:rFonts w:hint="default" w:ascii="Courier New" w:hAnsi="Courier New" w:eastAsia="Courier New" w:cs="Courier New"/>
                  <w:color w:val="000000"/>
                  <w:sz w:val="16"/>
                  <w:szCs w:val="16"/>
                  <w:lang w:val="es-EC"/>
                </w:rPr>
                <w:t xml:space="preserve">                case 1 -&gt; conversionController.convertir(TipoConversion.TEMPERATURA);</w:t>
              </w:r>
            </w:ins>
          </w:p>
          <w:p w14:paraId="414F3127">
            <w:pPr>
              <w:spacing w:before="0" w:after="0" w:line="240" w:lineRule="auto"/>
              <w:rPr>
                <w:ins w:id="4872" w:author="marpa" w:date="2026-10-25T15:35:07Z"/>
                <w:rFonts w:hint="default" w:ascii="Courier New" w:hAnsi="Courier New" w:eastAsia="Courier New" w:cs="Courier New"/>
                <w:color w:val="000000"/>
                <w:sz w:val="16"/>
                <w:szCs w:val="16"/>
                <w:lang w:val="es-EC"/>
              </w:rPr>
            </w:pPr>
            <w:ins w:id="4873" w:author="marpa" w:date="2026-10-25T15:35:07Z">
              <w:r>
                <w:rPr>
                  <w:rFonts w:hint="default" w:ascii="Courier New" w:hAnsi="Courier New" w:eastAsia="Courier New" w:cs="Courier New"/>
                  <w:color w:val="000000"/>
                  <w:sz w:val="16"/>
                  <w:szCs w:val="16"/>
                  <w:lang w:val="es-EC"/>
                </w:rPr>
                <w:t xml:space="preserve">                case 2 -&gt; conversionController.convertir(TipoConversion.MASA);</w:t>
              </w:r>
            </w:ins>
          </w:p>
          <w:p w14:paraId="6D6C883A">
            <w:pPr>
              <w:spacing w:before="0" w:after="0" w:line="240" w:lineRule="auto"/>
              <w:rPr>
                <w:ins w:id="4874" w:author="marpa" w:date="2026-10-25T15:35:07Z"/>
                <w:rFonts w:hint="default" w:ascii="Courier New" w:hAnsi="Courier New" w:eastAsia="Courier New" w:cs="Courier New"/>
                <w:color w:val="000000"/>
                <w:sz w:val="16"/>
                <w:szCs w:val="16"/>
                <w:lang w:val="es-EC"/>
              </w:rPr>
            </w:pPr>
            <w:ins w:id="4875" w:author="marpa" w:date="2026-10-25T15:35:07Z">
              <w:r>
                <w:rPr>
                  <w:rFonts w:hint="default" w:ascii="Courier New" w:hAnsi="Courier New" w:eastAsia="Courier New" w:cs="Courier New"/>
                  <w:color w:val="000000"/>
                  <w:sz w:val="16"/>
                  <w:szCs w:val="16"/>
                  <w:lang w:val="es-EC"/>
                </w:rPr>
                <w:t xml:space="preserve">                case 3 -&gt; conversionController.convertir(TipoConversion.LONGITUD);</w:t>
              </w:r>
            </w:ins>
          </w:p>
          <w:p w14:paraId="472CC6AA">
            <w:pPr>
              <w:spacing w:before="0" w:after="0" w:line="240" w:lineRule="auto"/>
              <w:rPr>
                <w:ins w:id="4876" w:author="marpa" w:date="2026-10-25T15:35:07Z"/>
                <w:rFonts w:hint="default" w:ascii="Courier New" w:hAnsi="Courier New" w:eastAsia="Courier New" w:cs="Courier New"/>
                <w:color w:val="000000"/>
                <w:sz w:val="16"/>
                <w:szCs w:val="16"/>
                <w:lang w:val="es-EC"/>
              </w:rPr>
            </w:pPr>
            <w:ins w:id="4877" w:author="marpa" w:date="2026-10-25T15:35:07Z">
              <w:r>
                <w:rPr>
                  <w:rFonts w:hint="default" w:ascii="Courier New" w:hAnsi="Courier New" w:eastAsia="Courier New" w:cs="Courier New"/>
                  <w:color w:val="000000"/>
                  <w:sz w:val="16"/>
                  <w:szCs w:val="16"/>
                  <w:lang w:val="es-EC"/>
                </w:rPr>
                <w:t xml:space="preserve">                case 4 -&gt; cambiarContrasenia();</w:t>
              </w:r>
            </w:ins>
          </w:p>
          <w:p w14:paraId="10B9A810">
            <w:pPr>
              <w:spacing w:before="0" w:after="0" w:line="240" w:lineRule="auto"/>
              <w:rPr>
                <w:ins w:id="4878" w:author="marpa" w:date="2026-10-25T15:35:07Z"/>
                <w:rFonts w:hint="default" w:ascii="Courier New" w:hAnsi="Courier New" w:eastAsia="Courier New" w:cs="Courier New"/>
                <w:color w:val="000000"/>
                <w:sz w:val="16"/>
                <w:szCs w:val="16"/>
                <w:lang w:val="es-EC"/>
              </w:rPr>
            </w:pPr>
            <w:ins w:id="4879" w:author="marpa" w:date="2026-10-25T15:35:07Z">
              <w:r>
                <w:rPr>
                  <w:rFonts w:hint="default" w:ascii="Courier New" w:hAnsi="Courier New" w:eastAsia="Courier New" w:cs="Courier New"/>
                  <w:color w:val="000000"/>
                  <w:sz w:val="16"/>
                  <w:szCs w:val="16"/>
                  <w:lang w:val="es-EC"/>
                </w:rPr>
                <w:t xml:space="preserve">                case 0 -&gt; activo = false;</w:t>
              </w:r>
            </w:ins>
          </w:p>
          <w:p w14:paraId="42C38E23">
            <w:pPr>
              <w:spacing w:before="0" w:after="0" w:line="240" w:lineRule="auto"/>
              <w:rPr>
                <w:ins w:id="4880" w:author="marpa" w:date="2026-10-25T15:35:07Z"/>
                <w:rFonts w:hint="default" w:ascii="Courier New" w:hAnsi="Courier New" w:eastAsia="Courier New" w:cs="Courier New"/>
                <w:color w:val="000000"/>
                <w:sz w:val="16"/>
                <w:szCs w:val="16"/>
                <w:lang w:val="es-EC"/>
              </w:rPr>
            </w:pPr>
            <w:ins w:id="4881" w:author="marpa" w:date="2026-10-25T15:35:07Z">
              <w:r>
                <w:rPr>
                  <w:rFonts w:hint="default" w:ascii="Courier New" w:hAnsi="Courier New" w:eastAsia="Courier New" w:cs="Courier New"/>
                  <w:color w:val="000000"/>
                  <w:sz w:val="16"/>
                  <w:szCs w:val="16"/>
                  <w:lang w:val="es-EC"/>
                </w:rPr>
                <w:t xml:space="preserve">                default -&gt; vista.mostrarError("Opción no disponible.");</w:t>
              </w:r>
            </w:ins>
          </w:p>
          <w:p w14:paraId="7431324C">
            <w:pPr>
              <w:spacing w:before="0" w:after="0" w:line="240" w:lineRule="auto"/>
              <w:rPr>
                <w:ins w:id="4882" w:author="marpa" w:date="2026-10-25T15:35:07Z"/>
                <w:rFonts w:hint="default" w:ascii="Courier New" w:hAnsi="Courier New" w:eastAsia="Courier New" w:cs="Courier New"/>
                <w:color w:val="000000"/>
                <w:sz w:val="16"/>
                <w:szCs w:val="16"/>
                <w:lang w:val="es-EC"/>
              </w:rPr>
            </w:pPr>
            <w:ins w:id="4883" w:author="marpa" w:date="2026-10-25T15:35:07Z">
              <w:r>
                <w:rPr>
                  <w:rFonts w:hint="default" w:ascii="Courier New" w:hAnsi="Courier New" w:eastAsia="Courier New" w:cs="Courier New"/>
                  <w:color w:val="000000"/>
                  <w:sz w:val="16"/>
                  <w:szCs w:val="16"/>
                  <w:lang w:val="es-EC"/>
                </w:rPr>
                <w:t xml:space="preserve">            }</w:t>
              </w:r>
            </w:ins>
          </w:p>
          <w:p w14:paraId="48E09FD3">
            <w:pPr>
              <w:spacing w:before="0" w:after="0" w:line="240" w:lineRule="auto"/>
              <w:rPr>
                <w:ins w:id="4884" w:author="marpa" w:date="2026-10-25T15:35:07Z"/>
                <w:rFonts w:hint="default" w:ascii="Courier New" w:hAnsi="Courier New" w:eastAsia="Courier New" w:cs="Courier New"/>
                <w:color w:val="000000"/>
                <w:sz w:val="16"/>
                <w:szCs w:val="16"/>
                <w:lang w:val="es-EC"/>
              </w:rPr>
            </w:pPr>
            <w:ins w:id="4885" w:author="marpa" w:date="2026-10-25T15:35:07Z">
              <w:r>
                <w:rPr>
                  <w:rFonts w:hint="default" w:ascii="Courier New" w:hAnsi="Courier New" w:eastAsia="Courier New" w:cs="Courier New"/>
                  <w:color w:val="000000"/>
                  <w:sz w:val="16"/>
                  <w:szCs w:val="16"/>
                  <w:lang w:val="es-EC"/>
                </w:rPr>
                <w:t xml:space="preserve">        }</w:t>
              </w:r>
            </w:ins>
          </w:p>
          <w:p w14:paraId="3E57E6B9">
            <w:pPr>
              <w:spacing w:before="0" w:after="0" w:line="240" w:lineRule="auto"/>
              <w:rPr>
                <w:ins w:id="4886" w:author="marpa" w:date="2026-10-25T15:35:07Z"/>
                <w:rFonts w:hint="default" w:ascii="Courier New" w:hAnsi="Courier New" w:eastAsia="Courier New" w:cs="Courier New"/>
                <w:color w:val="000000"/>
                <w:sz w:val="16"/>
                <w:szCs w:val="16"/>
                <w:lang w:val="es-EC"/>
              </w:rPr>
            </w:pPr>
            <w:ins w:id="4887" w:author="marpa" w:date="2026-10-25T15:35:07Z">
              <w:r>
                <w:rPr>
                  <w:rFonts w:hint="default" w:ascii="Courier New" w:hAnsi="Courier New" w:eastAsia="Courier New" w:cs="Courier New"/>
                  <w:color w:val="000000"/>
                  <w:sz w:val="16"/>
                  <w:szCs w:val="16"/>
                  <w:lang w:val="es-EC"/>
                </w:rPr>
                <w:t xml:space="preserve">        cliente.cerrarSesion();</w:t>
              </w:r>
            </w:ins>
          </w:p>
          <w:p w14:paraId="71A2387C">
            <w:pPr>
              <w:spacing w:before="0" w:after="0" w:line="240" w:lineRule="auto"/>
              <w:rPr>
                <w:ins w:id="4888" w:author="marpa" w:date="2026-10-25T15:35:07Z"/>
                <w:rFonts w:hint="default" w:ascii="Courier New" w:hAnsi="Courier New" w:eastAsia="Courier New" w:cs="Courier New"/>
                <w:color w:val="000000"/>
                <w:sz w:val="16"/>
                <w:szCs w:val="16"/>
                <w:lang w:val="es-EC"/>
              </w:rPr>
            </w:pPr>
            <w:ins w:id="4889" w:author="marpa" w:date="2026-10-25T15:35:07Z">
              <w:r>
                <w:rPr>
                  <w:rFonts w:hint="default" w:ascii="Courier New" w:hAnsi="Courier New" w:eastAsia="Courier New" w:cs="Courier New"/>
                  <w:color w:val="000000"/>
                  <w:sz w:val="16"/>
                  <w:szCs w:val="16"/>
                  <w:lang w:val="es-EC"/>
                </w:rPr>
                <w:t xml:space="preserve">        vista.mostrarMensaje("Sesión finalizada. Hasta pronto.");</w:t>
              </w:r>
            </w:ins>
          </w:p>
          <w:p w14:paraId="15A76124">
            <w:pPr>
              <w:spacing w:before="0" w:after="0" w:line="240" w:lineRule="auto"/>
              <w:rPr>
                <w:ins w:id="4890" w:author="marpa" w:date="2026-10-25T15:35:07Z"/>
                <w:rFonts w:hint="default" w:ascii="Courier New" w:hAnsi="Courier New" w:eastAsia="Courier New" w:cs="Courier New"/>
                <w:color w:val="000000"/>
                <w:sz w:val="16"/>
                <w:szCs w:val="16"/>
                <w:lang w:val="es-EC"/>
              </w:rPr>
            </w:pPr>
            <w:ins w:id="4891" w:author="marpa" w:date="2026-10-25T15:35:07Z">
              <w:r>
                <w:rPr>
                  <w:rFonts w:hint="default" w:ascii="Courier New" w:hAnsi="Courier New" w:eastAsia="Courier New" w:cs="Courier New"/>
                  <w:color w:val="000000"/>
                  <w:sz w:val="16"/>
                  <w:szCs w:val="16"/>
                  <w:lang w:val="es-EC"/>
                </w:rPr>
                <w:t xml:space="preserve">    }</w:t>
              </w:r>
            </w:ins>
          </w:p>
          <w:p w14:paraId="6B665BC4">
            <w:pPr>
              <w:spacing w:before="0" w:after="0" w:line="240" w:lineRule="auto"/>
              <w:rPr>
                <w:ins w:id="4892" w:author="marpa" w:date="2026-10-25T15:35:07Z"/>
                <w:rFonts w:hint="default" w:ascii="Courier New" w:hAnsi="Courier New" w:eastAsia="Courier New" w:cs="Courier New"/>
                <w:color w:val="000000"/>
                <w:sz w:val="16"/>
                <w:szCs w:val="16"/>
                <w:lang w:val="es-EC"/>
              </w:rPr>
            </w:pPr>
          </w:p>
          <w:p w14:paraId="2FF75ED7">
            <w:pPr>
              <w:spacing w:before="0" w:after="0" w:line="240" w:lineRule="auto"/>
              <w:rPr>
                <w:ins w:id="4893" w:author="marpa" w:date="2026-10-25T15:35:07Z"/>
                <w:rFonts w:hint="default" w:ascii="Courier New" w:hAnsi="Courier New" w:eastAsia="Courier New" w:cs="Courier New"/>
                <w:color w:val="000000"/>
                <w:sz w:val="16"/>
                <w:szCs w:val="16"/>
                <w:lang w:val="es-EC"/>
              </w:rPr>
            </w:pPr>
            <w:ins w:id="4894" w:author="marpa" w:date="2026-10-25T15:35:07Z">
              <w:r>
                <w:rPr>
                  <w:rFonts w:hint="default" w:ascii="Courier New" w:hAnsi="Courier New" w:eastAsia="Courier New" w:cs="Courier New"/>
                  <w:color w:val="000000"/>
                  <w:sz w:val="16"/>
                  <w:szCs w:val="16"/>
                  <w:lang w:val="es-EC"/>
                </w:rPr>
                <w:t xml:space="preserve">    private void cambiarContrasenia() {</w:t>
              </w:r>
            </w:ins>
          </w:p>
          <w:p w14:paraId="024F7157">
            <w:pPr>
              <w:spacing w:before="0" w:after="0" w:line="240" w:lineRule="auto"/>
              <w:rPr>
                <w:ins w:id="4895" w:author="marpa" w:date="2026-10-25T15:35:07Z"/>
                <w:rFonts w:hint="default" w:ascii="Courier New" w:hAnsi="Courier New" w:eastAsia="Courier New" w:cs="Courier New"/>
                <w:color w:val="000000"/>
                <w:sz w:val="16"/>
                <w:szCs w:val="16"/>
                <w:lang w:val="es-EC"/>
              </w:rPr>
            </w:pPr>
            <w:ins w:id="4896" w:author="marpa" w:date="2026-10-25T15:35:07Z">
              <w:r>
                <w:rPr>
                  <w:rFonts w:hint="default" w:ascii="Courier New" w:hAnsi="Courier New" w:eastAsia="Courier New" w:cs="Courier New"/>
                  <w:color w:val="000000"/>
                  <w:sz w:val="16"/>
                  <w:szCs w:val="16"/>
                  <w:lang w:val="es-EC"/>
                </w:rPr>
                <w:t xml:space="preserve">        vista.mostrarMensaje("\n--- Cambiar contraseña ---");</w:t>
              </w:r>
            </w:ins>
          </w:p>
          <w:p w14:paraId="067C11EA">
            <w:pPr>
              <w:spacing w:before="0" w:after="0" w:line="240" w:lineRule="auto"/>
              <w:rPr>
                <w:ins w:id="4897" w:author="marpa" w:date="2026-10-25T15:35:07Z"/>
                <w:rFonts w:hint="default" w:ascii="Courier New" w:hAnsi="Courier New" w:eastAsia="Courier New" w:cs="Courier New"/>
                <w:color w:val="000000"/>
                <w:sz w:val="16"/>
                <w:szCs w:val="16"/>
                <w:lang w:val="es-EC"/>
              </w:rPr>
            </w:pPr>
            <w:ins w:id="4898" w:author="marpa" w:date="2026-10-25T15:35:07Z">
              <w:r>
                <w:rPr>
                  <w:rFonts w:hint="default" w:ascii="Courier New" w:hAnsi="Courier New" w:eastAsia="Courier New" w:cs="Courier New"/>
                  <w:color w:val="000000"/>
                  <w:sz w:val="16"/>
                  <w:szCs w:val="16"/>
                  <w:lang w:val="es-EC"/>
                </w:rPr>
                <w:t xml:space="preserve">        String actual = vista.solicitarContrasenia("Contraseña actual: ");</w:t>
              </w:r>
            </w:ins>
          </w:p>
          <w:p w14:paraId="34988590">
            <w:pPr>
              <w:spacing w:before="0" w:after="0" w:line="240" w:lineRule="auto"/>
              <w:rPr>
                <w:ins w:id="4899" w:author="marpa" w:date="2026-10-25T15:35:07Z"/>
                <w:rFonts w:hint="default" w:ascii="Courier New" w:hAnsi="Courier New" w:eastAsia="Courier New" w:cs="Courier New"/>
                <w:color w:val="000000"/>
                <w:sz w:val="16"/>
                <w:szCs w:val="16"/>
                <w:lang w:val="es-EC"/>
              </w:rPr>
            </w:pPr>
            <w:ins w:id="4900" w:author="marpa" w:date="2026-10-25T15:35:07Z">
              <w:r>
                <w:rPr>
                  <w:rFonts w:hint="default" w:ascii="Courier New" w:hAnsi="Courier New" w:eastAsia="Courier New" w:cs="Courier New"/>
                  <w:color w:val="000000"/>
                  <w:sz w:val="16"/>
                  <w:szCs w:val="16"/>
                  <w:lang w:val="es-EC"/>
                </w:rPr>
                <w:t xml:space="preserve">        String nueva = vista.solicitarContrasenia("Nueva contraseña: ");</w:t>
              </w:r>
            </w:ins>
          </w:p>
          <w:p w14:paraId="6A2E268F">
            <w:pPr>
              <w:spacing w:before="0" w:after="0" w:line="240" w:lineRule="auto"/>
              <w:rPr>
                <w:ins w:id="4901" w:author="marpa" w:date="2026-10-25T15:35:07Z"/>
                <w:rFonts w:hint="default" w:ascii="Courier New" w:hAnsi="Courier New" w:eastAsia="Courier New" w:cs="Courier New"/>
                <w:color w:val="000000"/>
                <w:sz w:val="16"/>
                <w:szCs w:val="16"/>
                <w:lang w:val="es-EC"/>
              </w:rPr>
            </w:pPr>
            <w:ins w:id="4902" w:author="marpa" w:date="2026-10-25T15:35:07Z">
              <w:r>
                <w:rPr>
                  <w:rFonts w:hint="default" w:ascii="Courier New" w:hAnsi="Courier New" w:eastAsia="Courier New" w:cs="Courier New"/>
                  <w:color w:val="000000"/>
                  <w:sz w:val="16"/>
                  <w:szCs w:val="16"/>
                  <w:lang w:val="es-EC"/>
                </w:rPr>
                <w:t xml:space="preserve">        String confirmacion = vista.solicitarContrasenia("Confirme la nueva contraseña: ");</w:t>
              </w:r>
            </w:ins>
          </w:p>
          <w:p w14:paraId="18C29FE3">
            <w:pPr>
              <w:spacing w:before="0" w:after="0" w:line="240" w:lineRule="auto"/>
              <w:rPr>
                <w:ins w:id="4903" w:author="marpa" w:date="2026-10-25T15:35:07Z"/>
                <w:rFonts w:hint="default" w:ascii="Courier New" w:hAnsi="Courier New" w:eastAsia="Courier New" w:cs="Courier New"/>
                <w:color w:val="000000"/>
                <w:sz w:val="16"/>
                <w:szCs w:val="16"/>
                <w:lang w:val="es-EC"/>
              </w:rPr>
            </w:pPr>
            <w:ins w:id="4904" w:author="marpa" w:date="2026-10-25T15:35:07Z">
              <w:r>
                <w:rPr>
                  <w:rFonts w:hint="default" w:ascii="Courier New" w:hAnsi="Courier New" w:eastAsia="Courier New" w:cs="Courier New"/>
                  <w:color w:val="000000"/>
                  <w:sz w:val="16"/>
                  <w:szCs w:val="16"/>
                  <w:lang w:val="es-EC"/>
                </w:rPr>
                <w:t xml:space="preserve">        if (nueva.isBlank()) {</w:t>
              </w:r>
            </w:ins>
          </w:p>
          <w:p w14:paraId="4922EEB1">
            <w:pPr>
              <w:spacing w:before="0" w:after="0" w:line="240" w:lineRule="auto"/>
              <w:rPr>
                <w:ins w:id="4905" w:author="marpa" w:date="2026-10-25T15:35:07Z"/>
                <w:rFonts w:hint="default" w:ascii="Courier New" w:hAnsi="Courier New" w:eastAsia="Courier New" w:cs="Courier New"/>
                <w:color w:val="000000"/>
                <w:sz w:val="16"/>
                <w:szCs w:val="16"/>
                <w:lang w:val="es-EC"/>
              </w:rPr>
            </w:pPr>
            <w:ins w:id="4906" w:author="marpa" w:date="2026-10-25T15:35:07Z">
              <w:r>
                <w:rPr>
                  <w:rFonts w:hint="default" w:ascii="Courier New" w:hAnsi="Courier New" w:eastAsia="Courier New" w:cs="Courier New"/>
                  <w:color w:val="000000"/>
                  <w:sz w:val="16"/>
                  <w:szCs w:val="16"/>
                  <w:lang w:val="es-EC"/>
                </w:rPr>
                <w:t xml:space="preserve">            vista.mostrarError("La nueva contraseña es obligatoria.");</w:t>
              </w:r>
            </w:ins>
          </w:p>
          <w:p w14:paraId="33D9F890">
            <w:pPr>
              <w:spacing w:before="0" w:after="0" w:line="240" w:lineRule="auto"/>
              <w:rPr>
                <w:ins w:id="4907" w:author="marpa" w:date="2026-10-25T15:35:07Z"/>
                <w:rFonts w:hint="default" w:ascii="Courier New" w:hAnsi="Courier New" w:eastAsia="Courier New" w:cs="Courier New"/>
                <w:color w:val="000000"/>
                <w:sz w:val="16"/>
                <w:szCs w:val="16"/>
                <w:lang w:val="es-EC"/>
              </w:rPr>
            </w:pPr>
            <w:ins w:id="4908" w:author="marpa" w:date="2026-10-25T15:35:07Z">
              <w:r>
                <w:rPr>
                  <w:rFonts w:hint="default" w:ascii="Courier New" w:hAnsi="Courier New" w:eastAsia="Courier New" w:cs="Courier New"/>
                  <w:color w:val="000000"/>
                  <w:sz w:val="16"/>
                  <w:szCs w:val="16"/>
                  <w:lang w:val="es-EC"/>
                </w:rPr>
                <w:t xml:space="preserve">            return;</w:t>
              </w:r>
            </w:ins>
          </w:p>
          <w:p w14:paraId="372ED5B4">
            <w:pPr>
              <w:spacing w:before="0" w:after="0" w:line="240" w:lineRule="auto"/>
              <w:rPr>
                <w:ins w:id="4909" w:author="marpa" w:date="2026-10-25T15:35:07Z"/>
                <w:rFonts w:hint="default" w:ascii="Courier New" w:hAnsi="Courier New" w:eastAsia="Courier New" w:cs="Courier New"/>
                <w:color w:val="000000"/>
                <w:sz w:val="16"/>
                <w:szCs w:val="16"/>
                <w:lang w:val="es-EC"/>
              </w:rPr>
            </w:pPr>
            <w:ins w:id="4910" w:author="marpa" w:date="2026-10-25T15:35:07Z">
              <w:r>
                <w:rPr>
                  <w:rFonts w:hint="default" w:ascii="Courier New" w:hAnsi="Courier New" w:eastAsia="Courier New" w:cs="Courier New"/>
                  <w:color w:val="000000"/>
                  <w:sz w:val="16"/>
                  <w:szCs w:val="16"/>
                  <w:lang w:val="es-EC"/>
                </w:rPr>
                <w:t xml:space="preserve">        }</w:t>
              </w:r>
            </w:ins>
          </w:p>
          <w:p w14:paraId="31A5BBFB">
            <w:pPr>
              <w:spacing w:before="0" w:after="0" w:line="240" w:lineRule="auto"/>
              <w:rPr>
                <w:ins w:id="4911" w:author="marpa" w:date="2026-10-25T15:35:07Z"/>
                <w:rFonts w:hint="default" w:ascii="Courier New" w:hAnsi="Courier New" w:eastAsia="Courier New" w:cs="Courier New"/>
                <w:color w:val="000000"/>
                <w:sz w:val="16"/>
                <w:szCs w:val="16"/>
                <w:lang w:val="es-EC"/>
              </w:rPr>
            </w:pPr>
            <w:ins w:id="4912" w:author="marpa" w:date="2026-10-25T15:35:07Z">
              <w:r>
                <w:rPr>
                  <w:rFonts w:hint="default" w:ascii="Courier New" w:hAnsi="Courier New" w:eastAsia="Courier New" w:cs="Courier New"/>
                  <w:color w:val="000000"/>
                  <w:sz w:val="16"/>
                  <w:szCs w:val="16"/>
                  <w:lang w:val="es-EC"/>
                </w:rPr>
                <w:t xml:space="preserve">        if (!nueva.equals(confirmacion)) {</w:t>
              </w:r>
            </w:ins>
          </w:p>
          <w:p w14:paraId="3FD09C0E">
            <w:pPr>
              <w:spacing w:before="0" w:after="0" w:line="240" w:lineRule="auto"/>
              <w:rPr>
                <w:ins w:id="4913" w:author="marpa" w:date="2026-10-25T15:35:07Z"/>
                <w:rFonts w:hint="default" w:ascii="Courier New" w:hAnsi="Courier New" w:eastAsia="Courier New" w:cs="Courier New"/>
                <w:color w:val="000000"/>
                <w:sz w:val="16"/>
                <w:szCs w:val="16"/>
                <w:lang w:val="es-EC"/>
              </w:rPr>
            </w:pPr>
            <w:ins w:id="4914" w:author="marpa" w:date="2026-10-25T15:35:07Z">
              <w:r>
                <w:rPr>
                  <w:rFonts w:hint="default" w:ascii="Courier New" w:hAnsi="Courier New" w:eastAsia="Courier New" w:cs="Courier New"/>
                  <w:color w:val="000000"/>
                  <w:sz w:val="16"/>
                  <w:szCs w:val="16"/>
                  <w:lang w:val="es-EC"/>
                </w:rPr>
                <w:t xml:space="preserve">            vista.mostrarError("La confirmación no coincide.");</w:t>
              </w:r>
            </w:ins>
          </w:p>
          <w:p w14:paraId="00F54E9E">
            <w:pPr>
              <w:spacing w:before="0" w:after="0" w:line="240" w:lineRule="auto"/>
              <w:rPr>
                <w:ins w:id="4915" w:author="marpa" w:date="2026-10-25T15:35:07Z"/>
                <w:rFonts w:hint="default" w:ascii="Courier New" w:hAnsi="Courier New" w:eastAsia="Courier New" w:cs="Courier New"/>
                <w:color w:val="000000"/>
                <w:sz w:val="16"/>
                <w:szCs w:val="16"/>
                <w:lang w:val="es-EC"/>
              </w:rPr>
            </w:pPr>
            <w:ins w:id="4916" w:author="marpa" w:date="2026-10-25T15:35:07Z">
              <w:r>
                <w:rPr>
                  <w:rFonts w:hint="default" w:ascii="Courier New" w:hAnsi="Courier New" w:eastAsia="Courier New" w:cs="Courier New"/>
                  <w:color w:val="000000"/>
                  <w:sz w:val="16"/>
                  <w:szCs w:val="16"/>
                  <w:lang w:val="es-EC"/>
                </w:rPr>
                <w:t xml:space="preserve">            return;</w:t>
              </w:r>
            </w:ins>
          </w:p>
          <w:p w14:paraId="7EF59D86">
            <w:pPr>
              <w:spacing w:before="0" w:after="0" w:line="240" w:lineRule="auto"/>
              <w:rPr>
                <w:ins w:id="4917" w:author="marpa" w:date="2026-10-25T15:35:07Z"/>
                <w:rFonts w:hint="default" w:ascii="Courier New" w:hAnsi="Courier New" w:eastAsia="Courier New" w:cs="Courier New"/>
                <w:color w:val="000000"/>
                <w:sz w:val="16"/>
                <w:szCs w:val="16"/>
                <w:lang w:val="es-EC"/>
              </w:rPr>
            </w:pPr>
            <w:ins w:id="4918" w:author="marpa" w:date="2026-10-25T15:35:07Z">
              <w:r>
                <w:rPr>
                  <w:rFonts w:hint="default" w:ascii="Courier New" w:hAnsi="Courier New" w:eastAsia="Courier New" w:cs="Courier New"/>
                  <w:color w:val="000000"/>
                  <w:sz w:val="16"/>
                  <w:szCs w:val="16"/>
                  <w:lang w:val="es-EC"/>
                </w:rPr>
                <w:t xml:space="preserve">        }</w:t>
              </w:r>
            </w:ins>
          </w:p>
          <w:p w14:paraId="5787A4B8">
            <w:pPr>
              <w:spacing w:before="0" w:after="0" w:line="240" w:lineRule="auto"/>
              <w:rPr>
                <w:ins w:id="4919" w:author="marpa" w:date="2026-10-25T15:35:07Z"/>
                <w:rFonts w:hint="default" w:ascii="Courier New" w:hAnsi="Courier New" w:eastAsia="Courier New" w:cs="Courier New"/>
                <w:color w:val="000000"/>
                <w:sz w:val="16"/>
                <w:szCs w:val="16"/>
                <w:lang w:val="es-EC"/>
              </w:rPr>
            </w:pPr>
            <w:ins w:id="4920" w:author="marpa" w:date="2026-10-25T15:35:07Z">
              <w:r>
                <w:rPr>
                  <w:rFonts w:hint="default" w:ascii="Courier New" w:hAnsi="Courier New" w:eastAsia="Courier New" w:cs="Courier New"/>
                  <w:color w:val="000000"/>
                  <w:sz w:val="16"/>
                  <w:szCs w:val="16"/>
                  <w:lang w:val="es-EC"/>
                </w:rPr>
                <w:t xml:space="preserve">        try {</w:t>
              </w:r>
            </w:ins>
          </w:p>
          <w:p w14:paraId="40996A99">
            <w:pPr>
              <w:spacing w:before="0" w:after="0" w:line="240" w:lineRule="auto"/>
              <w:rPr>
                <w:ins w:id="4921" w:author="marpa" w:date="2026-10-25T15:35:07Z"/>
                <w:rFonts w:hint="default" w:ascii="Courier New" w:hAnsi="Courier New" w:eastAsia="Courier New" w:cs="Courier New"/>
                <w:color w:val="000000"/>
                <w:sz w:val="16"/>
                <w:szCs w:val="16"/>
                <w:lang w:val="es-EC"/>
              </w:rPr>
            </w:pPr>
            <w:ins w:id="4922" w:author="marpa" w:date="2026-10-25T15:35:07Z">
              <w:r>
                <w:rPr>
                  <w:rFonts w:hint="default" w:ascii="Courier New" w:hAnsi="Courier New" w:eastAsia="Courier New" w:cs="Courier New"/>
                  <w:color w:val="000000"/>
                  <w:sz w:val="16"/>
                  <w:szCs w:val="16"/>
                  <w:lang w:val="es-EC"/>
                </w:rPr>
                <w:t xml:space="preserve">            vista.mostrarMensaje(cliente.cambiarContrasenia(actual, nueva));</w:t>
              </w:r>
            </w:ins>
          </w:p>
          <w:p w14:paraId="0C0FCF71">
            <w:pPr>
              <w:spacing w:before="0" w:after="0" w:line="240" w:lineRule="auto"/>
              <w:rPr>
                <w:ins w:id="4923" w:author="marpa" w:date="2026-10-25T15:35:07Z"/>
                <w:rFonts w:hint="default" w:ascii="Courier New" w:hAnsi="Courier New" w:eastAsia="Courier New" w:cs="Courier New"/>
                <w:color w:val="000000"/>
                <w:sz w:val="16"/>
                <w:szCs w:val="16"/>
                <w:lang w:val="es-EC"/>
              </w:rPr>
            </w:pPr>
            <w:ins w:id="4924" w:author="marpa" w:date="2026-10-25T15:35:07Z">
              <w:r>
                <w:rPr>
                  <w:rFonts w:hint="default" w:ascii="Courier New" w:hAnsi="Courier New" w:eastAsia="Courier New" w:cs="Courier New"/>
                  <w:color w:val="000000"/>
                  <w:sz w:val="16"/>
                  <w:szCs w:val="16"/>
                  <w:lang w:val="es-EC"/>
                </w:rPr>
                <w:t xml:space="preserve">        } catch (RuntimeException ex) {</w:t>
              </w:r>
            </w:ins>
          </w:p>
          <w:p w14:paraId="0E9B44C5">
            <w:pPr>
              <w:spacing w:before="0" w:after="0" w:line="240" w:lineRule="auto"/>
              <w:rPr>
                <w:ins w:id="4925" w:author="marpa" w:date="2026-10-25T15:35:07Z"/>
                <w:rFonts w:hint="default" w:ascii="Courier New" w:hAnsi="Courier New" w:eastAsia="Courier New" w:cs="Courier New"/>
                <w:color w:val="000000"/>
                <w:sz w:val="16"/>
                <w:szCs w:val="16"/>
                <w:lang w:val="es-EC"/>
              </w:rPr>
            </w:pPr>
            <w:ins w:id="4926" w:author="marpa" w:date="2026-10-25T15:35:07Z">
              <w:r>
                <w:rPr>
                  <w:rFonts w:hint="default" w:ascii="Courier New" w:hAnsi="Courier New" w:eastAsia="Courier New" w:cs="Courier New"/>
                  <w:color w:val="000000"/>
                  <w:sz w:val="16"/>
                  <w:szCs w:val="16"/>
                  <w:lang w:val="es-EC"/>
                </w:rPr>
                <w:t xml:space="preserve">            String mensaje = ex.getMessage();</w:t>
              </w:r>
            </w:ins>
          </w:p>
          <w:p w14:paraId="12999E77">
            <w:pPr>
              <w:spacing w:before="0" w:after="0" w:line="240" w:lineRule="auto"/>
              <w:rPr>
                <w:ins w:id="4927" w:author="marpa" w:date="2026-10-25T15:35:07Z"/>
                <w:rFonts w:hint="default" w:ascii="Courier New" w:hAnsi="Courier New" w:eastAsia="Courier New" w:cs="Courier New"/>
                <w:color w:val="000000"/>
                <w:sz w:val="16"/>
                <w:szCs w:val="16"/>
                <w:lang w:val="es-EC"/>
              </w:rPr>
            </w:pPr>
            <w:ins w:id="4928" w:author="marpa" w:date="2026-10-25T15:35:07Z">
              <w:r>
                <w:rPr>
                  <w:rFonts w:hint="default" w:ascii="Courier New" w:hAnsi="Courier New" w:eastAsia="Courier New" w:cs="Courier New"/>
                  <w:color w:val="000000"/>
                  <w:sz w:val="16"/>
                  <w:szCs w:val="16"/>
                  <w:lang w:val="es-EC"/>
                </w:rPr>
                <w:t xml:space="preserve">            vista.mostrarError(mensaje == null ? "No fue posible cambiar la contraseña." : mensaje);</w:t>
              </w:r>
            </w:ins>
          </w:p>
          <w:p w14:paraId="6238E28F">
            <w:pPr>
              <w:spacing w:before="0" w:after="0" w:line="240" w:lineRule="auto"/>
              <w:rPr>
                <w:ins w:id="4929" w:author="marpa" w:date="2026-10-25T15:35:07Z"/>
                <w:rFonts w:hint="default" w:ascii="Courier New" w:hAnsi="Courier New" w:eastAsia="Courier New" w:cs="Courier New"/>
                <w:color w:val="000000"/>
                <w:sz w:val="16"/>
                <w:szCs w:val="16"/>
                <w:lang w:val="es-EC"/>
              </w:rPr>
            </w:pPr>
            <w:ins w:id="4930" w:author="marpa" w:date="2026-10-25T15:35:07Z">
              <w:r>
                <w:rPr>
                  <w:rFonts w:hint="default" w:ascii="Courier New" w:hAnsi="Courier New" w:eastAsia="Courier New" w:cs="Courier New"/>
                  <w:color w:val="000000"/>
                  <w:sz w:val="16"/>
                  <w:szCs w:val="16"/>
                  <w:lang w:val="es-EC"/>
                </w:rPr>
                <w:t xml:space="preserve">        }</w:t>
              </w:r>
            </w:ins>
          </w:p>
          <w:p w14:paraId="7C73E115">
            <w:pPr>
              <w:spacing w:before="0" w:after="0" w:line="240" w:lineRule="auto"/>
              <w:rPr>
                <w:ins w:id="4931" w:author="marpa" w:date="2026-10-25T15:35:07Z"/>
                <w:rFonts w:hint="default" w:ascii="Courier New" w:hAnsi="Courier New" w:eastAsia="Courier New" w:cs="Courier New"/>
                <w:color w:val="000000"/>
                <w:sz w:val="16"/>
                <w:szCs w:val="16"/>
                <w:lang w:val="es-EC"/>
              </w:rPr>
            </w:pPr>
            <w:ins w:id="4932" w:author="marpa" w:date="2026-10-25T15:35:07Z">
              <w:r>
                <w:rPr>
                  <w:rFonts w:hint="default" w:ascii="Courier New" w:hAnsi="Courier New" w:eastAsia="Courier New" w:cs="Courier New"/>
                  <w:color w:val="000000"/>
                  <w:sz w:val="16"/>
                  <w:szCs w:val="16"/>
                  <w:lang w:val="es-EC"/>
                </w:rPr>
                <w:t xml:space="preserve">    }</w:t>
              </w:r>
            </w:ins>
          </w:p>
          <w:p w14:paraId="6764025C">
            <w:pPr>
              <w:spacing w:before="0" w:after="0" w:line="240" w:lineRule="auto"/>
              <w:rPr>
                <w:ins w:id="4933" w:author="marpa" w:date="2026-10-25T15:34:33Z"/>
                <w:rFonts w:hint="default" w:ascii="Courier New" w:hAnsi="Courier New" w:eastAsia="Courier New" w:cs="Courier New"/>
                <w:color w:val="000000"/>
                <w:sz w:val="16"/>
                <w:szCs w:val="16"/>
                <w:lang w:val="es-EC"/>
              </w:rPr>
            </w:pPr>
            <w:ins w:id="4934" w:author="marpa" w:date="2026-10-25T15:35:07Z">
              <w:r>
                <w:rPr>
                  <w:rFonts w:hint="default" w:ascii="Courier New" w:hAnsi="Courier New" w:eastAsia="Courier New" w:cs="Courier New"/>
                  <w:color w:val="000000"/>
                  <w:sz w:val="16"/>
                  <w:szCs w:val="16"/>
                  <w:lang w:val="es-EC"/>
                </w:rPr>
                <w:t>}</w:t>
              </w:r>
            </w:ins>
          </w:p>
        </w:tc>
      </w:tr>
    </w:tbl>
    <w:p w14:paraId="65FAE866">
      <w:pPr>
        <w:pStyle w:val="6"/>
        <w:rPr>
          <w:ins w:id="4935" w:author="marpa" w:date="2026-10-25T15:34:34Z"/>
        </w:rPr>
      </w:pPr>
      <w:ins w:id="4936" w:author="marpa" w:date="2026-10-25T15:34:34Z">
        <w:bookmarkStart w:id="189" w:name="_Toc25788"/>
        <w:bookmarkStart w:id="190" w:name="_Toc169"/>
        <w:r>
          <w:rPr/>
          <w:t xml:space="preserve">Tabla </w:t>
        </w:r>
      </w:ins>
      <w:ins w:id="4937" w:author="marpa" w:date="2026-10-25T15:34:34Z">
        <w:r>
          <w:rPr>
            <w:rFonts w:hint="default"/>
            <w:lang w:val="es-EC"/>
          </w:rPr>
          <w:t>2</w:t>
        </w:r>
      </w:ins>
      <w:ins w:id="4938" w:author="marpa" w:date="2026-10-25T15:35:11Z">
        <w:r>
          <w:rPr>
            <w:rFonts w:hint="default"/>
            <w:lang w:val="es-EC"/>
          </w:rPr>
          <w:t>7</w:t>
        </w:r>
      </w:ins>
      <w:ins w:id="4939" w:author="marpa" w:date="2026-10-25T15:34:34Z">
        <w:r>
          <w:rPr/>
          <w:t xml:space="preserve">. Clase </w:t>
        </w:r>
      </w:ins>
      <w:ins w:id="4940" w:author="marpa" w:date="2026-10-25T15:35:21Z">
        <w:r>
          <w:rPr>
            <w:rFonts w:hint="default"/>
          </w:rPr>
          <w:t>LoginController</w:t>
        </w:r>
      </w:ins>
      <w:ins w:id="4941" w:author="marpa" w:date="2026-10-25T15:34:34Z">
        <w:r>
          <w:rPr/>
          <w:t>- Cliente consola</w:t>
        </w:r>
        <w:bookmarkEnd w:id="189"/>
        <w:bookmarkEnd w:id="190"/>
      </w:ins>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F859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4942" w:author="marpa" w:date="2026-10-25T15:34:34Z"/>
        </w:trPr>
        <w:tc>
          <w:tcPr>
            <w:tcW w:w="8494" w:type="dxa"/>
            <w:shd w:val="clear" w:color="auto" w:fill="D9D9D9"/>
          </w:tcPr>
          <w:p w14:paraId="7F28DDB2">
            <w:pPr>
              <w:spacing w:before="0" w:after="0" w:line="240" w:lineRule="auto"/>
              <w:rPr>
                <w:ins w:id="4943" w:author="marpa" w:date="2026-10-25T15:35:27Z"/>
                <w:rFonts w:hint="default" w:ascii="Courier New" w:hAnsi="Courier New" w:eastAsia="Courier New" w:cs="Courier New"/>
                <w:color w:val="000000"/>
                <w:sz w:val="16"/>
                <w:szCs w:val="16"/>
                <w:lang w:val="es-EC"/>
              </w:rPr>
            </w:pPr>
            <w:ins w:id="4944" w:author="marpa" w:date="2026-10-25T15:35:27Z">
              <w:r>
                <w:rPr>
                  <w:rFonts w:hint="default" w:ascii="Courier New" w:hAnsi="Courier New" w:eastAsia="Courier New" w:cs="Courier New"/>
                  <w:color w:val="000000"/>
                  <w:sz w:val="16"/>
                  <w:szCs w:val="16"/>
                  <w:lang w:val="es-EC"/>
                </w:rPr>
                <w:t>package ec.edu.monster.controladores;</w:t>
              </w:r>
            </w:ins>
          </w:p>
          <w:p w14:paraId="6A1292DF">
            <w:pPr>
              <w:spacing w:before="0" w:after="0" w:line="240" w:lineRule="auto"/>
              <w:rPr>
                <w:ins w:id="4945" w:author="marpa" w:date="2026-10-25T15:35:27Z"/>
                <w:rFonts w:hint="default" w:ascii="Courier New" w:hAnsi="Courier New" w:eastAsia="Courier New" w:cs="Courier New"/>
                <w:color w:val="000000"/>
                <w:sz w:val="16"/>
                <w:szCs w:val="16"/>
                <w:lang w:val="es-EC"/>
              </w:rPr>
            </w:pPr>
          </w:p>
          <w:p w14:paraId="3AED7020">
            <w:pPr>
              <w:spacing w:before="0" w:after="0" w:line="240" w:lineRule="auto"/>
              <w:rPr>
                <w:ins w:id="4946" w:author="marpa" w:date="2026-10-25T15:35:27Z"/>
                <w:rFonts w:hint="default" w:ascii="Courier New" w:hAnsi="Courier New" w:eastAsia="Courier New" w:cs="Courier New"/>
                <w:color w:val="000000"/>
                <w:sz w:val="16"/>
                <w:szCs w:val="16"/>
                <w:lang w:val="es-EC"/>
              </w:rPr>
            </w:pPr>
            <w:ins w:id="4947" w:author="marpa" w:date="2026-10-25T15:35:27Z">
              <w:r>
                <w:rPr>
                  <w:rFonts w:hint="default" w:ascii="Courier New" w:hAnsi="Courier New" w:eastAsia="Courier New" w:cs="Courier New"/>
                  <w:color w:val="000000"/>
                  <w:sz w:val="16"/>
                  <w:szCs w:val="16"/>
                  <w:lang w:val="es-EC"/>
                </w:rPr>
                <w:t>import ec.edu.monster.servicios.WSConversorCliente;</w:t>
              </w:r>
            </w:ins>
          </w:p>
          <w:p w14:paraId="2245A296">
            <w:pPr>
              <w:spacing w:before="0" w:after="0" w:line="240" w:lineRule="auto"/>
              <w:rPr>
                <w:ins w:id="4948" w:author="marpa" w:date="2026-10-25T15:35:27Z"/>
                <w:rFonts w:hint="default" w:ascii="Courier New" w:hAnsi="Courier New" w:eastAsia="Courier New" w:cs="Courier New"/>
                <w:color w:val="000000"/>
                <w:sz w:val="16"/>
                <w:szCs w:val="16"/>
                <w:lang w:val="es-EC"/>
              </w:rPr>
            </w:pPr>
            <w:ins w:id="4949" w:author="marpa" w:date="2026-10-25T15:35:27Z">
              <w:r>
                <w:rPr>
                  <w:rFonts w:hint="default" w:ascii="Courier New" w:hAnsi="Courier New" w:eastAsia="Courier New" w:cs="Courier New"/>
                  <w:color w:val="000000"/>
                  <w:sz w:val="16"/>
                  <w:szCs w:val="16"/>
                  <w:lang w:val="es-EC"/>
                </w:rPr>
                <w:t>import ec.edu.monster.vistas.ConsolaVista;</w:t>
              </w:r>
            </w:ins>
          </w:p>
          <w:p w14:paraId="01C08547">
            <w:pPr>
              <w:spacing w:before="0" w:after="0" w:line="240" w:lineRule="auto"/>
              <w:rPr>
                <w:ins w:id="4950" w:author="marpa" w:date="2026-10-25T15:35:27Z"/>
                <w:rFonts w:hint="default" w:ascii="Courier New" w:hAnsi="Courier New" w:eastAsia="Courier New" w:cs="Courier New"/>
                <w:color w:val="000000"/>
                <w:sz w:val="16"/>
                <w:szCs w:val="16"/>
                <w:lang w:val="es-EC"/>
              </w:rPr>
            </w:pPr>
          </w:p>
          <w:p w14:paraId="5B7C211F">
            <w:pPr>
              <w:spacing w:before="0" w:after="0" w:line="240" w:lineRule="auto"/>
              <w:rPr>
                <w:ins w:id="4951" w:author="marpa" w:date="2026-10-25T15:35:27Z"/>
                <w:rFonts w:hint="default" w:ascii="Courier New" w:hAnsi="Courier New" w:eastAsia="Courier New" w:cs="Courier New"/>
                <w:color w:val="000000"/>
                <w:sz w:val="16"/>
                <w:szCs w:val="16"/>
                <w:lang w:val="es-EC"/>
              </w:rPr>
            </w:pPr>
            <w:ins w:id="4952" w:author="marpa" w:date="2026-10-25T15:35:27Z">
              <w:r>
                <w:rPr>
                  <w:rFonts w:hint="default" w:ascii="Courier New" w:hAnsi="Courier New" w:eastAsia="Courier New" w:cs="Courier New"/>
                  <w:color w:val="000000"/>
                  <w:sz w:val="16"/>
                  <w:szCs w:val="16"/>
                  <w:lang w:val="es-EC"/>
                </w:rPr>
                <w:t>/** Controla la autenticación y conserva el token en el cliente de servicios. */</w:t>
              </w:r>
            </w:ins>
          </w:p>
          <w:p w14:paraId="47A20154">
            <w:pPr>
              <w:spacing w:before="0" w:after="0" w:line="240" w:lineRule="auto"/>
              <w:rPr>
                <w:ins w:id="4953" w:author="marpa" w:date="2026-10-25T15:35:27Z"/>
                <w:rFonts w:hint="default" w:ascii="Courier New" w:hAnsi="Courier New" w:eastAsia="Courier New" w:cs="Courier New"/>
                <w:color w:val="000000"/>
                <w:sz w:val="16"/>
                <w:szCs w:val="16"/>
                <w:lang w:val="es-EC"/>
              </w:rPr>
            </w:pPr>
            <w:ins w:id="4954" w:author="marpa" w:date="2026-10-25T15:35:27Z">
              <w:r>
                <w:rPr>
                  <w:rFonts w:hint="default" w:ascii="Courier New" w:hAnsi="Courier New" w:eastAsia="Courier New" w:cs="Courier New"/>
                  <w:color w:val="000000"/>
                  <w:sz w:val="16"/>
                  <w:szCs w:val="16"/>
                  <w:lang w:val="es-EC"/>
                </w:rPr>
                <w:t>public class LoginController {</w:t>
              </w:r>
            </w:ins>
          </w:p>
          <w:p w14:paraId="55D4708F">
            <w:pPr>
              <w:spacing w:before="0" w:after="0" w:line="240" w:lineRule="auto"/>
              <w:rPr>
                <w:ins w:id="4955" w:author="marpa" w:date="2026-10-25T15:35:27Z"/>
                <w:rFonts w:hint="default" w:ascii="Courier New" w:hAnsi="Courier New" w:eastAsia="Courier New" w:cs="Courier New"/>
                <w:color w:val="000000"/>
                <w:sz w:val="16"/>
                <w:szCs w:val="16"/>
                <w:lang w:val="es-EC"/>
              </w:rPr>
            </w:pPr>
            <w:ins w:id="4956" w:author="marpa" w:date="2026-10-25T15:35:27Z">
              <w:r>
                <w:rPr>
                  <w:rFonts w:hint="default" w:ascii="Courier New" w:hAnsi="Courier New" w:eastAsia="Courier New" w:cs="Courier New"/>
                  <w:color w:val="000000"/>
                  <w:sz w:val="16"/>
                  <w:szCs w:val="16"/>
                  <w:lang w:val="es-EC"/>
                </w:rPr>
                <w:t xml:space="preserve">    private final ConsolaVista vista;</w:t>
              </w:r>
            </w:ins>
          </w:p>
          <w:p w14:paraId="2DEFB787">
            <w:pPr>
              <w:spacing w:before="0" w:after="0" w:line="240" w:lineRule="auto"/>
              <w:rPr>
                <w:ins w:id="4957" w:author="marpa" w:date="2026-10-25T15:35:27Z"/>
                <w:rFonts w:hint="default" w:ascii="Courier New" w:hAnsi="Courier New" w:eastAsia="Courier New" w:cs="Courier New"/>
                <w:color w:val="000000"/>
                <w:sz w:val="16"/>
                <w:szCs w:val="16"/>
                <w:lang w:val="es-EC"/>
              </w:rPr>
            </w:pPr>
            <w:ins w:id="4958" w:author="marpa" w:date="2026-10-25T15:35:27Z">
              <w:r>
                <w:rPr>
                  <w:rFonts w:hint="default" w:ascii="Courier New" w:hAnsi="Courier New" w:eastAsia="Courier New" w:cs="Courier New"/>
                  <w:color w:val="000000"/>
                  <w:sz w:val="16"/>
                  <w:szCs w:val="16"/>
                  <w:lang w:val="es-EC"/>
                </w:rPr>
                <w:t xml:space="preserve">    private final WSConversorCliente cliente;</w:t>
              </w:r>
            </w:ins>
          </w:p>
          <w:p w14:paraId="6DB070A9">
            <w:pPr>
              <w:spacing w:before="0" w:after="0" w:line="240" w:lineRule="auto"/>
              <w:rPr>
                <w:ins w:id="4959" w:author="marpa" w:date="2026-10-25T15:35:27Z"/>
                <w:rFonts w:hint="default" w:ascii="Courier New" w:hAnsi="Courier New" w:eastAsia="Courier New" w:cs="Courier New"/>
                <w:color w:val="000000"/>
                <w:sz w:val="16"/>
                <w:szCs w:val="16"/>
                <w:lang w:val="es-EC"/>
              </w:rPr>
            </w:pPr>
          </w:p>
          <w:p w14:paraId="7088D790">
            <w:pPr>
              <w:spacing w:before="0" w:after="0" w:line="240" w:lineRule="auto"/>
              <w:rPr>
                <w:ins w:id="4960" w:author="marpa" w:date="2026-10-25T15:35:27Z"/>
                <w:rFonts w:hint="default" w:ascii="Courier New" w:hAnsi="Courier New" w:eastAsia="Courier New" w:cs="Courier New"/>
                <w:color w:val="000000"/>
                <w:sz w:val="16"/>
                <w:szCs w:val="16"/>
                <w:lang w:val="es-EC"/>
              </w:rPr>
            </w:pPr>
            <w:ins w:id="4961" w:author="marpa" w:date="2026-10-25T15:35:27Z">
              <w:r>
                <w:rPr>
                  <w:rFonts w:hint="default" w:ascii="Courier New" w:hAnsi="Courier New" w:eastAsia="Courier New" w:cs="Courier New"/>
                  <w:color w:val="000000"/>
                  <w:sz w:val="16"/>
                  <w:szCs w:val="16"/>
                  <w:lang w:val="es-EC"/>
                </w:rPr>
                <w:t xml:space="preserve">    public LoginController(ConsolaVista vista, WSConversorCliente cliente) {</w:t>
              </w:r>
            </w:ins>
          </w:p>
          <w:p w14:paraId="3C4BF269">
            <w:pPr>
              <w:spacing w:before="0" w:after="0" w:line="240" w:lineRule="auto"/>
              <w:rPr>
                <w:ins w:id="4962" w:author="marpa" w:date="2026-10-25T15:35:27Z"/>
                <w:rFonts w:hint="default" w:ascii="Courier New" w:hAnsi="Courier New" w:eastAsia="Courier New" w:cs="Courier New"/>
                <w:color w:val="000000"/>
                <w:sz w:val="16"/>
                <w:szCs w:val="16"/>
                <w:lang w:val="es-EC"/>
              </w:rPr>
            </w:pPr>
            <w:ins w:id="4963" w:author="marpa" w:date="2026-10-25T15:35:27Z">
              <w:r>
                <w:rPr>
                  <w:rFonts w:hint="default" w:ascii="Courier New" w:hAnsi="Courier New" w:eastAsia="Courier New" w:cs="Courier New"/>
                  <w:color w:val="000000"/>
                  <w:sz w:val="16"/>
                  <w:szCs w:val="16"/>
                  <w:lang w:val="es-EC"/>
                </w:rPr>
                <w:t xml:space="preserve">        this.vista = vista;</w:t>
              </w:r>
            </w:ins>
          </w:p>
          <w:p w14:paraId="466A96C7">
            <w:pPr>
              <w:spacing w:before="0" w:after="0" w:line="240" w:lineRule="auto"/>
              <w:rPr>
                <w:ins w:id="4964" w:author="marpa" w:date="2026-10-25T15:35:27Z"/>
                <w:rFonts w:hint="default" w:ascii="Courier New" w:hAnsi="Courier New" w:eastAsia="Courier New" w:cs="Courier New"/>
                <w:color w:val="000000"/>
                <w:sz w:val="16"/>
                <w:szCs w:val="16"/>
                <w:lang w:val="es-EC"/>
              </w:rPr>
            </w:pPr>
            <w:ins w:id="4965" w:author="marpa" w:date="2026-10-25T15:35:27Z">
              <w:r>
                <w:rPr>
                  <w:rFonts w:hint="default" w:ascii="Courier New" w:hAnsi="Courier New" w:eastAsia="Courier New" w:cs="Courier New"/>
                  <w:color w:val="000000"/>
                  <w:sz w:val="16"/>
                  <w:szCs w:val="16"/>
                  <w:lang w:val="es-EC"/>
                </w:rPr>
                <w:t xml:space="preserve">        this.cliente = cliente;</w:t>
              </w:r>
            </w:ins>
          </w:p>
          <w:p w14:paraId="42817BC7">
            <w:pPr>
              <w:spacing w:before="0" w:after="0" w:line="240" w:lineRule="auto"/>
              <w:rPr>
                <w:ins w:id="4966" w:author="marpa" w:date="2026-10-25T15:35:27Z"/>
                <w:rFonts w:hint="default" w:ascii="Courier New" w:hAnsi="Courier New" w:eastAsia="Courier New" w:cs="Courier New"/>
                <w:color w:val="000000"/>
                <w:sz w:val="16"/>
                <w:szCs w:val="16"/>
                <w:lang w:val="es-EC"/>
              </w:rPr>
            </w:pPr>
            <w:ins w:id="4967" w:author="marpa" w:date="2026-10-25T15:35:27Z">
              <w:r>
                <w:rPr>
                  <w:rFonts w:hint="default" w:ascii="Courier New" w:hAnsi="Courier New" w:eastAsia="Courier New" w:cs="Courier New"/>
                  <w:color w:val="000000"/>
                  <w:sz w:val="16"/>
                  <w:szCs w:val="16"/>
                  <w:lang w:val="es-EC"/>
                </w:rPr>
                <w:t xml:space="preserve">    }</w:t>
              </w:r>
            </w:ins>
          </w:p>
          <w:p w14:paraId="4A7C9421">
            <w:pPr>
              <w:spacing w:before="0" w:after="0" w:line="240" w:lineRule="auto"/>
              <w:rPr>
                <w:ins w:id="4968" w:author="marpa" w:date="2026-10-25T15:35:27Z"/>
                <w:rFonts w:hint="default" w:ascii="Courier New" w:hAnsi="Courier New" w:eastAsia="Courier New" w:cs="Courier New"/>
                <w:color w:val="000000"/>
                <w:sz w:val="16"/>
                <w:szCs w:val="16"/>
                <w:lang w:val="es-EC"/>
              </w:rPr>
            </w:pPr>
          </w:p>
          <w:p w14:paraId="09D95E36">
            <w:pPr>
              <w:spacing w:before="0" w:after="0" w:line="240" w:lineRule="auto"/>
              <w:rPr>
                <w:ins w:id="4969" w:author="marpa" w:date="2026-10-25T15:35:27Z"/>
                <w:rFonts w:hint="default" w:ascii="Courier New" w:hAnsi="Courier New" w:eastAsia="Courier New" w:cs="Courier New"/>
                <w:color w:val="000000"/>
                <w:sz w:val="16"/>
                <w:szCs w:val="16"/>
                <w:lang w:val="es-EC"/>
              </w:rPr>
            </w:pPr>
            <w:ins w:id="4970" w:author="marpa" w:date="2026-10-25T15:35:27Z">
              <w:r>
                <w:rPr>
                  <w:rFonts w:hint="default" w:ascii="Courier New" w:hAnsi="Courier New" w:eastAsia="Courier New" w:cs="Courier New"/>
                  <w:color w:val="000000"/>
                  <w:sz w:val="16"/>
                  <w:szCs w:val="16"/>
                  <w:lang w:val="es-EC"/>
                </w:rPr>
                <w:t xml:space="preserve">    public boolean autenticar() {</w:t>
              </w:r>
            </w:ins>
          </w:p>
          <w:p w14:paraId="744A87F6">
            <w:pPr>
              <w:spacing w:before="0" w:after="0" w:line="240" w:lineRule="auto"/>
              <w:rPr>
                <w:ins w:id="4971" w:author="marpa" w:date="2026-10-25T15:35:27Z"/>
                <w:rFonts w:hint="default" w:ascii="Courier New" w:hAnsi="Courier New" w:eastAsia="Courier New" w:cs="Courier New"/>
                <w:color w:val="000000"/>
                <w:sz w:val="16"/>
                <w:szCs w:val="16"/>
                <w:lang w:val="es-EC"/>
              </w:rPr>
            </w:pPr>
            <w:ins w:id="4972" w:author="marpa" w:date="2026-10-25T15:35:27Z">
              <w:r>
                <w:rPr>
                  <w:rFonts w:hint="default" w:ascii="Courier New" w:hAnsi="Courier New" w:eastAsia="Courier New" w:cs="Courier New"/>
                  <w:color w:val="000000"/>
                  <w:sz w:val="16"/>
                  <w:szCs w:val="16"/>
                  <w:lang w:val="es-EC"/>
                </w:rPr>
                <w:t xml:space="preserve">        vista.mostrarMensaje("\n--- Inicio de sesión ---");</w:t>
              </w:r>
            </w:ins>
          </w:p>
          <w:p w14:paraId="4D8E953C">
            <w:pPr>
              <w:spacing w:before="0" w:after="0" w:line="240" w:lineRule="auto"/>
              <w:rPr>
                <w:ins w:id="4973" w:author="marpa" w:date="2026-10-25T15:35:27Z"/>
                <w:rFonts w:hint="default" w:ascii="Courier New" w:hAnsi="Courier New" w:eastAsia="Courier New" w:cs="Courier New"/>
                <w:color w:val="000000"/>
                <w:sz w:val="16"/>
                <w:szCs w:val="16"/>
                <w:lang w:val="es-EC"/>
              </w:rPr>
            </w:pPr>
            <w:ins w:id="4974" w:author="marpa" w:date="2026-10-25T15:35:27Z">
              <w:r>
                <w:rPr>
                  <w:rFonts w:hint="default" w:ascii="Courier New" w:hAnsi="Courier New" w:eastAsia="Courier New" w:cs="Courier New"/>
                  <w:color w:val="000000"/>
                  <w:sz w:val="16"/>
                  <w:szCs w:val="16"/>
                  <w:lang w:val="es-EC"/>
                </w:rPr>
                <w:t xml:space="preserve">        String usuario = vista.solicitarTexto("Usuario: ");</w:t>
              </w:r>
            </w:ins>
          </w:p>
          <w:p w14:paraId="354CF1FF">
            <w:pPr>
              <w:spacing w:before="0" w:after="0" w:line="240" w:lineRule="auto"/>
              <w:rPr>
                <w:ins w:id="4975" w:author="marpa" w:date="2026-10-25T15:35:27Z"/>
                <w:rFonts w:hint="default" w:ascii="Courier New" w:hAnsi="Courier New" w:eastAsia="Courier New" w:cs="Courier New"/>
                <w:color w:val="000000"/>
                <w:sz w:val="16"/>
                <w:szCs w:val="16"/>
                <w:lang w:val="es-EC"/>
              </w:rPr>
            </w:pPr>
            <w:ins w:id="4976" w:author="marpa" w:date="2026-10-25T15:35:27Z">
              <w:r>
                <w:rPr>
                  <w:rFonts w:hint="default" w:ascii="Courier New" w:hAnsi="Courier New" w:eastAsia="Courier New" w:cs="Courier New"/>
                  <w:color w:val="000000"/>
                  <w:sz w:val="16"/>
                  <w:szCs w:val="16"/>
                  <w:lang w:val="es-EC"/>
                </w:rPr>
                <w:t xml:space="preserve">        String contrasenia = vista.solicitarContrasenia("Contraseña: ");</w:t>
              </w:r>
            </w:ins>
          </w:p>
          <w:p w14:paraId="2BF30ECA">
            <w:pPr>
              <w:spacing w:before="0" w:after="0" w:line="240" w:lineRule="auto"/>
              <w:rPr>
                <w:ins w:id="4977" w:author="marpa" w:date="2026-10-25T15:35:27Z"/>
                <w:rFonts w:hint="default" w:ascii="Courier New" w:hAnsi="Courier New" w:eastAsia="Courier New" w:cs="Courier New"/>
                <w:color w:val="000000"/>
                <w:sz w:val="16"/>
                <w:szCs w:val="16"/>
                <w:lang w:val="es-EC"/>
              </w:rPr>
            </w:pPr>
            <w:ins w:id="4978" w:author="marpa" w:date="2026-10-25T15:35:27Z">
              <w:r>
                <w:rPr>
                  <w:rFonts w:hint="default" w:ascii="Courier New" w:hAnsi="Courier New" w:eastAsia="Courier New" w:cs="Courier New"/>
                  <w:color w:val="000000"/>
                  <w:sz w:val="16"/>
                  <w:szCs w:val="16"/>
                  <w:lang w:val="es-EC"/>
                </w:rPr>
                <w:t xml:space="preserve">        if (usuario.isBlank() || contrasenia.isBlank()) {</w:t>
              </w:r>
            </w:ins>
          </w:p>
          <w:p w14:paraId="5705882A">
            <w:pPr>
              <w:spacing w:before="0" w:after="0" w:line="240" w:lineRule="auto"/>
              <w:rPr>
                <w:ins w:id="4979" w:author="marpa" w:date="2026-10-25T15:35:27Z"/>
                <w:rFonts w:hint="default" w:ascii="Courier New" w:hAnsi="Courier New" w:eastAsia="Courier New" w:cs="Courier New"/>
                <w:color w:val="000000"/>
                <w:sz w:val="16"/>
                <w:szCs w:val="16"/>
                <w:lang w:val="es-EC"/>
              </w:rPr>
            </w:pPr>
            <w:ins w:id="4980" w:author="marpa" w:date="2026-10-25T15:35:27Z">
              <w:r>
                <w:rPr>
                  <w:rFonts w:hint="default" w:ascii="Courier New" w:hAnsi="Courier New" w:eastAsia="Courier New" w:cs="Courier New"/>
                  <w:color w:val="000000"/>
                  <w:sz w:val="16"/>
                  <w:szCs w:val="16"/>
                  <w:lang w:val="es-EC"/>
                </w:rPr>
                <w:t xml:space="preserve">            vista.mostrarError("El usuario y la contraseña son obligatorios.");</w:t>
              </w:r>
            </w:ins>
          </w:p>
          <w:p w14:paraId="60B94972">
            <w:pPr>
              <w:spacing w:before="0" w:after="0" w:line="240" w:lineRule="auto"/>
              <w:rPr>
                <w:ins w:id="4981" w:author="marpa" w:date="2026-10-25T15:35:27Z"/>
                <w:rFonts w:hint="default" w:ascii="Courier New" w:hAnsi="Courier New" w:eastAsia="Courier New" w:cs="Courier New"/>
                <w:color w:val="000000"/>
                <w:sz w:val="16"/>
                <w:szCs w:val="16"/>
                <w:lang w:val="es-EC"/>
              </w:rPr>
            </w:pPr>
            <w:ins w:id="4982" w:author="marpa" w:date="2026-10-25T15:35:27Z">
              <w:r>
                <w:rPr>
                  <w:rFonts w:hint="default" w:ascii="Courier New" w:hAnsi="Courier New" w:eastAsia="Courier New" w:cs="Courier New"/>
                  <w:color w:val="000000"/>
                  <w:sz w:val="16"/>
                  <w:szCs w:val="16"/>
                  <w:lang w:val="es-EC"/>
                </w:rPr>
                <w:t xml:space="preserve">            return false;</w:t>
              </w:r>
            </w:ins>
          </w:p>
          <w:p w14:paraId="7802E5BE">
            <w:pPr>
              <w:spacing w:before="0" w:after="0" w:line="240" w:lineRule="auto"/>
              <w:rPr>
                <w:ins w:id="4983" w:author="marpa" w:date="2026-10-25T15:35:27Z"/>
                <w:rFonts w:hint="default" w:ascii="Courier New" w:hAnsi="Courier New" w:eastAsia="Courier New" w:cs="Courier New"/>
                <w:color w:val="000000"/>
                <w:sz w:val="16"/>
                <w:szCs w:val="16"/>
                <w:lang w:val="es-EC"/>
              </w:rPr>
            </w:pPr>
            <w:ins w:id="4984" w:author="marpa" w:date="2026-10-25T15:35:27Z">
              <w:r>
                <w:rPr>
                  <w:rFonts w:hint="default" w:ascii="Courier New" w:hAnsi="Courier New" w:eastAsia="Courier New" w:cs="Courier New"/>
                  <w:color w:val="000000"/>
                  <w:sz w:val="16"/>
                  <w:szCs w:val="16"/>
                  <w:lang w:val="es-EC"/>
                </w:rPr>
                <w:t xml:space="preserve">        }</w:t>
              </w:r>
            </w:ins>
          </w:p>
          <w:p w14:paraId="1091C9D0">
            <w:pPr>
              <w:spacing w:before="0" w:after="0" w:line="240" w:lineRule="auto"/>
              <w:rPr>
                <w:ins w:id="4985" w:author="marpa" w:date="2026-10-25T15:35:27Z"/>
                <w:rFonts w:hint="default" w:ascii="Courier New" w:hAnsi="Courier New" w:eastAsia="Courier New" w:cs="Courier New"/>
                <w:color w:val="000000"/>
                <w:sz w:val="16"/>
                <w:szCs w:val="16"/>
                <w:lang w:val="es-EC"/>
              </w:rPr>
            </w:pPr>
            <w:ins w:id="4986" w:author="marpa" w:date="2026-10-25T15:35:27Z">
              <w:r>
                <w:rPr>
                  <w:rFonts w:hint="default" w:ascii="Courier New" w:hAnsi="Courier New" w:eastAsia="Courier New" w:cs="Courier New"/>
                  <w:color w:val="000000"/>
                  <w:sz w:val="16"/>
                  <w:szCs w:val="16"/>
                  <w:lang w:val="es-EC"/>
                </w:rPr>
                <w:t xml:space="preserve">        if (!cliente.login(usuario, contrasenia)) {</w:t>
              </w:r>
            </w:ins>
          </w:p>
          <w:p w14:paraId="50A14602">
            <w:pPr>
              <w:spacing w:before="0" w:after="0" w:line="240" w:lineRule="auto"/>
              <w:rPr>
                <w:ins w:id="4987" w:author="marpa" w:date="2026-10-25T15:35:27Z"/>
                <w:rFonts w:hint="default" w:ascii="Courier New" w:hAnsi="Courier New" w:eastAsia="Courier New" w:cs="Courier New"/>
                <w:color w:val="000000"/>
                <w:sz w:val="16"/>
                <w:szCs w:val="16"/>
                <w:lang w:val="es-EC"/>
              </w:rPr>
            </w:pPr>
            <w:ins w:id="4988" w:author="marpa" w:date="2026-10-25T15:35:27Z">
              <w:r>
                <w:rPr>
                  <w:rFonts w:hint="default" w:ascii="Courier New" w:hAnsi="Courier New" w:eastAsia="Courier New" w:cs="Courier New"/>
                  <w:color w:val="000000"/>
                  <w:sz w:val="16"/>
                  <w:szCs w:val="16"/>
                  <w:lang w:val="es-EC"/>
                </w:rPr>
                <w:t xml:space="preserve">            vista.mostrarError("Credenciales inválidas o no fue posible comunicarse con el servidor.");</w:t>
              </w:r>
            </w:ins>
          </w:p>
          <w:p w14:paraId="0987B207">
            <w:pPr>
              <w:spacing w:before="0" w:after="0" w:line="240" w:lineRule="auto"/>
              <w:rPr>
                <w:ins w:id="4989" w:author="marpa" w:date="2026-10-25T15:35:27Z"/>
                <w:rFonts w:hint="default" w:ascii="Courier New" w:hAnsi="Courier New" w:eastAsia="Courier New" w:cs="Courier New"/>
                <w:color w:val="000000"/>
                <w:sz w:val="16"/>
                <w:szCs w:val="16"/>
                <w:lang w:val="es-EC"/>
              </w:rPr>
            </w:pPr>
            <w:ins w:id="4990" w:author="marpa" w:date="2026-10-25T15:35:27Z">
              <w:r>
                <w:rPr>
                  <w:rFonts w:hint="default" w:ascii="Courier New" w:hAnsi="Courier New" w:eastAsia="Courier New" w:cs="Courier New"/>
                  <w:color w:val="000000"/>
                  <w:sz w:val="16"/>
                  <w:szCs w:val="16"/>
                  <w:lang w:val="es-EC"/>
                </w:rPr>
                <w:t xml:space="preserve">            return false;</w:t>
              </w:r>
            </w:ins>
          </w:p>
          <w:p w14:paraId="248466FD">
            <w:pPr>
              <w:spacing w:before="0" w:after="0" w:line="240" w:lineRule="auto"/>
              <w:rPr>
                <w:ins w:id="4991" w:author="marpa" w:date="2026-10-25T15:35:27Z"/>
                <w:rFonts w:hint="default" w:ascii="Courier New" w:hAnsi="Courier New" w:eastAsia="Courier New" w:cs="Courier New"/>
                <w:color w:val="000000"/>
                <w:sz w:val="16"/>
                <w:szCs w:val="16"/>
                <w:lang w:val="es-EC"/>
              </w:rPr>
            </w:pPr>
            <w:ins w:id="4992" w:author="marpa" w:date="2026-10-25T15:35:27Z">
              <w:r>
                <w:rPr>
                  <w:rFonts w:hint="default" w:ascii="Courier New" w:hAnsi="Courier New" w:eastAsia="Courier New" w:cs="Courier New"/>
                  <w:color w:val="000000"/>
                  <w:sz w:val="16"/>
                  <w:szCs w:val="16"/>
                  <w:lang w:val="es-EC"/>
                </w:rPr>
                <w:t xml:space="preserve">        }</w:t>
              </w:r>
            </w:ins>
          </w:p>
          <w:p w14:paraId="0175795D">
            <w:pPr>
              <w:spacing w:before="0" w:after="0" w:line="240" w:lineRule="auto"/>
              <w:rPr>
                <w:ins w:id="4993" w:author="marpa" w:date="2026-10-25T15:35:27Z"/>
                <w:rFonts w:hint="default" w:ascii="Courier New" w:hAnsi="Courier New" w:eastAsia="Courier New" w:cs="Courier New"/>
                <w:color w:val="000000"/>
                <w:sz w:val="16"/>
                <w:szCs w:val="16"/>
                <w:lang w:val="es-EC"/>
              </w:rPr>
            </w:pPr>
            <w:ins w:id="4994" w:author="marpa" w:date="2026-10-25T15:35:27Z">
              <w:r>
                <w:rPr>
                  <w:rFonts w:hint="default" w:ascii="Courier New" w:hAnsi="Courier New" w:eastAsia="Courier New" w:cs="Courier New"/>
                  <w:color w:val="000000"/>
                  <w:sz w:val="16"/>
                  <w:szCs w:val="16"/>
                  <w:lang w:val="es-EC"/>
                </w:rPr>
                <w:t xml:space="preserve">        vista.mostrarMensaje("Sesión iniciada correctamente.");</w:t>
              </w:r>
            </w:ins>
          </w:p>
          <w:p w14:paraId="468F5C4E">
            <w:pPr>
              <w:spacing w:before="0" w:after="0" w:line="240" w:lineRule="auto"/>
              <w:rPr>
                <w:ins w:id="4995" w:author="marpa" w:date="2026-10-25T15:35:27Z"/>
                <w:rFonts w:hint="default" w:ascii="Courier New" w:hAnsi="Courier New" w:eastAsia="Courier New" w:cs="Courier New"/>
                <w:color w:val="000000"/>
                <w:sz w:val="16"/>
                <w:szCs w:val="16"/>
                <w:lang w:val="es-EC"/>
              </w:rPr>
            </w:pPr>
            <w:ins w:id="4996" w:author="marpa" w:date="2026-10-25T15:35:27Z">
              <w:r>
                <w:rPr>
                  <w:rFonts w:hint="default" w:ascii="Courier New" w:hAnsi="Courier New" w:eastAsia="Courier New" w:cs="Courier New"/>
                  <w:color w:val="000000"/>
                  <w:sz w:val="16"/>
                  <w:szCs w:val="16"/>
                  <w:lang w:val="es-EC"/>
                </w:rPr>
                <w:t xml:space="preserve">        return true;</w:t>
              </w:r>
            </w:ins>
          </w:p>
          <w:p w14:paraId="5B30929E">
            <w:pPr>
              <w:spacing w:before="0" w:after="0" w:line="240" w:lineRule="auto"/>
              <w:rPr>
                <w:ins w:id="4997" w:author="marpa" w:date="2026-10-25T15:35:27Z"/>
                <w:rFonts w:hint="default" w:ascii="Courier New" w:hAnsi="Courier New" w:eastAsia="Courier New" w:cs="Courier New"/>
                <w:color w:val="000000"/>
                <w:sz w:val="16"/>
                <w:szCs w:val="16"/>
                <w:lang w:val="es-EC"/>
              </w:rPr>
            </w:pPr>
            <w:ins w:id="4998" w:author="marpa" w:date="2026-10-25T15:35:27Z">
              <w:r>
                <w:rPr>
                  <w:rFonts w:hint="default" w:ascii="Courier New" w:hAnsi="Courier New" w:eastAsia="Courier New" w:cs="Courier New"/>
                  <w:color w:val="000000"/>
                  <w:sz w:val="16"/>
                  <w:szCs w:val="16"/>
                  <w:lang w:val="es-EC"/>
                </w:rPr>
                <w:t xml:space="preserve">    }</w:t>
              </w:r>
            </w:ins>
          </w:p>
          <w:p w14:paraId="6D986D19">
            <w:pPr>
              <w:spacing w:before="0" w:after="0" w:line="240" w:lineRule="auto"/>
              <w:rPr>
                <w:ins w:id="4999" w:author="marpa" w:date="2026-10-25T15:34:34Z"/>
                <w:rFonts w:hint="default" w:ascii="Courier New" w:hAnsi="Courier New" w:eastAsia="Courier New" w:cs="Courier New"/>
                <w:color w:val="000000"/>
                <w:sz w:val="16"/>
                <w:szCs w:val="16"/>
                <w:lang w:val="es-EC"/>
              </w:rPr>
            </w:pPr>
            <w:ins w:id="5000" w:author="marpa" w:date="2026-10-25T15:35:27Z">
              <w:r>
                <w:rPr>
                  <w:rFonts w:hint="default" w:ascii="Courier New" w:hAnsi="Courier New" w:eastAsia="Courier New" w:cs="Courier New"/>
                  <w:color w:val="000000"/>
                  <w:sz w:val="16"/>
                  <w:szCs w:val="16"/>
                  <w:lang w:val="es-EC"/>
                </w:rPr>
                <w:t>}</w:t>
              </w:r>
            </w:ins>
          </w:p>
        </w:tc>
      </w:tr>
    </w:tbl>
    <w:p w14:paraId="5222F5B1">
      <w:pPr>
        <w:pStyle w:val="6"/>
        <w:rPr>
          <w:ins w:id="5001" w:author="marpa" w:date="2026-10-25T15:34:35Z"/>
        </w:rPr>
      </w:pPr>
      <w:ins w:id="5002" w:author="marpa" w:date="2026-10-25T15:34:35Z">
        <w:bookmarkStart w:id="191" w:name="_Toc438"/>
        <w:bookmarkStart w:id="192" w:name="_Toc6631"/>
        <w:r>
          <w:rPr/>
          <w:t xml:space="preserve">Tabla </w:t>
        </w:r>
      </w:ins>
      <w:ins w:id="5003" w:author="marpa" w:date="2026-10-25T15:34:35Z">
        <w:r>
          <w:rPr>
            <w:rFonts w:hint="default"/>
            <w:lang w:val="es-EC"/>
          </w:rPr>
          <w:t>2</w:t>
        </w:r>
      </w:ins>
      <w:ins w:id="5004" w:author="marpa" w:date="2026-10-25T15:35:31Z">
        <w:r>
          <w:rPr>
            <w:rFonts w:hint="default"/>
            <w:lang w:val="es-EC"/>
          </w:rPr>
          <w:t>8</w:t>
        </w:r>
      </w:ins>
      <w:ins w:id="5005" w:author="marpa" w:date="2026-10-25T15:34:35Z">
        <w:r>
          <w:rPr/>
          <w:t xml:space="preserve">. Clase </w:t>
        </w:r>
      </w:ins>
      <w:ins w:id="5006" w:author="marpa" w:date="2026-10-25T15:35:47Z">
        <w:r>
          <w:rPr>
            <w:rFonts w:hint="default"/>
          </w:rPr>
          <w:t>ConversionController</w:t>
        </w:r>
      </w:ins>
      <w:ins w:id="5007" w:author="marpa" w:date="2026-10-25T15:34:35Z">
        <w:r>
          <w:rPr/>
          <w:t>- Cliente consola</w:t>
        </w:r>
        <w:bookmarkEnd w:id="191"/>
        <w:bookmarkEnd w:id="192"/>
      </w:ins>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3C07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5008" w:author="marpa" w:date="2026-10-25T15:34:35Z"/>
        </w:trPr>
        <w:tc>
          <w:tcPr>
            <w:tcW w:w="8494" w:type="dxa"/>
            <w:shd w:val="clear" w:color="auto" w:fill="D9D9D9"/>
          </w:tcPr>
          <w:p w14:paraId="7500DF5D">
            <w:pPr>
              <w:spacing w:before="0" w:after="0" w:line="240" w:lineRule="auto"/>
              <w:rPr>
                <w:ins w:id="5009" w:author="marpa" w:date="2026-10-25T15:35:51Z"/>
                <w:rFonts w:hint="default" w:ascii="Courier New" w:hAnsi="Courier New" w:eastAsia="Courier New" w:cs="Courier New"/>
                <w:color w:val="000000"/>
                <w:sz w:val="16"/>
                <w:szCs w:val="16"/>
                <w:lang w:val="es-EC"/>
              </w:rPr>
            </w:pPr>
            <w:ins w:id="5010" w:author="marpa" w:date="2026-10-25T15:35:51Z">
              <w:r>
                <w:rPr>
                  <w:rFonts w:hint="default" w:ascii="Courier New" w:hAnsi="Courier New" w:eastAsia="Courier New" w:cs="Courier New"/>
                  <w:color w:val="000000"/>
                  <w:sz w:val="16"/>
                  <w:szCs w:val="16"/>
                  <w:lang w:val="es-EC"/>
                </w:rPr>
                <w:t>package ec.edu.monster.controladores;</w:t>
              </w:r>
            </w:ins>
          </w:p>
          <w:p w14:paraId="169E03B4">
            <w:pPr>
              <w:spacing w:before="0" w:after="0" w:line="240" w:lineRule="auto"/>
              <w:rPr>
                <w:ins w:id="5011" w:author="marpa" w:date="2026-10-25T15:35:51Z"/>
                <w:rFonts w:hint="default" w:ascii="Courier New" w:hAnsi="Courier New" w:eastAsia="Courier New" w:cs="Courier New"/>
                <w:color w:val="000000"/>
                <w:sz w:val="16"/>
                <w:szCs w:val="16"/>
                <w:lang w:val="es-EC"/>
              </w:rPr>
            </w:pPr>
          </w:p>
          <w:p w14:paraId="5C5C870E">
            <w:pPr>
              <w:spacing w:before="0" w:after="0" w:line="240" w:lineRule="auto"/>
              <w:rPr>
                <w:ins w:id="5012" w:author="marpa" w:date="2026-10-25T15:35:51Z"/>
                <w:rFonts w:hint="default" w:ascii="Courier New" w:hAnsi="Courier New" w:eastAsia="Courier New" w:cs="Courier New"/>
                <w:color w:val="000000"/>
                <w:sz w:val="16"/>
                <w:szCs w:val="16"/>
                <w:lang w:val="es-EC"/>
              </w:rPr>
            </w:pPr>
            <w:ins w:id="5013" w:author="marpa" w:date="2026-10-25T15:35:51Z">
              <w:r>
                <w:rPr>
                  <w:rFonts w:hint="default" w:ascii="Courier New" w:hAnsi="Courier New" w:eastAsia="Courier New" w:cs="Courier New"/>
                  <w:color w:val="000000"/>
                  <w:sz w:val="16"/>
                  <w:szCs w:val="16"/>
                  <w:lang w:val="es-EC"/>
                </w:rPr>
                <w:t>import ec.edu.monster.modelos.ResultadoConversion;</w:t>
              </w:r>
            </w:ins>
          </w:p>
          <w:p w14:paraId="063FD417">
            <w:pPr>
              <w:spacing w:before="0" w:after="0" w:line="240" w:lineRule="auto"/>
              <w:rPr>
                <w:ins w:id="5014" w:author="marpa" w:date="2026-10-25T15:35:51Z"/>
                <w:rFonts w:hint="default" w:ascii="Courier New" w:hAnsi="Courier New" w:eastAsia="Courier New" w:cs="Courier New"/>
                <w:color w:val="000000"/>
                <w:sz w:val="16"/>
                <w:szCs w:val="16"/>
                <w:lang w:val="es-EC"/>
              </w:rPr>
            </w:pPr>
            <w:ins w:id="5015" w:author="marpa" w:date="2026-10-25T15:35:51Z">
              <w:r>
                <w:rPr>
                  <w:rFonts w:hint="default" w:ascii="Courier New" w:hAnsi="Courier New" w:eastAsia="Courier New" w:cs="Courier New"/>
                  <w:color w:val="000000"/>
                  <w:sz w:val="16"/>
                  <w:szCs w:val="16"/>
                  <w:lang w:val="es-EC"/>
                </w:rPr>
                <w:t>import ec.edu.monster.modelos.TipoConversion;</w:t>
              </w:r>
            </w:ins>
          </w:p>
          <w:p w14:paraId="05B8430F">
            <w:pPr>
              <w:spacing w:before="0" w:after="0" w:line="240" w:lineRule="auto"/>
              <w:rPr>
                <w:ins w:id="5016" w:author="marpa" w:date="2026-10-25T15:35:51Z"/>
                <w:rFonts w:hint="default" w:ascii="Courier New" w:hAnsi="Courier New" w:eastAsia="Courier New" w:cs="Courier New"/>
                <w:color w:val="000000"/>
                <w:sz w:val="16"/>
                <w:szCs w:val="16"/>
                <w:lang w:val="es-EC"/>
              </w:rPr>
            </w:pPr>
            <w:ins w:id="5017" w:author="marpa" w:date="2026-10-25T15:35:51Z">
              <w:r>
                <w:rPr>
                  <w:rFonts w:hint="default" w:ascii="Courier New" w:hAnsi="Courier New" w:eastAsia="Courier New" w:cs="Courier New"/>
                  <w:color w:val="000000"/>
                  <w:sz w:val="16"/>
                  <w:szCs w:val="16"/>
                  <w:lang w:val="es-EC"/>
                </w:rPr>
                <w:t>import ec.edu.monster.servicios.WSConversorCliente;</w:t>
              </w:r>
            </w:ins>
          </w:p>
          <w:p w14:paraId="5188B0C3">
            <w:pPr>
              <w:spacing w:before="0" w:after="0" w:line="240" w:lineRule="auto"/>
              <w:rPr>
                <w:ins w:id="5018" w:author="marpa" w:date="2026-10-25T15:35:51Z"/>
                <w:rFonts w:hint="default" w:ascii="Courier New" w:hAnsi="Courier New" w:eastAsia="Courier New" w:cs="Courier New"/>
                <w:color w:val="000000"/>
                <w:sz w:val="16"/>
                <w:szCs w:val="16"/>
                <w:lang w:val="es-EC"/>
              </w:rPr>
            </w:pPr>
            <w:ins w:id="5019" w:author="marpa" w:date="2026-10-25T15:35:51Z">
              <w:r>
                <w:rPr>
                  <w:rFonts w:hint="default" w:ascii="Courier New" w:hAnsi="Courier New" w:eastAsia="Courier New" w:cs="Courier New"/>
                  <w:color w:val="000000"/>
                  <w:sz w:val="16"/>
                  <w:szCs w:val="16"/>
                  <w:lang w:val="es-EC"/>
                </w:rPr>
                <w:t>import ec.edu.monster.vistas.ConsolaVista;</w:t>
              </w:r>
            </w:ins>
          </w:p>
          <w:p w14:paraId="1A620057">
            <w:pPr>
              <w:spacing w:before="0" w:after="0" w:line="240" w:lineRule="auto"/>
              <w:rPr>
                <w:ins w:id="5020" w:author="marpa" w:date="2026-10-25T15:35:51Z"/>
                <w:rFonts w:hint="default" w:ascii="Courier New" w:hAnsi="Courier New" w:eastAsia="Courier New" w:cs="Courier New"/>
                <w:color w:val="000000"/>
                <w:sz w:val="16"/>
                <w:szCs w:val="16"/>
                <w:lang w:val="es-EC"/>
              </w:rPr>
            </w:pPr>
          </w:p>
          <w:p w14:paraId="415D7743">
            <w:pPr>
              <w:spacing w:before="0" w:after="0" w:line="240" w:lineRule="auto"/>
              <w:rPr>
                <w:ins w:id="5021" w:author="marpa" w:date="2026-10-25T15:35:51Z"/>
                <w:rFonts w:hint="default" w:ascii="Courier New" w:hAnsi="Courier New" w:eastAsia="Courier New" w:cs="Courier New"/>
                <w:color w:val="000000"/>
                <w:sz w:val="16"/>
                <w:szCs w:val="16"/>
                <w:lang w:val="es-EC"/>
              </w:rPr>
            </w:pPr>
            <w:ins w:id="5022" w:author="marpa" w:date="2026-10-25T15:35:51Z">
              <w:r>
                <w:rPr>
                  <w:rFonts w:hint="default" w:ascii="Courier New" w:hAnsi="Courier New" w:eastAsia="Courier New" w:cs="Courier New"/>
                  <w:color w:val="000000"/>
                  <w:sz w:val="16"/>
                  <w:szCs w:val="16"/>
                  <w:lang w:val="es-EC"/>
                </w:rPr>
                <w:t>/** Orquesta la conversión entre la vista de consola y el servicio SOAP. */</w:t>
              </w:r>
            </w:ins>
          </w:p>
          <w:p w14:paraId="35C7728C">
            <w:pPr>
              <w:spacing w:before="0" w:after="0" w:line="240" w:lineRule="auto"/>
              <w:rPr>
                <w:ins w:id="5023" w:author="marpa" w:date="2026-10-25T15:35:51Z"/>
                <w:rFonts w:hint="default" w:ascii="Courier New" w:hAnsi="Courier New" w:eastAsia="Courier New" w:cs="Courier New"/>
                <w:color w:val="000000"/>
                <w:sz w:val="16"/>
                <w:szCs w:val="16"/>
                <w:lang w:val="es-EC"/>
              </w:rPr>
            </w:pPr>
            <w:ins w:id="5024" w:author="marpa" w:date="2026-10-25T15:35:51Z">
              <w:r>
                <w:rPr>
                  <w:rFonts w:hint="default" w:ascii="Courier New" w:hAnsi="Courier New" w:eastAsia="Courier New" w:cs="Courier New"/>
                  <w:color w:val="000000"/>
                  <w:sz w:val="16"/>
                  <w:szCs w:val="16"/>
                  <w:lang w:val="es-EC"/>
                </w:rPr>
                <w:t>public class ConversionController {</w:t>
              </w:r>
            </w:ins>
          </w:p>
          <w:p w14:paraId="3714707A">
            <w:pPr>
              <w:spacing w:before="0" w:after="0" w:line="240" w:lineRule="auto"/>
              <w:rPr>
                <w:ins w:id="5025" w:author="marpa" w:date="2026-10-25T15:35:51Z"/>
                <w:rFonts w:hint="default" w:ascii="Courier New" w:hAnsi="Courier New" w:eastAsia="Courier New" w:cs="Courier New"/>
                <w:color w:val="000000"/>
                <w:sz w:val="16"/>
                <w:szCs w:val="16"/>
                <w:lang w:val="es-EC"/>
              </w:rPr>
            </w:pPr>
            <w:ins w:id="5026" w:author="marpa" w:date="2026-10-25T15:35:51Z">
              <w:r>
                <w:rPr>
                  <w:rFonts w:hint="default" w:ascii="Courier New" w:hAnsi="Courier New" w:eastAsia="Courier New" w:cs="Courier New"/>
                  <w:color w:val="000000"/>
                  <w:sz w:val="16"/>
                  <w:szCs w:val="16"/>
                  <w:lang w:val="es-EC"/>
                </w:rPr>
                <w:t xml:space="preserve">    private final ConsolaVista vista;</w:t>
              </w:r>
            </w:ins>
          </w:p>
          <w:p w14:paraId="17A6ACA0">
            <w:pPr>
              <w:spacing w:before="0" w:after="0" w:line="240" w:lineRule="auto"/>
              <w:rPr>
                <w:ins w:id="5027" w:author="marpa" w:date="2026-10-25T15:35:51Z"/>
                <w:rFonts w:hint="default" w:ascii="Courier New" w:hAnsi="Courier New" w:eastAsia="Courier New" w:cs="Courier New"/>
                <w:color w:val="000000"/>
                <w:sz w:val="16"/>
                <w:szCs w:val="16"/>
                <w:lang w:val="es-EC"/>
              </w:rPr>
            </w:pPr>
            <w:ins w:id="5028" w:author="marpa" w:date="2026-10-25T15:35:51Z">
              <w:r>
                <w:rPr>
                  <w:rFonts w:hint="default" w:ascii="Courier New" w:hAnsi="Courier New" w:eastAsia="Courier New" w:cs="Courier New"/>
                  <w:color w:val="000000"/>
                  <w:sz w:val="16"/>
                  <w:szCs w:val="16"/>
                  <w:lang w:val="es-EC"/>
                </w:rPr>
                <w:t xml:space="preserve">    private final WSConversorCliente cliente;</w:t>
              </w:r>
            </w:ins>
          </w:p>
          <w:p w14:paraId="2D119D43">
            <w:pPr>
              <w:spacing w:before="0" w:after="0" w:line="240" w:lineRule="auto"/>
              <w:rPr>
                <w:ins w:id="5029" w:author="marpa" w:date="2026-10-25T15:35:51Z"/>
                <w:rFonts w:hint="default" w:ascii="Courier New" w:hAnsi="Courier New" w:eastAsia="Courier New" w:cs="Courier New"/>
                <w:color w:val="000000"/>
                <w:sz w:val="16"/>
                <w:szCs w:val="16"/>
                <w:lang w:val="es-EC"/>
              </w:rPr>
            </w:pPr>
          </w:p>
          <w:p w14:paraId="72175498">
            <w:pPr>
              <w:spacing w:before="0" w:after="0" w:line="240" w:lineRule="auto"/>
              <w:rPr>
                <w:ins w:id="5030" w:author="marpa" w:date="2026-10-25T15:35:51Z"/>
                <w:rFonts w:hint="default" w:ascii="Courier New" w:hAnsi="Courier New" w:eastAsia="Courier New" w:cs="Courier New"/>
                <w:color w:val="000000"/>
                <w:sz w:val="16"/>
                <w:szCs w:val="16"/>
                <w:lang w:val="es-EC"/>
              </w:rPr>
            </w:pPr>
            <w:ins w:id="5031" w:author="marpa" w:date="2026-10-25T15:35:51Z">
              <w:r>
                <w:rPr>
                  <w:rFonts w:hint="default" w:ascii="Courier New" w:hAnsi="Courier New" w:eastAsia="Courier New" w:cs="Courier New"/>
                  <w:color w:val="000000"/>
                  <w:sz w:val="16"/>
                  <w:szCs w:val="16"/>
                  <w:lang w:val="es-EC"/>
                </w:rPr>
                <w:t xml:space="preserve">    public ConversionController(ConsolaVista vista, WSConversorCliente cliente) {</w:t>
              </w:r>
            </w:ins>
          </w:p>
          <w:p w14:paraId="4B96E16A">
            <w:pPr>
              <w:spacing w:before="0" w:after="0" w:line="240" w:lineRule="auto"/>
              <w:rPr>
                <w:ins w:id="5032" w:author="marpa" w:date="2026-10-25T15:35:51Z"/>
                <w:rFonts w:hint="default" w:ascii="Courier New" w:hAnsi="Courier New" w:eastAsia="Courier New" w:cs="Courier New"/>
                <w:color w:val="000000"/>
                <w:sz w:val="16"/>
                <w:szCs w:val="16"/>
                <w:lang w:val="es-EC"/>
              </w:rPr>
            </w:pPr>
            <w:ins w:id="5033" w:author="marpa" w:date="2026-10-25T15:35:51Z">
              <w:r>
                <w:rPr>
                  <w:rFonts w:hint="default" w:ascii="Courier New" w:hAnsi="Courier New" w:eastAsia="Courier New" w:cs="Courier New"/>
                  <w:color w:val="000000"/>
                  <w:sz w:val="16"/>
                  <w:szCs w:val="16"/>
                  <w:lang w:val="es-EC"/>
                </w:rPr>
                <w:t xml:space="preserve">        this.vista = vista;</w:t>
              </w:r>
            </w:ins>
          </w:p>
          <w:p w14:paraId="2F9F9D2B">
            <w:pPr>
              <w:spacing w:before="0" w:after="0" w:line="240" w:lineRule="auto"/>
              <w:rPr>
                <w:ins w:id="5034" w:author="marpa" w:date="2026-10-25T15:35:51Z"/>
                <w:rFonts w:hint="default" w:ascii="Courier New" w:hAnsi="Courier New" w:eastAsia="Courier New" w:cs="Courier New"/>
                <w:color w:val="000000"/>
                <w:sz w:val="16"/>
                <w:szCs w:val="16"/>
                <w:lang w:val="es-EC"/>
              </w:rPr>
            </w:pPr>
            <w:ins w:id="5035" w:author="marpa" w:date="2026-10-25T15:35:51Z">
              <w:r>
                <w:rPr>
                  <w:rFonts w:hint="default" w:ascii="Courier New" w:hAnsi="Courier New" w:eastAsia="Courier New" w:cs="Courier New"/>
                  <w:color w:val="000000"/>
                  <w:sz w:val="16"/>
                  <w:szCs w:val="16"/>
                  <w:lang w:val="es-EC"/>
                </w:rPr>
                <w:t xml:space="preserve">        this.cliente = cliente;</w:t>
              </w:r>
            </w:ins>
          </w:p>
          <w:p w14:paraId="22DC21F9">
            <w:pPr>
              <w:spacing w:before="0" w:after="0" w:line="240" w:lineRule="auto"/>
              <w:rPr>
                <w:ins w:id="5036" w:author="marpa" w:date="2026-10-25T15:35:51Z"/>
                <w:rFonts w:hint="default" w:ascii="Courier New" w:hAnsi="Courier New" w:eastAsia="Courier New" w:cs="Courier New"/>
                <w:color w:val="000000"/>
                <w:sz w:val="16"/>
                <w:szCs w:val="16"/>
                <w:lang w:val="es-EC"/>
              </w:rPr>
            </w:pPr>
            <w:ins w:id="5037" w:author="marpa" w:date="2026-10-25T15:35:51Z">
              <w:r>
                <w:rPr>
                  <w:rFonts w:hint="default" w:ascii="Courier New" w:hAnsi="Courier New" w:eastAsia="Courier New" w:cs="Courier New"/>
                  <w:color w:val="000000"/>
                  <w:sz w:val="16"/>
                  <w:szCs w:val="16"/>
                  <w:lang w:val="es-EC"/>
                </w:rPr>
                <w:t xml:space="preserve">    }</w:t>
              </w:r>
            </w:ins>
          </w:p>
          <w:p w14:paraId="7EBA64BD">
            <w:pPr>
              <w:spacing w:before="0" w:after="0" w:line="240" w:lineRule="auto"/>
              <w:rPr>
                <w:ins w:id="5038" w:author="marpa" w:date="2026-10-25T15:35:51Z"/>
                <w:rFonts w:hint="default" w:ascii="Courier New" w:hAnsi="Courier New" w:eastAsia="Courier New" w:cs="Courier New"/>
                <w:color w:val="000000"/>
                <w:sz w:val="16"/>
                <w:szCs w:val="16"/>
                <w:lang w:val="es-EC"/>
              </w:rPr>
            </w:pPr>
          </w:p>
          <w:p w14:paraId="5470D58B">
            <w:pPr>
              <w:spacing w:before="0" w:after="0" w:line="240" w:lineRule="auto"/>
              <w:rPr>
                <w:ins w:id="5039" w:author="marpa" w:date="2026-10-25T15:35:51Z"/>
                <w:rFonts w:hint="default" w:ascii="Courier New" w:hAnsi="Courier New" w:eastAsia="Courier New" w:cs="Courier New"/>
                <w:color w:val="000000"/>
                <w:sz w:val="16"/>
                <w:szCs w:val="16"/>
                <w:lang w:val="es-EC"/>
              </w:rPr>
            </w:pPr>
            <w:ins w:id="5040" w:author="marpa" w:date="2026-10-25T15:35:51Z">
              <w:r>
                <w:rPr>
                  <w:rFonts w:hint="default" w:ascii="Courier New" w:hAnsi="Courier New" w:eastAsia="Courier New" w:cs="Courier New"/>
                  <w:color w:val="000000"/>
                  <w:sz w:val="16"/>
                  <w:szCs w:val="16"/>
                  <w:lang w:val="es-EC"/>
                </w:rPr>
                <w:t xml:space="preserve">    public void convertir(TipoConversion tipo) {</w:t>
              </w:r>
            </w:ins>
          </w:p>
          <w:p w14:paraId="77849D21">
            <w:pPr>
              <w:spacing w:before="0" w:after="0" w:line="240" w:lineRule="auto"/>
              <w:rPr>
                <w:ins w:id="5041" w:author="marpa" w:date="2026-10-25T15:35:51Z"/>
                <w:rFonts w:hint="default" w:ascii="Courier New" w:hAnsi="Courier New" w:eastAsia="Courier New" w:cs="Courier New"/>
                <w:color w:val="000000"/>
                <w:sz w:val="16"/>
                <w:szCs w:val="16"/>
                <w:lang w:val="es-EC"/>
              </w:rPr>
            </w:pPr>
            <w:ins w:id="5042" w:author="marpa" w:date="2026-10-25T15:35:51Z">
              <w:r>
                <w:rPr>
                  <w:rFonts w:hint="default" w:ascii="Courier New" w:hAnsi="Courier New" w:eastAsia="Courier New" w:cs="Courier New"/>
                  <w:color w:val="000000"/>
                  <w:sz w:val="16"/>
                  <w:szCs w:val="16"/>
                  <w:lang w:val="es-EC"/>
                </w:rPr>
                <w:t xml:space="preserve">        vista.mostrarMensaje("\n--- Conversión de " + tipo.titulo() + " ---");</w:t>
              </w:r>
            </w:ins>
          </w:p>
          <w:p w14:paraId="59184A8F">
            <w:pPr>
              <w:spacing w:before="0" w:after="0" w:line="240" w:lineRule="auto"/>
              <w:rPr>
                <w:ins w:id="5043" w:author="marpa" w:date="2026-10-25T15:35:51Z"/>
                <w:rFonts w:hint="default" w:ascii="Courier New" w:hAnsi="Courier New" w:eastAsia="Courier New" w:cs="Courier New"/>
                <w:color w:val="000000"/>
                <w:sz w:val="16"/>
                <w:szCs w:val="16"/>
                <w:lang w:val="es-EC"/>
              </w:rPr>
            </w:pPr>
            <w:ins w:id="5044" w:author="marpa" w:date="2026-10-25T15:35:51Z">
              <w:r>
                <w:rPr>
                  <w:rFonts w:hint="default" w:ascii="Courier New" w:hAnsi="Courier New" w:eastAsia="Courier New" w:cs="Courier New"/>
                  <w:color w:val="000000"/>
                  <w:sz w:val="16"/>
                  <w:szCs w:val="16"/>
                  <w:lang w:val="es-EC"/>
                </w:rPr>
                <w:t xml:space="preserve">        double valor = vista.solicitarValor();</w:t>
              </w:r>
            </w:ins>
          </w:p>
          <w:p w14:paraId="14934DCA">
            <w:pPr>
              <w:spacing w:before="0" w:after="0" w:line="240" w:lineRule="auto"/>
              <w:rPr>
                <w:ins w:id="5045" w:author="marpa" w:date="2026-10-25T15:35:51Z"/>
                <w:rFonts w:hint="default" w:ascii="Courier New" w:hAnsi="Courier New" w:eastAsia="Courier New" w:cs="Courier New"/>
                <w:color w:val="000000"/>
                <w:sz w:val="16"/>
                <w:szCs w:val="16"/>
                <w:lang w:val="es-EC"/>
              </w:rPr>
            </w:pPr>
            <w:ins w:id="5046" w:author="marpa" w:date="2026-10-25T15:35:51Z">
              <w:r>
                <w:rPr>
                  <w:rFonts w:hint="default" w:ascii="Courier New" w:hAnsi="Courier New" w:eastAsia="Courier New" w:cs="Courier New"/>
                  <w:color w:val="000000"/>
                  <w:sz w:val="16"/>
                  <w:szCs w:val="16"/>
                  <w:lang w:val="es-EC"/>
                </w:rPr>
                <w:t xml:space="preserve">        if (tipo == TipoConversion.MASA &amp;&amp; valor &lt; 0) {</w:t>
              </w:r>
            </w:ins>
          </w:p>
          <w:p w14:paraId="76722F56">
            <w:pPr>
              <w:spacing w:before="0" w:after="0" w:line="240" w:lineRule="auto"/>
              <w:rPr>
                <w:ins w:id="5047" w:author="marpa" w:date="2026-10-25T15:35:51Z"/>
                <w:rFonts w:hint="default" w:ascii="Courier New" w:hAnsi="Courier New" w:eastAsia="Courier New" w:cs="Courier New"/>
                <w:color w:val="000000"/>
                <w:sz w:val="16"/>
                <w:szCs w:val="16"/>
                <w:lang w:val="es-EC"/>
              </w:rPr>
            </w:pPr>
            <w:ins w:id="5048" w:author="marpa" w:date="2026-10-25T15:35:51Z">
              <w:r>
                <w:rPr>
                  <w:rFonts w:hint="default" w:ascii="Courier New" w:hAnsi="Courier New" w:eastAsia="Courier New" w:cs="Courier New"/>
                  <w:color w:val="000000"/>
                  <w:sz w:val="16"/>
                  <w:szCs w:val="16"/>
                  <w:lang w:val="es-EC"/>
                </w:rPr>
                <w:t xml:space="preserve">            vista.mostrarError("La masa no puede ser negativa.");</w:t>
              </w:r>
            </w:ins>
          </w:p>
          <w:p w14:paraId="5E06C45D">
            <w:pPr>
              <w:spacing w:before="0" w:after="0" w:line="240" w:lineRule="auto"/>
              <w:rPr>
                <w:ins w:id="5049" w:author="marpa" w:date="2026-10-25T15:35:51Z"/>
                <w:rFonts w:hint="default" w:ascii="Courier New" w:hAnsi="Courier New" w:eastAsia="Courier New" w:cs="Courier New"/>
                <w:color w:val="000000"/>
                <w:sz w:val="16"/>
                <w:szCs w:val="16"/>
                <w:lang w:val="es-EC"/>
              </w:rPr>
            </w:pPr>
            <w:ins w:id="5050" w:author="marpa" w:date="2026-10-25T15:35:51Z">
              <w:r>
                <w:rPr>
                  <w:rFonts w:hint="default" w:ascii="Courier New" w:hAnsi="Courier New" w:eastAsia="Courier New" w:cs="Courier New"/>
                  <w:color w:val="000000"/>
                  <w:sz w:val="16"/>
                  <w:szCs w:val="16"/>
                  <w:lang w:val="es-EC"/>
                </w:rPr>
                <w:t xml:space="preserve">            return;</w:t>
              </w:r>
            </w:ins>
          </w:p>
          <w:p w14:paraId="26FFE9D0">
            <w:pPr>
              <w:spacing w:before="0" w:after="0" w:line="240" w:lineRule="auto"/>
              <w:rPr>
                <w:ins w:id="5051" w:author="marpa" w:date="2026-10-25T15:35:51Z"/>
                <w:rFonts w:hint="default" w:ascii="Courier New" w:hAnsi="Courier New" w:eastAsia="Courier New" w:cs="Courier New"/>
                <w:color w:val="000000"/>
                <w:sz w:val="16"/>
                <w:szCs w:val="16"/>
                <w:lang w:val="es-EC"/>
              </w:rPr>
            </w:pPr>
            <w:ins w:id="5052" w:author="marpa" w:date="2026-10-25T15:35:51Z">
              <w:r>
                <w:rPr>
                  <w:rFonts w:hint="default" w:ascii="Courier New" w:hAnsi="Courier New" w:eastAsia="Courier New" w:cs="Courier New"/>
                  <w:color w:val="000000"/>
                  <w:sz w:val="16"/>
                  <w:szCs w:val="16"/>
                  <w:lang w:val="es-EC"/>
                </w:rPr>
                <w:t xml:space="preserve">        }</w:t>
              </w:r>
            </w:ins>
          </w:p>
          <w:p w14:paraId="5D14D9CA">
            <w:pPr>
              <w:spacing w:before="0" w:after="0" w:line="240" w:lineRule="auto"/>
              <w:rPr>
                <w:ins w:id="5053" w:author="marpa" w:date="2026-10-25T15:35:51Z"/>
                <w:rFonts w:hint="default" w:ascii="Courier New" w:hAnsi="Courier New" w:eastAsia="Courier New" w:cs="Courier New"/>
                <w:color w:val="000000"/>
                <w:sz w:val="16"/>
                <w:szCs w:val="16"/>
                <w:lang w:val="es-EC"/>
              </w:rPr>
            </w:pPr>
            <w:ins w:id="5054" w:author="marpa" w:date="2026-10-25T15:35:51Z">
              <w:r>
                <w:rPr>
                  <w:rFonts w:hint="default" w:ascii="Courier New" w:hAnsi="Courier New" w:eastAsia="Courier New" w:cs="Courier New"/>
                  <w:color w:val="000000"/>
                  <w:sz w:val="16"/>
                  <w:szCs w:val="16"/>
                  <w:lang w:val="es-EC"/>
                </w:rPr>
                <w:t xml:space="preserve">        String origen = vista.seleccionarUnidad("Unidad de origen:", tipo.unidades());</w:t>
              </w:r>
            </w:ins>
          </w:p>
          <w:p w14:paraId="4C10DEF0">
            <w:pPr>
              <w:spacing w:before="0" w:after="0" w:line="240" w:lineRule="auto"/>
              <w:rPr>
                <w:ins w:id="5055" w:author="marpa" w:date="2026-10-25T15:35:51Z"/>
                <w:rFonts w:hint="default" w:ascii="Courier New" w:hAnsi="Courier New" w:eastAsia="Courier New" w:cs="Courier New"/>
                <w:color w:val="000000"/>
                <w:sz w:val="16"/>
                <w:szCs w:val="16"/>
                <w:lang w:val="es-EC"/>
              </w:rPr>
            </w:pPr>
            <w:ins w:id="5056" w:author="marpa" w:date="2026-10-25T15:35:51Z">
              <w:r>
                <w:rPr>
                  <w:rFonts w:hint="default" w:ascii="Courier New" w:hAnsi="Courier New" w:eastAsia="Courier New" w:cs="Courier New"/>
                  <w:color w:val="000000"/>
                  <w:sz w:val="16"/>
                  <w:szCs w:val="16"/>
                  <w:lang w:val="es-EC"/>
                </w:rPr>
                <w:t xml:space="preserve">        String destino = vista.seleccionarUnidad("Unidad de destino:", tipo.unidades());</w:t>
              </w:r>
            </w:ins>
          </w:p>
          <w:p w14:paraId="538F075D">
            <w:pPr>
              <w:spacing w:before="0" w:after="0" w:line="240" w:lineRule="auto"/>
              <w:rPr>
                <w:ins w:id="5057" w:author="marpa" w:date="2026-10-25T15:35:51Z"/>
                <w:rFonts w:hint="default" w:ascii="Courier New" w:hAnsi="Courier New" w:eastAsia="Courier New" w:cs="Courier New"/>
                <w:color w:val="000000"/>
                <w:sz w:val="16"/>
                <w:szCs w:val="16"/>
                <w:lang w:val="es-EC"/>
              </w:rPr>
            </w:pPr>
            <w:ins w:id="5058" w:author="marpa" w:date="2026-10-25T15:35:51Z">
              <w:r>
                <w:rPr>
                  <w:rFonts w:hint="default" w:ascii="Courier New" w:hAnsi="Courier New" w:eastAsia="Courier New" w:cs="Courier New"/>
                  <w:color w:val="000000"/>
                  <w:sz w:val="16"/>
                  <w:szCs w:val="16"/>
                  <w:lang w:val="es-EC"/>
                </w:rPr>
                <w:t xml:space="preserve">        try {</w:t>
              </w:r>
            </w:ins>
          </w:p>
          <w:p w14:paraId="753B582E">
            <w:pPr>
              <w:spacing w:before="0" w:after="0" w:line="240" w:lineRule="auto"/>
              <w:rPr>
                <w:ins w:id="5059" w:author="marpa" w:date="2026-10-25T15:35:51Z"/>
                <w:rFonts w:hint="default" w:ascii="Courier New" w:hAnsi="Courier New" w:eastAsia="Courier New" w:cs="Courier New"/>
                <w:color w:val="000000"/>
                <w:sz w:val="16"/>
                <w:szCs w:val="16"/>
                <w:lang w:val="es-EC"/>
              </w:rPr>
            </w:pPr>
            <w:ins w:id="5060" w:author="marpa" w:date="2026-10-25T15:35:51Z">
              <w:r>
                <w:rPr>
                  <w:rFonts w:hint="default" w:ascii="Courier New" w:hAnsi="Courier New" w:eastAsia="Courier New" w:cs="Courier New"/>
                  <w:color w:val="000000"/>
                  <w:sz w:val="16"/>
                  <w:szCs w:val="16"/>
                  <w:lang w:val="es-EC"/>
                </w:rPr>
                <w:t xml:space="preserve">            double resultado = solicitarConversion(tipo, valor, origen, destino);</w:t>
              </w:r>
            </w:ins>
          </w:p>
          <w:p w14:paraId="3B2AF2ED">
            <w:pPr>
              <w:spacing w:before="0" w:after="0" w:line="240" w:lineRule="auto"/>
              <w:rPr>
                <w:ins w:id="5061" w:author="marpa" w:date="2026-10-25T15:35:51Z"/>
                <w:rFonts w:hint="default" w:ascii="Courier New" w:hAnsi="Courier New" w:eastAsia="Courier New" w:cs="Courier New"/>
                <w:color w:val="000000"/>
                <w:sz w:val="16"/>
                <w:szCs w:val="16"/>
                <w:lang w:val="es-EC"/>
              </w:rPr>
            </w:pPr>
            <w:ins w:id="5062" w:author="marpa" w:date="2026-10-25T15:35:51Z">
              <w:r>
                <w:rPr>
                  <w:rFonts w:hint="default" w:ascii="Courier New" w:hAnsi="Courier New" w:eastAsia="Courier New" w:cs="Courier New"/>
                  <w:color w:val="000000"/>
                  <w:sz w:val="16"/>
                  <w:szCs w:val="16"/>
                  <w:lang w:val="es-EC"/>
                </w:rPr>
                <w:t xml:space="preserve">            vista.mostrarConversion(tipo, new ResultadoConversion(valor, origen, destino, resultado));</w:t>
              </w:r>
            </w:ins>
          </w:p>
          <w:p w14:paraId="05D8A3C7">
            <w:pPr>
              <w:spacing w:before="0" w:after="0" w:line="240" w:lineRule="auto"/>
              <w:rPr>
                <w:ins w:id="5063" w:author="marpa" w:date="2026-10-25T15:35:51Z"/>
                <w:rFonts w:hint="default" w:ascii="Courier New" w:hAnsi="Courier New" w:eastAsia="Courier New" w:cs="Courier New"/>
                <w:color w:val="000000"/>
                <w:sz w:val="16"/>
                <w:szCs w:val="16"/>
                <w:lang w:val="es-EC"/>
              </w:rPr>
            </w:pPr>
            <w:ins w:id="5064" w:author="marpa" w:date="2026-10-25T15:35:51Z">
              <w:r>
                <w:rPr>
                  <w:rFonts w:hint="default" w:ascii="Courier New" w:hAnsi="Courier New" w:eastAsia="Courier New" w:cs="Courier New"/>
                  <w:color w:val="000000"/>
                  <w:sz w:val="16"/>
                  <w:szCs w:val="16"/>
                  <w:lang w:val="es-EC"/>
                </w:rPr>
                <w:t xml:space="preserve">        } catch (RuntimeException ex) {</w:t>
              </w:r>
            </w:ins>
          </w:p>
          <w:p w14:paraId="7924E384">
            <w:pPr>
              <w:spacing w:before="0" w:after="0" w:line="240" w:lineRule="auto"/>
              <w:rPr>
                <w:ins w:id="5065" w:author="marpa" w:date="2026-10-25T15:35:51Z"/>
                <w:rFonts w:hint="default" w:ascii="Courier New" w:hAnsi="Courier New" w:eastAsia="Courier New" w:cs="Courier New"/>
                <w:color w:val="000000"/>
                <w:sz w:val="16"/>
                <w:szCs w:val="16"/>
                <w:lang w:val="es-EC"/>
              </w:rPr>
            </w:pPr>
            <w:ins w:id="5066" w:author="marpa" w:date="2026-10-25T15:35:51Z">
              <w:r>
                <w:rPr>
                  <w:rFonts w:hint="default" w:ascii="Courier New" w:hAnsi="Courier New" w:eastAsia="Courier New" w:cs="Courier New"/>
                  <w:color w:val="000000"/>
                  <w:sz w:val="16"/>
                  <w:szCs w:val="16"/>
                  <w:lang w:val="es-EC"/>
                </w:rPr>
                <w:t xml:space="preserve">            vista.mostrarError(mensajeSeguro(ex));</w:t>
              </w:r>
            </w:ins>
          </w:p>
          <w:p w14:paraId="4346A4AC">
            <w:pPr>
              <w:spacing w:before="0" w:after="0" w:line="240" w:lineRule="auto"/>
              <w:rPr>
                <w:ins w:id="5067" w:author="marpa" w:date="2026-10-25T15:35:51Z"/>
                <w:rFonts w:hint="default" w:ascii="Courier New" w:hAnsi="Courier New" w:eastAsia="Courier New" w:cs="Courier New"/>
                <w:color w:val="000000"/>
                <w:sz w:val="16"/>
                <w:szCs w:val="16"/>
                <w:lang w:val="es-EC"/>
              </w:rPr>
            </w:pPr>
            <w:ins w:id="5068" w:author="marpa" w:date="2026-10-25T15:35:51Z">
              <w:r>
                <w:rPr>
                  <w:rFonts w:hint="default" w:ascii="Courier New" w:hAnsi="Courier New" w:eastAsia="Courier New" w:cs="Courier New"/>
                  <w:color w:val="000000"/>
                  <w:sz w:val="16"/>
                  <w:szCs w:val="16"/>
                  <w:lang w:val="es-EC"/>
                </w:rPr>
                <w:t xml:space="preserve">        }</w:t>
              </w:r>
            </w:ins>
          </w:p>
          <w:p w14:paraId="30862D08">
            <w:pPr>
              <w:spacing w:before="0" w:after="0" w:line="240" w:lineRule="auto"/>
              <w:rPr>
                <w:ins w:id="5069" w:author="marpa" w:date="2026-10-25T15:35:51Z"/>
                <w:rFonts w:hint="default" w:ascii="Courier New" w:hAnsi="Courier New" w:eastAsia="Courier New" w:cs="Courier New"/>
                <w:color w:val="000000"/>
                <w:sz w:val="16"/>
                <w:szCs w:val="16"/>
                <w:lang w:val="es-EC"/>
              </w:rPr>
            </w:pPr>
            <w:ins w:id="5070" w:author="marpa" w:date="2026-10-25T15:35:51Z">
              <w:r>
                <w:rPr>
                  <w:rFonts w:hint="default" w:ascii="Courier New" w:hAnsi="Courier New" w:eastAsia="Courier New" w:cs="Courier New"/>
                  <w:color w:val="000000"/>
                  <w:sz w:val="16"/>
                  <w:szCs w:val="16"/>
                  <w:lang w:val="es-EC"/>
                </w:rPr>
                <w:t xml:space="preserve">    }</w:t>
              </w:r>
            </w:ins>
          </w:p>
          <w:p w14:paraId="41214486">
            <w:pPr>
              <w:spacing w:before="0" w:after="0" w:line="240" w:lineRule="auto"/>
              <w:rPr>
                <w:ins w:id="5071" w:author="marpa" w:date="2026-10-25T15:35:51Z"/>
                <w:rFonts w:hint="default" w:ascii="Courier New" w:hAnsi="Courier New" w:eastAsia="Courier New" w:cs="Courier New"/>
                <w:color w:val="000000"/>
                <w:sz w:val="16"/>
                <w:szCs w:val="16"/>
                <w:lang w:val="es-EC"/>
              </w:rPr>
            </w:pPr>
          </w:p>
          <w:p w14:paraId="354E8230">
            <w:pPr>
              <w:spacing w:before="0" w:after="0" w:line="240" w:lineRule="auto"/>
              <w:rPr>
                <w:ins w:id="5072" w:author="marpa" w:date="2026-10-25T15:35:51Z"/>
                <w:rFonts w:hint="default" w:ascii="Courier New" w:hAnsi="Courier New" w:eastAsia="Courier New" w:cs="Courier New"/>
                <w:color w:val="000000"/>
                <w:sz w:val="16"/>
                <w:szCs w:val="16"/>
                <w:lang w:val="es-EC"/>
              </w:rPr>
            </w:pPr>
            <w:ins w:id="5073" w:author="marpa" w:date="2026-10-25T15:35:51Z">
              <w:r>
                <w:rPr>
                  <w:rFonts w:hint="default" w:ascii="Courier New" w:hAnsi="Courier New" w:eastAsia="Courier New" w:cs="Courier New"/>
                  <w:color w:val="000000"/>
                  <w:sz w:val="16"/>
                  <w:szCs w:val="16"/>
                  <w:lang w:val="es-EC"/>
                </w:rPr>
                <w:t xml:space="preserve">    private double solicitarConversion(TipoConversion tipo, double valor, String origen, String destino) {</w:t>
              </w:r>
            </w:ins>
          </w:p>
          <w:p w14:paraId="15F9C62D">
            <w:pPr>
              <w:spacing w:before="0" w:after="0" w:line="240" w:lineRule="auto"/>
              <w:rPr>
                <w:ins w:id="5074" w:author="marpa" w:date="2026-10-25T15:35:51Z"/>
                <w:rFonts w:hint="default" w:ascii="Courier New" w:hAnsi="Courier New" w:eastAsia="Courier New" w:cs="Courier New"/>
                <w:color w:val="000000"/>
                <w:sz w:val="16"/>
                <w:szCs w:val="16"/>
                <w:lang w:val="es-EC"/>
              </w:rPr>
            </w:pPr>
            <w:ins w:id="5075" w:author="marpa" w:date="2026-10-25T15:35:51Z">
              <w:r>
                <w:rPr>
                  <w:rFonts w:hint="default" w:ascii="Courier New" w:hAnsi="Courier New" w:eastAsia="Courier New" w:cs="Courier New"/>
                  <w:color w:val="000000"/>
                  <w:sz w:val="16"/>
                  <w:szCs w:val="16"/>
                  <w:lang w:val="es-EC"/>
                </w:rPr>
                <w:t xml:space="preserve">        return switch (tipo) {</w:t>
              </w:r>
            </w:ins>
          </w:p>
          <w:p w14:paraId="1F4E96F5">
            <w:pPr>
              <w:spacing w:before="0" w:after="0" w:line="240" w:lineRule="auto"/>
              <w:rPr>
                <w:ins w:id="5076" w:author="marpa" w:date="2026-10-25T15:35:51Z"/>
                <w:rFonts w:hint="default" w:ascii="Courier New" w:hAnsi="Courier New" w:eastAsia="Courier New" w:cs="Courier New"/>
                <w:color w:val="000000"/>
                <w:sz w:val="16"/>
                <w:szCs w:val="16"/>
                <w:lang w:val="es-EC"/>
              </w:rPr>
            </w:pPr>
            <w:ins w:id="5077" w:author="marpa" w:date="2026-10-25T15:35:51Z">
              <w:r>
                <w:rPr>
                  <w:rFonts w:hint="default" w:ascii="Courier New" w:hAnsi="Courier New" w:eastAsia="Courier New" w:cs="Courier New"/>
                  <w:color w:val="000000"/>
                  <w:sz w:val="16"/>
                  <w:szCs w:val="16"/>
                  <w:lang w:val="es-EC"/>
                </w:rPr>
                <w:t xml:space="preserve">            case TEMPERATURA -&gt; cliente.convertirTemperatura(valor, origen, destino);</w:t>
              </w:r>
            </w:ins>
          </w:p>
          <w:p w14:paraId="66BFAF74">
            <w:pPr>
              <w:spacing w:before="0" w:after="0" w:line="240" w:lineRule="auto"/>
              <w:rPr>
                <w:ins w:id="5078" w:author="marpa" w:date="2026-10-25T15:35:51Z"/>
                <w:rFonts w:hint="default" w:ascii="Courier New" w:hAnsi="Courier New" w:eastAsia="Courier New" w:cs="Courier New"/>
                <w:color w:val="000000"/>
                <w:sz w:val="16"/>
                <w:szCs w:val="16"/>
                <w:lang w:val="es-EC"/>
              </w:rPr>
            </w:pPr>
            <w:ins w:id="5079" w:author="marpa" w:date="2026-10-25T15:35:51Z">
              <w:r>
                <w:rPr>
                  <w:rFonts w:hint="default" w:ascii="Courier New" w:hAnsi="Courier New" w:eastAsia="Courier New" w:cs="Courier New"/>
                  <w:color w:val="000000"/>
                  <w:sz w:val="16"/>
                  <w:szCs w:val="16"/>
                  <w:lang w:val="es-EC"/>
                </w:rPr>
                <w:t xml:space="preserve">            case MASA -&gt; cliente.convertirMasa(valor, origen, destino);</w:t>
              </w:r>
            </w:ins>
          </w:p>
          <w:p w14:paraId="50C0DD88">
            <w:pPr>
              <w:spacing w:before="0" w:after="0" w:line="240" w:lineRule="auto"/>
              <w:rPr>
                <w:ins w:id="5080" w:author="marpa" w:date="2026-10-25T15:35:51Z"/>
                <w:rFonts w:hint="default" w:ascii="Courier New" w:hAnsi="Courier New" w:eastAsia="Courier New" w:cs="Courier New"/>
                <w:color w:val="000000"/>
                <w:sz w:val="16"/>
                <w:szCs w:val="16"/>
                <w:lang w:val="es-EC"/>
              </w:rPr>
            </w:pPr>
            <w:ins w:id="5081" w:author="marpa" w:date="2026-10-25T15:35:51Z">
              <w:r>
                <w:rPr>
                  <w:rFonts w:hint="default" w:ascii="Courier New" w:hAnsi="Courier New" w:eastAsia="Courier New" w:cs="Courier New"/>
                  <w:color w:val="000000"/>
                  <w:sz w:val="16"/>
                  <w:szCs w:val="16"/>
                  <w:lang w:val="es-EC"/>
                </w:rPr>
                <w:t xml:space="preserve">            case LONGITUD -&gt; cliente.convertirLongitud(valor, origen, destino);</w:t>
              </w:r>
            </w:ins>
          </w:p>
          <w:p w14:paraId="44343397">
            <w:pPr>
              <w:spacing w:before="0" w:after="0" w:line="240" w:lineRule="auto"/>
              <w:rPr>
                <w:ins w:id="5082" w:author="marpa" w:date="2026-10-25T15:35:51Z"/>
                <w:rFonts w:hint="default" w:ascii="Courier New" w:hAnsi="Courier New" w:eastAsia="Courier New" w:cs="Courier New"/>
                <w:color w:val="000000"/>
                <w:sz w:val="16"/>
                <w:szCs w:val="16"/>
                <w:lang w:val="es-EC"/>
              </w:rPr>
            </w:pPr>
            <w:ins w:id="5083" w:author="marpa" w:date="2026-10-25T15:35:51Z">
              <w:r>
                <w:rPr>
                  <w:rFonts w:hint="default" w:ascii="Courier New" w:hAnsi="Courier New" w:eastAsia="Courier New" w:cs="Courier New"/>
                  <w:color w:val="000000"/>
                  <w:sz w:val="16"/>
                  <w:szCs w:val="16"/>
                  <w:lang w:val="es-EC"/>
                </w:rPr>
                <w:t xml:space="preserve">        };</w:t>
              </w:r>
            </w:ins>
          </w:p>
          <w:p w14:paraId="7E43904B">
            <w:pPr>
              <w:spacing w:before="0" w:after="0" w:line="240" w:lineRule="auto"/>
              <w:rPr>
                <w:ins w:id="5084" w:author="marpa" w:date="2026-10-25T15:35:51Z"/>
                <w:rFonts w:hint="default" w:ascii="Courier New" w:hAnsi="Courier New" w:eastAsia="Courier New" w:cs="Courier New"/>
                <w:color w:val="000000"/>
                <w:sz w:val="16"/>
                <w:szCs w:val="16"/>
                <w:lang w:val="es-EC"/>
              </w:rPr>
            </w:pPr>
            <w:ins w:id="5085" w:author="marpa" w:date="2026-10-25T15:35:51Z">
              <w:r>
                <w:rPr>
                  <w:rFonts w:hint="default" w:ascii="Courier New" w:hAnsi="Courier New" w:eastAsia="Courier New" w:cs="Courier New"/>
                  <w:color w:val="000000"/>
                  <w:sz w:val="16"/>
                  <w:szCs w:val="16"/>
                  <w:lang w:val="es-EC"/>
                </w:rPr>
                <w:t xml:space="preserve">    }</w:t>
              </w:r>
            </w:ins>
          </w:p>
          <w:p w14:paraId="52268E91">
            <w:pPr>
              <w:spacing w:before="0" w:after="0" w:line="240" w:lineRule="auto"/>
              <w:rPr>
                <w:ins w:id="5086" w:author="marpa" w:date="2026-10-25T15:35:51Z"/>
                <w:rFonts w:hint="default" w:ascii="Courier New" w:hAnsi="Courier New" w:eastAsia="Courier New" w:cs="Courier New"/>
                <w:color w:val="000000"/>
                <w:sz w:val="16"/>
                <w:szCs w:val="16"/>
                <w:lang w:val="es-EC"/>
              </w:rPr>
            </w:pPr>
          </w:p>
          <w:p w14:paraId="16C8A376">
            <w:pPr>
              <w:spacing w:before="0" w:after="0" w:line="240" w:lineRule="auto"/>
              <w:rPr>
                <w:ins w:id="5087" w:author="marpa" w:date="2026-10-25T15:35:51Z"/>
                <w:rFonts w:hint="default" w:ascii="Courier New" w:hAnsi="Courier New" w:eastAsia="Courier New" w:cs="Courier New"/>
                <w:color w:val="000000"/>
                <w:sz w:val="16"/>
                <w:szCs w:val="16"/>
                <w:lang w:val="es-EC"/>
              </w:rPr>
            </w:pPr>
            <w:ins w:id="5088" w:author="marpa" w:date="2026-10-25T15:35:51Z">
              <w:r>
                <w:rPr>
                  <w:rFonts w:hint="default" w:ascii="Courier New" w:hAnsi="Courier New" w:eastAsia="Courier New" w:cs="Courier New"/>
                  <w:color w:val="000000"/>
                  <w:sz w:val="16"/>
                  <w:szCs w:val="16"/>
                  <w:lang w:val="es-EC"/>
                </w:rPr>
                <w:t xml:space="preserve">    private String mensajeSeguro(RuntimeException ex) {</w:t>
              </w:r>
            </w:ins>
          </w:p>
          <w:p w14:paraId="78C95ED6">
            <w:pPr>
              <w:spacing w:before="0" w:after="0" w:line="240" w:lineRule="auto"/>
              <w:rPr>
                <w:ins w:id="5089" w:author="marpa" w:date="2026-10-25T15:35:51Z"/>
                <w:rFonts w:hint="default" w:ascii="Courier New" w:hAnsi="Courier New" w:eastAsia="Courier New" w:cs="Courier New"/>
                <w:color w:val="000000"/>
                <w:sz w:val="16"/>
                <w:szCs w:val="16"/>
                <w:lang w:val="es-EC"/>
              </w:rPr>
            </w:pPr>
            <w:ins w:id="5090" w:author="marpa" w:date="2026-10-25T15:35:51Z">
              <w:r>
                <w:rPr>
                  <w:rFonts w:hint="default" w:ascii="Courier New" w:hAnsi="Courier New" w:eastAsia="Courier New" w:cs="Courier New"/>
                  <w:color w:val="000000"/>
                  <w:sz w:val="16"/>
                  <w:szCs w:val="16"/>
                  <w:lang w:val="es-EC"/>
                </w:rPr>
                <w:t xml:space="preserve">        String mensaje = ex.getMessage();</w:t>
              </w:r>
            </w:ins>
          </w:p>
          <w:p w14:paraId="2AC098DD">
            <w:pPr>
              <w:spacing w:before="0" w:after="0" w:line="240" w:lineRule="auto"/>
              <w:rPr>
                <w:ins w:id="5091" w:author="marpa" w:date="2026-10-25T15:35:51Z"/>
                <w:rFonts w:hint="default" w:ascii="Courier New" w:hAnsi="Courier New" w:eastAsia="Courier New" w:cs="Courier New"/>
                <w:color w:val="000000"/>
                <w:sz w:val="16"/>
                <w:szCs w:val="16"/>
                <w:lang w:val="es-EC"/>
              </w:rPr>
            </w:pPr>
            <w:ins w:id="5092" w:author="marpa" w:date="2026-10-25T15:35:51Z">
              <w:r>
                <w:rPr>
                  <w:rFonts w:hint="default" w:ascii="Courier New" w:hAnsi="Courier New" w:eastAsia="Courier New" w:cs="Courier New"/>
                  <w:color w:val="000000"/>
                  <w:sz w:val="16"/>
                  <w:szCs w:val="16"/>
                  <w:lang w:val="es-EC"/>
                </w:rPr>
                <w:t xml:space="preserve">        return mensaje == null || mensaje.isBlank()</w:t>
              </w:r>
            </w:ins>
          </w:p>
          <w:p w14:paraId="0F555F73">
            <w:pPr>
              <w:spacing w:before="0" w:after="0" w:line="240" w:lineRule="auto"/>
              <w:rPr>
                <w:ins w:id="5093" w:author="marpa" w:date="2026-10-25T15:35:51Z"/>
                <w:rFonts w:hint="default" w:ascii="Courier New" w:hAnsi="Courier New" w:eastAsia="Courier New" w:cs="Courier New"/>
                <w:color w:val="000000"/>
                <w:sz w:val="16"/>
                <w:szCs w:val="16"/>
                <w:lang w:val="es-EC"/>
              </w:rPr>
            </w:pPr>
            <w:ins w:id="5094" w:author="marpa" w:date="2026-10-25T15:35:51Z">
              <w:r>
                <w:rPr>
                  <w:rFonts w:hint="default" w:ascii="Courier New" w:hAnsi="Courier New" w:eastAsia="Courier New" w:cs="Courier New"/>
                  <w:color w:val="000000"/>
                  <w:sz w:val="16"/>
                  <w:szCs w:val="16"/>
                  <w:lang w:val="es-EC"/>
                </w:rPr>
                <w:t xml:space="preserve">                ? "No se pudo completar la conversión. Verifique la conexión o su sesión."</w:t>
              </w:r>
            </w:ins>
          </w:p>
          <w:p w14:paraId="7FCE94C6">
            <w:pPr>
              <w:spacing w:before="0" w:after="0" w:line="240" w:lineRule="auto"/>
              <w:rPr>
                <w:ins w:id="5095" w:author="marpa" w:date="2026-10-25T15:35:51Z"/>
                <w:rFonts w:hint="default" w:ascii="Courier New" w:hAnsi="Courier New" w:eastAsia="Courier New" w:cs="Courier New"/>
                <w:color w:val="000000"/>
                <w:sz w:val="16"/>
                <w:szCs w:val="16"/>
                <w:lang w:val="es-EC"/>
              </w:rPr>
            </w:pPr>
            <w:ins w:id="5096" w:author="marpa" w:date="2026-10-25T15:35:51Z">
              <w:r>
                <w:rPr>
                  <w:rFonts w:hint="default" w:ascii="Courier New" w:hAnsi="Courier New" w:eastAsia="Courier New" w:cs="Courier New"/>
                  <w:color w:val="000000"/>
                  <w:sz w:val="16"/>
                  <w:szCs w:val="16"/>
                  <w:lang w:val="es-EC"/>
                </w:rPr>
                <w:t xml:space="preserve">                : mensaje;</w:t>
              </w:r>
            </w:ins>
          </w:p>
          <w:p w14:paraId="19757FEE">
            <w:pPr>
              <w:spacing w:before="0" w:after="0" w:line="240" w:lineRule="auto"/>
              <w:rPr>
                <w:ins w:id="5097" w:author="marpa" w:date="2026-10-25T15:35:51Z"/>
                <w:rFonts w:hint="default" w:ascii="Courier New" w:hAnsi="Courier New" w:eastAsia="Courier New" w:cs="Courier New"/>
                <w:color w:val="000000"/>
                <w:sz w:val="16"/>
                <w:szCs w:val="16"/>
                <w:lang w:val="es-EC"/>
              </w:rPr>
            </w:pPr>
            <w:ins w:id="5098" w:author="marpa" w:date="2026-10-25T15:35:51Z">
              <w:r>
                <w:rPr>
                  <w:rFonts w:hint="default" w:ascii="Courier New" w:hAnsi="Courier New" w:eastAsia="Courier New" w:cs="Courier New"/>
                  <w:color w:val="000000"/>
                  <w:sz w:val="16"/>
                  <w:szCs w:val="16"/>
                  <w:lang w:val="es-EC"/>
                </w:rPr>
                <w:t xml:space="preserve">    }</w:t>
              </w:r>
            </w:ins>
          </w:p>
          <w:p w14:paraId="2666CB13">
            <w:pPr>
              <w:spacing w:before="0" w:after="0" w:line="240" w:lineRule="auto"/>
              <w:rPr>
                <w:ins w:id="5099" w:author="marpa" w:date="2026-10-25T15:34:35Z"/>
                <w:rFonts w:hint="default" w:ascii="Courier New" w:hAnsi="Courier New" w:eastAsia="Courier New" w:cs="Courier New"/>
                <w:color w:val="000000"/>
                <w:sz w:val="16"/>
                <w:szCs w:val="16"/>
                <w:lang w:val="es-EC"/>
              </w:rPr>
            </w:pPr>
            <w:ins w:id="5100" w:author="marpa" w:date="2026-10-25T15:35:51Z">
              <w:r>
                <w:rPr>
                  <w:rFonts w:hint="default" w:ascii="Courier New" w:hAnsi="Courier New" w:eastAsia="Courier New" w:cs="Courier New"/>
                  <w:color w:val="000000"/>
                  <w:sz w:val="16"/>
                  <w:szCs w:val="16"/>
                  <w:lang w:val="es-EC"/>
                </w:rPr>
                <w:t>}</w:t>
              </w:r>
            </w:ins>
          </w:p>
        </w:tc>
      </w:tr>
    </w:tbl>
    <w:p w14:paraId="69AA5A9E">
      <w:pPr>
        <w:jc w:val="left"/>
        <w:rPr>
          <w:rFonts w:hint="default"/>
          <w:lang w:val="es-EC"/>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Change w:id="5101" w:author="marpa" w:date="2026-10-25T15:30:09Z">
          <w:pPr/>
        </w:pPrChange>
      </w:pPr>
    </w:p>
    <w:p w14:paraId="5C46D4C8">
      <w:pPr>
        <w:rPr>
          <w:b/>
          <w:bCs/>
          <w:color w:val="243F61"/>
          <w:sz w:val="32"/>
          <w:szCs w:val="32"/>
        </w:rPr>
      </w:pPr>
      <w:r>
        <w:rPr>
          <w:b/>
          <w:bCs/>
          <w:color w:val="243F61"/>
          <w:sz w:val="32"/>
          <w:szCs w:val="32"/>
        </w:rPr>
        <w:t>CLASE PRINCIPAL (EJECUCIÓN)</w:t>
      </w:r>
    </w:p>
    <w:p w14:paraId="245DD4D9">
      <w:pPr>
        <w:rPr>
          <w:i/>
          <w:iCs/>
        </w:rPr>
      </w:pPr>
      <w:r>
        <w:t xml:space="preserve">Finalmente, se codifica la clase </w:t>
      </w:r>
      <w:r>
        <w:rPr>
          <w:rFonts w:hint="default"/>
          <w:lang w:val="es-EC"/>
        </w:rPr>
        <w:t>CLICON_UNI_JAVA_REST</w:t>
      </w:r>
      <w:r>
        <w:t>.java que orquesta el flujo completo de la aplicación. El sistema inicia solicitando credenciales al usuario para invocar el servicio de seguridad; únicamente si la autenticación es exitosa, se instancia la interfaz y el controlador para permitir el uso de las operaciones de conversión.</w:t>
      </w:r>
    </w:p>
    <w:p w14:paraId="3EBB5AA7">
      <w:pPr>
        <w:keepNext/>
        <w:spacing w:after="0"/>
        <w:jc w:val="center"/>
      </w:pPr>
      <w:ins w:id="5102" w:author="marpa" w:date="2026-10-25T15:36:25Z">
        <w:r>
          <w:rPr/>
          <w:drawing>
            <wp:inline distT="0" distB="0" distL="114300" distR="114300">
              <wp:extent cx="2094865" cy="306070"/>
              <wp:effectExtent l="0" t="0" r="635" b="11430"/>
              <wp:docPr id="1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24"/>
                      <pic:cNvPicPr>
                        <a:picLocks noChangeAspect="1"/>
                      </pic:cNvPicPr>
                    </pic:nvPicPr>
                    <pic:blipFill>
                      <a:blip r:embed="rId60"/>
                      <a:stretch>
                        <a:fillRect/>
                      </a:stretch>
                    </pic:blipFill>
                    <pic:spPr>
                      <a:xfrm>
                        <a:off x="0" y="0"/>
                        <a:ext cx="2094865" cy="306070"/>
                      </a:xfrm>
                      <a:prstGeom prst="rect">
                        <a:avLst/>
                      </a:prstGeom>
                      <a:noFill/>
                      <a:ln>
                        <a:noFill/>
                      </a:ln>
                    </pic:spPr>
                  </pic:pic>
                </a:graphicData>
              </a:graphic>
            </wp:inline>
          </w:drawing>
        </w:r>
      </w:ins>
      <w:del w:id="5104" w:author="marpa" w:date="2026-10-25T15:36:06Z">
        <w:r>
          <w:rPr>
            <w:b/>
            <w:bCs/>
            <w:color w:val="243F61"/>
            <w:sz w:val="32"/>
            <w:szCs w:val="32"/>
          </w:rPr>
          <w:drawing>
            <wp:inline distT="114300" distB="114300" distL="114300" distR="114300">
              <wp:extent cx="2019300" cy="36195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38" name="image31.png"/>
                      <pic:cNvPicPr preferRelativeResize="0"/>
                    </pic:nvPicPr>
                    <pic:blipFill>
                      <a:blip r:embed="rId61"/>
                      <a:srcRect/>
                      <a:stretch>
                        <a:fillRect/>
                      </a:stretch>
                    </pic:blipFill>
                    <pic:spPr>
                      <a:xfrm>
                        <a:off x="0" y="0"/>
                        <a:ext cx="2019300" cy="361950"/>
                      </a:xfrm>
                      <a:prstGeom prst="rect">
                        <a:avLst/>
                      </a:prstGeom>
                    </pic:spPr>
                  </pic:pic>
                </a:graphicData>
              </a:graphic>
            </wp:inline>
          </w:drawing>
        </w:r>
      </w:del>
    </w:p>
    <w:p w14:paraId="34919FFF">
      <w:pPr>
        <w:pStyle w:val="5"/>
      </w:pPr>
      <w:bookmarkStart w:id="193" w:name="_Toc2052"/>
      <w:bookmarkStart w:id="194" w:name="_Toc20747"/>
      <w:r>
        <w:t xml:space="preserve">Figura </w:t>
      </w:r>
      <w:ins w:id="5106" w:author="marpa" w:date="2026-10-25T15:36:09Z">
        <w:r>
          <w:rPr>
            <w:rFonts w:hint="default"/>
            <w:lang w:val="es-EC"/>
          </w:rPr>
          <w:t>3</w:t>
        </w:r>
      </w:ins>
      <w:ins w:id="5107" w:author="marpa" w:date="2026-10-25T15:36:15Z">
        <w:r>
          <w:rPr>
            <w:rFonts w:hint="default"/>
            <w:lang w:val="es-EC"/>
          </w:rPr>
          <w:t>8</w:t>
        </w:r>
      </w:ins>
      <w:del w:id="5108" w:author="marpa" w:date="2026-10-25T15:36:09Z">
        <w:r>
          <w:rPr/>
          <w:delText>2</w:delText>
        </w:r>
      </w:del>
      <w:del w:id="5109" w:author="marpa" w:date="2026-10-25T15:36:08Z">
        <w:r>
          <w:rPr/>
          <w:delText>8</w:delText>
        </w:r>
      </w:del>
      <w:r>
        <w:t>. Creación de clase principal - Cliente consola</w:t>
      </w:r>
      <w:bookmarkEnd w:id="193"/>
      <w:bookmarkEnd w:id="194"/>
    </w:p>
    <w:p w14:paraId="16A45292">
      <w:pPr>
        <w:pStyle w:val="6"/>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bookmarkStart w:id="195" w:name="_xa5u4i4on4ew" w:colFirst="0" w:colLast="0"/>
      <w:bookmarkEnd w:id="195"/>
    </w:p>
    <w:p w14:paraId="51B3BF9E">
      <w:pPr>
        <w:pStyle w:val="6"/>
      </w:pPr>
      <w:bookmarkStart w:id="196" w:name="_Toc20501"/>
      <w:bookmarkStart w:id="197" w:name="_Toc16305"/>
      <w:r>
        <w:t xml:space="preserve">Tabla </w:t>
      </w:r>
      <w:ins w:id="5110" w:author="marpa" w:date="2026-10-25T23:39:41Z">
        <w:r>
          <w:rPr>
            <w:rFonts w:hint="default"/>
            <w:lang w:val="es-EC"/>
          </w:rPr>
          <w:t>29</w:t>
        </w:r>
      </w:ins>
      <w:del w:id="5111" w:author="marpa" w:date="2026-10-25T23:39:41Z">
        <w:r>
          <w:rPr/>
          <w:delText>12</w:delText>
        </w:r>
      </w:del>
      <w:r>
        <w:t xml:space="preserve">. Clase </w:t>
      </w:r>
      <w:ins w:id="5112" w:author="marpa" w:date="2026-10-25T15:36:47Z">
        <w:r>
          <w:rPr>
            <w:rFonts w:hint="default"/>
          </w:rPr>
          <w:t>CLICON_CON_UNI_JAVA_SOAP</w:t>
        </w:r>
      </w:ins>
      <w:del w:id="5113" w:author="marpa" w:date="2026-10-25T15:36:47Z">
        <w:r>
          <w:rPr/>
          <w:delText xml:space="preserve">ControladorConversiones </w:delText>
        </w:r>
      </w:del>
      <w:r>
        <w:t>- Cliente consola</w:t>
      </w:r>
      <w:bookmarkEnd w:id="196"/>
      <w:bookmarkEnd w:id="197"/>
    </w:p>
    <w:tbl>
      <w:tblPr>
        <w:tblStyle w:val="35"/>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8A11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936024C">
            <w:pPr>
              <w:spacing w:before="0" w:after="0" w:line="240" w:lineRule="auto"/>
              <w:rPr>
                <w:ins w:id="5114" w:author="marpa" w:date="2026-10-25T15:36:53Z"/>
                <w:rFonts w:hint="default" w:ascii="Courier New" w:hAnsi="Courier New" w:eastAsia="Courier New" w:cs="Courier New"/>
                <w:color w:val="000000"/>
                <w:sz w:val="16"/>
                <w:szCs w:val="16"/>
                <w:lang w:val="en-US"/>
              </w:rPr>
            </w:pPr>
          </w:p>
          <w:p w14:paraId="1D5F3F31">
            <w:pPr>
              <w:spacing w:before="0" w:after="0" w:line="240" w:lineRule="auto"/>
              <w:rPr>
                <w:ins w:id="5115" w:author="marpa" w:date="2026-10-25T15:36:53Z"/>
                <w:rFonts w:hint="default" w:ascii="Courier New" w:hAnsi="Courier New" w:eastAsia="Courier New" w:cs="Courier New"/>
                <w:color w:val="000000"/>
                <w:sz w:val="16"/>
                <w:szCs w:val="16"/>
                <w:lang w:val="en-US"/>
              </w:rPr>
            </w:pPr>
            <w:ins w:id="5116" w:author="marpa" w:date="2026-10-25T15:36:53Z">
              <w:r>
                <w:rPr>
                  <w:rFonts w:hint="default" w:ascii="Courier New" w:hAnsi="Courier New" w:eastAsia="Courier New" w:cs="Courier New"/>
                  <w:color w:val="000000"/>
                  <w:sz w:val="16"/>
                  <w:szCs w:val="16"/>
                  <w:lang w:val="en-US"/>
                </w:rPr>
                <w:t>package ec.edu.monster;</w:t>
              </w:r>
            </w:ins>
          </w:p>
          <w:p w14:paraId="000C1928">
            <w:pPr>
              <w:spacing w:before="0" w:after="0" w:line="240" w:lineRule="auto"/>
              <w:rPr>
                <w:ins w:id="5117" w:author="marpa" w:date="2026-10-25T15:36:53Z"/>
                <w:rFonts w:hint="default" w:ascii="Courier New" w:hAnsi="Courier New" w:eastAsia="Courier New" w:cs="Courier New"/>
                <w:color w:val="000000"/>
                <w:sz w:val="16"/>
                <w:szCs w:val="16"/>
                <w:lang w:val="en-US"/>
              </w:rPr>
            </w:pPr>
          </w:p>
          <w:p w14:paraId="00B02B9F">
            <w:pPr>
              <w:spacing w:before="0" w:after="0" w:line="240" w:lineRule="auto"/>
              <w:rPr>
                <w:ins w:id="5118" w:author="marpa" w:date="2026-10-25T15:36:53Z"/>
                <w:rFonts w:hint="default" w:ascii="Courier New" w:hAnsi="Courier New" w:eastAsia="Courier New" w:cs="Courier New"/>
                <w:color w:val="000000"/>
                <w:sz w:val="16"/>
                <w:szCs w:val="16"/>
                <w:lang w:val="en-US"/>
              </w:rPr>
            </w:pPr>
            <w:ins w:id="5119" w:author="marpa" w:date="2026-10-25T15:36:53Z">
              <w:r>
                <w:rPr>
                  <w:rFonts w:hint="default" w:ascii="Courier New" w:hAnsi="Courier New" w:eastAsia="Courier New" w:cs="Courier New"/>
                  <w:color w:val="000000"/>
                  <w:sz w:val="16"/>
                  <w:szCs w:val="16"/>
                  <w:lang w:val="en-US"/>
                </w:rPr>
                <w:t>import ec.edu.monster.controladores.AplicacionController;</w:t>
              </w:r>
            </w:ins>
          </w:p>
          <w:p w14:paraId="67851F41">
            <w:pPr>
              <w:spacing w:before="0" w:after="0" w:line="240" w:lineRule="auto"/>
              <w:rPr>
                <w:ins w:id="5120" w:author="marpa" w:date="2026-10-25T15:36:53Z"/>
                <w:rFonts w:hint="default" w:ascii="Courier New" w:hAnsi="Courier New" w:eastAsia="Courier New" w:cs="Courier New"/>
                <w:color w:val="000000"/>
                <w:sz w:val="16"/>
                <w:szCs w:val="16"/>
                <w:lang w:val="en-US"/>
              </w:rPr>
            </w:pPr>
            <w:ins w:id="5121" w:author="marpa" w:date="2026-10-25T15:36:53Z">
              <w:r>
                <w:rPr>
                  <w:rFonts w:hint="default" w:ascii="Courier New" w:hAnsi="Courier New" w:eastAsia="Courier New" w:cs="Courier New"/>
                  <w:color w:val="000000"/>
                  <w:sz w:val="16"/>
                  <w:szCs w:val="16"/>
                  <w:lang w:val="en-US"/>
                </w:rPr>
                <w:t>import ec.edu.monster.servicios.WSConversorCliente;</w:t>
              </w:r>
            </w:ins>
          </w:p>
          <w:p w14:paraId="4519584E">
            <w:pPr>
              <w:spacing w:before="0" w:after="0" w:line="240" w:lineRule="auto"/>
              <w:rPr>
                <w:ins w:id="5122" w:author="marpa" w:date="2026-10-25T15:36:53Z"/>
                <w:rFonts w:hint="default" w:ascii="Courier New" w:hAnsi="Courier New" w:eastAsia="Courier New" w:cs="Courier New"/>
                <w:color w:val="000000"/>
                <w:sz w:val="16"/>
                <w:szCs w:val="16"/>
                <w:lang w:val="en-US"/>
              </w:rPr>
            </w:pPr>
            <w:ins w:id="5123" w:author="marpa" w:date="2026-10-25T15:36:53Z">
              <w:r>
                <w:rPr>
                  <w:rFonts w:hint="default" w:ascii="Courier New" w:hAnsi="Courier New" w:eastAsia="Courier New" w:cs="Courier New"/>
                  <w:color w:val="000000"/>
                  <w:sz w:val="16"/>
                  <w:szCs w:val="16"/>
                  <w:lang w:val="en-US"/>
                </w:rPr>
                <w:t>import ec.edu.monster.vistas.ConsolaVista;</w:t>
              </w:r>
            </w:ins>
          </w:p>
          <w:p w14:paraId="458E904F">
            <w:pPr>
              <w:spacing w:before="0" w:after="0" w:line="240" w:lineRule="auto"/>
              <w:rPr>
                <w:ins w:id="5124" w:author="marpa" w:date="2026-10-25T15:36:53Z"/>
                <w:rFonts w:hint="default" w:ascii="Courier New" w:hAnsi="Courier New" w:eastAsia="Courier New" w:cs="Courier New"/>
                <w:color w:val="000000"/>
                <w:sz w:val="16"/>
                <w:szCs w:val="16"/>
                <w:lang w:val="en-US"/>
              </w:rPr>
            </w:pPr>
          </w:p>
          <w:p w14:paraId="0F19D547">
            <w:pPr>
              <w:spacing w:before="0" w:after="0" w:line="240" w:lineRule="auto"/>
              <w:rPr>
                <w:ins w:id="5125" w:author="marpa" w:date="2026-10-25T15:36:53Z"/>
                <w:rFonts w:hint="default" w:ascii="Courier New" w:hAnsi="Courier New" w:eastAsia="Courier New" w:cs="Courier New"/>
                <w:color w:val="000000"/>
                <w:sz w:val="16"/>
                <w:szCs w:val="16"/>
                <w:lang w:val="en-US"/>
              </w:rPr>
            </w:pPr>
            <w:ins w:id="5126" w:author="marpa" w:date="2026-10-25T15:36:53Z">
              <w:r>
                <w:rPr>
                  <w:rFonts w:hint="default" w:ascii="Courier New" w:hAnsi="Courier New" w:eastAsia="Courier New" w:cs="Courier New"/>
                  <w:color w:val="000000"/>
                  <w:sz w:val="16"/>
                  <w:szCs w:val="16"/>
                  <w:lang w:val="en-US"/>
                </w:rPr>
                <w:t>/**</w:t>
              </w:r>
            </w:ins>
          </w:p>
          <w:p w14:paraId="720F845F">
            <w:pPr>
              <w:spacing w:before="0" w:after="0" w:line="240" w:lineRule="auto"/>
              <w:rPr>
                <w:ins w:id="5127" w:author="marpa" w:date="2026-10-25T15:36:53Z"/>
                <w:rFonts w:hint="default" w:ascii="Courier New" w:hAnsi="Courier New" w:eastAsia="Courier New" w:cs="Courier New"/>
                <w:color w:val="000000"/>
                <w:sz w:val="16"/>
                <w:szCs w:val="16"/>
                <w:lang w:val="en-US"/>
              </w:rPr>
            </w:pPr>
            <w:ins w:id="5128" w:author="marpa" w:date="2026-10-25T15:36:53Z">
              <w:r>
                <w:rPr>
                  <w:rFonts w:hint="default" w:ascii="Courier New" w:hAnsi="Courier New" w:eastAsia="Courier New" w:cs="Courier New"/>
                  <w:color w:val="000000"/>
                  <w:sz w:val="16"/>
                  <w:szCs w:val="16"/>
                  <w:lang w:val="en-US"/>
                </w:rPr>
                <w:t xml:space="preserve"> *</w:t>
              </w:r>
            </w:ins>
          </w:p>
          <w:p w14:paraId="63C757FD">
            <w:pPr>
              <w:spacing w:before="0" w:after="0" w:line="240" w:lineRule="auto"/>
              <w:rPr>
                <w:ins w:id="5129" w:author="marpa" w:date="2026-10-25T15:36:53Z"/>
                <w:rFonts w:hint="default" w:ascii="Courier New" w:hAnsi="Courier New" w:eastAsia="Courier New" w:cs="Courier New"/>
                <w:color w:val="000000"/>
                <w:sz w:val="16"/>
                <w:szCs w:val="16"/>
                <w:lang w:val="en-US"/>
              </w:rPr>
            </w:pPr>
            <w:ins w:id="5130" w:author="marpa" w:date="2026-10-25T15:36:53Z">
              <w:r>
                <w:rPr>
                  <w:rFonts w:hint="default" w:ascii="Courier New" w:hAnsi="Courier New" w:eastAsia="Courier New" w:cs="Courier New"/>
                  <w:color w:val="000000"/>
                  <w:sz w:val="16"/>
                  <w:szCs w:val="16"/>
                  <w:lang w:val="en-US"/>
                </w:rPr>
                <w:t xml:space="preserve"> */</w:t>
              </w:r>
            </w:ins>
          </w:p>
          <w:p w14:paraId="32D9C3F4">
            <w:pPr>
              <w:spacing w:before="0" w:after="0" w:line="240" w:lineRule="auto"/>
              <w:rPr>
                <w:ins w:id="5131" w:author="marpa" w:date="2026-10-25T15:36:53Z"/>
                <w:rFonts w:hint="default" w:ascii="Courier New" w:hAnsi="Courier New" w:eastAsia="Courier New" w:cs="Courier New"/>
                <w:color w:val="000000"/>
                <w:sz w:val="16"/>
                <w:szCs w:val="16"/>
                <w:lang w:val="en-US"/>
              </w:rPr>
            </w:pPr>
            <w:ins w:id="5132" w:author="marpa" w:date="2026-10-25T15:36:53Z">
              <w:r>
                <w:rPr>
                  <w:rFonts w:hint="default" w:ascii="Courier New" w:hAnsi="Courier New" w:eastAsia="Courier New" w:cs="Courier New"/>
                  <w:color w:val="000000"/>
                  <w:sz w:val="16"/>
                  <w:szCs w:val="16"/>
                  <w:lang w:val="en-US"/>
                </w:rPr>
                <w:t>public class CLICON_CON_UNI_JAVA_SOAP {</w:t>
              </w:r>
            </w:ins>
          </w:p>
          <w:p w14:paraId="5D0B59FC">
            <w:pPr>
              <w:spacing w:before="0" w:after="0" w:line="240" w:lineRule="auto"/>
              <w:rPr>
                <w:ins w:id="5133" w:author="marpa" w:date="2026-10-25T15:36:53Z"/>
                <w:rFonts w:hint="default" w:ascii="Courier New" w:hAnsi="Courier New" w:eastAsia="Courier New" w:cs="Courier New"/>
                <w:color w:val="000000"/>
                <w:sz w:val="16"/>
                <w:szCs w:val="16"/>
                <w:lang w:val="en-US"/>
              </w:rPr>
            </w:pPr>
          </w:p>
          <w:p w14:paraId="38936383">
            <w:pPr>
              <w:spacing w:before="0" w:after="0" w:line="240" w:lineRule="auto"/>
              <w:rPr>
                <w:ins w:id="5134" w:author="marpa" w:date="2026-10-25T15:36:53Z"/>
                <w:rFonts w:hint="default" w:ascii="Courier New" w:hAnsi="Courier New" w:eastAsia="Courier New" w:cs="Courier New"/>
                <w:color w:val="000000"/>
                <w:sz w:val="16"/>
                <w:szCs w:val="16"/>
                <w:lang w:val="en-US"/>
              </w:rPr>
            </w:pPr>
            <w:ins w:id="5135" w:author="marpa" w:date="2026-10-25T15:36:53Z">
              <w:r>
                <w:rPr>
                  <w:rFonts w:hint="default" w:ascii="Courier New" w:hAnsi="Courier New" w:eastAsia="Courier New" w:cs="Courier New"/>
                  <w:color w:val="000000"/>
                  <w:sz w:val="16"/>
                  <w:szCs w:val="16"/>
                  <w:lang w:val="en-US"/>
                </w:rPr>
                <w:t xml:space="preserve">    public static void main(String[] args) {</w:t>
              </w:r>
            </w:ins>
          </w:p>
          <w:p w14:paraId="61CAB273">
            <w:pPr>
              <w:spacing w:before="0" w:after="0" w:line="240" w:lineRule="auto"/>
              <w:rPr>
                <w:ins w:id="5136" w:author="marpa" w:date="2026-10-25T15:36:53Z"/>
                <w:rFonts w:hint="default" w:ascii="Courier New" w:hAnsi="Courier New" w:eastAsia="Courier New" w:cs="Courier New"/>
                <w:color w:val="000000"/>
                <w:sz w:val="16"/>
                <w:szCs w:val="16"/>
                <w:lang w:val="en-US"/>
              </w:rPr>
            </w:pPr>
            <w:ins w:id="5137" w:author="marpa" w:date="2026-10-25T15:36:53Z">
              <w:r>
                <w:rPr>
                  <w:rFonts w:hint="default" w:ascii="Courier New" w:hAnsi="Courier New" w:eastAsia="Courier New" w:cs="Courier New"/>
                  <w:color w:val="000000"/>
                  <w:sz w:val="16"/>
                  <w:szCs w:val="16"/>
                  <w:lang w:val="en-US"/>
                </w:rPr>
                <w:t xml:space="preserve">        ConsolaVista vista = new ConsolaVista(System.in, System.out);</w:t>
              </w:r>
            </w:ins>
          </w:p>
          <w:p w14:paraId="3719DDAB">
            <w:pPr>
              <w:spacing w:before="0" w:after="0" w:line="240" w:lineRule="auto"/>
              <w:rPr>
                <w:ins w:id="5138" w:author="marpa" w:date="2026-10-25T15:36:53Z"/>
                <w:rFonts w:hint="default" w:ascii="Courier New" w:hAnsi="Courier New" w:eastAsia="Courier New" w:cs="Courier New"/>
                <w:color w:val="000000"/>
                <w:sz w:val="16"/>
                <w:szCs w:val="16"/>
                <w:lang w:val="en-US"/>
              </w:rPr>
            </w:pPr>
            <w:ins w:id="5139" w:author="marpa" w:date="2026-10-25T15:36:53Z">
              <w:r>
                <w:rPr>
                  <w:rFonts w:hint="default" w:ascii="Courier New" w:hAnsi="Courier New" w:eastAsia="Courier New" w:cs="Courier New"/>
                  <w:color w:val="000000"/>
                  <w:sz w:val="16"/>
                  <w:szCs w:val="16"/>
                  <w:lang w:val="en-US"/>
                </w:rPr>
                <w:t xml:space="preserve">        try {</w:t>
              </w:r>
            </w:ins>
          </w:p>
          <w:p w14:paraId="23454A78">
            <w:pPr>
              <w:spacing w:before="0" w:after="0" w:line="240" w:lineRule="auto"/>
              <w:rPr>
                <w:ins w:id="5140" w:author="marpa" w:date="2026-10-25T15:36:53Z"/>
                <w:rFonts w:hint="default" w:ascii="Courier New" w:hAnsi="Courier New" w:eastAsia="Courier New" w:cs="Courier New"/>
                <w:color w:val="000000"/>
                <w:sz w:val="16"/>
                <w:szCs w:val="16"/>
                <w:lang w:val="en-US"/>
              </w:rPr>
            </w:pPr>
            <w:ins w:id="5141" w:author="marpa" w:date="2026-10-25T15:36:53Z">
              <w:r>
                <w:rPr>
                  <w:rFonts w:hint="default" w:ascii="Courier New" w:hAnsi="Courier New" w:eastAsia="Courier New" w:cs="Courier New"/>
                  <w:color w:val="000000"/>
                  <w:sz w:val="16"/>
                  <w:szCs w:val="16"/>
                  <w:lang w:val="en-US"/>
                </w:rPr>
                <w:t xml:space="preserve">            WSConversorCliente cliente = new WSConversorCliente();</w:t>
              </w:r>
            </w:ins>
          </w:p>
          <w:p w14:paraId="5587F66E">
            <w:pPr>
              <w:spacing w:before="0" w:after="0" w:line="240" w:lineRule="auto"/>
              <w:rPr>
                <w:ins w:id="5142" w:author="marpa" w:date="2026-10-25T15:36:53Z"/>
                <w:rFonts w:hint="default" w:ascii="Courier New" w:hAnsi="Courier New" w:eastAsia="Courier New" w:cs="Courier New"/>
                <w:color w:val="000000"/>
                <w:sz w:val="16"/>
                <w:szCs w:val="16"/>
                <w:lang w:val="en-US"/>
              </w:rPr>
            </w:pPr>
            <w:ins w:id="5143" w:author="marpa" w:date="2026-10-25T15:36:53Z">
              <w:r>
                <w:rPr>
                  <w:rFonts w:hint="default" w:ascii="Courier New" w:hAnsi="Courier New" w:eastAsia="Courier New" w:cs="Courier New"/>
                  <w:color w:val="000000"/>
                  <w:sz w:val="16"/>
                  <w:szCs w:val="16"/>
                  <w:lang w:val="en-US"/>
                </w:rPr>
                <w:t xml:space="preserve">            new AplicacionController(vista, cliente).iniciar();</w:t>
              </w:r>
            </w:ins>
          </w:p>
          <w:p w14:paraId="7FF55626">
            <w:pPr>
              <w:spacing w:before="0" w:after="0" w:line="240" w:lineRule="auto"/>
              <w:rPr>
                <w:ins w:id="5144" w:author="marpa" w:date="2026-10-25T15:36:53Z"/>
                <w:rFonts w:hint="default" w:ascii="Courier New" w:hAnsi="Courier New" w:eastAsia="Courier New" w:cs="Courier New"/>
                <w:color w:val="000000"/>
                <w:sz w:val="16"/>
                <w:szCs w:val="16"/>
                <w:lang w:val="en-US"/>
              </w:rPr>
            </w:pPr>
            <w:ins w:id="5145" w:author="marpa" w:date="2026-10-25T15:36:53Z">
              <w:r>
                <w:rPr>
                  <w:rFonts w:hint="default" w:ascii="Courier New" w:hAnsi="Courier New" w:eastAsia="Courier New" w:cs="Courier New"/>
                  <w:color w:val="000000"/>
                  <w:sz w:val="16"/>
                  <w:szCs w:val="16"/>
                  <w:lang w:val="en-US"/>
                </w:rPr>
                <w:t xml:space="preserve">        } catch (Exception ex) {</w:t>
              </w:r>
            </w:ins>
          </w:p>
          <w:p w14:paraId="5CE186CD">
            <w:pPr>
              <w:spacing w:before="0" w:after="0" w:line="240" w:lineRule="auto"/>
              <w:rPr>
                <w:ins w:id="5146" w:author="marpa" w:date="2026-10-25T15:36:53Z"/>
                <w:rFonts w:hint="default" w:ascii="Courier New" w:hAnsi="Courier New" w:eastAsia="Courier New" w:cs="Courier New"/>
                <w:color w:val="000000"/>
                <w:sz w:val="16"/>
                <w:szCs w:val="16"/>
                <w:lang w:val="en-US"/>
              </w:rPr>
            </w:pPr>
            <w:ins w:id="5147" w:author="marpa" w:date="2026-10-25T15:36:53Z">
              <w:r>
                <w:rPr>
                  <w:rFonts w:hint="default" w:ascii="Courier New" w:hAnsi="Courier New" w:eastAsia="Courier New" w:cs="Courier New"/>
                  <w:color w:val="000000"/>
                  <w:sz w:val="16"/>
                  <w:szCs w:val="16"/>
                  <w:lang w:val="en-US"/>
                </w:rPr>
                <w:t xml:space="preserve">            vista.mostrarError("No se pudo iniciar el cliente SOAP: " + ex.getMessage());</w:t>
              </w:r>
            </w:ins>
          </w:p>
          <w:p w14:paraId="7FC0CCDF">
            <w:pPr>
              <w:spacing w:before="0" w:after="0" w:line="240" w:lineRule="auto"/>
              <w:rPr>
                <w:ins w:id="5148" w:author="marpa" w:date="2026-10-25T15:36:53Z"/>
                <w:rFonts w:hint="default" w:ascii="Courier New" w:hAnsi="Courier New" w:eastAsia="Courier New" w:cs="Courier New"/>
                <w:color w:val="000000"/>
                <w:sz w:val="16"/>
                <w:szCs w:val="16"/>
                <w:lang w:val="en-US"/>
              </w:rPr>
            </w:pPr>
            <w:ins w:id="5149" w:author="marpa" w:date="2026-10-25T15:36:53Z">
              <w:r>
                <w:rPr>
                  <w:rFonts w:hint="default" w:ascii="Courier New" w:hAnsi="Courier New" w:eastAsia="Courier New" w:cs="Courier New"/>
                  <w:color w:val="000000"/>
                  <w:sz w:val="16"/>
                  <w:szCs w:val="16"/>
                  <w:lang w:val="en-US"/>
                </w:rPr>
                <w:t xml:space="preserve">            System.exit(1);</w:t>
              </w:r>
            </w:ins>
          </w:p>
          <w:p w14:paraId="59CB74FB">
            <w:pPr>
              <w:spacing w:before="0" w:after="0" w:line="240" w:lineRule="auto"/>
              <w:rPr>
                <w:ins w:id="5150" w:author="marpa" w:date="2026-10-25T15:36:53Z"/>
                <w:rFonts w:hint="default" w:ascii="Courier New" w:hAnsi="Courier New" w:eastAsia="Courier New" w:cs="Courier New"/>
                <w:color w:val="000000"/>
                <w:sz w:val="16"/>
                <w:szCs w:val="16"/>
                <w:lang w:val="en-US"/>
              </w:rPr>
            </w:pPr>
            <w:ins w:id="5151" w:author="marpa" w:date="2026-10-25T15:36:53Z">
              <w:r>
                <w:rPr>
                  <w:rFonts w:hint="default" w:ascii="Courier New" w:hAnsi="Courier New" w:eastAsia="Courier New" w:cs="Courier New"/>
                  <w:color w:val="000000"/>
                  <w:sz w:val="16"/>
                  <w:szCs w:val="16"/>
                  <w:lang w:val="en-US"/>
                </w:rPr>
                <w:t xml:space="preserve">        }</w:t>
              </w:r>
            </w:ins>
          </w:p>
          <w:p w14:paraId="029AEF8B">
            <w:pPr>
              <w:spacing w:before="0" w:after="0" w:line="240" w:lineRule="auto"/>
              <w:rPr>
                <w:ins w:id="5152" w:author="marpa" w:date="2026-10-25T15:36:53Z"/>
                <w:rFonts w:hint="default" w:ascii="Courier New" w:hAnsi="Courier New" w:eastAsia="Courier New" w:cs="Courier New"/>
                <w:color w:val="000000"/>
                <w:sz w:val="16"/>
                <w:szCs w:val="16"/>
                <w:lang w:val="en-US"/>
              </w:rPr>
            </w:pPr>
            <w:ins w:id="5153" w:author="marpa" w:date="2026-10-25T15:36:53Z">
              <w:r>
                <w:rPr>
                  <w:rFonts w:hint="default" w:ascii="Courier New" w:hAnsi="Courier New" w:eastAsia="Courier New" w:cs="Courier New"/>
                  <w:color w:val="000000"/>
                  <w:sz w:val="16"/>
                  <w:szCs w:val="16"/>
                  <w:lang w:val="en-US"/>
                </w:rPr>
                <w:t xml:space="preserve">    }</w:t>
              </w:r>
            </w:ins>
          </w:p>
          <w:p w14:paraId="7304461E">
            <w:pPr>
              <w:spacing w:before="0" w:after="0" w:line="240" w:lineRule="auto"/>
              <w:rPr>
                <w:ins w:id="5154" w:author="marpa" w:date="2026-10-25T15:36:53Z"/>
                <w:rFonts w:hint="default" w:ascii="Courier New" w:hAnsi="Courier New" w:eastAsia="Courier New" w:cs="Courier New"/>
                <w:color w:val="000000"/>
                <w:sz w:val="16"/>
                <w:szCs w:val="16"/>
                <w:lang w:val="en-US"/>
              </w:rPr>
            </w:pPr>
            <w:ins w:id="5155" w:author="marpa" w:date="2026-10-25T15:36:53Z">
              <w:r>
                <w:rPr>
                  <w:rFonts w:hint="default" w:ascii="Courier New" w:hAnsi="Courier New" w:eastAsia="Courier New" w:cs="Courier New"/>
                  <w:color w:val="000000"/>
                  <w:sz w:val="16"/>
                  <w:szCs w:val="16"/>
                  <w:lang w:val="en-US"/>
                </w:rPr>
                <w:t>}</w:t>
              </w:r>
            </w:ins>
          </w:p>
          <w:p w14:paraId="77CB0343">
            <w:pPr>
              <w:spacing w:before="0" w:after="0" w:line="240" w:lineRule="auto"/>
              <w:rPr>
                <w:del w:id="5156" w:author="marpa" w:date="2026-10-25T15:36:50Z"/>
                <w:rFonts w:hint="default" w:ascii="Courier New" w:hAnsi="Courier New" w:eastAsia="Courier New" w:cs="Courier New"/>
                <w:color w:val="000000"/>
                <w:sz w:val="16"/>
                <w:szCs w:val="16"/>
                <w:lang w:val="en-US"/>
              </w:rPr>
            </w:pPr>
            <w:del w:id="5157" w:author="marpa" w:date="2026-10-25T15:36:50Z">
              <w:r>
                <w:rPr>
                  <w:rFonts w:hint="default" w:ascii="Courier New" w:hAnsi="Courier New" w:eastAsia="Courier New" w:cs="Courier New"/>
                  <w:color w:val="000000"/>
                  <w:sz w:val="16"/>
                  <w:szCs w:val="16"/>
                  <w:lang w:val="en-US"/>
                </w:rPr>
                <w:delText>package ec.edu.monster.clienteconsola;</w:delText>
              </w:r>
            </w:del>
          </w:p>
          <w:p w14:paraId="42490CA3">
            <w:pPr>
              <w:spacing w:before="0" w:after="0" w:line="240" w:lineRule="auto"/>
              <w:rPr>
                <w:del w:id="5158" w:author="marpa" w:date="2026-10-25T15:36:50Z"/>
                <w:rFonts w:hint="default" w:ascii="Courier New" w:hAnsi="Courier New" w:eastAsia="Courier New" w:cs="Courier New"/>
                <w:color w:val="000000"/>
                <w:sz w:val="16"/>
                <w:szCs w:val="16"/>
                <w:lang w:val="en-US"/>
              </w:rPr>
            </w:pPr>
          </w:p>
          <w:p w14:paraId="0776A741">
            <w:pPr>
              <w:spacing w:before="0" w:after="0" w:line="240" w:lineRule="auto"/>
              <w:rPr>
                <w:del w:id="5159" w:author="marpa" w:date="2026-10-25T15:36:50Z"/>
                <w:rFonts w:hint="default" w:ascii="Courier New" w:hAnsi="Courier New" w:eastAsia="Courier New" w:cs="Courier New"/>
                <w:color w:val="000000"/>
                <w:sz w:val="16"/>
                <w:szCs w:val="16"/>
                <w:lang w:val="en-US"/>
              </w:rPr>
            </w:pPr>
            <w:del w:id="5160" w:author="marpa" w:date="2026-10-25T15:36:50Z">
              <w:r>
                <w:rPr>
                  <w:rFonts w:hint="default" w:ascii="Courier New" w:hAnsi="Courier New" w:eastAsia="Courier New" w:cs="Courier New"/>
                  <w:color w:val="000000"/>
                  <w:sz w:val="16"/>
                  <w:szCs w:val="16"/>
                  <w:lang w:val="en-US"/>
                </w:rPr>
                <w:delText>import ec.edu.monster.clienteconsola.controlador.ControladorConversiones;</w:delText>
              </w:r>
            </w:del>
          </w:p>
          <w:p w14:paraId="6DFB1A83">
            <w:pPr>
              <w:spacing w:before="0" w:after="0" w:line="240" w:lineRule="auto"/>
              <w:rPr>
                <w:del w:id="5161" w:author="marpa" w:date="2026-10-25T15:36:50Z"/>
                <w:rFonts w:hint="default" w:ascii="Courier New" w:hAnsi="Courier New" w:eastAsia="Courier New" w:cs="Courier New"/>
                <w:color w:val="000000"/>
                <w:sz w:val="16"/>
                <w:szCs w:val="16"/>
                <w:lang w:val="en-US"/>
              </w:rPr>
            </w:pPr>
            <w:del w:id="5162" w:author="marpa" w:date="2026-10-25T15:36:50Z">
              <w:r>
                <w:rPr>
                  <w:rFonts w:hint="default" w:ascii="Courier New" w:hAnsi="Courier New" w:eastAsia="Courier New" w:cs="Courier New"/>
                  <w:color w:val="000000"/>
                  <w:sz w:val="16"/>
                  <w:szCs w:val="16"/>
                  <w:lang w:val="en-US"/>
                </w:rPr>
                <w:delText>import ec.edu.monster.clienteconsola.vista.InterfazConsola;</w:delText>
              </w:r>
            </w:del>
          </w:p>
          <w:p w14:paraId="553512BE">
            <w:pPr>
              <w:spacing w:before="0" w:after="0" w:line="240" w:lineRule="auto"/>
              <w:rPr>
                <w:del w:id="5163" w:author="marpa" w:date="2026-10-25T15:36:50Z"/>
                <w:rFonts w:hint="default" w:ascii="Courier New" w:hAnsi="Courier New" w:eastAsia="Courier New" w:cs="Courier New"/>
                <w:color w:val="000000"/>
                <w:sz w:val="16"/>
                <w:szCs w:val="16"/>
                <w:lang w:val="en-US"/>
              </w:rPr>
            </w:pPr>
            <w:del w:id="5164" w:author="marpa" w:date="2026-10-25T15:36:50Z">
              <w:r>
                <w:rPr>
                  <w:rFonts w:hint="default" w:ascii="Courier New" w:hAnsi="Courier New" w:eastAsia="Courier New" w:cs="Courier New"/>
                  <w:color w:val="000000"/>
                  <w:sz w:val="16"/>
                  <w:szCs w:val="16"/>
                  <w:lang w:val="en-US"/>
                </w:rPr>
                <w:delText>import ec.edu.monster.clienteconsola.vista.OpcionMenu;</w:delText>
              </w:r>
            </w:del>
          </w:p>
          <w:p w14:paraId="701CE64D">
            <w:pPr>
              <w:spacing w:before="0" w:after="0" w:line="240" w:lineRule="auto"/>
              <w:rPr>
                <w:del w:id="5165" w:author="marpa" w:date="2026-10-25T15:36:50Z"/>
                <w:rFonts w:hint="default" w:ascii="Courier New" w:hAnsi="Courier New" w:eastAsia="Courier New" w:cs="Courier New"/>
                <w:color w:val="000000"/>
                <w:sz w:val="16"/>
                <w:szCs w:val="16"/>
                <w:lang w:val="en-US"/>
              </w:rPr>
            </w:pPr>
            <w:del w:id="5166" w:author="marpa" w:date="2026-10-25T15:36:50Z">
              <w:r>
                <w:rPr>
                  <w:rFonts w:hint="default" w:ascii="Courier New" w:hAnsi="Courier New" w:eastAsia="Courier New" w:cs="Courier New"/>
                  <w:color w:val="000000"/>
                  <w:sz w:val="16"/>
                  <w:szCs w:val="16"/>
                  <w:lang w:val="en-US"/>
                </w:rPr>
                <w:delText>import ec.edu.monster.clienteconsola.modelo.CatalogoUnidades;</w:delText>
              </w:r>
            </w:del>
          </w:p>
          <w:p w14:paraId="1FBC0BAA">
            <w:pPr>
              <w:spacing w:before="0" w:after="0" w:line="240" w:lineRule="auto"/>
              <w:rPr>
                <w:del w:id="5167" w:author="marpa" w:date="2026-10-25T15:36:50Z"/>
                <w:rFonts w:hint="default" w:ascii="Courier New" w:hAnsi="Courier New" w:eastAsia="Courier New" w:cs="Courier New"/>
                <w:color w:val="000000"/>
                <w:sz w:val="16"/>
                <w:szCs w:val="16"/>
                <w:lang w:val="en-US"/>
              </w:rPr>
            </w:pPr>
          </w:p>
          <w:p w14:paraId="0C183D9F">
            <w:pPr>
              <w:spacing w:before="0" w:after="0" w:line="240" w:lineRule="auto"/>
              <w:rPr>
                <w:del w:id="5168" w:author="marpa" w:date="2026-10-25T15:36:50Z"/>
                <w:rFonts w:hint="default" w:ascii="Courier New" w:hAnsi="Courier New" w:eastAsia="Courier New" w:cs="Courier New"/>
                <w:color w:val="000000"/>
                <w:sz w:val="16"/>
                <w:szCs w:val="16"/>
                <w:lang w:val="en-US"/>
              </w:rPr>
            </w:pPr>
          </w:p>
          <w:p w14:paraId="1900AD78">
            <w:pPr>
              <w:spacing w:before="0" w:after="0" w:line="240" w:lineRule="auto"/>
              <w:rPr>
                <w:del w:id="5169" w:author="marpa" w:date="2026-10-25T15:36:50Z"/>
                <w:rFonts w:hint="default" w:ascii="Courier New" w:hAnsi="Courier New" w:eastAsia="Courier New" w:cs="Courier New"/>
                <w:color w:val="000000"/>
                <w:sz w:val="16"/>
                <w:szCs w:val="16"/>
                <w:lang w:val="en-US"/>
              </w:rPr>
            </w:pPr>
            <w:del w:id="5170" w:author="marpa" w:date="2026-10-25T15:36:50Z">
              <w:r>
                <w:rPr>
                  <w:rFonts w:hint="default" w:ascii="Courier New" w:hAnsi="Courier New" w:eastAsia="Courier New" w:cs="Courier New"/>
                  <w:color w:val="000000"/>
                  <w:sz w:val="16"/>
                  <w:szCs w:val="16"/>
                  <w:lang w:val="en-US"/>
                </w:rPr>
                <w:delText>public class ClienteConsola {</w:delText>
              </w:r>
            </w:del>
          </w:p>
          <w:p w14:paraId="4A0B8A9E">
            <w:pPr>
              <w:spacing w:before="0" w:after="0" w:line="240" w:lineRule="auto"/>
              <w:rPr>
                <w:del w:id="5171" w:author="marpa" w:date="2026-10-25T15:36:50Z"/>
                <w:rFonts w:hint="default" w:ascii="Courier New" w:hAnsi="Courier New" w:eastAsia="Courier New" w:cs="Courier New"/>
                <w:color w:val="000000"/>
                <w:sz w:val="16"/>
                <w:szCs w:val="16"/>
                <w:lang w:val="en-US"/>
              </w:rPr>
            </w:pPr>
          </w:p>
          <w:p w14:paraId="37D1A7D1">
            <w:pPr>
              <w:spacing w:before="0" w:after="0" w:line="240" w:lineRule="auto"/>
              <w:rPr>
                <w:del w:id="5172" w:author="marpa" w:date="2026-10-25T15:36:50Z"/>
                <w:rFonts w:hint="default" w:ascii="Courier New" w:hAnsi="Courier New" w:eastAsia="Courier New" w:cs="Courier New"/>
                <w:color w:val="000000"/>
                <w:sz w:val="16"/>
                <w:szCs w:val="16"/>
                <w:lang w:val="en-US"/>
              </w:rPr>
            </w:pPr>
            <w:del w:id="5173" w:author="marpa" w:date="2026-10-25T15:36:50Z">
              <w:r>
                <w:rPr>
                  <w:rFonts w:hint="default" w:ascii="Courier New" w:hAnsi="Courier New" w:eastAsia="Courier New" w:cs="Courier New"/>
                  <w:color w:val="000000"/>
                  <w:sz w:val="16"/>
                  <w:szCs w:val="16"/>
                  <w:lang w:val="en-US"/>
                </w:rPr>
                <w:delText xml:space="preserve">    public static void main(String[] args) {</w:delText>
              </w:r>
            </w:del>
          </w:p>
          <w:p w14:paraId="011FBD4B">
            <w:pPr>
              <w:spacing w:before="0" w:after="0" w:line="240" w:lineRule="auto"/>
              <w:rPr>
                <w:del w:id="5174" w:author="marpa" w:date="2026-10-25T15:36:50Z"/>
                <w:rFonts w:hint="default" w:ascii="Courier New" w:hAnsi="Courier New" w:eastAsia="Courier New" w:cs="Courier New"/>
                <w:color w:val="000000"/>
                <w:sz w:val="16"/>
                <w:szCs w:val="16"/>
                <w:lang w:val="en-US"/>
              </w:rPr>
            </w:pPr>
            <w:del w:id="5175" w:author="marpa" w:date="2026-10-25T15:36:50Z">
              <w:r>
                <w:rPr>
                  <w:rFonts w:hint="default" w:ascii="Courier New" w:hAnsi="Courier New" w:eastAsia="Courier New" w:cs="Courier New"/>
                  <w:color w:val="000000"/>
                  <w:sz w:val="16"/>
                  <w:szCs w:val="16"/>
                  <w:lang w:val="en-US"/>
                </w:rPr>
                <w:delText xml:space="preserve">        InterfazConsola interfaz = new InterfazConsola();</w:delText>
              </w:r>
            </w:del>
          </w:p>
          <w:p w14:paraId="39AD9AD9">
            <w:pPr>
              <w:spacing w:before="0" w:after="0" w:line="240" w:lineRule="auto"/>
              <w:rPr>
                <w:del w:id="5176" w:author="marpa" w:date="2026-10-25T15:36:50Z"/>
                <w:rFonts w:hint="default" w:ascii="Courier New" w:hAnsi="Courier New" w:eastAsia="Courier New" w:cs="Courier New"/>
                <w:color w:val="000000"/>
                <w:sz w:val="16"/>
                <w:szCs w:val="16"/>
                <w:lang w:val="en-US"/>
              </w:rPr>
            </w:pPr>
            <w:del w:id="5177" w:author="marpa" w:date="2026-10-25T15:36:50Z">
              <w:r>
                <w:rPr>
                  <w:rFonts w:hint="default" w:ascii="Courier New" w:hAnsi="Courier New" w:eastAsia="Courier New" w:cs="Courier New"/>
                  <w:color w:val="000000"/>
                  <w:sz w:val="16"/>
                  <w:szCs w:val="16"/>
                  <w:lang w:val="en-US"/>
                </w:rPr>
                <w:delText xml:space="preserve">        // Instanciamos nuestro nuevo controlador</w:delText>
              </w:r>
            </w:del>
          </w:p>
          <w:p w14:paraId="541A3DF0">
            <w:pPr>
              <w:spacing w:before="0" w:after="0" w:line="240" w:lineRule="auto"/>
              <w:rPr>
                <w:del w:id="5178" w:author="marpa" w:date="2026-10-25T15:36:50Z"/>
                <w:rFonts w:hint="default" w:ascii="Courier New" w:hAnsi="Courier New" w:eastAsia="Courier New" w:cs="Courier New"/>
                <w:color w:val="000000"/>
                <w:sz w:val="16"/>
                <w:szCs w:val="16"/>
                <w:lang w:val="en-US"/>
              </w:rPr>
            </w:pPr>
            <w:del w:id="5179" w:author="marpa" w:date="2026-10-25T15:36:50Z">
              <w:r>
                <w:rPr>
                  <w:rFonts w:hint="default" w:ascii="Courier New" w:hAnsi="Courier New" w:eastAsia="Courier New" w:cs="Courier New"/>
                  <w:color w:val="000000"/>
                  <w:sz w:val="16"/>
                  <w:szCs w:val="16"/>
                  <w:lang w:val="en-US"/>
                </w:rPr>
                <w:delText xml:space="preserve">        ControladorConversiones controlador = new ControladorConversiones(); </w:delText>
              </w:r>
            </w:del>
          </w:p>
          <w:p w14:paraId="0DC713F5">
            <w:pPr>
              <w:spacing w:before="0" w:after="0" w:line="240" w:lineRule="auto"/>
              <w:rPr>
                <w:del w:id="5180" w:author="marpa" w:date="2026-10-25T15:36:50Z"/>
                <w:rFonts w:hint="default" w:ascii="Courier New" w:hAnsi="Courier New" w:eastAsia="Courier New" w:cs="Courier New"/>
                <w:color w:val="000000"/>
                <w:sz w:val="16"/>
                <w:szCs w:val="16"/>
                <w:lang w:val="en-US"/>
              </w:rPr>
            </w:pPr>
            <w:del w:id="5181" w:author="marpa" w:date="2026-10-25T15:36:50Z">
              <w:r>
                <w:rPr>
                  <w:rFonts w:hint="default" w:ascii="Courier New" w:hAnsi="Courier New" w:eastAsia="Courier New" w:cs="Courier New"/>
                  <w:color w:val="000000"/>
                  <w:sz w:val="16"/>
                  <w:szCs w:val="16"/>
                  <w:lang w:val="en-US"/>
                </w:rPr>
                <w:delText xml:space="preserve">        </w:delText>
              </w:r>
            </w:del>
          </w:p>
          <w:p w14:paraId="29554378">
            <w:pPr>
              <w:spacing w:before="0" w:after="0" w:line="240" w:lineRule="auto"/>
              <w:rPr>
                <w:del w:id="5182" w:author="marpa" w:date="2026-10-25T15:36:50Z"/>
                <w:rFonts w:hint="default" w:ascii="Courier New" w:hAnsi="Courier New" w:eastAsia="Courier New" w:cs="Courier New"/>
                <w:color w:val="000000"/>
                <w:sz w:val="16"/>
                <w:szCs w:val="16"/>
                <w:lang w:val="en-US"/>
              </w:rPr>
            </w:pPr>
            <w:del w:id="5183" w:author="marpa" w:date="2026-10-25T15:36:50Z">
              <w:r>
                <w:rPr>
                  <w:rFonts w:hint="default" w:ascii="Courier New" w:hAnsi="Courier New" w:eastAsia="Courier New" w:cs="Courier New"/>
                  <w:color w:val="000000"/>
                  <w:sz w:val="16"/>
                  <w:szCs w:val="16"/>
                  <w:lang w:val="en-US"/>
                </w:rPr>
                <w:delText xml:space="preserve">        System.out.println("=== BIENVENIDO AL SISTEMA DE CONVERSIONES ===");</w:delText>
              </w:r>
            </w:del>
          </w:p>
          <w:p w14:paraId="470A258A">
            <w:pPr>
              <w:spacing w:before="0" w:after="0" w:line="240" w:lineRule="auto"/>
              <w:rPr>
                <w:del w:id="5184" w:author="marpa" w:date="2026-10-25T15:36:50Z"/>
                <w:rFonts w:hint="default" w:ascii="Courier New" w:hAnsi="Courier New" w:eastAsia="Courier New" w:cs="Courier New"/>
                <w:color w:val="000000"/>
                <w:sz w:val="16"/>
                <w:szCs w:val="16"/>
                <w:lang w:val="en-US"/>
              </w:rPr>
            </w:pPr>
            <w:del w:id="5185" w:author="marpa" w:date="2026-10-25T15:36:50Z">
              <w:r>
                <w:rPr>
                  <w:rFonts w:hint="default" w:ascii="Courier New" w:hAnsi="Courier New" w:eastAsia="Courier New" w:cs="Courier New"/>
                  <w:color w:val="000000"/>
                  <w:sz w:val="16"/>
                  <w:szCs w:val="16"/>
                  <w:lang w:val="en-US"/>
                </w:rPr>
                <w:delText xml:space="preserve">        boolean autenticado = false;</w:delText>
              </w:r>
            </w:del>
          </w:p>
          <w:p w14:paraId="6B4EFBE4">
            <w:pPr>
              <w:spacing w:before="0" w:after="0" w:line="240" w:lineRule="auto"/>
              <w:rPr>
                <w:del w:id="5186" w:author="marpa" w:date="2026-10-25T15:36:50Z"/>
                <w:rFonts w:hint="default" w:ascii="Courier New" w:hAnsi="Courier New" w:eastAsia="Courier New" w:cs="Courier New"/>
                <w:color w:val="000000"/>
                <w:sz w:val="16"/>
                <w:szCs w:val="16"/>
                <w:lang w:val="en-US"/>
              </w:rPr>
            </w:pPr>
            <w:del w:id="5187" w:author="marpa" w:date="2026-10-25T15:36:50Z">
              <w:r>
                <w:rPr>
                  <w:rFonts w:hint="default" w:ascii="Courier New" w:hAnsi="Courier New" w:eastAsia="Courier New" w:cs="Courier New"/>
                  <w:color w:val="000000"/>
                  <w:sz w:val="16"/>
                  <w:szCs w:val="16"/>
                  <w:lang w:val="en-US"/>
                </w:rPr>
                <w:delText xml:space="preserve">        </w:delText>
              </w:r>
            </w:del>
          </w:p>
          <w:p w14:paraId="50225516">
            <w:pPr>
              <w:spacing w:before="0" w:after="0" w:line="240" w:lineRule="auto"/>
              <w:rPr>
                <w:del w:id="5188" w:author="marpa" w:date="2026-10-25T15:36:50Z"/>
                <w:rFonts w:hint="default" w:ascii="Courier New" w:hAnsi="Courier New" w:eastAsia="Courier New" w:cs="Courier New"/>
                <w:color w:val="000000"/>
                <w:sz w:val="16"/>
                <w:szCs w:val="16"/>
                <w:lang w:val="en-US"/>
              </w:rPr>
            </w:pPr>
            <w:del w:id="5189" w:author="marpa" w:date="2026-10-25T15:36:50Z">
              <w:r>
                <w:rPr>
                  <w:rFonts w:hint="default" w:ascii="Courier New" w:hAnsi="Courier New" w:eastAsia="Courier New" w:cs="Courier New"/>
                  <w:color w:val="000000"/>
                  <w:sz w:val="16"/>
                  <w:szCs w:val="16"/>
                  <w:lang w:val="en-US"/>
                </w:rPr>
                <w:delText xml:space="preserve">        while (!autenticado) {</w:delText>
              </w:r>
            </w:del>
          </w:p>
          <w:p w14:paraId="5026FF30">
            <w:pPr>
              <w:spacing w:before="0" w:after="0" w:line="240" w:lineRule="auto"/>
              <w:rPr>
                <w:del w:id="5190" w:author="marpa" w:date="2026-10-25T15:36:50Z"/>
                <w:rFonts w:hint="default" w:ascii="Courier New" w:hAnsi="Courier New" w:eastAsia="Courier New" w:cs="Courier New"/>
                <w:color w:val="000000"/>
                <w:sz w:val="16"/>
                <w:szCs w:val="16"/>
                <w:lang w:val="en-US"/>
              </w:rPr>
            </w:pPr>
            <w:del w:id="5191" w:author="marpa" w:date="2026-10-25T15:36:50Z">
              <w:r>
                <w:rPr>
                  <w:rFonts w:hint="default" w:ascii="Courier New" w:hAnsi="Courier New" w:eastAsia="Courier New" w:cs="Courier New"/>
                  <w:color w:val="000000"/>
                  <w:sz w:val="16"/>
                  <w:szCs w:val="16"/>
                  <w:lang w:val="en-US"/>
                </w:rPr>
                <w:delText xml:space="preserve">            // Nota: Debes implementar estos dos métodos en InterfazConsola</w:delText>
              </w:r>
            </w:del>
          </w:p>
          <w:p w14:paraId="0318B83F">
            <w:pPr>
              <w:spacing w:before="0" w:after="0" w:line="240" w:lineRule="auto"/>
              <w:rPr>
                <w:del w:id="5192" w:author="marpa" w:date="2026-10-25T15:36:50Z"/>
                <w:rFonts w:hint="default" w:ascii="Courier New" w:hAnsi="Courier New" w:eastAsia="Courier New" w:cs="Courier New"/>
                <w:color w:val="000000"/>
                <w:sz w:val="16"/>
                <w:szCs w:val="16"/>
                <w:lang w:val="en-US"/>
              </w:rPr>
            </w:pPr>
            <w:del w:id="5193" w:author="marpa" w:date="2026-10-25T15:36:50Z">
              <w:r>
                <w:rPr>
                  <w:rFonts w:hint="default" w:ascii="Courier New" w:hAnsi="Courier New" w:eastAsia="Courier New" w:cs="Courier New"/>
                  <w:color w:val="000000"/>
                  <w:sz w:val="16"/>
                  <w:szCs w:val="16"/>
                  <w:lang w:val="en-US"/>
                </w:rPr>
                <w:delText xml:space="preserve">            String usuario = interfaz.pedirTexto("Ingresa tu usuario: ");</w:delText>
              </w:r>
            </w:del>
          </w:p>
          <w:p w14:paraId="6660FA43">
            <w:pPr>
              <w:spacing w:before="0" w:after="0" w:line="240" w:lineRule="auto"/>
              <w:rPr>
                <w:del w:id="5194" w:author="marpa" w:date="2026-10-25T15:36:50Z"/>
                <w:rFonts w:hint="default" w:ascii="Courier New" w:hAnsi="Courier New" w:eastAsia="Courier New" w:cs="Courier New"/>
                <w:color w:val="000000"/>
                <w:sz w:val="16"/>
                <w:szCs w:val="16"/>
                <w:lang w:val="en-US"/>
              </w:rPr>
            </w:pPr>
            <w:del w:id="5195" w:author="marpa" w:date="2026-10-25T15:36:50Z">
              <w:r>
                <w:rPr>
                  <w:rFonts w:hint="default" w:ascii="Courier New" w:hAnsi="Courier New" w:eastAsia="Courier New" w:cs="Courier New"/>
                  <w:color w:val="000000"/>
                  <w:sz w:val="16"/>
                  <w:szCs w:val="16"/>
                  <w:lang w:val="en-US"/>
                </w:rPr>
                <w:delText xml:space="preserve">            String clave = interfaz.pedirTexto("Ingresa tu clave: ");</w:delText>
              </w:r>
            </w:del>
          </w:p>
          <w:p w14:paraId="316DD115">
            <w:pPr>
              <w:spacing w:before="0" w:after="0" w:line="240" w:lineRule="auto"/>
              <w:rPr>
                <w:del w:id="5196" w:author="marpa" w:date="2026-10-25T15:36:50Z"/>
                <w:rFonts w:hint="default" w:ascii="Courier New" w:hAnsi="Courier New" w:eastAsia="Courier New" w:cs="Courier New"/>
                <w:color w:val="000000"/>
                <w:sz w:val="16"/>
                <w:szCs w:val="16"/>
                <w:lang w:val="en-US"/>
              </w:rPr>
            </w:pPr>
            <w:del w:id="5197" w:author="marpa" w:date="2026-10-25T15:36:50Z">
              <w:r>
                <w:rPr>
                  <w:rFonts w:hint="default" w:ascii="Courier New" w:hAnsi="Courier New" w:eastAsia="Courier New" w:cs="Courier New"/>
                  <w:color w:val="000000"/>
                  <w:sz w:val="16"/>
                  <w:szCs w:val="16"/>
                  <w:lang w:val="en-US"/>
                </w:rPr>
                <w:delText xml:space="preserve">            </w:delText>
              </w:r>
            </w:del>
          </w:p>
          <w:p w14:paraId="5CFADCF5">
            <w:pPr>
              <w:spacing w:before="0" w:after="0" w:line="240" w:lineRule="auto"/>
              <w:rPr>
                <w:del w:id="5198" w:author="marpa" w:date="2026-10-25T15:36:50Z"/>
                <w:rFonts w:hint="default" w:ascii="Courier New" w:hAnsi="Courier New" w:eastAsia="Courier New" w:cs="Courier New"/>
                <w:color w:val="000000"/>
                <w:sz w:val="16"/>
                <w:szCs w:val="16"/>
                <w:lang w:val="en-US"/>
              </w:rPr>
            </w:pPr>
            <w:del w:id="5199" w:author="marpa" w:date="2026-10-25T15:36:50Z">
              <w:r>
                <w:rPr>
                  <w:rFonts w:hint="default" w:ascii="Courier New" w:hAnsi="Courier New" w:eastAsia="Courier New" w:cs="Courier New"/>
                  <w:color w:val="000000"/>
                  <w:sz w:val="16"/>
                  <w:szCs w:val="16"/>
                  <w:lang w:val="en-US"/>
                </w:rPr>
                <w:delText xml:space="preserve">            System.out.println("[Autenticando...]");</w:delText>
              </w:r>
            </w:del>
          </w:p>
          <w:p w14:paraId="1EFB840A">
            <w:pPr>
              <w:spacing w:before="0" w:after="0" w:line="240" w:lineRule="auto"/>
              <w:rPr>
                <w:del w:id="5200" w:author="marpa" w:date="2026-10-25T15:36:50Z"/>
                <w:rFonts w:hint="default" w:ascii="Courier New" w:hAnsi="Courier New" w:eastAsia="Courier New" w:cs="Courier New"/>
                <w:color w:val="000000"/>
                <w:sz w:val="16"/>
                <w:szCs w:val="16"/>
                <w:lang w:val="en-US"/>
              </w:rPr>
            </w:pPr>
            <w:del w:id="5201" w:author="marpa" w:date="2026-10-25T15:36:50Z">
              <w:r>
                <w:rPr>
                  <w:rFonts w:hint="default" w:ascii="Courier New" w:hAnsi="Courier New" w:eastAsia="Courier New" w:cs="Courier New"/>
                  <w:color w:val="000000"/>
                  <w:sz w:val="16"/>
                  <w:szCs w:val="16"/>
                  <w:lang w:val="en-US"/>
                </w:rPr>
                <w:delText xml:space="preserve">            autenticado = controlador.iniciarSesion(usuario, clave);</w:delText>
              </w:r>
            </w:del>
          </w:p>
          <w:p w14:paraId="32052FBA">
            <w:pPr>
              <w:spacing w:before="0" w:after="0" w:line="240" w:lineRule="auto"/>
              <w:rPr>
                <w:del w:id="5202" w:author="marpa" w:date="2026-10-25T15:36:50Z"/>
                <w:rFonts w:hint="default" w:ascii="Courier New" w:hAnsi="Courier New" w:eastAsia="Courier New" w:cs="Courier New"/>
                <w:color w:val="000000"/>
                <w:sz w:val="16"/>
                <w:szCs w:val="16"/>
                <w:lang w:val="en-US"/>
              </w:rPr>
            </w:pPr>
            <w:del w:id="5203" w:author="marpa" w:date="2026-10-25T15:36:50Z">
              <w:r>
                <w:rPr>
                  <w:rFonts w:hint="default" w:ascii="Courier New" w:hAnsi="Courier New" w:eastAsia="Courier New" w:cs="Courier New"/>
                  <w:color w:val="000000"/>
                  <w:sz w:val="16"/>
                  <w:szCs w:val="16"/>
                  <w:lang w:val="en-US"/>
                </w:rPr>
                <w:delText xml:space="preserve">            </w:delText>
              </w:r>
            </w:del>
          </w:p>
          <w:p w14:paraId="0C04BFFA">
            <w:pPr>
              <w:spacing w:before="0" w:after="0" w:line="240" w:lineRule="auto"/>
              <w:rPr>
                <w:del w:id="5204" w:author="marpa" w:date="2026-10-25T15:36:50Z"/>
                <w:rFonts w:hint="default" w:ascii="Courier New" w:hAnsi="Courier New" w:eastAsia="Courier New" w:cs="Courier New"/>
                <w:color w:val="000000"/>
                <w:sz w:val="16"/>
                <w:szCs w:val="16"/>
                <w:lang w:val="en-US"/>
              </w:rPr>
            </w:pPr>
            <w:del w:id="5205" w:author="marpa" w:date="2026-10-25T15:36:50Z">
              <w:r>
                <w:rPr>
                  <w:rFonts w:hint="default" w:ascii="Courier New" w:hAnsi="Courier New" w:eastAsia="Courier New" w:cs="Courier New"/>
                  <w:color w:val="000000"/>
                  <w:sz w:val="16"/>
                  <w:szCs w:val="16"/>
                  <w:lang w:val="en-US"/>
                </w:rPr>
                <w:delText xml:space="preserve">            if (!autenticado) {</w:delText>
              </w:r>
            </w:del>
          </w:p>
          <w:p w14:paraId="2D457F49">
            <w:pPr>
              <w:spacing w:before="0" w:after="0" w:line="240" w:lineRule="auto"/>
              <w:rPr>
                <w:del w:id="5206" w:author="marpa" w:date="2026-10-25T15:36:50Z"/>
                <w:rFonts w:hint="default" w:ascii="Courier New" w:hAnsi="Courier New" w:eastAsia="Courier New" w:cs="Courier New"/>
                <w:color w:val="000000"/>
                <w:sz w:val="16"/>
                <w:szCs w:val="16"/>
                <w:lang w:val="en-US"/>
              </w:rPr>
            </w:pPr>
            <w:del w:id="5207" w:author="marpa" w:date="2026-10-25T15:36:50Z">
              <w:r>
                <w:rPr>
                  <w:rFonts w:hint="default" w:ascii="Courier New" w:hAnsi="Courier New" w:eastAsia="Courier New" w:cs="Courier New"/>
                  <w:color w:val="000000"/>
                  <w:sz w:val="16"/>
                  <w:szCs w:val="16"/>
                  <w:lang w:val="en-US"/>
                </w:rPr>
                <w:delText xml:space="preserve">                System.out.println("Credenciales incorrectas o error de red. Intenta nuevamente.\n");</w:delText>
              </w:r>
            </w:del>
          </w:p>
          <w:p w14:paraId="5E30E677">
            <w:pPr>
              <w:spacing w:before="0" w:after="0" w:line="240" w:lineRule="auto"/>
              <w:rPr>
                <w:del w:id="5208" w:author="marpa" w:date="2026-10-25T15:36:50Z"/>
                <w:rFonts w:hint="default" w:ascii="Courier New" w:hAnsi="Courier New" w:eastAsia="Courier New" w:cs="Courier New"/>
                <w:color w:val="000000"/>
                <w:sz w:val="16"/>
                <w:szCs w:val="16"/>
                <w:lang w:val="en-US"/>
              </w:rPr>
            </w:pPr>
            <w:del w:id="5209" w:author="marpa" w:date="2026-10-25T15:36:50Z">
              <w:r>
                <w:rPr>
                  <w:rFonts w:hint="default" w:ascii="Courier New" w:hAnsi="Courier New" w:eastAsia="Courier New" w:cs="Courier New"/>
                  <w:color w:val="000000"/>
                  <w:sz w:val="16"/>
                  <w:szCs w:val="16"/>
                  <w:lang w:val="en-US"/>
                </w:rPr>
                <w:delText xml:space="preserve">            }</w:delText>
              </w:r>
            </w:del>
          </w:p>
          <w:p w14:paraId="15063FFF">
            <w:pPr>
              <w:spacing w:before="0" w:after="0" w:line="240" w:lineRule="auto"/>
              <w:rPr>
                <w:del w:id="5210" w:author="marpa" w:date="2026-10-25T15:36:50Z"/>
                <w:rFonts w:hint="default" w:ascii="Courier New" w:hAnsi="Courier New" w:eastAsia="Courier New" w:cs="Courier New"/>
                <w:color w:val="000000"/>
                <w:sz w:val="16"/>
                <w:szCs w:val="16"/>
                <w:lang w:val="en-US"/>
              </w:rPr>
            </w:pPr>
            <w:del w:id="5211" w:author="marpa" w:date="2026-10-25T15:36:50Z">
              <w:r>
                <w:rPr>
                  <w:rFonts w:hint="default" w:ascii="Courier New" w:hAnsi="Courier New" w:eastAsia="Courier New" w:cs="Courier New"/>
                  <w:color w:val="000000"/>
                  <w:sz w:val="16"/>
                  <w:szCs w:val="16"/>
                  <w:lang w:val="en-US"/>
                </w:rPr>
                <w:delText xml:space="preserve">        }</w:delText>
              </w:r>
            </w:del>
          </w:p>
          <w:p w14:paraId="2BD1C82B">
            <w:pPr>
              <w:spacing w:before="0" w:after="0" w:line="240" w:lineRule="auto"/>
              <w:rPr>
                <w:del w:id="5212" w:author="marpa" w:date="2026-10-25T15:36:50Z"/>
                <w:rFonts w:hint="default" w:ascii="Courier New" w:hAnsi="Courier New" w:eastAsia="Courier New" w:cs="Courier New"/>
                <w:color w:val="000000"/>
                <w:sz w:val="16"/>
                <w:szCs w:val="16"/>
                <w:lang w:val="en-US"/>
              </w:rPr>
            </w:pPr>
            <w:del w:id="5213" w:author="marpa" w:date="2026-10-25T15:36:50Z">
              <w:r>
                <w:rPr>
                  <w:rFonts w:hint="default" w:ascii="Courier New" w:hAnsi="Courier New" w:eastAsia="Courier New" w:cs="Courier New"/>
                  <w:color w:val="000000"/>
                  <w:sz w:val="16"/>
                  <w:szCs w:val="16"/>
                  <w:lang w:val="en-US"/>
                </w:rPr>
                <w:delText xml:space="preserve">        </w:delText>
              </w:r>
            </w:del>
          </w:p>
          <w:p w14:paraId="29F8EBBF">
            <w:pPr>
              <w:spacing w:before="0" w:after="0" w:line="240" w:lineRule="auto"/>
              <w:rPr>
                <w:del w:id="5214" w:author="marpa" w:date="2026-10-25T15:36:50Z"/>
                <w:rFonts w:hint="default" w:ascii="Courier New" w:hAnsi="Courier New" w:eastAsia="Courier New" w:cs="Courier New"/>
                <w:color w:val="000000"/>
                <w:sz w:val="16"/>
                <w:szCs w:val="16"/>
                <w:lang w:val="en-US"/>
              </w:rPr>
            </w:pPr>
            <w:del w:id="5215" w:author="marpa" w:date="2026-10-25T15:36:50Z">
              <w:r>
                <w:rPr>
                  <w:rFonts w:hint="default" w:ascii="Courier New" w:hAnsi="Courier New" w:eastAsia="Courier New" w:cs="Courier New"/>
                  <w:color w:val="000000"/>
                  <w:sz w:val="16"/>
                  <w:szCs w:val="16"/>
                  <w:lang w:val="en-US"/>
                </w:rPr>
                <w:delText xml:space="preserve">        System.out.println("Sesión iniciada con éxito\n");</w:delText>
              </w:r>
            </w:del>
          </w:p>
          <w:p w14:paraId="4D78B4DC">
            <w:pPr>
              <w:spacing w:before="0" w:after="0" w:line="240" w:lineRule="auto"/>
              <w:rPr>
                <w:del w:id="5216" w:author="marpa" w:date="2026-10-25T15:36:50Z"/>
                <w:rFonts w:hint="default" w:ascii="Courier New" w:hAnsi="Courier New" w:eastAsia="Courier New" w:cs="Courier New"/>
                <w:color w:val="000000"/>
                <w:sz w:val="16"/>
                <w:szCs w:val="16"/>
                <w:lang w:val="en-US"/>
              </w:rPr>
            </w:pPr>
            <w:del w:id="5217" w:author="marpa" w:date="2026-10-25T15:36:50Z">
              <w:r>
                <w:rPr>
                  <w:rFonts w:hint="default" w:ascii="Courier New" w:hAnsi="Courier New" w:eastAsia="Courier New" w:cs="Courier New"/>
                  <w:color w:val="000000"/>
                  <w:sz w:val="16"/>
                  <w:szCs w:val="16"/>
                  <w:lang w:val="en-US"/>
                </w:rPr>
                <w:delText xml:space="preserve">        </w:delText>
              </w:r>
            </w:del>
          </w:p>
          <w:p w14:paraId="2ABF37C9">
            <w:pPr>
              <w:spacing w:before="0" w:after="0" w:line="240" w:lineRule="auto"/>
              <w:rPr>
                <w:del w:id="5218" w:author="marpa" w:date="2026-10-25T15:36:50Z"/>
                <w:rFonts w:hint="default" w:ascii="Courier New" w:hAnsi="Courier New" w:eastAsia="Courier New" w:cs="Courier New"/>
                <w:color w:val="000000"/>
                <w:sz w:val="16"/>
                <w:szCs w:val="16"/>
                <w:lang w:val="en-US"/>
              </w:rPr>
            </w:pPr>
            <w:del w:id="5219" w:author="marpa" w:date="2026-10-25T15:36:50Z">
              <w:r>
                <w:rPr>
                  <w:rFonts w:hint="default" w:ascii="Courier New" w:hAnsi="Courier New" w:eastAsia="Courier New" w:cs="Courier New"/>
                  <w:color w:val="000000"/>
                  <w:sz w:val="16"/>
                  <w:szCs w:val="16"/>
                  <w:lang w:val="en-US"/>
                </w:rPr>
                <w:delText xml:space="preserve">        </w:delText>
              </w:r>
            </w:del>
          </w:p>
          <w:p w14:paraId="04CBE806">
            <w:pPr>
              <w:spacing w:before="0" w:after="0" w:line="240" w:lineRule="auto"/>
              <w:rPr>
                <w:del w:id="5220" w:author="marpa" w:date="2026-10-25T15:36:50Z"/>
                <w:rFonts w:hint="default" w:ascii="Courier New" w:hAnsi="Courier New" w:eastAsia="Courier New" w:cs="Courier New"/>
                <w:color w:val="000000"/>
                <w:sz w:val="16"/>
                <w:szCs w:val="16"/>
                <w:lang w:val="en-US"/>
              </w:rPr>
            </w:pPr>
            <w:del w:id="5221" w:author="marpa" w:date="2026-10-25T15:36:50Z">
              <w:r>
                <w:rPr>
                  <w:rFonts w:hint="default" w:ascii="Courier New" w:hAnsi="Courier New" w:eastAsia="Courier New" w:cs="Courier New"/>
                  <w:color w:val="000000"/>
                  <w:sz w:val="16"/>
                  <w:szCs w:val="16"/>
                  <w:lang w:val="en-US"/>
                </w:rPr>
                <w:delText xml:space="preserve">        OpcionMenu opcion;</w:delText>
              </w:r>
            </w:del>
          </w:p>
          <w:p w14:paraId="1D90E508">
            <w:pPr>
              <w:spacing w:before="0" w:after="0" w:line="240" w:lineRule="auto"/>
              <w:rPr>
                <w:del w:id="5222" w:author="marpa" w:date="2026-10-25T15:36:50Z"/>
                <w:rFonts w:hint="default" w:ascii="Courier New" w:hAnsi="Courier New" w:eastAsia="Courier New" w:cs="Courier New"/>
                <w:color w:val="000000"/>
                <w:sz w:val="16"/>
                <w:szCs w:val="16"/>
                <w:lang w:val="en-US"/>
              </w:rPr>
            </w:pPr>
          </w:p>
          <w:p w14:paraId="5AAF15E2">
            <w:pPr>
              <w:spacing w:before="0" w:after="0" w:line="240" w:lineRule="auto"/>
              <w:rPr>
                <w:del w:id="5223" w:author="marpa" w:date="2026-10-25T15:36:50Z"/>
                <w:rFonts w:hint="default" w:ascii="Courier New" w:hAnsi="Courier New" w:eastAsia="Courier New" w:cs="Courier New"/>
                <w:color w:val="000000"/>
                <w:sz w:val="16"/>
                <w:szCs w:val="16"/>
                <w:lang w:val="en-US"/>
              </w:rPr>
            </w:pPr>
            <w:del w:id="5224" w:author="marpa" w:date="2026-10-25T15:36:50Z">
              <w:r>
                <w:rPr>
                  <w:rFonts w:hint="default" w:ascii="Courier New" w:hAnsi="Courier New" w:eastAsia="Courier New" w:cs="Courier New"/>
                  <w:color w:val="000000"/>
                  <w:sz w:val="16"/>
                  <w:szCs w:val="16"/>
                  <w:lang w:val="en-US"/>
                </w:rPr>
                <w:delText xml:space="preserve">        do {</w:delText>
              </w:r>
            </w:del>
          </w:p>
          <w:p w14:paraId="09E75EDD">
            <w:pPr>
              <w:spacing w:before="0" w:after="0" w:line="240" w:lineRule="auto"/>
              <w:rPr>
                <w:del w:id="5225" w:author="marpa" w:date="2026-10-25T15:36:50Z"/>
                <w:rFonts w:hint="default" w:ascii="Courier New" w:hAnsi="Courier New" w:eastAsia="Courier New" w:cs="Courier New"/>
                <w:color w:val="000000"/>
                <w:sz w:val="16"/>
                <w:szCs w:val="16"/>
                <w:lang w:val="en-US"/>
              </w:rPr>
            </w:pPr>
            <w:del w:id="5226" w:author="marpa" w:date="2026-10-25T15:36:50Z">
              <w:r>
                <w:rPr>
                  <w:rFonts w:hint="default" w:ascii="Courier New" w:hAnsi="Courier New" w:eastAsia="Courier New" w:cs="Courier New"/>
                  <w:color w:val="000000"/>
                  <w:sz w:val="16"/>
                  <w:szCs w:val="16"/>
                  <w:lang w:val="en-US"/>
                </w:rPr>
                <w:delText xml:space="preserve">            opcion = interfaz.seleccionarConversion();</w:delText>
              </w:r>
            </w:del>
          </w:p>
          <w:p w14:paraId="0C2EFD02">
            <w:pPr>
              <w:spacing w:before="0" w:after="0" w:line="240" w:lineRule="auto"/>
              <w:rPr>
                <w:del w:id="5227" w:author="marpa" w:date="2026-10-25T15:36:50Z"/>
                <w:rFonts w:hint="default" w:ascii="Courier New" w:hAnsi="Courier New" w:eastAsia="Courier New" w:cs="Courier New"/>
                <w:color w:val="000000"/>
                <w:sz w:val="16"/>
                <w:szCs w:val="16"/>
                <w:lang w:val="en-US"/>
              </w:rPr>
            </w:pPr>
            <w:del w:id="5228" w:author="marpa" w:date="2026-10-25T15:36:50Z">
              <w:r>
                <w:rPr>
                  <w:rFonts w:hint="default" w:ascii="Courier New" w:hAnsi="Courier New" w:eastAsia="Courier New" w:cs="Courier New"/>
                  <w:color w:val="000000"/>
                  <w:sz w:val="16"/>
                  <w:szCs w:val="16"/>
                  <w:lang w:val="en-US"/>
                </w:rPr>
                <w:delText xml:space="preserve">            </w:delText>
              </w:r>
            </w:del>
          </w:p>
          <w:p w14:paraId="01ACFC77">
            <w:pPr>
              <w:spacing w:before="0" w:after="0" w:line="240" w:lineRule="auto"/>
              <w:rPr>
                <w:del w:id="5229" w:author="marpa" w:date="2026-10-25T15:36:50Z"/>
                <w:rFonts w:hint="default" w:ascii="Courier New" w:hAnsi="Courier New" w:eastAsia="Courier New" w:cs="Courier New"/>
                <w:color w:val="000000"/>
                <w:sz w:val="16"/>
                <w:szCs w:val="16"/>
                <w:lang w:val="en-US"/>
              </w:rPr>
            </w:pPr>
            <w:del w:id="5230" w:author="marpa" w:date="2026-10-25T15:36:50Z">
              <w:r>
                <w:rPr>
                  <w:rFonts w:hint="default" w:ascii="Courier New" w:hAnsi="Courier New" w:eastAsia="Courier New" w:cs="Courier New"/>
                  <w:color w:val="000000"/>
                  <w:sz w:val="16"/>
                  <w:szCs w:val="16"/>
                  <w:lang w:val="en-US"/>
                </w:rPr>
                <w:delText xml:space="preserve">            if (opcion != null) {</w:delText>
              </w:r>
            </w:del>
          </w:p>
          <w:p w14:paraId="645E0053">
            <w:pPr>
              <w:spacing w:before="0" w:after="0" w:line="240" w:lineRule="auto"/>
              <w:rPr>
                <w:del w:id="5231" w:author="marpa" w:date="2026-10-25T15:36:50Z"/>
                <w:rFonts w:hint="default" w:ascii="Courier New" w:hAnsi="Courier New" w:eastAsia="Courier New" w:cs="Courier New"/>
                <w:color w:val="000000"/>
                <w:sz w:val="16"/>
                <w:szCs w:val="16"/>
                <w:lang w:val="en-US"/>
              </w:rPr>
            </w:pPr>
            <w:del w:id="5232" w:author="marpa" w:date="2026-10-25T15:36:50Z">
              <w:r>
                <w:rPr>
                  <w:rFonts w:hint="default" w:ascii="Courier New" w:hAnsi="Courier New" w:eastAsia="Courier New" w:cs="Courier New"/>
                  <w:color w:val="000000"/>
                  <w:sz w:val="16"/>
                  <w:szCs w:val="16"/>
                  <w:lang w:val="en-US"/>
                </w:rPr>
                <w:delText xml:space="preserve">                switch (opcion) {</w:delText>
              </w:r>
            </w:del>
          </w:p>
          <w:p w14:paraId="053F589C">
            <w:pPr>
              <w:spacing w:before="0" w:after="0" w:line="240" w:lineRule="auto"/>
              <w:rPr>
                <w:del w:id="5233" w:author="marpa" w:date="2026-10-25T15:36:50Z"/>
                <w:rFonts w:hint="default" w:ascii="Courier New" w:hAnsi="Courier New" w:eastAsia="Courier New" w:cs="Courier New"/>
                <w:color w:val="000000"/>
                <w:sz w:val="16"/>
                <w:szCs w:val="16"/>
                <w:lang w:val="en-US"/>
              </w:rPr>
            </w:pPr>
            <w:del w:id="5234" w:author="marpa" w:date="2026-10-25T15:36:50Z">
              <w:r>
                <w:rPr>
                  <w:rFonts w:hint="default" w:ascii="Courier New" w:hAnsi="Courier New" w:eastAsia="Courier New" w:cs="Courier New"/>
                  <w:color w:val="000000"/>
                  <w:sz w:val="16"/>
                  <w:szCs w:val="16"/>
                  <w:lang w:val="en-US"/>
                </w:rPr>
                <w:delText xml:space="preserve">                    case CONVERTIR_LONGITUD -&gt; ejecutarFlujoConversion(</w:delText>
              </w:r>
            </w:del>
          </w:p>
          <w:p w14:paraId="6A3704BA">
            <w:pPr>
              <w:spacing w:before="0" w:after="0" w:line="240" w:lineRule="auto"/>
              <w:rPr>
                <w:del w:id="5235" w:author="marpa" w:date="2026-10-25T15:36:50Z"/>
                <w:rFonts w:hint="default" w:ascii="Courier New" w:hAnsi="Courier New" w:eastAsia="Courier New" w:cs="Courier New"/>
                <w:color w:val="000000"/>
                <w:sz w:val="16"/>
                <w:szCs w:val="16"/>
                <w:lang w:val="en-US"/>
              </w:rPr>
            </w:pPr>
            <w:del w:id="5236" w:author="marpa" w:date="2026-10-25T15:36:50Z">
              <w:r>
                <w:rPr>
                  <w:rFonts w:hint="default" w:ascii="Courier New" w:hAnsi="Courier New" w:eastAsia="Courier New" w:cs="Courier New"/>
                  <w:color w:val="000000"/>
                  <w:sz w:val="16"/>
                  <w:szCs w:val="16"/>
                  <w:lang w:val="en-US"/>
                </w:rPr>
                <w:delText xml:space="preserve">                            interfaz, </w:delText>
              </w:r>
            </w:del>
          </w:p>
          <w:p w14:paraId="5BBD4C47">
            <w:pPr>
              <w:spacing w:before="0" w:after="0" w:line="240" w:lineRule="auto"/>
              <w:rPr>
                <w:del w:id="5237" w:author="marpa" w:date="2026-10-25T15:36:50Z"/>
                <w:rFonts w:hint="default" w:ascii="Courier New" w:hAnsi="Courier New" w:eastAsia="Courier New" w:cs="Courier New"/>
                <w:color w:val="000000"/>
                <w:sz w:val="16"/>
                <w:szCs w:val="16"/>
                <w:lang w:val="en-US"/>
              </w:rPr>
            </w:pPr>
            <w:del w:id="5238" w:author="marpa" w:date="2026-10-25T15:36:50Z">
              <w:r>
                <w:rPr>
                  <w:rFonts w:hint="default" w:ascii="Courier New" w:hAnsi="Courier New" w:eastAsia="Courier New" w:cs="Courier New"/>
                  <w:color w:val="000000"/>
                  <w:sz w:val="16"/>
                  <w:szCs w:val="16"/>
                  <w:lang w:val="en-US"/>
                </w:rPr>
                <w:delText xml:space="preserve">                            CatalogoUnidades.Longitud.values(), </w:delText>
              </w:r>
            </w:del>
          </w:p>
          <w:p w14:paraId="0824318A">
            <w:pPr>
              <w:spacing w:before="0" w:after="0" w:line="240" w:lineRule="auto"/>
              <w:rPr>
                <w:del w:id="5239" w:author="marpa" w:date="2026-10-25T15:36:50Z"/>
                <w:rFonts w:hint="default" w:ascii="Courier New" w:hAnsi="Courier New" w:eastAsia="Courier New" w:cs="Courier New"/>
                <w:color w:val="000000"/>
                <w:sz w:val="16"/>
                <w:szCs w:val="16"/>
                <w:lang w:val="en-US"/>
              </w:rPr>
            </w:pPr>
            <w:del w:id="5240" w:author="marpa" w:date="2026-10-25T15:36:50Z">
              <w:r>
                <w:rPr>
                  <w:rFonts w:hint="default" w:ascii="Courier New" w:hAnsi="Courier New" w:eastAsia="Courier New" w:cs="Courier New"/>
                  <w:color w:val="000000"/>
                  <w:sz w:val="16"/>
                  <w:szCs w:val="16"/>
                  <w:lang w:val="en-US"/>
                </w:rPr>
                <w:delText xml:space="preserve">                            (v, o, d) -&gt; controlador.convertirLongitud(v, o, d)</w:delText>
              </w:r>
            </w:del>
          </w:p>
          <w:p w14:paraId="6F8D2444">
            <w:pPr>
              <w:spacing w:before="0" w:after="0" w:line="240" w:lineRule="auto"/>
              <w:rPr>
                <w:del w:id="5241" w:author="marpa" w:date="2026-10-25T15:36:50Z"/>
                <w:rFonts w:hint="default" w:ascii="Courier New" w:hAnsi="Courier New" w:eastAsia="Courier New" w:cs="Courier New"/>
                <w:color w:val="000000"/>
                <w:sz w:val="16"/>
                <w:szCs w:val="16"/>
                <w:lang w:val="en-US"/>
              </w:rPr>
            </w:pPr>
            <w:del w:id="5242" w:author="marpa" w:date="2026-10-25T15:36:50Z">
              <w:r>
                <w:rPr>
                  <w:rFonts w:hint="default" w:ascii="Courier New" w:hAnsi="Courier New" w:eastAsia="Courier New" w:cs="Courier New"/>
                  <w:color w:val="000000"/>
                  <w:sz w:val="16"/>
                  <w:szCs w:val="16"/>
                  <w:lang w:val="en-US"/>
                </w:rPr>
                <w:delText xml:space="preserve">                    );</w:delText>
              </w:r>
            </w:del>
          </w:p>
          <w:p w14:paraId="14B53A32">
            <w:pPr>
              <w:spacing w:before="0" w:after="0" w:line="240" w:lineRule="auto"/>
              <w:rPr>
                <w:del w:id="5243" w:author="marpa" w:date="2026-10-25T15:36:50Z"/>
                <w:rFonts w:hint="default" w:ascii="Courier New" w:hAnsi="Courier New" w:eastAsia="Courier New" w:cs="Courier New"/>
                <w:color w:val="000000"/>
                <w:sz w:val="16"/>
                <w:szCs w:val="16"/>
                <w:lang w:val="en-US"/>
              </w:rPr>
            </w:pPr>
            <w:del w:id="5244" w:author="marpa" w:date="2026-10-25T15:36:50Z">
              <w:r>
                <w:rPr>
                  <w:rFonts w:hint="default" w:ascii="Courier New" w:hAnsi="Courier New" w:eastAsia="Courier New" w:cs="Courier New"/>
                  <w:color w:val="000000"/>
                  <w:sz w:val="16"/>
                  <w:szCs w:val="16"/>
                  <w:lang w:val="en-US"/>
                </w:rPr>
                <w:delText xml:space="preserve">                    case CONVERTIR_TEMPERATURA -&gt; ejecutarFlujoConversion(</w:delText>
              </w:r>
            </w:del>
          </w:p>
          <w:p w14:paraId="07863C73">
            <w:pPr>
              <w:spacing w:before="0" w:after="0" w:line="240" w:lineRule="auto"/>
              <w:rPr>
                <w:del w:id="5245" w:author="marpa" w:date="2026-10-25T15:36:50Z"/>
                <w:rFonts w:hint="default" w:ascii="Courier New" w:hAnsi="Courier New" w:eastAsia="Courier New" w:cs="Courier New"/>
                <w:color w:val="000000"/>
                <w:sz w:val="16"/>
                <w:szCs w:val="16"/>
                <w:lang w:val="en-US"/>
              </w:rPr>
            </w:pPr>
            <w:del w:id="5246" w:author="marpa" w:date="2026-10-25T15:36:50Z">
              <w:r>
                <w:rPr>
                  <w:rFonts w:hint="default" w:ascii="Courier New" w:hAnsi="Courier New" w:eastAsia="Courier New" w:cs="Courier New"/>
                  <w:color w:val="000000"/>
                  <w:sz w:val="16"/>
                  <w:szCs w:val="16"/>
                  <w:lang w:val="en-US"/>
                </w:rPr>
                <w:delText xml:space="preserve">                            interfaz, </w:delText>
              </w:r>
            </w:del>
          </w:p>
          <w:p w14:paraId="43C9C8AA">
            <w:pPr>
              <w:spacing w:before="0" w:after="0" w:line="240" w:lineRule="auto"/>
              <w:rPr>
                <w:del w:id="5247" w:author="marpa" w:date="2026-10-25T15:36:50Z"/>
                <w:rFonts w:hint="default" w:ascii="Courier New" w:hAnsi="Courier New" w:eastAsia="Courier New" w:cs="Courier New"/>
                <w:color w:val="000000"/>
                <w:sz w:val="16"/>
                <w:szCs w:val="16"/>
                <w:lang w:val="en-US"/>
              </w:rPr>
            </w:pPr>
            <w:del w:id="5248" w:author="marpa" w:date="2026-10-25T15:36:50Z">
              <w:r>
                <w:rPr>
                  <w:rFonts w:hint="default" w:ascii="Courier New" w:hAnsi="Courier New" w:eastAsia="Courier New" w:cs="Courier New"/>
                  <w:color w:val="000000"/>
                  <w:sz w:val="16"/>
                  <w:szCs w:val="16"/>
                  <w:lang w:val="en-US"/>
                </w:rPr>
                <w:delText xml:space="preserve">                            CatalogoUnidades.Temperatura.values(), </w:delText>
              </w:r>
            </w:del>
          </w:p>
          <w:p w14:paraId="2F240723">
            <w:pPr>
              <w:spacing w:before="0" w:after="0" w:line="240" w:lineRule="auto"/>
              <w:rPr>
                <w:del w:id="5249" w:author="marpa" w:date="2026-10-25T15:36:50Z"/>
                <w:rFonts w:hint="default" w:ascii="Courier New" w:hAnsi="Courier New" w:eastAsia="Courier New" w:cs="Courier New"/>
                <w:color w:val="000000"/>
                <w:sz w:val="16"/>
                <w:szCs w:val="16"/>
                <w:lang w:val="en-US"/>
              </w:rPr>
            </w:pPr>
            <w:del w:id="5250" w:author="marpa" w:date="2026-10-25T15:36:50Z">
              <w:r>
                <w:rPr>
                  <w:rFonts w:hint="default" w:ascii="Courier New" w:hAnsi="Courier New" w:eastAsia="Courier New" w:cs="Courier New"/>
                  <w:color w:val="000000"/>
                  <w:sz w:val="16"/>
                  <w:szCs w:val="16"/>
                  <w:lang w:val="en-US"/>
                </w:rPr>
                <w:delText xml:space="preserve">                            (v, o, d) -&gt; controlador.convertirTemperatura(v, o, d)</w:delText>
              </w:r>
            </w:del>
          </w:p>
          <w:p w14:paraId="14329A57">
            <w:pPr>
              <w:spacing w:before="0" w:after="0" w:line="240" w:lineRule="auto"/>
              <w:rPr>
                <w:del w:id="5251" w:author="marpa" w:date="2026-10-25T15:36:50Z"/>
                <w:rFonts w:hint="default" w:ascii="Courier New" w:hAnsi="Courier New" w:eastAsia="Courier New" w:cs="Courier New"/>
                <w:color w:val="000000"/>
                <w:sz w:val="16"/>
                <w:szCs w:val="16"/>
                <w:lang w:val="en-US"/>
              </w:rPr>
            </w:pPr>
            <w:del w:id="5252" w:author="marpa" w:date="2026-10-25T15:36:50Z">
              <w:r>
                <w:rPr>
                  <w:rFonts w:hint="default" w:ascii="Courier New" w:hAnsi="Courier New" w:eastAsia="Courier New" w:cs="Courier New"/>
                  <w:color w:val="000000"/>
                  <w:sz w:val="16"/>
                  <w:szCs w:val="16"/>
                  <w:lang w:val="en-US"/>
                </w:rPr>
                <w:delText xml:space="preserve">                    );</w:delText>
              </w:r>
            </w:del>
          </w:p>
          <w:p w14:paraId="7457C029">
            <w:pPr>
              <w:spacing w:before="0" w:after="0" w:line="240" w:lineRule="auto"/>
              <w:rPr>
                <w:del w:id="5253" w:author="marpa" w:date="2026-10-25T15:36:50Z"/>
                <w:rFonts w:hint="default" w:ascii="Courier New" w:hAnsi="Courier New" w:eastAsia="Courier New" w:cs="Courier New"/>
                <w:color w:val="000000"/>
                <w:sz w:val="16"/>
                <w:szCs w:val="16"/>
                <w:lang w:val="en-US"/>
              </w:rPr>
            </w:pPr>
            <w:del w:id="5254" w:author="marpa" w:date="2026-10-25T15:36:50Z">
              <w:r>
                <w:rPr>
                  <w:rFonts w:hint="default" w:ascii="Courier New" w:hAnsi="Courier New" w:eastAsia="Courier New" w:cs="Courier New"/>
                  <w:color w:val="000000"/>
                  <w:sz w:val="16"/>
                  <w:szCs w:val="16"/>
                  <w:lang w:val="en-US"/>
                </w:rPr>
                <w:delText xml:space="preserve">                    case CONVERTIR_MASA -&gt; ejecutarFlujoConversion(</w:delText>
              </w:r>
            </w:del>
          </w:p>
          <w:p w14:paraId="6573ECD0">
            <w:pPr>
              <w:spacing w:before="0" w:after="0" w:line="240" w:lineRule="auto"/>
              <w:rPr>
                <w:del w:id="5255" w:author="marpa" w:date="2026-10-25T15:36:50Z"/>
                <w:rFonts w:hint="default" w:ascii="Courier New" w:hAnsi="Courier New" w:eastAsia="Courier New" w:cs="Courier New"/>
                <w:color w:val="000000"/>
                <w:sz w:val="16"/>
                <w:szCs w:val="16"/>
                <w:lang w:val="en-US"/>
              </w:rPr>
            </w:pPr>
            <w:del w:id="5256" w:author="marpa" w:date="2026-10-25T15:36:50Z">
              <w:r>
                <w:rPr>
                  <w:rFonts w:hint="default" w:ascii="Courier New" w:hAnsi="Courier New" w:eastAsia="Courier New" w:cs="Courier New"/>
                  <w:color w:val="000000"/>
                  <w:sz w:val="16"/>
                  <w:szCs w:val="16"/>
                  <w:lang w:val="en-US"/>
                </w:rPr>
                <w:delText xml:space="preserve">                            interfaz, </w:delText>
              </w:r>
            </w:del>
          </w:p>
          <w:p w14:paraId="2B50D496">
            <w:pPr>
              <w:spacing w:before="0" w:after="0" w:line="240" w:lineRule="auto"/>
              <w:rPr>
                <w:del w:id="5257" w:author="marpa" w:date="2026-10-25T15:36:50Z"/>
                <w:rFonts w:hint="default" w:ascii="Courier New" w:hAnsi="Courier New" w:eastAsia="Courier New" w:cs="Courier New"/>
                <w:color w:val="000000"/>
                <w:sz w:val="16"/>
                <w:szCs w:val="16"/>
                <w:lang w:val="en-US"/>
              </w:rPr>
            </w:pPr>
            <w:del w:id="5258" w:author="marpa" w:date="2026-10-25T15:36:50Z">
              <w:r>
                <w:rPr>
                  <w:rFonts w:hint="default" w:ascii="Courier New" w:hAnsi="Courier New" w:eastAsia="Courier New" w:cs="Courier New"/>
                  <w:color w:val="000000"/>
                  <w:sz w:val="16"/>
                  <w:szCs w:val="16"/>
                  <w:lang w:val="en-US"/>
                </w:rPr>
                <w:delText xml:space="preserve">                            CatalogoUnidades.Masa.values(), </w:delText>
              </w:r>
            </w:del>
          </w:p>
          <w:p w14:paraId="56F83CFB">
            <w:pPr>
              <w:spacing w:before="0" w:after="0" w:line="240" w:lineRule="auto"/>
              <w:rPr>
                <w:del w:id="5259" w:author="marpa" w:date="2026-10-25T15:36:50Z"/>
                <w:rFonts w:hint="default" w:ascii="Courier New" w:hAnsi="Courier New" w:eastAsia="Courier New" w:cs="Courier New"/>
                <w:color w:val="000000"/>
                <w:sz w:val="16"/>
                <w:szCs w:val="16"/>
                <w:lang w:val="en-US"/>
              </w:rPr>
            </w:pPr>
            <w:del w:id="5260" w:author="marpa" w:date="2026-10-25T15:36:50Z">
              <w:r>
                <w:rPr>
                  <w:rFonts w:hint="default" w:ascii="Courier New" w:hAnsi="Courier New" w:eastAsia="Courier New" w:cs="Courier New"/>
                  <w:color w:val="000000"/>
                  <w:sz w:val="16"/>
                  <w:szCs w:val="16"/>
                  <w:lang w:val="en-US"/>
                </w:rPr>
                <w:delText xml:space="preserve">                            (v, o, d) -&gt; controlador.convertirMasa(v, o, d)</w:delText>
              </w:r>
            </w:del>
          </w:p>
          <w:p w14:paraId="0C4855C2">
            <w:pPr>
              <w:spacing w:before="0" w:after="0" w:line="240" w:lineRule="auto"/>
              <w:rPr>
                <w:del w:id="5261" w:author="marpa" w:date="2026-10-25T15:36:50Z"/>
                <w:rFonts w:hint="default" w:ascii="Courier New" w:hAnsi="Courier New" w:eastAsia="Courier New" w:cs="Courier New"/>
                <w:color w:val="000000"/>
                <w:sz w:val="16"/>
                <w:szCs w:val="16"/>
                <w:lang w:val="en-US"/>
              </w:rPr>
            </w:pPr>
            <w:del w:id="5262" w:author="marpa" w:date="2026-10-25T15:36:50Z">
              <w:r>
                <w:rPr>
                  <w:rFonts w:hint="default" w:ascii="Courier New" w:hAnsi="Courier New" w:eastAsia="Courier New" w:cs="Courier New"/>
                  <w:color w:val="000000"/>
                  <w:sz w:val="16"/>
                  <w:szCs w:val="16"/>
                  <w:lang w:val="en-US"/>
                </w:rPr>
                <w:delText xml:space="preserve">                    );</w:delText>
              </w:r>
            </w:del>
          </w:p>
          <w:p w14:paraId="4E0EAE85">
            <w:pPr>
              <w:spacing w:before="0" w:after="0" w:line="240" w:lineRule="auto"/>
              <w:rPr>
                <w:del w:id="5263" w:author="marpa" w:date="2026-10-25T15:36:50Z"/>
                <w:rFonts w:hint="default" w:ascii="Courier New" w:hAnsi="Courier New" w:eastAsia="Courier New" w:cs="Courier New"/>
                <w:color w:val="000000"/>
                <w:sz w:val="16"/>
                <w:szCs w:val="16"/>
                <w:lang w:val="en-US"/>
              </w:rPr>
            </w:pPr>
            <w:del w:id="5264" w:author="marpa" w:date="2026-10-25T15:36:50Z">
              <w:r>
                <w:rPr>
                  <w:rFonts w:hint="default" w:ascii="Courier New" w:hAnsi="Courier New" w:eastAsia="Courier New" w:cs="Courier New"/>
                  <w:color w:val="000000"/>
                  <w:sz w:val="16"/>
                  <w:szCs w:val="16"/>
                  <w:lang w:val="en-US"/>
                </w:rPr>
                <w:delText xml:space="preserve">                    case SALIR -&gt; System.out.println("Saliendo...");</w:delText>
              </w:r>
            </w:del>
          </w:p>
          <w:p w14:paraId="244A0341">
            <w:pPr>
              <w:spacing w:before="0" w:after="0" w:line="240" w:lineRule="auto"/>
              <w:rPr>
                <w:del w:id="5265" w:author="marpa" w:date="2026-10-25T15:36:50Z"/>
                <w:rFonts w:hint="default" w:ascii="Courier New" w:hAnsi="Courier New" w:eastAsia="Courier New" w:cs="Courier New"/>
                <w:color w:val="000000"/>
                <w:sz w:val="16"/>
                <w:szCs w:val="16"/>
                <w:lang w:val="en-US"/>
              </w:rPr>
            </w:pPr>
            <w:del w:id="5266" w:author="marpa" w:date="2026-10-25T15:36:50Z">
              <w:r>
                <w:rPr>
                  <w:rFonts w:hint="default" w:ascii="Courier New" w:hAnsi="Courier New" w:eastAsia="Courier New" w:cs="Courier New"/>
                  <w:color w:val="000000"/>
                  <w:sz w:val="16"/>
                  <w:szCs w:val="16"/>
                  <w:lang w:val="en-US"/>
                </w:rPr>
                <w:delText xml:space="preserve">                }</w:delText>
              </w:r>
            </w:del>
          </w:p>
          <w:p w14:paraId="466B8D69">
            <w:pPr>
              <w:spacing w:before="0" w:after="0" w:line="240" w:lineRule="auto"/>
              <w:rPr>
                <w:del w:id="5267" w:author="marpa" w:date="2026-10-25T15:36:50Z"/>
                <w:rFonts w:hint="default" w:ascii="Courier New" w:hAnsi="Courier New" w:eastAsia="Courier New" w:cs="Courier New"/>
                <w:color w:val="000000"/>
                <w:sz w:val="16"/>
                <w:szCs w:val="16"/>
                <w:lang w:val="en-US"/>
              </w:rPr>
            </w:pPr>
            <w:del w:id="5268" w:author="marpa" w:date="2026-10-25T15:36:50Z">
              <w:r>
                <w:rPr>
                  <w:rFonts w:hint="default" w:ascii="Courier New" w:hAnsi="Courier New" w:eastAsia="Courier New" w:cs="Courier New"/>
                  <w:color w:val="000000"/>
                  <w:sz w:val="16"/>
                  <w:szCs w:val="16"/>
                  <w:lang w:val="en-US"/>
                </w:rPr>
                <w:delText xml:space="preserve">            }</w:delText>
              </w:r>
            </w:del>
          </w:p>
          <w:p w14:paraId="271CC2D9">
            <w:pPr>
              <w:spacing w:before="0" w:after="0" w:line="240" w:lineRule="auto"/>
              <w:rPr>
                <w:del w:id="5269" w:author="marpa" w:date="2026-10-25T15:36:50Z"/>
                <w:rFonts w:hint="default" w:ascii="Courier New" w:hAnsi="Courier New" w:eastAsia="Courier New" w:cs="Courier New"/>
                <w:color w:val="000000"/>
                <w:sz w:val="16"/>
                <w:szCs w:val="16"/>
                <w:lang w:val="en-US"/>
              </w:rPr>
            </w:pPr>
            <w:del w:id="5270" w:author="marpa" w:date="2026-10-25T15:36:50Z">
              <w:r>
                <w:rPr>
                  <w:rFonts w:hint="default" w:ascii="Courier New" w:hAnsi="Courier New" w:eastAsia="Courier New" w:cs="Courier New"/>
                  <w:color w:val="000000"/>
                  <w:sz w:val="16"/>
                  <w:szCs w:val="16"/>
                  <w:lang w:val="en-US"/>
                </w:rPr>
                <w:delText xml:space="preserve">        } while (opcion != OpcionMenu.SALIR);</w:delText>
              </w:r>
            </w:del>
          </w:p>
          <w:p w14:paraId="156BC02C">
            <w:pPr>
              <w:spacing w:before="0" w:after="0" w:line="240" w:lineRule="auto"/>
              <w:rPr>
                <w:del w:id="5271" w:author="marpa" w:date="2026-10-25T15:36:50Z"/>
                <w:rFonts w:hint="default" w:ascii="Courier New" w:hAnsi="Courier New" w:eastAsia="Courier New" w:cs="Courier New"/>
                <w:color w:val="000000"/>
                <w:sz w:val="16"/>
                <w:szCs w:val="16"/>
                <w:lang w:val="en-US"/>
              </w:rPr>
            </w:pPr>
            <w:del w:id="5272" w:author="marpa" w:date="2026-10-25T15:36:50Z">
              <w:r>
                <w:rPr>
                  <w:rFonts w:hint="default" w:ascii="Courier New" w:hAnsi="Courier New" w:eastAsia="Courier New" w:cs="Courier New"/>
                  <w:color w:val="000000"/>
                  <w:sz w:val="16"/>
                  <w:szCs w:val="16"/>
                  <w:lang w:val="en-US"/>
                </w:rPr>
                <w:delText xml:space="preserve">    }</w:delText>
              </w:r>
            </w:del>
          </w:p>
          <w:p w14:paraId="61B81A72">
            <w:pPr>
              <w:spacing w:before="0" w:after="0" w:line="240" w:lineRule="auto"/>
              <w:rPr>
                <w:del w:id="5273" w:author="marpa" w:date="2026-10-25T15:36:50Z"/>
                <w:rFonts w:hint="default" w:ascii="Courier New" w:hAnsi="Courier New" w:eastAsia="Courier New" w:cs="Courier New"/>
                <w:color w:val="000000"/>
                <w:sz w:val="16"/>
                <w:szCs w:val="16"/>
                <w:lang w:val="en-US"/>
              </w:rPr>
            </w:pPr>
            <w:del w:id="5274" w:author="marpa" w:date="2026-10-25T15:36:50Z">
              <w:r>
                <w:rPr>
                  <w:rFonts w:hint="default" w:ascii="Courier New" w:hAnsi="Courier New" w:eastAsia="Courier New" w:cs="Courier New"/>
                  <w:color w:val="000000"/>
                  <w:sz w:val="16"/>
                  <w:szCs w:val="16"/>
                  <w:lang w:val="en-US"/>
                </w:rPr>
                <w:delText xml:space="preserve">    /**</w:delText>
              </w:r>
            </w:del>
          </w:p>
          <w:p w14:paraId="6EDB65AC">
            <w:pPr>
              <w:spacing w:before="0" w:after="0" w:line="240" w:lineRule="auto"/>
              <w:rPr>
                <w:del w:id="5275" w:author="marpa" w:date="2026-10-25T15:36:50Z"/>
                <w:rFonts w:hint="default" w:ascii="Courier New" w:hAnsi="Courier New" w:eastAsia="Courier New" w:cs="Courier New"/>
                <w:color w:val="000000"/>
                <w:sz w:val="16"/>
                <w:szCs w:val="16"/>
                <w:lang w:val="en-US"/>
              </w:rPr>
            </w:pPr>
            <w:del w:id="5276" w:author="marpa" w:date="2026-10-25T15:36:50Z">
              <w:r>
                <w:rPr>
                  <w:rFonts w:hint="default" w:ascii="Courier New" w:hAnsi="Courier New" w:eastAsia="Courier New" w:cs="Courier New"/>
                  <w:color w:val="000000"/>
                  <w:sz w:val="16"/>
                  <w:szCs w:val="16"/>
                  <w:lang w:val="en-US"/>
                </w:rPr>
                <w:delText xml:space="preserve">     * Interfaz funcional simplificada. Ya no maneja credenciales.</w:delText>
              </w:r>
            </w:del>
          </w:p>
          <w:p w14:paraId="71D864A7">
            <w:pPr>
              <w:spacing w:before="0" w:after="0" w:line="240" w:lineRule="auto"/>
              <w:rPr>
                <w:del w:id="5277" w:author="marpa" w:date="2026-10-25T15:36:50Z"/>
                <w:rFonts w:hint="default" w:ascii="Courier New" w:hAnsi="Courier New" w:eastAsia="Courier New" w:cs="Courier New"/>
                <w:color w:val="000000"/>
                <w:sz w:val="16"/>
                <w:szCs w:val="16"/>
                <w:lang w:val="en-US"/>
              </w:rPr>
            </w:pPr>
            <w:del w:id="5278" w:author="marpa" w:date="2026-10-25T15:36:50Z">
              <w:r>
                <w:rPr>
                  <w:rFonts w:hint="default" w:ascii="Courier New" w:hAnsi="Courier New" w:eastAsia="Courier New" w:cs="Courier New"/>
                  <w:color w:val="000000"/>
                  <w:sz w:val="16"/>
                  <w:szCs w:val="16"/>
                  <w:lang w:val="en-US"/>
                </w:rPr>
                <w:delText xml:space="preserve">     */</w:delText>
              </w:r>
            </w:del>
          </w:p>
          <w:p w14:paraId="159A4D89">
            <w:pPr>
              <w:spacing w:before="0" w:after="0" w:line="240" w:lineRule="auto"/>
              <w:rPr>
                <w:del w:id="5279" w:author="marpa" w:date="2026-10-25T15:36:50Z"/>
                <w:rFonts w:hint="default" w:ascii="Courier New" w:hAnsi="Courier New" w:eastAsia="Courier New" w:cs="Courier New"/>
                <w:color w:val="000000"/>
                <w:sz w:val="16"/>
                <w:szCs w:val="16"/>
                <w:lang w:val="en-US"/>
              </w:rPr>
            </w:pPr>
            <w:del w:id="5280" w:author="marpa" w:date="2026-10-25T15:36:50Z">
              <w:r>
                <w:rPr>
                  <w:rFonts w:hint="default" w:ascii="Courier New" w:hAnsi="Courier New" w:eastAsia="Courier New" w:cs="Courier New"/>
                  <w:color w:val="000000"/>
                  <w:sz w:val="16"/>
                  <w:szCs w:val="16"/>
                  <w:lang w:val="en-US"/>
                </w:rPr>
                <w:delText xml:space="preserve">    @FunctionalInterface</w:delText>
              </w:r>
            </w:del>
          </w:p>
          <w:p w14:paraId="5B9D45C7">
            <w:pPr>
              <w:spacing w:before="0" w:after="0" w:line="240" w:lineRule="auto"/>
              <w:rPr>
                <w:del w:id="5281" w:author="marpa" w:date="2026-10-25T15:36:50Z"/>
                <w:rFonts w:hint="default" w:ascii="Courier New" w:hAnsi="Courier New" w:eastAsia="Courier New" w:cs="Courier New"/>
                <w:color w:val="000000"/>
                <w:sz w:val="16"/>
                <w:szCs w:val="16"/>
                <w:lang w:val="en-US"/>
              </w:rPr>
            </w:pPr>
            <w:del w:id="5282" w:author="marpa" w:date="2026-10-25T15:36:50Z">
              <w:r>
                <w:rPr>
                  <w:rFonts w:hint="default" w:ascii="Courier New" w:hAnsi="Courier New" w:eastAsia="Courier New" w:cs="Courier New"/>
                  <w:color w:val="000000"/>
                  <w:sz w:val="16"/>
                  <w:szCs w:val="16"/>
                  <w:lang w:val="en-US"/>
                </w:rPr>
                <w:delText xml:space="preserve">    private interface OperacionSOAP {</w:delText>
              </w:r>
            </w:del>
          </w:p>
          <w:p w14:paraId="3B8AC84C">
            <w:pPr>
              <w:spacing w:before="0" w:after="0" w:line="240" w:lineRule="auto"/>
              <w:rPr>
                <w:del w:id="5283" w:author="marpa" w:date="2026-10-25T15:36:50Z"/>
                <w:rFonts w:hint="default" w:ascii="Courier New" w:hAnsi="Courier New" w:eastAsia="Courier New" w:cs="Courier New"/>
                <w:color w:val="000000"/>
                <w:sz w:val="16"/>
                <w:szCs w:val="16"/>
                <w:lang w:val="en-US"/>
              </w:rPr>
            </w:pPr>
            <w:del w:id="5284" w:author="marpa" w:date="2026-10-25T15:36:50Z">
              <w:r>
                <w:rPr>
                  <w:rFonts w:hint="default" w:ascii="Courier New" w:hAnsi="Courier New" w:eastAsia="Courier New" w:cs="Courier New"/>
                  <w:color w:val="000000"/>
                  <w:sz w:val="16"/>
                  <w:szCs w:val="16"/>
                  <w:lang w:val="en-US"/>
                </w:rPr>
                <w:delText xml:space="preserve">        double ejecutar(double valor, String origen, String destino) throws Exception;</w:delText>
              </w:r>
            </w:del>
          </w:p>
          <w:p w14:paraId="5632DFC1">
            <w:pPr>
              <w:spacing w:before="0" w:after="0" w:line="240" w:lineRule="auto"/>
              <w:rPr>
                <w:del w:id="5285" w:author="marpa" w:date="2026-10-25T15:36:50Z"/>
                <w:rFonts w:hint="default" w:ascii="Courier New" w:hAnsi="Courier New" w:eastAsia="Courier New" w:cs="Courier New"/>
                <w:color w:val="000000"/>
                <w:sz w:val="16"/>
                <w:szCs w:val="16"/>
                <w:lang w:val="en-US"/>
              </w:rPr>
            </w:pPr>
            <w:del w:id="5286" w:author="marpa" w:date="2026-10-25T15:36:50Z">
              <w:r>
                <w:rPr>
                  <w:rFonts w:hint="default" w:ascii="Courier New" w:hAnsi="Courier New" w:eastAsia="Courier New" w:cs="Courier New"/>
                  <w:color w:val="000000"/>
                  <w:sz w:val="16"/>
                  <w:szCs w:val="16"/>
                  <w:lang w:val="en-US"/>
                </w:rPr>
                <w:delText xml:space="preserve">    }</w:delText>
              </w:r>
            </w:del>
          </w:p>
          <w:p w14:paraId="78BEC846">
            <w:pPr>
              <w:spacing w:before="0" w:after="0" w:line="240" w:lineRule="auto"/>
              <w:rPr>
                <w:del w:id="5287" w:author="marpa" w:date="2026-10-25T15:36:50Z"/>
                <w:rFonts w:hint="default" w:ascii="Courier New" w:hAnsi="Courier New" w:eastAsia="Courier New" w:cs="Courier New"/>
                <w:color w:val="000000"/>
                <w:sz w:val="16"/>
                <w:szCs w:val="16"/>
                <w:lang w:val="en-US"/>
              </w:rPr>
            </w:pPr>
          </w:p>
          <w:p w14:paraId="4A162B7A">
            <w:pPr>
              <w:spacing w:before="0" w:after="0" w:line="240" w:lineRule="auto"/>
              <w:rPr>
                <w:del w:id="5288" w:author="marpa" w:date="2026-10-25T15:36:50Z"/>
                <w:rFonts w:hint="default" w:ascii="Courier New" w:hAnsi="Courier New" w:eastAsia="Courier New" w:cs="Courier New"/>
                <w:color w:val="000000"/>
                <w:sz w:val="16"/>
                <w:szCs w:val="16"/>
                <w:lang w:val="en-US"/>
              </w:rPr>
            </w:pPr>
            <w:del w:id="5289" w:author="marpa" w:date="2026-10-25T15:36:50Z">
              <w:r>
                <w:rPr>
                  <w:rFonts w:hint="default" w:ascii="Courier New" w:hAnsi="Courier New" w:eastAsia="Courier New" w:cs="Courier New"/>
                  <w:color w:val="000000"/>
                  <w:sz w:val="16"/>
                  <w:szCs w:val="16"/>
                  <w:lang w:val="en-US"/>
                </w:rPr>
                <w:delText xml:space="preserve">    /**</w:delText>
              </w:r>
            </w:del>
          </w:p>
          <w:p w14:paraId="4F8EBF83">
            <w:pPr>
              <w:spacing w:before="0" w:after="0" w:line="240" w:lineRule="auto"/>
              <w:rPr>
                <w:del w:id="5290" w:author="marpa" w:date="2026-10-25T15:36:50Z"/>
                <w:rFonts w:hint="default" w:ascii="Courier New" w:hAnsi="Courier New" w:eastAsia="Courier New" w:cs="Courier New"/>
                <w:color w:val="000000"/>
                <w:sz w:val="16"/>
                <w:szCs w:val="16"/>
                <w:lang w:val="en-US"/>
              </w:rPr>
            </w:pPr>
            <w:del w:id="5291" w:author="marpa" w:date="2026-10-25T15:36:50Z">
              <w:r>
                <w:rPr>
                  <w:rFonts w:hint="default" w:ascii="Courier New" w:hAnsi="Courier New" w:eastAsia="Courier New" w:cs="Courier New"/>
                  <w:color w:val="000000"/>
                  <w:sz w:val="16"/>
                  <w:szCs w:val="16"/>
                  <w:lang w:val="en-US"/>
                </w:rPr>
                <w:delText xml:space="preserve">     * Flujo de UI genérico.</w:delText>
              </w:r>
            </w:del>
          </w:p>
          <w:p w14:paraId="3255D66A">
            <w:pPr>
              <w:spacing w:before="0" w:after="0" w:line="240" w:lineRule="auto"/>
              <w:rPr>
                <w:del w:id="5292" w:author="marpa" w:date="2026-10-25T15:36:50Z"/>
                <w:rFonts w:hint="default" w:ascii="Courier New" w:hAnsi="Courier New" w:eastAsia="Courier New" w:cs="Courier New"/>
                <w:color w:val="000000"/>
                <w:sz w:val="16"/>
                <w:szCs w:val="16"/>
                <w:lang w:val="en-US"/>
              </w:rPr>
            </w:pPr>
            <w:del w:id="5293" w:author="marpa" w:date="2026-10-25T15:36:50Z">
              <w:r>
                <w:rPr>
                  <w:rFonts w:hint="default" w:ascii="Courier New" w:hAnsi="Courier New" w:eastAsia="Courier New" w:cs="Courier New"/>
                  <w:color w:val="000000"/>
                  <w:sz w:val="16"/>
                  <w:szCs w:val="16"/>
                  <w:lang w:val="en-US"/>
                </w:rPr>
                <w:delText xml:space="preserve">     */</w:delText>
              </w:r>
            </w:del>
          </w:p>
          <w:p w14:paraId="220F6179">
            <w:pPr>
              <w:spacing w:before="0" w:after="0" w:line="240" w:lineRule="auto"/>
              <w:rPr>
                <w:del w:id="5294" w:author="marpa" w:date="2026-10-25T15:36:50Z"/>
                <w:rFonts w:hint="default" w:ascii="Courier New" w:hAnsi="Courier New" w:eastAsia="Courier New" w:cs="Courier New"/>
                <w:color w:val="000000"/>
                <w:sz w:val="16"/>
                <w:szCs w:val="16"/>
                <w:lang w:val="en-US"/>
              </w:rPr>
            </w:pPr>
            <w:del w:id="5295" w:author="marpa" w:date="2026-10-25T15:36:50Z">
              <w:r>
                <w:rPr>
                  <w:rFonts w:hint="default" w:ascii="Courier New" w:hAnsi="Courier New" w:eastAsia="Courier New" w:cs="Courier New"/>
                  <w:color w:val="000000"/>
                  <w:sz w:val="16"/>
                  <w:szCs w:val="16"/>
                  <w:lang w:val="en-US"/>
                </w:rPr>
                <w:delText xml:space="preserve">    private static &lt;T extends Enum&lt;T&gt;&gt; void ejecutarFlujoConversion(</w:delText>
              </w:r>
            </w:del>
          </w:p>
          <w:p w14:paraId="431B24F1">
            <w:pPr>
              <w:spacing w:before="0" w:after="0" w:line="240" w:lineRule="auto"/>
              <w:rPr>
                <w:del w:id="5296" w:author="marpa" w:date="2026-10-25T15:36:50Z"/>
                <w:rFonts w:hint="default" w:ascii="Courier New" w:hAnsi="Courier New" w:eastAsia="Courier New" w:cs="Courier New"/>
                <w:color w:val="000000"/>
                <w:sz w:val="16"/>
                <w:szCs w:val="16"/>
                <w:lang w:val="en-US"/>
              </w:rPr>
            </w:pPr>
            <w:del w:id="5297" w:author="marpa" w:date="2026-10-25T15:36:50Z">
              <w:r>
                <w:rPr>
                  <w:rFonts w:hint="default" w:ascii="Courier New" w:hAnsi="Courier New" w:eastAsia="Courier New" w:cs="Courier New"/>
                  <w:color w:val="000000"/>
                  <w:sz w:val="16"/>
                  <w:szCs w:val="16"/>
                  <w:lang w:val="en-US"/>
                </w:rPr>
                <w:delText xml:space="preserve">            InterfazConsola interfaz, </w:delText>
              </w:r>
            </w:del>
          </w:p>
          <w:p w14:paraId="0364FE0E">
            <w:pPr>
              <w:spacing w:before="0" w:after="0" w:line="240" w:lineRule="auto"/>
              <w:rPr>
                <w:del w:id="5298" w:author="marpa" w:date="2026-10-25T15:36:50Z"/>
                <w:rFonts w:hint="default" w:ascii="Courier New" w:hAnsi="Courier New" w:eastAsia="Courier New" w:cs="Courier New"/>
                <w:color w:val="000000"/>
                <w:sz w:val="16"/>
                <w:szCs w:val="16"/>
                <w:lang w:val="en-US"/>
              </w:rPr>
            </w:pPr>
            <w:del w:id="5299" w:author="marpa" w:date="2026-10-25T15:36:50Z">
              <w:r>
                <w:rPr>
                  <w:rFonts w:hint="default" w:ascii="Courier New" w:hAnsi="Courier New" w:eastAsia="Courier New" w:cs="Courier New"/>
                  <w:color w:val="000000"/>
                  <w:sz w:val="16"/>
                  <w:szCs w:val="16"/>
                  <w:lang w:val="en-US"/>
                </w:rPr>
                <w:delText xml:space="preserve">            T[] valoresCatalogo, </w:delText>
              </w:r>
            </w:del>
          </w:p>
          <w:p w14:paraId="54732405">
            <w:pPr>
              <w:spacing w:before="0" w:after="0" w:line="240" w:lineRule="auto"/>
              <w:rPr>
                <w:del w:id="5300" w:author="marpa" w:date="2026-10-25T15:36:50Z"/>
                <w:rFonts w:hint="default" w:ascii="Courier New" w:hAnsi="Courier New" w:eastAsia="Courier New" w:cs="Courier New"/>
                <w:color w:val="000000"/>
                <w:sz w:val="16"/>
                <w:szCs w:val="16"/>
                <w:lang w:val="en-US"/>
              </w:rPr>
            </w:pPr>
            <w:del w:id="5301" w:author="marpa" w:date="2026-10-25T15:36:50Z">
              <w:r>
                <w:rPr>
                  <w:rFonts w:hint="default" w:ascii="Courier New" w:hAnsi="Courier New" w:eastAsia="Courier New" w:cs="Courier New"/>
                  <w:color w:val="000000"/>
                  <w:sz w:val="16"/>
                  <w:szCs w:val="16"/>
                  <w:lang w:val="en-US"/>
                </w:rPr>
                <w:delText xml:space="preserve">            OperacionSOAP operacion) {</w:delText>
              </w:r>
            </w:del>
          </w:p>
          <w:p w14:paraId="6039B1DA">
            <w:pPr>
              <w:spacing w:before="0" w:after="0" w:line="240" w:lineRule="auto"/>
              <w:rPr>
                <w:del w:id="5302" w:author="marpa" w:date="2026-10-25T15:36:50Z"/>
                <w:rFonts w:hint="default" w:ascii="Courier New" w:hAnsi="Courier New" w:eastAsia="Courier New" w:cs="Courier New"/>
                <w:color w:val="000000"/>
                <w:sz w:val="16"/>
                <w:szCs w:val="16"/>
                <w:lang w:val="en-US"/>
              </w:rPr>
            </w:pPr>
            <w:del w:id="5303" w:author="marpa" w:date="2026-10-25T15:36:50Z">
              <w:r>
                <w:rPr>
                  <w:rFonts w:hint="default" w:ascii="Courier New" w:hAnsi="Courier New" w:eastAsia="Courier New" w:cs="Courier New"/>
                  <w:color w:val="000000"/>
                  <w:sz w:val="16"/>
                  <w:szCs w:val="16"/>
                  <w:lang w:val="en-US"/>
                </w:rPr>
                <w:delText xml:space="preserve">        </w:delText>
              </w:r>
            </w:del>
          </w:p>
          <w:p w14:paraId="2068D077">
            <w:pPr>
              <w:spacing w:before="0" w:after="0" w:line="240" w:lineRule="auto"/>
              <w:rPr>
                <w:del w:id="5304" w:author="marpa" w:date="2026-10-25T15:36:50Z"/>
                <w:rFonts w:hint="default" w:ascii="Courier New" w:hAnsi="Courier New" w:eastAsia="Courier New" w:cs="Courier New"/>
                <w:color w:val="000000"/>
                <w:sz w:val="16"/>
                <w:szCs w:val="16"/>
                <w:lang w:val="en-US"/>
              </w:rPr>
            </w:pPr>
            <w:del w:id="5305" w:author="marpa" w:date="2026-10-25T15:36:50Z">
              <w:r>
                <w:rPr>
                  <w:rFonts w:hint="default" w:ascii="Courier New" w:hAnsi="Courier New" w:eastAsia="Courier New" w:cs="Courier New"/>
                  <w:color w:val="000000"/>
                  <w:sz w:val="16"/>
                  <w:szCs w:val="16"/>
                  <w:lang w:val="en-US"/>
                </w:rPr>
                <w:delText xml:space="preserve">        T origen = interfaz.seleccionarUnidad("Selecciona la unidad de ORIGEN", valoresCatalogo);</w:delText>
              </w:r>
            </w:del>
          </w:p>
          <w:p w14:paraId="701217A8">
            <w:pPr>
              <w:spacing w:before="0" w:after="0" w:line="240" w:lineRule="auto"/>
              <w:rPr>
                <w:del w:id="5306" w:author="marpa" w:date="2026-10-25T15:36:50Z"/>
                <w:rFonts w:hint="default" w:ascii="Courier New" w:hAnsi="Courier New" w:eastAsia="Courier New" w:cs="Courier New"/>
                <w:color w:val="000000"/>
                <w:sz w:val="16"/>
                <w:szCs w:val="16"/>
                <w:lang w:val="en-US"/>
              </w:rPr>
            </w:pPr>
            <w:del w:id="5307" w:author="marpa" w:date="2026-10-25T15:36:50Z">
              <w:r>
                <w:rPr>
                  <w:rFonts w:hint="default" w:ascii="Courier New" w:hAnsi="Courier New" w:eastAsia="Courier New" w:cs="Courier New"/>
                  <w:color w:val="000000"/>
                  <w:sz w:val="16"/>
                  <w:szCs w:val="16"/>
                  <w:lang w:val="en-US"/>
                </w:rPr>
                <w:delText xml:space="preserve">        if (origen == null) return;</w:delText>
              </w:r>
            </w:del>
          </w:p>
          <w:p w14:paraId="01226B3E">
            <w:pPr>
              <w:spacing w:before="0" w:after="0" w:line="240" w:lineRule="auto"/>
              <w:rPr>
                <w:del w:id="5308" w:author="marpa" w:date="2026-10-25T15:36:50Z"/>
                <w:rFonts w:hint="default" w:ascii="Courier New" w:hAnsi="Courier New" w:eastAsia="Courier New" w:cs="Courier New"/>
                <w:color w:val="000000"/>
                <w:sz w:val="16"/>
                <w:szCs w:val="16"/>
                <w:lang w:val="en-US"/>
              </w:rPr>
            </w:pPr>
            <w:del w:id="5309" w:author="marpa" w:date="2026-10-25T15:36:50Z">
              <w:r>
                <w:rPr>
                  <w:rFonts w:hint="default" w:ascii="Courier New" w:hAnsi="Courier New" w:eastAsia="Courier New" w:cs="Courier New"/>
                  <w:color w:val="000000"/>
                  <w:sz w:val="16"/>
                  <w:szCs w:val="16"/>
                  <w:lang w:val="en-US"/>
                </w:rPr>
                <w:delText xml:space="preserve">        </w:delText>
              </w:r>
            </w:del>
          </w:p>
          <w:p w14:paraId="2078C985">
            <w:pPr>
              <w:spacing w:before="0" w:after="0" w:line="240" w:lineRule="auto"/>
              <w:rPr>
                <w:del w:id="5310" w:author="marpa" w:date="2026-10-25T15:36:50Z"/>
                <w:rFonts w:hint="default" w:ascii="Courier New" w:hAnsi="Courier New" w:eastAsia="Courier New" w:cs="Courier New"/>
                <w:color w:val="000000"/>
                <w:sz w:val="16"/>
                <w:szCs w:val="16"/>
                <w:lang w:val="en-US"/>
              </w:rPr>
            </w:pPr>
            <w:del w:id="5311" w:author="marpa" w:date="2026-10-25T15:36:50Z">
              <w:r>
                <w:rPr>
                  <w:rFonts w:hint="default" w:ascii="Courier New" w:hAnsi="Courier New" w:eastAsia="Courier New" w:cs="Courier New"/>
                  <w:color w:val="000000"/>
                  <w:sz w:val="16"/>
                  <w:szCs w:val="16"/>
                  <w:lang w:val="en-US"/>
                </w:rPr>
                <w:delText xml:space="preserve">        T destino = interfaz.seleccionarUnidad("Selecciona la unidad de DESTINO", valoresCatalogo);</w:delText>
              </w:r>
            </w:del>
          </w:p>
          <w:p w14:paraId="54D7BC4C">
            <w:pPr>
              <w:spacing w:before="0" w:after="0" w:line="240" w:lineRule="auto"/>
              <w:rPr>
                <w:del w:id="5312" w:author="marpa" w:date="2026-10-25T15:36:50Z"/>
                <w:rFonts w:hint="default" w:ascii="Courier New" w:hAnsi="Courier New" w:eastAsia="Courier New" w:cs="Courier New"/>
                <w:color w:val="000000"/>
                <w:sz w:val="16"/>
                <w:szCs w:val="16"/>
                <w:lang w:val="en-US"/>
              </w:rPr>
            </w:pPr>
            <w:del w:id="5313" w:author="marpa" w:date="2026-10-25T15:36:50Z">
              <w:r>
                <w:rPr>
                  <w:rFonts w:hint="default" w:ascii="Courier New" w:hAnsi="Courier New" w:eastAsia="Courier New" w:cs="Courier New"/>
                  <w:color w:val="000000"/>
                  <w:sz w:val="16"/>
                  <w:szCs w:val="16"/>
                  <w:lang w:val="en-US"/>
                </w:rPr>
                <w:delText xml:space="preserve">        if (destino == null) return;</w:delText>
              </w:r>
            </w:del>
          </w:p>
          <w:p w14:paraId="735F91CD">
            <w:pPr>
              <w:spacing w:before="0" w:after="0" w:line="240" w:lineRule="auto"/>
              <w:rPr>
                <w:del w:id="5314" w:author="marpa" w:date="2026-10-25T15:36:50Z"/>
                <w:rFonts w:hint="default" w:ascii="Courier New" w:hAnsi="Courier New" w:eastAsia="Courier New" w:cs="Courier New"/>
                <w:color w:val="000000"/>
                <w:sz w:val="16"/>
                <w:szCs w:val="16"/>
                <w:lang w:val="en-US"/>
              </w:rPr>
            </w:pPr>
          </w:p>
          <w:p w14:paraId="34695411">
            <w:pPr>
              <w:spacing w:before="0" w:after="0" w:line="240" w:lineRule="auto"/>
              <w:rPr>
                <w:del w:id="5315" w:author="marpa" w:date="2026-10-25T15:36:50Z"/>
                <w:rFonts w:hint="default" w:ascii="Courier New" w:hAnsi="Courier New" w:eastAsia="Courier New" w:cs="Courier New"/>
                <w:color w:val="000000"/>
                <w:sz w:val="16"/>
                <w:szCs w:val="16"/>
                <w:lang w:val="en-US"/>
              </w:rPr>
            </w:pPr>
            <w:del w:id="5316" w:author="marpa" w:date="2026-10-25T15:36:50Z">
              <w:r>
                <w:rPr>
                  <w:rFonts w:hint="default" w:ascii="Courier New" w:hAnsi="Courier New" w:eastAsia="Courier New" w:cs="Courier New"/>
                  <w:color w:val="000000"/>
                  <w:sz w:val="16"/>
                  <w:szCs w:val="16"/>
                  <w:lang w:val="en-US"/>
                </w:rPr>
                <w:delText xml:space="preserve">        Double valor = interfaz.pedirValorAConvertir();</w:delText>
              </w:r>
            </w:del>
          </w:p>
          <w:p w14:paraId="47CAEDE9">
            <w:pPr>
              <w:spacing w:before="0" w:after="0" w:line="240" w:lineRule="auto"/>
              <w:rPr>
                <w:del w:id="5317" w:author="marpa" w:date="2026-10-25T15:36:50Z"/>
                <w:rFonts w:hint="default" w:ascii="Courier New" w:hAnsi="Courier New" w:eastAsia="Courier New" w:cs="Courier New"/>
                <w:color w:val="000000"/>
                <w:sz w:val="16"/>
                <w:szCs w:val="16"/>
                <w:lang w:val="en-US"/>
              </w:rPr>
            </w:pPr>
            <w:del w:id="5318" w:author="marpa" w:date="2026-10-25T15:36:50Z">
              <w:r>
                <w:rPr>
                  <w:rFonts w:hint="default" w:ascii="Courier New" w:hAnsi="Courier New" w:eastAsia="Courier New" w:cs="Courier New"/>
                  <w:color w:val="000000"/>
                  <w:sz w:val="16"/>
                  <w:szCs w:val="16"/>
                  <w:lang w:val="en-US"/>
                </w:rPr>
                <w:delText xml:space="preserve">        if (valor == null) return;</w:delText>
              </w:r>
            </w:del>
          </w:p>
          <w:p w14:paraId="4F15E666">
            <w:pPr>
              <w:spacing w:before="0" w:after="0" w:line="240" w:lineRule="auto"/>
              <w:rPr>
                <w:del w:id="5319" w:author="marpa" w:date="2026-10-25T15:36:50Z"/>
                <w:rFonts w:hint="default" w:ascii="Courier New" w:hAnsi="Courier New" w:eastAsia="Courier New" w:cs="Courier New"/>
                <w:color w:val="000000"/>
                <w:sz w:val="16"/>
                <w:szCs w:val="16"/>
                <w:lang w:val="en-US"/>
              </w:rPr>
            </w:pPr>
          </w:p>
          <w:p w14:paraId="1634C055">
            <w:pPr>
              <w:spacing w:before="0" w:after="0" w:line="240" w:lineRule="auto"/>
              <w:rPr>
                <w:del w:id="5320" w:author="marpa" w:date="2026-10-25T15:36:50Z"/>
                <w:rFonts w:hint="default" w:ascii="Courier New" w:hAnsi="Courier New" w:eastAsia="Courier New" w:cs="Courier New"/>
                <w:color w:val="000000"/>
                <w:sz w:val="16"/>
                <w:szCs w:val="16"/>
                <w:lang w:val="en-US"/>
              </w:rPr>
            </w:pPr>
            <w:del w:id="5321" w:author="marpa" w:date="2026-10-25T15:36:50Z">
              <w:r>
                <w:rPr>
                  <w:rFonts w:hint="default" w:ascii="Courier New" w:hAnsi="Courier New" w:eastAsia="Courier New" w:cs="Courier New"/>
                  <w:color w:val="000000"/>
                  <w:sz w:val="16"/>
                  <w:szCs w:val="16"/>
                  <w:lang w:val="en-US"/>
                </w:rPr>
                <w:delText xml:space="preserve">        System.out.println("\n[Llamando Controlador...] Convirtiendo " + valor + " de " + origen.name() + " a " + destino.name());</w:delText>
              </w:r>
            </w:del>
          </w:p>
          <w:p w14:paraId="00C3383A">
            <w:pPr>
              <w:spacing w:before="0" w:after="0" w:line="240" w:lineRule="auto"/>
              <w:rPr>
                <w:del w:id="5322" w:author="marpa" w:date="2026-10-25T15:36:50Z"/>
                <w:rFonts w:hint="default" w:ascii="Courier New" w:hAnsi="Courier New" w:eastAsia="Courier New" w:cs="Courier New"/>
                <w:color w:val="000000"/>
                <w:sz w:val="16"/>
                <w:szCs w:val="16"/>
                <w:lang w:val="en-US"/>
              </w:rPr>
            </w:pPr>
            <w:del w:id="5323" w:author="marpa" w:date="2026-10-25T15:36:50Z">
              <w:r>
                <w:rPr>
                  <w:rFonts w:hint="default" w:ascii="Courier New" w:hAnsi="Courier New" w:eastAsia="Courier New" w:cs="Courier New"/>
                  <w:color w:val="000000"/>
                  <w:sz w:val="16"/>
                  <w:szCs w:val="16"/>
                  <w:lang w:val="en-US"/>
                </w:rPr>
                <w:delText xml:space="preserve">        </w:delText>
              </w:r>
            </w:del>
          </w:p>
          <w:p w14:paraId="5C50B726">
            <w:pPr>
              <w:spacing w:before="0" w:after="0" w:line="240" w:lineRule="auto"/>
              <w:rPr>
                <w:del w:id="5324" w:author="marpa" w:date="2026-10-25T15:36:50Z"/>
                <w:rFonts w:hint="default" w:ascii="Courier New" w:hAnsi="Courier New" w:eastAsia="Courier New" w:cs="Courier New"/>
                <w:color w:val="000000"/>
                <w:sz w:val="16"/>
                <w:szCs w:val="16"/>
                <w:lang w:val="en-US"/>
              </w:rPr>
            </w:pPr>
            <w:del w:id="5325" w:author="marpa" w:date="2026-10-25T15:36:50Z">
              <w:r>
                <w:rPr>
                  <w:rFonts w:hint="default" w:ascii="Courier New" w:hAnsi="Courier New" w:eastAsia="Courier New" w:cs="Courier New"/>
                  <w:color w:val="000000"/>
                  <w:sz w:val="16"/>
                  <w:szCs w:val="16"/>
                  <w:lang w:val="en-US"/>
                </w:rPr>
                <w:delText xml:space="preserve">        try {</w:delText>
              </w:r>
            </w:del>
          </w:p>
          <w:p w14:paraId="1F8F21D9">
            <w:pPr>
              <w:spacing w:before="0" w:after="0" w:line="240" w:lineRule="auto"/>
              <w:rPr>
                <w:del w:id="5326" w:author="marpa" w:date="2026-10-25T15:36:50Z"/>
                <w:rFonts w:hint="default" w:ascii="Courier New" w:hAnsi="Courier New" w:eastAsia="Courier New" w:cs="Courier New"/>
                <w:color w:val="000000"/>
                <w:sz w:val="16"/>
                <w:szCs w:val="16"/>
                <w:lang w:val="en-US"/>
              </w:rPr>
            </w:pPr>
            <w:del w:id="5327" w:author="marpa" w:date="2026-10-25T15:36:50Z">
              <w:r>
                <w:rPr>
                  <w:rFonts w:hint="default" w:ascii="Courier New" w:hAnsi="Courier New" w:eastAsia="Courier New" w:cs="Courier New"/>
                  <w:color w:val="000000"/>
                  <w:sz w:val="16"/>
                  <w:szCs w:val="16"/>
                  <w:lang w:val="en-US"/>
                </w:rPr>
                <w:delText xml:space="preserve">            // El controlador maneja la complejidad subyacente</w:delText>
              </w:r>
            </w:del>
          </w:p>
          <w:p w14:paraId="51123622">
            <w:pPr>
              <w:spacing w:before="0" w:after="0" w:line="240" w:lineRule="auto"/>
              <w:rPr>
                <w:del w:id="5328" w:author="marpa" w:date="2026-10-25T15:36:50Z"/>
                <w:rFonts w:hint="default" w:ascii="Courier New" w:hAnsi="Courier New" w:eastAsia="Courier New" w:cs="Courier New"/>
                <w:color w:val="000000"/>
                <w:sz w:val="16"/>
                <w:szCs w:val="16"/>
                <w:lang w:val="en-US"/>
              </w:rPr>
            </w:pPr>
            <w:del w:id="5329" w:author="marpa" w:date="2026-10-25T15:36:50Z">
              <w:r>
                <w:rPr>
                  <w:rFonts w:hint="default" w:ascii="Courier New" w:hAnsi="Courier New" w:eastAsia="Courier New" w:cs="Courier New"/>
                  <w:color w:val="000000"/>
                  <w:sz w:val="16"/>
                  <w:szCs w:val="16"/>
                  <w:lang w:val="en-US"/>
                </w:rPr>
                <w:delText xml:space="preserve">            double result = operacion.ejecutar(valor, origen.name(), destino.name());</w:delText>
              </w:r>
            </w:del>
          </w:p>
          <w:p w14:paraId="42B387F3">
            <w:pPr>
              <w:spacing w:before="0" w:after="0" w:line="240" w:lineRule="auto"/>
              <w:rPr>
                <w:del w:id="5330" w:author="marpa" w:date="2026-10-25T15:36:50Z"/>
                <w:rFonts w:hint="default" w:ascii="Courier New" w:hAnsi="Courier New" w:eastAsia="Courier New" w:cs="Courier New"/>
                <w:color w:val="000000"/>
                <w:sz w:val="16"/>
                <w:szCs w:val="16"/>
                <w:lang w:val="en-US"/>
              </w:rPr>
            </w:pPr>
            <w:del w:id="5331" w:author="marpa" w:date="2026-10-25T15:36:50Z">
              <w:r>
                <w:rPr>
                  <w:rFonts w:hint="default" w:ascii="Courier New" w:hAnsi="Courier New" w:eastAsia="Courier New" w:cs="Courier New"/>
                  <w:color w:val="000000"/>
                  <w:sz w:val="16"/>
                  <w:szCs w:val="16"/>
                  <w:lang w:val="en-US"/>
                </w:rPr>
                <w:delText xml:space="preserve">            System.out.println("Resultado = " + result);</w:delText>
              </w:r>
            </w:del>
          </w:p>
          <w:p w14:paraId="7C7347B2">
            <w:pPr>
              <w:spacing w:before="0" w:after="0" w:line="240" w:lineRule="auto"/>
              <w:rPr>
                <w:del w:id="5332" w:author="marpa" w:date="2026-10-25T15:36:50Z"/>
                <w:rFonts w:hint="default" w:ascii="Courier New" w:hAnsi="Courier New" w:eastAsia="Courier New" w:cs="Courier New"/>
                <w:color w:val="000000"/>
                <w:sz w:val="16"/>
                <w:szCs w:val="16"/>
                <w:lang w:val="en-US"/>
              </w:rPr>
            </w:pPr>
            <w:del w:id="5333" w:author="marpa" w:date="2026-10-25T15:36:50Z">
              <w:r>
                <w:rPr>
                  <w:rFonts w:hint="default" w:ascii="Courier New" w:hAnsi="Courier New" w:eastAsia="Courier New" w:cs="Courier New"/>
                  <w:color w:val="000000"/>
                  <w:sz w:val="16"/>
                  <w:szCs w:val="16"/>
                  <w:lang w:val="en-US"/>
                </w:rPr>
                <w:delText xml:space="preserve">        } catch (Exception ex) {</w:delText>
              </w:r>
            </w:del>
          </w:p>
          <w:p w14:paraId="6D92705F">
            <w:pPr>
              <w:spacing w:before="0" w:after="0" w:line="240" w:lineRule="auto"/>
              <w:rPr>
                <w:del w:id="5334" w:author="marpa" w:date="2026-10-25T15:36:50Z"/>
                <w:rFonts w:hint="default" w:ascii="Courier New" w:hAnsi="Courier New" w:eastAsia="Courier New" w:cs="Courier New"/>
                <w:color w:val="000000"/>
                <w:sz w:val="16"/>
                <w:szCs w:val="16"/>
                <w:lang w:val="en-US"/>
              </w:rPr>
            </w:pPr>
            <w:del w:id="5335" w:author="marpa" w:date="2026-10-25T15:36:50Z">
              <w:r>
                <w:rPr>
                  <w:rFonts w:hint="default" w:ascii="Courier New" w:hAnsi="Courier New" w:eastAsia="Courier New" w:cs="Courier New"/>
                  <w:color w:val="000000"/>
                  <w:sz w:val="16"/>
                  <w:szCs w:val="16"/>
                  <w:lang w:val="en-US"/>
                </w:rPr>
                <w:delText xml:space="preserve">            System.err.println("Error durante la conversión: " + ex.getMessage());</w:delText>
              </w:r>
            </w:del>
          </w:p>
          <w:p w14:paraId="25EDDE54">
            <w:pPr>
              <w:spacing w:before="0" w:after="0" w:line="240" w:lineRule="auto"/>
              <w:rPr>
                <w:del w:id="5336" w:author="marpa" w:date="2026-10-25T15:36:50Z"/>
                <w:rFonts w:hint="default" w:ascii="Courier New" w:hAnsi="Courier New" w:eastAsia="Courier New" w:cs="Courier New"/>
                <w:color w:val="000000"/>
                <w:sz w:val="16"/>
                <w:szCs w:val="16"/>
                <w:lang w:val="en-US"/>
              </w:rPr>
            </w:pPr>
            <w:del w:id="5337" w:author="marpa" w:date="2026-10-25T15:36:50Z">
              <w:r>
                <w:rPr>
                  <w:rFonts w:hint="default" w:ascii="Courier New" w:hAnsi="Courier New" w:eastAsia="Courier New" w:cs="Courier New"/>
                  <w:color w:val="000000"/>
                  <w:sz w:val="16"/>
                  <w:szCs w:val="16"/>
                  <w:lang w:val="en-US"/>
                </w:rPr>
                <w:delText xml:space="preserve">        }</w:delText>
              </w:r>
            </w:del>
          </w:p>
          <w:p w14:paraId="3177130F">
            <w:pPr>
              <w:spacing w:before="0" w:after="0" w:line="240" w:lineRule="auto"/>
              <w:rPr>
                <w:del w:id="5338" w:author="marpa" w:date="2026-10-25T15:36:50Z"/>
                <w:rFonts w:hint="default" w:ascii="Courier New" w:hAnsi="Courier New" w:eastAsia="Courier New" w:cs="Courier New"/>
                <w:color w:val="000000"/>
                <w:sz w:val="16"/>
                <w:szCs w:val="16"/>
                <w:lang w:val="en-US"/>
              </w:rPr>
            </w:pPr>
            <w:del w:id="5339" w:author="marpa" w:date="2026-10-25T15:36:50Z">
              <w:r>
                <w:rPr>
                  <w:rFonts w:hint="default" w:ascii="Courier New" w:hAnsi="Courier New" w:eastAsia="Courier New" w:cs="Courier New"/>
                  <w:color w:val="000000"/>
                  <w:sz w:val="16"/>
                  <w:szCs w:val="16"/>
                  <w:lang w:val="en-US"/>
                </w:rPr>
                <w:delText xml:space="preserve">    }</w:delText>
              </w:r>
            </w:del>
          </w:p>
          <w:p w14:paraId="4022F86C">
            <w:pPr>
              <w:spacing w:before="0" w:after="0" w:line="240" w:lineRule="auto"/>
              <w:rPr>
                <w:rFonts w:hint="default" w:ascii="Courier New" w:hAnsi="Courier New" w:eastAsia="Courier New" w:cs="Courier New"/>
                <w:color w:val="000000"/>
                <w:sz w:val="16"/>
                <w:szCs w:val="16"/>
                <w:lang w:val="en-US"/>
              </w:rPr>
            </w:pPr>
            <w:del w:id="5340" w:author="marpa" w:date="2026-10-25T15:36:50Z">
              <w:r>
                <w:rPr>
                  <w:rFonts w:hint="default" w:ascii="Courier New" w:hAnsi="Courier New" w:eastAsia="Courier New" w:cs="Courier New"/>
                  <w:color w:val="000000"/>
                  <w:sz w:val="16"/>
                  <w:szCs w:val="16"/>
                  <w:lang w:val="en-US"/>
                </w:rPr>
                <w:delText>}</w:delText>
              </w:r>
            </w:del>
          </w:p>
        </w:tc>
      </w:tr>
    </w:tbl>
    <w:p w14:paraId="5D2E4B86">
      <w:pPr>
        <w:pStyle w:val="4"/>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76DAFA74">
      <w:pPr>
        <w:pStyle w:val="4"/>
      </w:pPr>
      <w:bookmarkStart w:id="198" w:name="_Toc20199"/>
      <w:bookmarkStart w:id="199" w:name="_Toc8571"/>
      <w:r>
        <w:t>EJECUCIÓN DEL CLIENTE DE CONSOLA</w:t>
      </w:r>
      <w:bookmarkEnd w:id="198"/>
      <w:bookmarkEnd w:id="199"/>
    </w:p>
    <w:p w14:paraId="49C727C1">
      <w:pPr>
        <w:pStyle w:val="3"/>
        <w:keepNext/>
        <w:jc w:val="center"/>
      </w:pPr>
      <w:ins w:id="5341" w:author="marpa" w:date="2026-10-25T15:38:54Z">
        <w:bookmarkStart w:id="200" w:name="_galin0iros9f" w:colFirst="0" w:colLast="0"/>
        <w:bookmarkEnd w:id="200"/>
        <w:bookmarkStart w:id="201" w:name="_Toc21906"/>
        <w:bookmarkStart w:id="202" w:name="_Toc29981"/>
        <w:r>
          <w:rPr/>
          <w:drawing>
            <wp:inline distT="0" distB="0" distL="114300" distR="114300">
              <wp:extent cx="4612005" cy="2503170"/>
              <wp:effectExtent l="0" t="0" r="10795" b="11430"/>
              <wp:docPr id="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2"/>
                      <pic:cNvPicPr>
                        <a:picLocks noChangeAspect="1"/>
                      </pic:cNvPicPr>
                    </pic:nvPicPr>
                    <pic:blipFill>
                      <a:blip r:embed="rId62"/>
                      <a:stretch>
                        <a:fillRect/>
                      </a:stretch>
                    </pic:blipFill>
                    <pic:spPr>
                      <a:xfrm>
                        <a:off x="0" y="0"/>
                        <a:ext cx="4612005" cy="2503170"/>
                      </a:xfrm>
                      <a:prstGeom prst="rect">
                        <a:avLst/>
                      </a:prstGeom>
                    </pic:spPr>
                  </pic:pic>
                </a:graphicData>
              </a:graphic>
            </wp:inline>
          </w:drawing>
        </w:r>
      </w:ins>
      <w:del w:id="5343" w:author="marpa" w:date="2026-10-25T15:38:53Z">
        <w:r>
          <w:rPr/>
          <w:drawing>
            <wp:inline distT="114300" distB="114300" distL="114300" distR="114300">
              <wp:extent cx="2868295" cy="803275"/>
              <wp:effectExtent l="0" t="0" r="0" b="0"/>
              <wp:docPr id="69" name="image16.png"/>
              <wp:cNvGraphicFramePr/>
              <a:graphic xmlns:a="http://schemas.openxmlformats.org/drawingml/2006/main">
                <a:graphicData uri="http://schemas.openxmlformats.org/drawingml/2006/picture">
                  <pic:pic xmlns:pic="http://schemas.openxmlformats.org/drawingml/2006/picture">
                    <pic:nvPicPr>
                      <pic:cNvPr id="69" name="image16.png"/>
                      <pic:cNvPicPr preferRelativeResize="0"/>
                    </pic:nvPicPr>
                    <pic:blipFill>
                      <a:blip r:embed="rId63"/>
                      <a:srcRect/>
                      <a:stretch>
                        <a:fillRect/>
                      </a:stretch>
                    </pic:blipFill>
                    <pic:spPr>
                      <a:xfrm>
                        <a:off x="0" y="0"/>
                        <a:ext cx="2868450" cy="803756"/>
                      </a:xfrm>
                      <a:prstGeom prst="rect">
                        <a:avLst/>
                      </a:prstGeom>
                    </pic:spPr>
                  </pic:pic>
                </a:graphicData>
              </a:graphic>
            </wp:inline>
          </w:drawing>
        </w:r>
        <w:bookmarkEnd w:id="201"/>
        <w:bookmarkEnd w:id="202"/>
      </w:del>
    </w:p>
    <w:p w14:paraId="784CFB70">
      <w:pPr>
        <w:pStyle w:val="5"/>
      </w:pPr>
      <w:bookmarkStart w:id="203" w:name="_Toc24473"/>
      <w:bookmarkStart w:id="204" w:name="_Toc18598"/>
      <w:r>
        <w:t xml:space="preserve">Figura </w:t>
      </w:r>
      <w:ins w:id="5345" w:author="marpa" w:date="2026-10-25T15:40:46Z">
        <w:r>
          <w:rPr>
            <w:rFonts w:hint="default"/>
            <w:lang w:val="es-EC"/>
          </w:rPr>
          <w:t>3</w:t>
        </w:r>
      </w:ins>
      <w:del w:id="5346" w:author="marpa" w:date="2026-10-25T15:40:45Z">
        <w:r>
          <w:rPr/>
          <w:delText>2</w:delText>
        </w:r>
      </w:del>
      <w:r>
        <w:t>9. Login - Cliente consola</w:t>
      </w:r>
      <w:bookmarkEnd w:id="203"/>
      <w:bookmarkEnd w:id="204"/>
    </w:p>
    <w:p w14:paraId="3C570035">
      <w:pPr>
        <w:keepNext/>
        <w:jc w:val="center"/>
      </w:pPr>
      <w:r>
        <w:drawing>
          <wp:inline distT="114300" distB="114300" distL="114300" distR="114300">
            <wp:extent cx="3392170" cy="3225165"/>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37" name="image33.png"/>
                    <pic:cNvPicPr preferRelativeResize="0"/>
                  </pic:nvPicPr>
                  <pic:blipFill>
                    <a:blip r:embed="rId64"/>
                    <a:srcRect/>
                    <a:stretch>
                      <a:fillRect/>
                    </a:stretch>
                  </pic:blipFill>
                  <pic:spPr>
                    <a:xfrm>
                      <a:off x="0" y="0"/>
                      <a:ext cx="3392325" cy="3225777"/>
                    </a:xfrm>
                    <a:prstGeom prst="rect">
                      <a:avLst/>
                    </a:prstGeom>
                  </pic:spPr>
                </pic:pic>
              </a:graphicData>
            </a:graphic>
          </wp:inline>
        </w:drawing>
      </w:r>
    </w:p>
    <w:p w14:paraId="70AFC94B">
      <w:pPr>
        <w:pStyle w:val="5"/>
      </w:pPr>
      <w:bookmarkStart w:id="205" w:name="_Toc12576"/>
      <w:bookmarkStart w:id="206" w:name="_Toc30312"/>
      <w:r>
        <w:t xml:space="preserve">Figura </w:t>
      </w:r>
      <w:ins w:id="5347" w:author="marpa" w:date="2026-10-25T15:40:48Z">
        <w:r>
          <w:rPr>
            <w:rFonts w:hint="default"/>
            <w:lang w:val="es-EC"/>
          </w:rPr>
          <w:t>4</w:t>
        </w:r>
      </w:ins>
      <w:del w:id="5348" w:author="marpa" w:date="2026-10-25T15:40:48Z">
        <w:r>
          <w:rPr/>
          <w:delText>3</w:delText>
        </w:r>
      </w:del>
      <w:r>
        <w:t>0. Conversión de Longitud - Cliente consola</w:t>
      </w:r>
      <w:bookmarkEnd w:id="205"/>
      <w:bookmarkEnd w:id="206"/>
    </w:p>
    <w:p w14:paraId="22CA2C7F">
      <w:pPr>
        <w:keepNext/>
        <w:jc w:val="center"/>
      </w:pPr>
      <w:r>
        <w:drawing>
          <wp:inline distT="114300" distB="114300" distL="114300" distR="114300">
            <wp:extent cx="3630295" cy="3413760"/>
            <wp:effectExtent l="0" t="0" r="0" b="0"/>
            <wp:docPr id="70" name="image15.png"/>
            <wp:cNvGraphicFramePr/>
            <a:graphic xmlns:a="http://schemas.openxmlformats.org/drawingml/2006/main">
              <a:graphicData uri="http://schemas.openxmlformats.org/drawingml/2006/picture">
                <pic:pic xmlns:pic="http://schemas.openxmlformats.org/drawingml/2006/picture">
                  <pic:nvPicPr>
                    <pic:cNvPr id="70" name="image15.png"/>
                    <pic:cNvPicPr preferRelativeResize="0"/>
                  </pic:nvPicPr>
                  <pic:blipFill>
                    <a:blip r:embed="rId65"/>
                    <a:srcRect b="17680"/>
                    <a:stretch>
                      <a:fillRect/>
                    </a:stretch>
                  </pic:blipFill>
                  <pic:spPr>
                    <a:xfrm>
                      <a:off x="0" y="0"/>
                      <a:ext cx="3630450" cy="3413836"/>
                    </a:xfrm>
                    <a:prstGeom prst="rect">
                      <a:avLst/>
                    </a:prstGeom>
                  </pic:spPr>
                </pic:pic>
              </a:graphicData>
            </a:graphic>
          </wp:inline>
        </w:drawing>
      </w:r>
    </w:p>
    <w:p w14:paraId="4119CD7E">
      <w:pPr>
        <w:pStyle w:val="5"/>
      </w:pPr>
      <w:bookmarkStart w:id="207" w:name="_Toc20646"/>
      <w:bookmarkStart w:id="208" w:name="_Toc30975"/>
      <w:r>
        <w:t xml:space="preserve">Figura </w:t>
      </w:r>
      <w:ins w:id="5349" w:author="marpa" w:date="2026-10-25T15:40:50Z">
        <w:r>
          <w:rPr>
            <w:rFonts w:hint="default"/>
            <w:lang w:val="es-EC"/>
          </w:rPr>
          <w:t>4</w:t>
        </w:r>
      </w:ins>
      <w:del w:id="5350" w:author="marpa" w:date="2026-10-25T15:40:50Z">
        <w:r>
          <w:rPr/>
          <w:delText>3</w:delText>
        </w:r>
      </w:del>
      <w:r>
        <w:t>1. Conversión de Masa - Cliente consola</w:t>
      </w:r>
      <w:bookmarkEnd w:id="207"/>
      <w:bookmarkEnd w:id="208"/>
    </w:p>
    <w:p w14:paraId="15ED2DF2">
      <w:pPr>
        <w:keepNext/>
        <w:jc w:val="center"/>
      </w:pPr>
      <w:r>
        <w:drawing>
          <wp:inline distT="114300" distB="114300" distL="114300" distR="114300">
            <wp:extent cx="3790315" cy="3823335"/>
            <wp:effectExtent l="0" t="0" r="0" b="0"/>
            <wp:docPr id="53" name="image47.png"/>
            <wp:cNvGraphicFramePr/>
            <a:graphic xmlns:a="http://schemas.openxmlformats.org/drawingml/2006/main">
              <a:graphicData uri="http://schemas.openxmlformats.org/drawingml/2006/picture">
                <pic:pic xmlns:pic="http://schemas.openxmlformats.org/drawingml/2006/picture">
                  <pic:nvPicPr>
                    <pic:cNvPr id="53" name="image47.png"/>
                    <pic:cNvPicPr preferRelativeResize="0"/>
                  </pic:nvPicPr>
                  <pic:blipFill>
                    <a:blip r:embed="rId66"/>
                    <a:srcRect/>
                    <a:stretch>
                      <a:fillRect/>
                    </a:stretch>
                  </pic:blipFill>
                  <pic:spPr>
                    <a:xfrm>
                      <a:off x="0" y="0"/>
                      <a:ext cx="3790761" cy="3823653"/>
                    </a:xfrm>
                    <a:prstGeom prst="rect">
                      <a:avLst/>
                    </a:prstGeom>
                  </pic:spPr>
                </pic:pic>
              </a:graphicData>
            </a:graphic>
          </wp:inline>
        </w:drawing>
      </w:r>
    </w:p>
    <w:p w14:paraId="47086838">
      <w:pPr>
        <w:pStyle w:val="5"/>
      </w:pPr>
      <w:bookmarkStart w:id="209" w:name="_Toc19696"/>
      <w:bookmarkStart w:id="210" w:name="_Toc32474"/>
      <w:r>
        <w:t xml:space="preserve">Figura </w:t>
      </w:r>
      <w:ins w:id="5351" w:author="marpa" w:date="2026-10-25T15:40:53Z">
        <w:r>
          <w:rPr>
            <w:rFonts w:hint="default"/>
            <w:lang w:val="es-EC"/>
          </w:rPr>
          <w:t>4</w:t>
        </w:r>
      </w:ins>
      <w:del w:id="5352" w:author="marpa" w:date="2026-10-25T15:40:52Z">
        <w:r>
          <w:rPr/>
          <w:delText>3</w:delText>
        </w:r>
      </w:del>
      <w:r>
        <w:t>2. Conversión de Temperatura - Cliente consola</w:t>
      </w:r>
      <w:bookmarkEnd w:id="209"/>
      <w:bookmarkEnd w:id="210"/>
    </w:p>
    <w:p w14:paraId="2892F4E0">
      <w:pPr>
        <w:pStyle w:val="3"/>
      </w:pPr>
      <w:bookmarkStart w:id="211" w:name="_Toc16878"/>
      <w:bookmarkStart w:id="212" w:name="_Toc28886"/>
      <w:r>
        <w:t>CLIENTE ESCRITORIO</w:t>
      </w:r>
      <w:bookmarkEnd w:id="211"/>
      <w:bookmarkEnd w:id="212"/>
    </w:p>
    <w:p w14:paraId="28C9089F">
      <w:pPr>
        <w:pStyle w:val="4"/>
      </w:pPr>
      <w:bookmarkStart w:id="213" w:name="_Toc30223"/>
      <w:bookmarkStart w:id="214" w:name="_Toc19175"/>
      <w:r>
        <w:t>CREACIÓN DEL PROYECTO</w:t>
      </w:r>
      <w:bookmarkEnd w:id="213"/>
      <w:bookmarkEnd w:id="214"/>
    </w:p>
    <w:p w14:paraId="435C8E08">
      <w:r>
        <w:t xml:space="preserve">El proyecto se crea de igual manera que el cliente de consola </w:t>
      </w:r>
      <w:r>
        <w:rPr>
          <w:i/>
          <w:iCs/>
        </w:rPr>
        <w:t>Java Application</w:t>
      </w:r>
    </w:p>
    <w:p w14:paraId="50C1B3AE">
      <w:pPr>
        <w:pStyle w:val="4"/>
      </w:pPr>
      <w:bookmarkStart w:id="215" w:name="_Toc28238"/>
      <w:bookmarkStart w:id="216" w:name="_Toc15513"/>
      <w:r>
        <w:t>ESTRUCTURA DEL PROYECTO</w:t>
      </w:r>
      <w:bookmarkEnd w:id="215"/>
      <w:bookmarkEnd w:id="216"/>
    </w:p>
    <w:p w14:paraId="3216EDD5">
      <w:r>
        <w:t>El cliente de escritorio con interfaz gráfica se estructuró bajo el patrón MVC. Se crearon los paquetes modelo, vista y controlador para separar el diseño visual de la lógica de consumo del servicio web.</w:t>
      </w:r>
    </w:p>
    <w:p w14:paraId="34AED321">
      <w:pPr>
        <w:keepNext/>
        <w:spacing w:after="0"/>
        <w:jc w:val="center"/>
      </w:pPr>
      <w:ins w:id="5353" w:author="marpa" w:date="2026-10-25T15:40:31Z">
        <w:r>
          <w:rPr/>
          <w:drawing>
            <wp:inline distT="0" distB="0" distL="114300" distR="114300">
              <wp:extent cx="2503170" cy="1181735"/>
              <wp:effectExtent l="0" t="0" r="11430" b="12065"/>
              <wp:docPr id="1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5"/>
                      <pic:cNvPicPr>
                        <a:picLocks noChangeAspect="1"/>
                      </pic:cNvPicPr>
                    </pic:nvPicPr>
                    <pic:blipFill>
                      <a:blip r:embed="rId67"/>
                      <a:stretch>
                        <a:fillRect/>
                      </a:stretch>
                    </pic:blipFill>
                    <pic:spPr>
                      <a:xfrm>
                        <a:off x="0" y="0"/>
                        <a:ext cx="2503170" cy="1181735"/>
                      </a:xfrm>
                      <a:prstGeom prst="rect">
                        <a:avLst/>
                      </a:prstGeom>
                      <a:noFill/>
                      <a:ln>
                        <a:noFill/>
                      </a:ln>
                    </pic:spPr>
                  </pic:pic>
                </a:graphicData>
              </a:graphic>
            </wp:inline>
          </w:drawing>
        </w:r>
      </w:ins>
      <w:del w:id="5355" w:author="marpa" w:date="2026-10-25T15:40:31Z">
        <w:r>
          <w:rPr/>
          <w:drawing>
            <wp:inline distT="114300" distB="114300" distL="114300" distR="114300">
              <wp:extent cx="3019425" cy="1028700"/>
              <wp:effectExtent l="0" t="0" r="0" b="0"/>
              <wp:docPr id="71" name="image14.png"/>
              <wp:cNvGraphicFramePr/>
              <a:graphic xmlns:a="http://schemas.openxmlformats.org/drawingml/2006/main">
                <a:graphicData uri="http://schemas.openxmlformats.org/drawingml/2006/picture">
                  <pic:pic xmlns:pic="http://schemas.openxmlformats.org/drawingml/2006/picture">
                    <pic:nvPicPr>
                      <pic:cNvPr id="71" name="image14.png"/>
                      <pic:cNvPicPr preferRelativeResize="0"/>
                    </pic:nvPicPr>
                    <pic:blipFill>
                      <a:blip r:embed="rId68"/>
                      <a:srcRect/>
                      <a:stretch>
                        <a:fillRect/>
                      </a:stretch>
                    </pic:blipFill>
                    <pic:spPr>
                      <a:xfrm>
                        <a:off x="0" y="0"/>
                        <a:ext cx="3019425" cy="1028700"/>
                      </a:xfrm>
                      <a:prstGeom prst="rect">
                        <a:avLst/>
                      </a:prstGeom>
                    </pic:spPr>
                  </pic:pic>
                </a:graphicData>
              </a:graphic>
            </wp:inline>
          </w:drawing>
        </w:r>
      </w:del>
    </w:p>
    <w:p w14:paraId="31E66F28">
      <w:pPr>
        <w:pStyle w:val="5"/>
      </w:pPr>
      <w:bookmarkStart w:id="217" w:name="_Toc7649"/>
      <w:bookmarkStart w:id="218" w:name="_Toc30719"/>
      <w:r>
        <w:t xml:space="preserve">Figura </w:t>
      </w:r>
      <w:ins w:id="5357" w:author="marpa" w:date="2026-10-25T15:40:57Z">
        <w:r>
          <w:rPr>
            <w:rFonts w:hint="default"/>
            <w:lang w:val="es-EC"/>
          </w:rPr>
          <w:t>4</w:t>
        </w:r>
      </w:ins>
      <w:del w:id="5358" w:author="marpa" w:date="2026-10-25T15:40:57Z">
        <w:r>
          <w:rPr/>
          <w:delText>3</w:delText>
        </w:r>
      </w:del>
      <w:r>
        <w:t>3. Estructura del proyecto - Cliente escritorio</w:t>
      </w:r>
      <w:bookmarkEnd w:id="217"/>
      <w:bookmarkEnd w:id="218"/>
    </w:p>
    <w:p w14:paraId="70432706">
      <w:pPr>
        <w:pStyle w:val="3"/>
      </w:pPr>
      <w:bookmarkStart w:id="219" w:name="_Toc934"/>
      <w:bookmarkStart w:id="220" w:name="_Toc9158"/>
      <w:r>
        <w:t>CODIFICACIÓN DEL PROYECTO CLIENTE ESCRITORIO</w:t>
      </w:r>
      <w:bookmarkEnd w:id="219"/>
      <w:bookmarkEnd w:id="220"/>
    </w:p>
    <w:p w14:paraId="6B4997B2">
      <w:pPr>
        <w:pStyle w:val="4"/>
        <w:rPr>
          <w:ins w:id="5359" w:author="marpa" w:date="2026-10-25T23:33:27Z"/>
        </w:rPr>
      </w:pPr>
      <w:ins w:id="5360" w:author="marpa" w:date="2026-10-25T23:33:27Z">
        <w:bookmarkStart w:id="221" w:name="_Toc31883"/>
        <w:bookmarkStart w:id="222" w:name="_Toc6200"/>
        <w:r>
          <w:rPr/>
          <w:t>CREACIÓN DE MODELOS Y VISTAS</w:t>
        </w:r>
        <w:bookmarkEnd w:id="221"/>
        <w:bookmarkEnd w:id="222"/>
      </w:ins>
    </w:p>
    <w:p w14:paraId="11755CC5">
      <w:pPr>
        <w:rPr>
          <w:ins w:id="5361" w:author="marpa" w:date="2026-10-25T23:33:27Z"/>
          <w:rFonts w:hint="default"/>
          <w:lang w:val="es-EC"/>
        </w:rPr>
      </w:pPr>
      <w:ins w:id="5362" w:author="marpa" w:date="2026-10-25T23:33:27Z">
        <w:r>
          <w:rPr/>
          <w:t>Dado que no se requiere persistencia local ni mapeo de entidades complejas, el modelo se enfoca en la organización lógica de las opciones. S</w:t>
        </w:r>
      </w:ins>
      <w:ins w:id="5363" w:author="marpa" w:date="2026-10-25T23:33:27Z">
        <w:r>
          <w:rPr>
            <w:rFonts w:hint="default"/>
            <w:lang w:val="es-EC"/>
          </w:rPr>
          <w:t>e crean 2 clases dentro del paquete modelos, una representa las categorías de conversión con sus respectivas unidades y otra representa la entidad de respuesta tras enviar una peticion al servidor.</w:t>
        </w:r>
      </w:ins>
    </w:p>
    <w:p w14:paraId="3C3BD822">
      <w:pPr>
        <w:keepNext/>
        <w:spacing w:after="0"/>
        <w:jc w:val="center"/>
        <w:rPr>
          <w:ins w:id="5364" w:author="marpa" w:date="2026-10-25T23:33:27Z"/>
        </w:rPr>
      </w:pPr>
      <w:ins w:id="5365" w:author="marpa" w:date="2026-10-25T23:33:27Z">
        <w:r>
          <w:rPr/>
          <w:drawing>
            <wp:inline distT="0" distB="0" distL="114300" distR="114300">
              <wp:extent cx="2065020" cy="557530"/>
              <wp:effectExtent l="0" t="0" r="5080" b="1270"/>
              <wp:docPr id="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8"/>
                      <pic:cNvPicPr>
                        <a:picLocks noChangeAspect="1"/>
                      </pic:cNvPicPr>
                    </pic:nvPicPr>
                    <pic:blipFill>
                      <a:blip r:embed="rId52"/>
                      <a:stretch>
                        <a:fillRect/>
                      </a:stretch>
                    </pic:blipFill>
                    <pic:spPr>
                      <a:xfrm>
                        <a:off x="0" y="0"/>
                        <a:ext cx="2065020" cy="557530"/>
                      </a:xfrm>
                      <a:prstGeom prst="rect">
                        <a:avLst/>
                      </a:prstGeom>
                      <a:noFill/>
                      <a:ln>
                        <a:noFill/>
                      </a:ln>
                    </pic:spPr>
                  </pic:pic>
                </a:graphicData>
              </a:graphic>
            </wp:inline>
          </w:drawing>
        </w:r>
      </w:ins>
    </w:p>
    <w:p w14:paraId="5F893409">
      <w:pPr>
        <w:pStyle w:val="5"/>
        <w:rPr>
          <w:ins w:id="5367" w:author="marpa" w:date="2026-10-25T23:33:27Z"/>
          <w:rFonts w:hint="default"/>
          <w:lang w:val="es-EC"/>
        </w:rPr>
      </w:pPr>
      <w:ins w:id="5368" w:author="marpa" w:date="2026-10-25T23:33:27Z">
        <w:bookmarkStart w:id="223" w:name="_Toc15405"/>
        <w:bookmarkStart w:id="224" w:name="_Toc24194"/>
        <w:r>
          <w:rPr/>
          <w:t xml:space="preserve">Figura </w:t>
        </w:r>
      </w:ins>
      <w:ins w:id="5369" w:author="marpa" w:date="2026-10-25T23:33:57Z">
        <w:r>
          <w:rPr>
            <w:rFonts w:hint="default"/>
            <w:lang w:val="es-EC"/>
          </w:rPr>
          <w:t>44</w:t>
        </w:r>
      </w:ins>
      <w:ins w:id="5370" w:author="marpa" w:date="2026-10-25T23:33:27Z">
        <w:r>
          <w:rPr/>
          <w:t xml:space="preserve">. Creación de modelos- Cliente </w:t>
        </w:r>
      </w:ins>
      <w:ins w:id="5371" w:author="marpa" w:date="2026-10-25T23:36:55Z">
        <w:r>
          <w:rPr>
            <w:rFonts w:hint="default"/>
            <w:lang w:val="es-EC"/>
          </w:rPr>
          <w:t>escri</w:t>
        </w:r>
      </w:ins>
      <w:ins w:id="5372" w:author="marpa" w:date="2026-10-25T23:36:56Z">
        <w:r>
          <w:rPr>
            <w:rFonts w:hint="default"/>
            <w:lang w:val="es-EC"/>
          </w:rPr>
          <w:t>torio</w:t>
        </w:r>
        <w:bookmarkEnd w:id="223"/>
        <w:bookmarkEnd w:id="224"/>
      </w:ins>
    </w:p>
    <w:p w14:paraId="18263547">
      <w:pPr>
        <w:rPr>
          <w:ins w:id="5373" w:author="marpa" w:date="2026-10-25T23:33:27Z"/>
          <w:rFonts w:hint="default"/>
          <w:lang w:val="es-EC"/>
        </w:rPr>
      </w:pPr>
      <w:ins w:id="5374" w:author="marpa" w:date="2026-10-25T23:33:27Z">
        <w:r>
          <w:rPr/>
          <w:t xml:space="preserve">En la capa de interacción, dentro del paquete vista, se </w:t>
        </w:r>
      </w:ins>
      <w:ins w:id="5375" w:author="marpa" w:date="2026-10-25T23:34:14Z">
        <w:r>
          <w:rPr>
            <w:rFonts w:hint="default"/>
            <w:lang w:val="es-EC"/>
          </w:rPr>
          <w:t>i</w:t>
        </w:r>
      </w:ins>
      <w:ins w:id="5376" w:author="marpa" w:date="2026-10-25T23:34:15Z">
        <w:r>
          <w:rPr>
            <w:rFonts w:hint="default"/>
            <w:lang w:val="es-EC"/>
          </w:rPr>
          <w:t>mplement</w:t>
        </w:r>
      </w:ins>
      <w:ins w:id="5377" w:author="marpa" w:date="2026-10-25T23:34:16Z">
        <w:r>
          <w:rPr>
            <w:rFonts w:hint="default"/>
            <w:lang w:val="es-EC"/>
          </w:rPr>
          <w:t xml:space="preserve">aron </w:t>
        </w:r>
      </w:ins>
      <w:ins w:id="5378" w:author="marpa" w:date="2026-10-25T23:34:17Z">
        <w:r>
          <w:rPr>
            <w:rFonts w:hint="default"/>
            <w:lang w:val="es-EC"/>
          </w:rPr>
          <w:t>l</w:t>
        </w:r>
      </w:ins>
      <w:ins w:id="5379" w:author="marpa" w:date="2026-10-25T23:34:27Z">
        <w:r>
          <w:rPr>
            <w:rFonts w:hint="default"/>
            <w:lang w:val="es-EC"/>
          </w:rPr>
          <w:t>as</w:t>
        </w:r>
      </w:ins>
      <w:ins w:id="5380" w:author="marpa" w:date="2026-10-25T23:34:28Z">
        <w:r>
          <w:rPr>
            <w:rFonts w:hint="default"/>
            <w:lang w:val="es-EC"/>
          </w:rPr>
          <w:t xml:space="preserve"> pa</w:t>
        </w:r>
      </w:ins>
      <w:ins w:id="5381" w:author="marpa" w:date="2026-10-25T23:34:29Z">
        <w:r>
          <w:rPr>
            <w:rFonts w:hint="default"/>
            <w:lang w:val="es-EC"/>
          </w:rPr>
          <w:t>ntallas</w:t>
        </w:r>
      </w:ins>
      <w:ins w:id="5382" w:author="marpa" w:date="2026-10-25T23:34:30Z">
        <w:r>
          <w:rPr>
            <w:rFonts w:hint="default"/>
            <w:lang w:val="es-EC"/>
          </w:rPr>
          <w:t>, crea</w:t>
        </w:r>
      </w:ins>
      <w:ins w:id="5383" w:author="marpa" w:date="2026-10-25T23:34:31Z">
        <w:r>
          <w:rPr>
            <w:rFonts w:hint="default"/>
            <w:lang w:val="es-EC"/>
          </w:rPr>
          <w:t>das us</w:t>
        </w:r>
      </w:ins>
      <w:ins w:id="5384" w:author="marpa" w:date="2026-10-25T23:34:32Z">
        <w:r>
          <w:rPr>
            <w:rFonts w:hint="default"/>
            <w:lang w:val="es-EC"/>
          </w:rPr>
          <w:t xml:space="preserve">ando </w:t>
        </w:r>
      </w:ins>
      <w:ins w:id="5385" w:author="marpa" w:date="2026-10-25T23:34:33Z">
        <w:r>
          <w:rPr>
            <w:rFonts w:hint="default"/>
            <w:lang w:val="es-EC"/>
          </w:rPr>
          <w:t>formula</w:t>
        </w:r>
      </w:ins>
      <w:ins w:id="5386" w:author="marpa" w:date="2026-10-25T23:34:34Z">
        <w:r>
          <w:rPr>
            <w:rFonts w:hint="default"/>
            <w:lang w:val="es-EC"/>
          </w:rPr>
          <w:t>rios J</w:t>
        </w:r>
      </w:ins>
      <w:ins w:id="5387" w:author="marpa" w:date="2026-10-25T23:34:35Z">
        <w:r>
          <w:rPr>
            <w:rFonts w:hint="default"/>
            <w:lang w:val="es-EC"/>
          </w:rPr>
          <w:t>S</w:t>
        </w:r>
      </w:ins>
      <w:ins w:id="5388" w:author="marpa" w:date="2026-10-25T23:34:36Z">
        <w:r>
          <w:rPr>
            <w:rFonts w:hint="default"/>
            <w:lang w:val="es-EC"/>
          </w:rPr>
          <w:t>wi</w:t>
        </w:r>
      </w:ins>
      <w:ins w:id="5389" w:author="marpa" w:date="2026-10-25T23:34:37Z">
        <w:r>
          <w:rPr>
            <w:rFonts w:hint="default"/>
            <w:lang w:val="es-EC"/>
          </w:rPr>
          <w:t xml:space="preserve">ng, </w:t>
        </w:r>
      </w:ins>
      <w:ins w:id="5390" w:author="marpa" w:date="2026-10-25T23:34:38Z">
        <w:r>
          <w:rPr>
            <w:rFonts w:hint="default"/>
            <w:lang w:val="es-EC"/>
          </w:rPr>
          <w:t>junt</w:t>
        </w:r>
      </w:ins>
      <w:ins w:id="5391" w:author="marpa" w:date="2026-10-25T23:34:39Z">
        <w:r>
          <w:rPr>
            <w:rFonts w:hint="default"/>
            <w:lang w:val="es-EC"/>
          </w:rPr>
          <w:t xml:space="preserve">o con </w:t>
        </w:r>
      </w:ins>
      <w:ins w:id="5392" w:author="marpa" w:date="2026-10-25T23:35:09Z">
        <w:r>
          <w:rPr>
            <w:rFonts w:hint="default"/>
            <w:lang w:val="es-EC"/>
          </w:rPr>
          <w:t>una</w:t>
        </w:r>
      </w:ins>
      <w:ins w:id="5393" w:author="marpa" w:date="2026-10-25T23:35:10Z">
        <w:r>
          <w:rPr>
            <w:rFonts w:hint="default"/>
            <w:lang w:val="es-EC"/>
          </w:rPr>
          <w:t xml:space="preserve"> clase</w:t>
        </w:r>
      </w:ins>
      <w:ins w:id="5394" w:author="marpa" w:date="2026-10-25T23:35:11Z">
        <w:r>
          <w:rPr>
            <w:rFonts w:hint="default"/>
            <w:lang w:val="es-EC"/>
          </w:rPr>
          <w:t xml:space="preserve"> pa</w:t>
        </w:r>
      </w:ins>
      <w:ins w:id="5395" w:author="marpa" w:date="2026-10-25T23:35:12Z">
        <w:r>
          <w:rPr>
            <w:rFonts w:hint="default"/>
            <w:lang w:val="es-EC"/>
          </w:rPr>
          <w:t>ra mane</w:t>
        </w:r>
      </w:ins>
      <w:ins w:id="5396" w:author="marpa" w:date="2026-10-25T23:35:13Z">
        <w:r>
          <w:rPr>
            <w:rFonts w:hint="default"/>
            <w:lang w:val="es-EC"/>
          </w:rPr>
          <w:t xml:space="preserve">jar </w:t>
        </w:r>
      </w:ins>
      <w:ins w:id="5397" w:author="marpa" w:date="2026-10-25T23:35:15Z">
        <w:r>
          <w:rPr>
            <w:rFonts w:hint="default"/>
            <w:lang w:val="es-EC"/>
          </w:rPr>
          <w:t>el</w:t>
        </w:r>
      </w:ins>
      <w:ins w:id="5398" w:author="marpa" w:date="2026-10-25T23:35:16Z">
        <w:r>
          <w:rPr>
            <w:rFonts w:hint="default"/>
            <w:lang w:val="es-EC"/>
          </w:rPr>
          <w:t xml:space="preserve"> estil</w:t>
        </w:r>
      </w:ins>
      <w:ins w:id="5399" w:author="marpa" w:date="2026-10-25T23:35:17Z">
        <w:r>
          <w:rPr>
            <w:rFonts w:hint="default"/>
            <w:lang w:val="es-EC"/>
          </w:rPr>
          <w:t xml:space="preserve">o y </w:t>
        </w:r>
      </w:ins>
      <w:ins w:id="5400" w:author="marpa" w:date="2026-10-25T23:35:18Z">
        <w:r>
          <w:rPr>
            <w:rFonts w:hint="default"/>
            <w:lang w:val="es-EC"/>
          </w:rPr>
          <w:t>la palet</w:t>
        </w:r>
      </w:ins>
      <w:ins w:id="5401" w:author="marpa" w:date="2026-10-25T23:35:19Z">
        <w:r>
          <w:rPr>
            <w:rFonts w:hint="default"/>
            <w:lang w:val="es-EC"/>
          </w:rPr>
          <w:t>a de c</w:t>
        </w:r>
      </w:ins>
      <w:ins w:id="5402" w:author="marpa" w:date="2026-10-25T23:35:20Z">
        <w:r>
          <w:rPr>
            <w:rFonts w:hint="default"/>
            <w:lang w:val="es-EC"/>
          </w:rPr>
          <w:t>olores,</w:t>
        </w:r>
      </w:ins>
      <w:ins w:id="5403" w:author="marpa" w:date="2026-10-25T23:35:21Z">
        <w:r>
          <w:rPr>
            <w:rFonts w:hint="default"/>
            <w:lang w:val="es-EC"/>
          </w:rPr>
          <w:t xml:space="preserve"> y ot</w:t>
        </w:r>
      </w:ins>
      <w:ins w:id="5404" w:author="marpa" w:date="2026-10-25T23:35:22Z">
        <w:r>
          <w:rPr>
            <w:rFonts w:hint="default"/>
            <w:lang w:val="es-EC"/>
          </w:rPr>
          <w:t>r</w:t>
        </w:r>
      </w:ins>
      <w:ins w:id="5405" w:author="marpa" w:date="2026-10-25T23:35:24Z">
        <w:r>
          <w:rPr>
            <w:rFonts w:hint="default"/>
            <w:lang w:val="es-EC"/>
          </w:rPr>
          <w:t xml:space="preserve">a </w:t>
        </w:r>
      </w:ins>
      <w:ins w:id="5406" w:author="marpa" w:date="2026-10-25T23:35:25Z">
        <w:r>
          <w:rPr>
            <w:rFonts w:hint="default"/>
            <w:lang w:val="es-EC"/>
          </w:rPr>
          <w:t xml:space="preserve">para </w:t>
        </w:r>
      </w:ins>
      <w:ins w:id="5407" w:author="marpa" w:date="2026-10-25T23:35:54Z">
        <w:r>
          <w:rPr>
            <w:rFonts w:hint="default"/>
            <w:lang w:val="es-EC"/>
          </w:rPr>
          <w:t>m</w:t>
        </w:r>
      </w:ins>
      <w:ins w:id="5408" w:author="marpa" w:date="2026-10-25T23:35:55Z">
        <w:r>
          <w:rPr>
            <w:rFonts w:hint="default"/>
            <w:lang w:val="es-EC"/>
          </w:rPr>
          <w:t>anipu</w:t>
        </w:r>
      </w:ins>
      <w:ins w:id="5409" w:author="marpa" w:date="2026-10-25T23:35:56Z">
        <w:r>
          <w:rPr>
            <w:rFonts w:hint="default"/>
            <w:lang w:val="es-EC"/>
          </w:rPr>
          <w:t>l</w:t>
        </w:r>
      </w:ins>
      <w:ins w:id="5410" w:author="marpa" w:date="2026-10-25T23:35:57Z">
        <w:r>
          <w:rPr>
            <w:rFonts w:hint="default"/>
            <w:lang w:val="es-EC"/>
          </w:rPr>
          <w:t>ar el</w:t>
        </w:r>
      </w:ins>
      <w:ins w:id="5411" w:author="marpa" w:date="2026-10-25T23:35:58Z">
        <w:r>
          <w:rPr>
            <w:rFonts w:hint="default"/>
            <w:lang w:val="es-EC"/>
          </w:rPr>
          <w:t xml:space="preserve"> posicio</w:t>
        </w:r>
      </w:ins>
      <w:ins w:id="5412" w:author="marpa" w:date="2026-10-25T23:35:59Z">
        <w:r>
          <w:rPr>
            <w:rFonts w:hint="default"/>
            <w:lang w:val="es-EC"/>
          </w:rPr>
          <w:t>nam</w:t>
        </w:r>
      </w:ins>
      <w:ins w:id="5413" w:author="marpa" w:date="2026-10-25T23:36:00Z">
        <w:r>
          <w:rPr>
            <w:rFonts w:hint="default"/>
            <w:lang w:val="es-EC"/>
          </w:rPr>
          <w:t xml:space="preserve">iento </w:t>
        </w:r>
      </w:ins>
      <w:ins w:id="5414" w:author="marpa" w:date="2026-10-25T23:36:42Z">
        <w:r>
          <w:rPr>
            <w:rFonts w:hint="default"/>
            <w:lang w:val="es-EC"/>
          </w:rPr>
          <w:t>y compor</w:t>
        </w:r>
      </w:ins>
      <w:ins w:id="5415" w:author="marpa" w:date="2026-10-25T23:36:43Z">
        <w:r>
          <w:rPr>
            <w:rFonts w:hint="default"/>
            <w:lang w:val="es-EC"/>
          </w:rPr>
          <w:t>tamiento</w:t>
        </w:r>
      </w:ins>
      <w:ins w:id="5416" w:author="marpa" w:date="2026-10-25T23:36:44Z">
        <w:r>
          <w:rPr>
            <w:rFonts w:hint="default"/>
            <w:lang w:val="es-EC"/>
          </w:rPr>
          <w:t xml:space="preserve">s de </w:t>
        </w:r>
      </w:ins>
      <w:ins w:id="5417" w:author="marpa" w:date="2026-10-25T23:36:47Z">
        <w:r>
          <w:rPr>
            <w:rFonts w:hint="default"/>
            <w:lang w:val="es-EC"/>
          </w:rPr>
          <w:t>los el</w:t>
        </w:r>
      </w:ins>
      <w:ins w:id="5418" w:author="marpa" w:date="2026-10-25T23:36:48Z">
        <w:r>
          <w:rPr>
            <w:rFonts w:hint="default"/>
            <w:lang w:val="es-EC"/>
          </w:rPr>
          <w:t>ementos d</w:t>
        </w:r>
      </w:ins>
      <w:ins w:id="5419" w:author="marpa" w:date="2026-10-25T23:36:49Z">
        <w:r>
          <w:rPr>
            <w:rFonts w:hint="default"/>
            <w:lang w:val="es-EC"/>
          </w:rPr>
          <w:t>e las pa</w:t>
        </w:r>
      </w:ins>
      <w:ins w:id="5420" w:author="marpa" w:date="2026-10-25T23:36:50Z">
        <w:r>
          <w:rPr>
            <w:rFonts w:hint="default"/>
            <w:lang w:val="es-EC"/>
          </w:rPr>
          <w:t>ntallas</w:t>
        </w:r>
      </w:ins>
      <w:ins w:id="5421" w:author="marpa" w:date="2026-10-25T23:36:51Z">
        <w:r>
          <w:rPr>
            <w:rFonts w:hint="default"/>
            <w:lang w:val="es-EC"/>
          </w:rPr>
          <w:t>.</w:t>
        </w:r>
      </w:ins>
    </w:p>
    <w:p w14:paraId="13AF8200">
      <w:pPr>
        <w:keepNext/>
        <w:spacing w:after="0"/>
        <w:jc w:val="center"/>
        <w:rPr>
          <w:ins w:id="5422" w:author="marpa" w:date="2026-10-25T23:33:27Z"/>
        </w:rPr>
      </w:pPr>
      <w:ins w:id="5423" w:author="marpa" w:date="2026-10-25T23:37:15Z">
        <w:r>
          <w:rPr/>
          <w:drawing>
            <wp:inline distT="0" distB="0" distL="114300" distR="114300">
              <wp:extent cx="2752090" cy="914400"/>
              <wp:effectExtent l="0" t="0" r="381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
                      <pic:cNvPicPr>
                        <a:picLocks noChangeAspect="1"/>
                      </pic:cNvPicPr>
                    </pic:nvPicPr>
                    <pic:blipFill>
                      <a:blip r:embed="rId69"/>
                      <a:stretch>
                        <a:fillRect/>
                      </a:stretch>
                    </pic:blipFill>
                    <pic:spPr>
                      <a:xfrm>
                        <a:off x="0" y="0"/>
                        <a:ext cx="2752090" cy="914400"/>
                      </a:xfrm>
                      <a:prstGeom prst="rect">
                        <a:avLst/>
                      </a:prstGeom>
                      <a:noFill/>
                      <a:ln>
                        <a:noFill/>
                      </a:ln>
                    </pic:spPr>
                  </pic:pic>
                </a:graphicData>
              </a:graphic>
            </wp:inline>
          </w:drawing>
        </w:r>
      </w:ins>
    </w:p>
    <w:p w14:paraId="53BCB76E">
      <w:pPr>
        <w:pStyle w:val="5"/>
        <w:rPr>
          <w:ins w:id="5425" w:author="marpa" w:date="2026-10-25T23:33:27Z"/>
          <w:rFonts w:hint="default"/>
          <w:lang w:val="es-EC"/>
        </w:rPr>
      </w:pPr>
      <w:ins w:id="5426" w:author="marpa" w:date="2026-10-25T23:33:27Z">
        <w:bookmarkStart w:id="225" w:name="_Toc17287"/>
        <w:bookmarkStart w:id="226" w:name="_Toc16377"/>
        <w:r>
          <w:rPr/>
          <w:t xml:space="preserve">Figura </w:t>
        </w:r>
      </w:ins>
      <w:ins w:id="5427" w:author="marpa" w:date="2026-10-25T23:39:28Z">
        <w:r>
          <w:rPr>
            <w:rFonts w:hint="default"/>
            <w:lang w:val="es-EC"/>
          </w:rPr>
          <w:t>4</w:t>
        </w:r>
      </w:ins>
      <w:ins w:id="5428" w:author="marpa" w:date="2026-10-25T23:39:29Z">
        <w:r>
          <w:rPr>
            <w:rFonts w:hint="default"/>
            <w:lang w:val="es-EC"/>
          </w:rPr>
          <w:t>5</w:t>
        </w:r>
      </w:ins>
      <w:ins w:id="5429" w:author="marpa" w:date="2026-10-25T23:33:27Z">
        <w:r>
          <w:rPr/>
          <w:t xml:space="preserve">. Creación de </w:t>
        </w:r>
      </w:ins>
      <w:ins w:id="5430" w:author="marpa" w:date="2026-10-25T23:33:27Z">
        <w:r>
          <w:rPr>
            <w:rFonts w:hint="default"/>
            <w:lang w:val="es-EC"/>
          </w:rPr>
          <w:t>vistas</w:t>
        </w:r>
      </w:ins>
      <w:ins w:id="5431" w:author="marpa" w:date="2026-10-25T23:33:27Z">
        <w:r>
          <w:rPr/>
          <w:t xml:space="preserve">- Cliente </w:t>
        </w:r>
      </w:ins>
      <w:ins w:id="5432" w:author="marpa" w:date="2026-10-25T23:36:59Z">
        <w:r>
          <w:rPr>
            <w:rFonts w:hint="default"/>
            <w:lang w:val="es-EC"/>
          </w:rPr>
          <w:t>esc</w:t>
        </w:r>
      </w:ins>
      <w:ins w:id="5433" w:author="marpa" w:date="2026-10-25T23:37:01Z">
        <w:r>
          <w:rPr>
            <w:rFonts w:hint="default"/>
            <w:lang w:val="es-EC"/>
          </w:rPr>
          <w:t>r</w:t>
        </w:r>
      </w:ins>
      <w:ins w:id="5434" w:author="marpa" w:date="2026-10-25T23:37:02Z">
        <w:r>
          <w:rPr>
            <w:rFonts w:hint="default"/>
            <w:lang w:val="es-EC"/>
          </w:rPr>
          <w:t>ito</w:t>
        </w:r>
      </w:ins>
      <w:ins w:id="5435" w:author="marpa" w:date="2026-10-25T23:37:03Z">
        <w:r>
          <w:rPr>
            <w:rFonts w:hint="default"/>
            <w:lang w:val="es-EC"/>
          </w:rPr>
          <w:t>rio</w:t>
        </w:r>
        <w:bookmarkEnd w:id="225"/>
        <w:bookmarkEnd w:id="226"/>
      </w:ins>
    </w:p>
    <w:p w14:paraId="2C5774E4">
      <w:pPr>
        <w:pStyle w:val="6"/>
        <w:rPr>
          <w:ins w:id="5436" w:author="marpa" w:date="2026-10-25T23:33:27Z"/>
        </w:rPr>
        <w:sectPr>
          <w:type w:val="continuous"/>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5EB94D87">
      <w:pPr>
        <w:pStyle w:val="6"/>
        <w:rPr>
          <w:ins w:id="5437" w:author="marpa" w:date="2026-10-25T23:33:27Z"/>
          <w:rFonts w:hint="default"/>
          <w:lang w:val="es-EC"/>
        </w:rPr>
      </w:pPr>
      <w:ins w:id="5438" w:author="marpa" w:date="2026-10-25T23:33:27Z">
        <w:bookmarkStart w:id="227" w:name="_Toc19238"/>
        <w:bookmarkStart w:id="228" w:name="_Toc24832"/>
        <w:r>
          <w:rPr/>
          <w:t xml:space="preserve">Tabla </w:t>
        </w:r>
      </w:ins>
      <w:ins w:id="5439" w:author="marpa" w:date="2026-10-25T23:39:50Z">
        <w:r>
          <w:rPr>
            <w:rFonts w:hint="default"/>
            <w:lang w:val="es-EC"/>
          </w:rPr>
          <w:t>3</w:t>
        </w:r>
      </w:ins>
      <w:ins w:id="5440" w:author="marpa" w:date="2026-10-25T23:39:51Z">
        <w:r>
          <w:rPr>
            <w:rFonts w:hint="default"/>
            <w:lang w:val="es-EC"/>
          </w:rPr>
          <w:t>0.</w:t>
        </w:r>
      </w:ins>
      <w:ins w:id="5441" w:author="marpa" w:date="2026-10-25T23:33:27Z">
        <w:r>
          <w:rPr/>
          <w:t xml:space="preserve"> Clase </w:t>
        </w:r>
      </w:ins>
      <w:ins w:id="5442" w:author="marpa" w:date="2026-10-25T23:39:07Z">
        <w:r>
          <w:rPr>
            <w:rFonts w:hint="default"/>
            <w:lang w:val="es-EC"/>
          </w:rPr>
          <w:t>App</w:t>
        </w:r>
      </w:ins>
      <w:ins w:id="5443" w:author="marpa" w:date="2026-10-25T23:39:08Z">
        <w:r>
          <w:rPr>
            <w:rFonts w:hint="default"/>
            <w:lang w:val="es-EC"/>
          </w:rPr>
          <w:t>Theme</w:t>
        </w:r>
      </w:ins>
      <w:ins w:id="5444" w:author="marpa" w:date="2026-10-25T23:33:27Z">
        <w:r>
          <w:rPr/>
          <w:t xml:space="preserve">- Cliente </w:t>
        </w:r>
      </w:ins>
      <w:ins w:id="5445" w:author="marpa" w:date="2026-10-25T23:39:11Z">
        <w:r>
          <w:rPr>
            <w:rFonts w:hint="default"/>
            <w:lang w:val="es-EC"/>
          </w:rPr>
          <w:t>escri</w:t>
        </w:r>
      </w:ins>
      <w:ins w:id="5446" w:author="marpa" w:date="2026-10-25T23:39:12Z">
        <w:r>
          <w:rPr>
            <w:rFonts w:hint="default"/>
            <w:lang w:val="es-EC"/>
          </w:rPr>
          <w:t>torio</w:t>
        </w:r>
        <w:bookmarkEnd w:id="227"/>
        <w:bookmarkEnd w:id="228"/>
      </w:ins>
    </w:p>
    <w:tbl>
      <w:tblPr>
        <w:tblStyle w:val="3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97FC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5447" w:author="marpa" w:date="2026-10-25T23:33:27Z"/>
        </w:trPr>
        <w:tc>
          <w:tcPr>
            <w:tcW w:w="8494" w:type="dxa"/>
            <w:shd w:val="clear" w:color="auto" w:fill="D9D9D9"/>
          </w:tcPr>
          <w:p w14:paraId="51D7DC50">
            <w:pPr>
              <w:spacing w:before="0" w:after="0" w:line="240" w:lineRule="auto"/>
              <w:rPr>
                <w:ins w:id="5448" w:author="marpa" w:date="2026-10-25T23:39:20Z"/>
                <w:rFonts w:hint="default" w:ascii="Courier New" w:hAnsi="Courier New" w:eastAsia="Courier New" w:cs="Courier New"/>
                <w:color w:val="000000"/>
                <w:sz w:val="16"/>
                <w:szCs w:val="16"/>
                <w:lang w:val="es-EC"/>
              </w:rPr>
            </w:pPr>
            <w:ins w:id="5449" w:author="marpa" w:date="2026-10-25T23:39:20Z">
              <w:r>
                <w:rPr>
                  <w:rFonts w:hint="default" w:ascii="Courier New" w:hAnsi="Courier New" w:eastAsia="Courier New" w:cs="Courier New"/>
                  <w:color w:val="000000"/>
                  <w:sz w:val="16"/>
                  <w:szCs w:val="16"/>
                  <w:lang w:val="es-EC"/>
                </w:rPr>
                <w:t>package ec.edu.monster.vistas;</w:t>
              </w:r>
            </w:ins>
          </w:p>
          <w:p w14:paraId="02936AF7">
            <w:pPr>
              <w:spacing w:before="0" w:after="0" w:line="240" w:lineRule="auto"/>
              <w:rPr>
                <w:ins w:id="5450" w:author="marpa" w:date="2026-10-25T23:39:20Z"/>
                <w:rFonts w:hint="default" w:ascii="Courier New" w:hAnsi="Courier New" w:eastAsia="Courier New" w:cs="Courier New"/>
                <w:color w:val="000000"/>
                <w:sz w:val="16"/>
                <w:szCs w:val="16"/>
                <w:lang w:val="es-EC"/>
              </w:rPr>
            </w:pPr>
          </w:p>
          <w:p w14:paraId="5AD84411">
            <w:pPr>
              <w:spacing w:before="0" w:after="0" w:line="240" w:lineRule="auto"/>
              <w:rPr>
                <w:ins w:id="5451" w:author="marpa" w:date="2026-10-25T23:39:20Z"/>
                <w:rFonts w:hint="default" w:ascii="Courier New" w:hAnsi="Courier New" w:eastAsia="Courier New" w:cs="Courier New"/>
                <w:color w:val="000000"/>
                <w:sz w:val="16"/>
                <w:szCs w:val="16"/>
                <w:lang w:val="es-EC"/>
              </w:rPr>
            </w:pPr>
            <w:ins w:id="5452" w:author="marpa" w:date="2026-10-25T23:39:20Z">
              <w:r>
                <w:rPr>
                  <w:rFonts w:hint="default" w:ascii="Courier New" w:hAnsi="Courier New" w:eastAsia="Courier New" w:cs="Courier New"/>
                  <w:color w:val="000000"/>
                  <w:sz w:val="16"/>
                  <w:szCs w:val="16"/>
                  <w:lang w:val="es-EC"/>
                </w:rPr>
                <w:t>import java.awt.BasicStroke;</w:t>
              </w:r>
            </w:ins>
          </w:p>
          <w:p w14:paraId="1C68F76A">
            <w:pPr>
              <w:spacing w:before="0" w:after="0" w:line="240" w:lineRule="auto"/>
              <w:rPr>
                <w:ins w:id="5453" w:author="marpa" w:date="2026-10-25T23:39:20Z"/>
                <w:rFonts w:hint="default" w:ascii="Courier New" w:hAnsi="Courier New" w:eastAsia="Courier New" w:cs="Courier New"/>
                <w:color w:val="000000"/>
                <w:sz w:val="16"/>
                <w:szCs w:val="16"/>
                <w:lang w:val="es-EC"/>
              </w:rPr>
            </w:pPr>
            <w:ins w:id="5454" w:author="marpa" w:date="2026-10-25T23:39:20Z">
              <w:r>
                <w:rPr>
                  <w:rFonts w:hint="default" w:ascii="Courier New" w:hAnsi="Courier New" w:eastAsia="Courier New" w:cs="Courier New"/>
                  <w:color w:val="000000"/>
                  <w:sz w:val="16"/>
                  <w:szCs w:val="16"/>
                  <w:lang w:val="es-EC"/>
                </w:rPr>
                <w:t>import java.awt.Color;</w:t>
              </w:r>
            </w:ins>
          </w:p>
          <w:p w14:paraId="18AA58F9">
            <w:pPr>
              <w:spacing w:before="0" w:after="0" w:line="240" w:lineRule="auto"/>
              <w:rPr>
                <w:ins w:id="5455" w:author="marpa" w:date="2026-10-25T23:39:20Z"/>
                <w:rFonts w:hint="default" w:ascii="Courier New" w:hAnsi="Courier New" w:eastAsia="Courier New" w:cs="Courier New"/>
                <w:color w:val="000000"/>
                <w:sz w:val="16"/>
                <w:szCs w:val="16"/>
                <w:lang w:val="es-EC"/>
              </w:rPr>
            </w:pPr>
            <w:ins w:id="5456" w:author="marpa" w:date="2026-10-25T23:39:20Z">
              <w:r>
                <w:rPr>
                  <w:rFonts w:hint="default" w:ascii="Courier New" w:hAnsi="Courier New" w:eastAsia="Courier New" w:cs="Courier New"/>
                  <w:color w:val="000000"/>
                  <w:sz w:val="16"/>
                  <w:szCs w:val="16"/>
                  <w:lang w:val="es-EC"/>
                </w:rPr>
                <w:t>import java.awt.Cursor;</w:t>
              </w:r>
            </w:ins>
          </w:p>
          <w:p w14:paraId="102BFCA4">
            <w:pPr>
              <w:spacing w:before="0" w:after="0" w:line="240" w:lineRule="auto"/>
              <w:rPr>
                <w:ins w:id="5457" w:author="marpa" w:date="2026-10-25T23:39:20Z"/>
                <w:rFonts w:hint="default" w:ascii="Courier New" w:hAnsi="Courier New" w:eastAsia="Courier New" w:cs="Courier New"/>
                <w:color w:val="000000"/>
                <w:sz w:val="16"/>
                <w:szCs w:val="16"/>
                <w:lang w:val="es-EC"/>
              </w:rPr>
            </w:pPr>
            <w:ins w:id="5458" w:author="marpa" w:date="2026-10-25T23:39:20Z">
              <w:r>
                <w:rPr>
                  <w:rFonts w:hint="default" w:ascii="Courier New" w:hAnsi="Courier New" w:eastAsia="Courier New" w:cs="Courier New"/>
                  <w:color w:val="000000"/>
                  <w:sz w:val="16"/>
                  <w:szCs w:val="16"/>
                  <w:lang w:val="es-EC"/>
                </w:rPr>
                <w:t>import java.awt.Font;</w:t>
              </w:r>
            </w:ins>
          </w:p>
          <w:p w14:paraId="34DC885E">
            <w:pPr>
              <w:spacing w:before="0" w:after="0" w:line="240" w:lineRule="auto"/>
              <w:rPr>
                <w:ins w:id="5459" w:author="marpa" w:date="2026-10-25T23:39:20Z"/>
                <w:rFonts w:hint="default" w:ascii="Courier New" w:hAnsi="Courier New" w:eastAsia="Courier New" w:cs="Courier New"/>
                <w:color w:val="000000"/>
                <w:sz w:val="16"/>
                <w:szCs w:val="16"/>
                <w:lang w:val="es-EC"/>
              </w:rPr>
            </w:pPr>
            <w:ins w:id="5460" w:author="marpa" w:date="2026-10-25T23:39:20Z">
              <w:r>
                <w:rPr>
                  <w:rFonts w:hint="default" w:ascii="Courier New" w:hAnsi="Courier New" w:eastAsia="Courier New" w:cs="Courier New"/>
                  <w:color w:val="000000"/>
                  <w:sz w:val="16"/>
                  <w:szCs w:val="16"/>
                  <w:lang w:val="es-EC"/>
                </w:rPr>
                <w:t>import java.awt.GradientPaint;</w:t>
              </w:r>
            </w:ins>
          </w:p>
          <w:p w14:paraId="2DB61624">
            <w:pPr>
              <w:spacing w:before="0" w:after="0" w:line="240" w:lineRule="auto"/>
              <w:rPr>
                <w:ins w:id="5461" w:author="marpa" w:date="2026-10-25T23:39:20Z"/>
                <w:rFonts w:hint="default" w:ascii="Courier New" w:hAnsi="Courier New" w:eastAsia="Courier New" w:cs="Courier New"/>
                <w:color w:val="000000"/>
                <w:sz w:val="16"/>
                <w:szCs w:val="16"/>
                <w:lang w:val="es-EC"/>
              </w:rPr>
            </w:pPr>
            <w:ins w:id="5462" w:author="marpa" w:date="2026-10-25T23:39:20Z">
              <w:r>
                <w:rPr>
                  <w:rFonts w:hint="default" w:ascii="Courier New" w:hAnsi="Courier New" w:eastAsia="Courier New" w:cs="Courier New"/>
                  <w:color w:val="000000"/>
                  <w:sz w:val="16"/>
                  <w:szCs w:val="16"/>
                  <w:lang w:val="es-EC"/>
                </w:rPr>
                <w:t>import java.awt.Graphics;</w:t>
              </w:r>
            </w:ins>
          </w:p>
          <w:p w14:paraId="54005F19">
            <w:pPr>
              <w:spacing w:before="0" w:after="0" w:line="240" w:lineRule="auto"/>
              <w:rPr>
                <w:ins w:id="5463" w:author="marpa" w:date="2026-10-25T23:39:20Z"/>
                <w:rFonts w:hint="default" w:ascii="Courier New" w:hAnsi="Courier New" w:eastAsia="Courier New" w:cs="Courier New"/>
                <w:color w:val="000000"/>
                <w:sz w:val="16"/>
                <w:szCs w:val="16"/>
                <w:lang w:val="es-EC"/>
              </w:rPr>
            </w:pPr>
            <w:ins w:id="5464" w:author="marpa" w:date="2026-10-25T23:39:20Z">
              <w:r>
                <w:rPr>
                  <w:rFonts w:hint="default" w:ascii="Courier New" w:hAnsi="Courier New" w:eastAsia="Courier New" w:cs="Courier New"/>
                  <w:color w:val="000000"/>
                  <w:sz w:val="16"/>
                  <w:szCs w:val="16"/>
                  <w:lang w:val="es-EC"/>
                </w:rPr>
                <w:t>import java.awt.Graphics2D;</w:t>
              </w:r>
            </w:ins>
          </w:p>
          <w:p w14:paraId="3F7921A3">
            <w:pPr>
              <w:spacing w:before="0" w:after="0" w:line="240" w:lineRule="auto"/>
              <w:rPr>
                <w:ins w:id="5465" w:author="marpa" w:date="2026-10-25T23:39:20Z"/>
                <w:rFonts w:hint="default" w:ascii="Courier New" w:hAnsi="Courier New" w:eastAsia="Courier New" w:cs="Courier New"/>
                <w:color w:val="000000"/>
                <w:sz w:val="16"/>
                <w:szCs w:val="16"/>
                <w:lang w:val="es-EC"/>
              </w:rPr>
            </w:pPr>
            <w:ins w:id="5466" w:author="marpa" w:date="2026-10-25T23:39:20Z">
              <w:r>
                <w:rPr>
                  <w:rFonts w:hint="default" w:ascii="Courier New" w:hAnsi="Courier New" w:eastAsia="Courier New" w:cs="Courier New"/>
                  <w:color w:val="000000"/>
                  <w:sz w:val="16"/>
                  <w:szCs w:val="16"/>
                  <w:lang w:val="es-EC"/>
                </w:rPr>
                <w:t>import java.awt.Image;</w:t>
              </w:r>
            </w:ins>
          </w:p>
          <w:p w14:paraId="4FE3066C">
            <w:pPr>
              <w:spacing w:before="0" w:after="0" w:line="240" w:lineRule="auto"/>
              <w:rPr>
                <w:ins w:id="5467" w:author="marpa" w:date="2026-10-25T23:39:20Z"/>
                <w:rFonts w:hint="default" w:ascii="Courier New" w:hAnsi="Courier New" w:eastAsia="Courier New" w:cs="Courier New"/>
                <w:color w:val="000000"/>
                <w:sz w:val="16"/>
                <w:szCs w:val="16"/>
                <w:lang w:val="es-EC"/>
              </w:rPr>
            </w:pPr>
            <w:ins w:id="5468" w:author="marpa" w:date="2026-10-25T23:39:20Z">
              <w:r>
                <w:rPr>
                  <w:rFonts w:hint="default" w:ascii="Courier New" w:hAnsi="Courier New" w:eastAsia="Courier New" w:cs="Courier New"/>
                  <w:color w:val="000000"/>
                  <w:sz w:val="16"/>
                  <w:szCs w:val="16"/>
                  <w:lang w:val="es-EC"/>
                </w:rPr>
                <w:t>import java.awt.RenderingHints;</w:t>
              </w:r>
            </w:ins>
          </w:p>
          <w:p w14:paraId="4769DBB7">
            <w:pPr>
              <w:spacing w:before="0" w:after="0" w:line="240" w:lineRule="auto"/>
              <w:rPr>
                <w:ins w:id="5469" w:author="marpa" w:date="2026-10-25T23:39:20Z"/>
                <w:rFonts w:hint="default" w:ascii="Courier New" w:hAnsi="Courier New" w:eastAsia="Courier New" w:cs="Courier New"/>
                <w:color w:val="000000"/>
                <w:sz w:val="16"/>
                <w:szCs w:val="16"/>
                <w:lang w:val="es-EC"/>
              </w:rPr>
            </w:pPr>
            <w:ins w:id="5470" w:author="marpa" w:date="2026-10-25T23:39:20Z">
              <w:r>
                <w:rPr>
                  <w:rFonts w:hint="default" w:ascii="Courier New" w:hAnsi="Courier New" w:eastAsia="Courier New" w:cs="Courier New"/>
                  <w:color w:val="000000"/>
                  <w:sz w:val="16"/>
                  <w:szCs w:val="16"/>
                  <w:lang w:val="es-EC"/>
                </w:rPr>
                <w:t>import java.awt.event.MouseAdapter;</w:t>
              </w:r>
            </w:ins>
          </w:p>
          <w:p w14:paraId="190865F5">
            <w:pPr>
              <w:spacing w:before="0" w:after="0" w:line="240" w:lineRule="auto"/>
              <w:rPr>
                <w:ins w:id="5471" w:author="marpa" w:date="2026-10-25T23:39:20Z"/>
                <w:rFonts w:hint="default" w:ascii="Courier New" w:hAnsi="Courier New" w:eastAsia="Courier New" w:cs="Courier New"/>
                <w:color w:val="000000"/>
                <w:sz w:val="16"/>
                <w:szCs w:val="16"/>
                <w:lang w:val="es-EC"/>
              </w:rPr>
            </w:pPr>
            <w:ins w:id="5472" w:author="marpa" w:date="2026-10-25T23:39:20Z">
              <w:r>
                <w:rPr>
                  <w:rFonts w:hint="default" w:ascii="Courier New" w:hAnsi="Courier New" w:eastAsia="Courier New" w:cs="Courier New"/>
                  <w:color w:val="000000"/>
                  <w:sz w:val="16"/>
                  <w:szCs w:val="16"/>
                  <w:lang w:val="es-EC"/>
                </w:rPr>
                <w:t>import java.awt.event.MouseEvent;</w:t>
              </w:r>
            </w:ins>
          </w:p>
          <w:p w14:paraId="0A7B3146">
            <w:pPr>
              <w:spacing w:before="0" w:after="0" w:line="240" w:lineRule="auto"/>
              <w:rPr>
                <w:ins w:id="5473" w:author="marpa" w:date="2026-10-25T23:39:20Z"/>
                <w:rFonts w:hint="default" w:ascii="Courier New" w:hAnsi="Courier New" w:eastAsia="Courier New" w:cs="Courier New"/>
                <w:color w:val="000000"/>
                <w:sz w:val="16"/>
                <w:szCs w:val="16"/>
                <w:lang w:val="es-EC"/>
              </w:rPr>
            </w:pPr>
            <w:ins w:id="5474" w:author="marpa" w:date="2026-10-25T23:39:20Z">
              <w:r>
                <w:rPr>
                  <w:rFonts w:hint="default" w:ascii="Courier New" w:hAnsi="Courier New" w:eastAsia="Courier New" w:cs="Courier New"/>
                  <w:color w:val="000000"/>
                  <w:sz w:val="16"/>
                  <w:szCs w:val="16"/>
                  <w:lang w:val="es-EC"/>
                </w:rPr>
                <w:t>import java.net.URL;</w:t>
              </w:r>
            </w:ins>
          </w:p>
          <w:p w14:paraId="44B6410C">
            <w:pPr>
              <w:spacing w:before="0" w:after="0" w:line="240" w:lineRule="auto"/>
              <w:rPr>
                <w:ins w:id="5475" w:author="marpa" w:date="2026-10-25T23:39:20Z"/>
                <w:rFonts w:hint="default" w:ascii="Courier New" w:hAnsi="Courier New" w:eastAsia="Courier New" w:cs="Courier New"/>
                <w:color w:val="000000"/>
                <w:sz w:val="16"/>
                <w:szCs w:val="16"/>
                <w:lang w:val="es-EC"/>
              </w:rPr>
            </w:pPr>
            <w:ins w:id="5476" w:author="marpa" w:date="2026-10-25T23:39:20Z">
              <w:r>
                <w:rPr>
                  <w:rFonts w:hint="default" w:ascii="Courier New" w:hAnsi="Courier New" w:eastAsia="Courier New" w:cs="Courier New"/>
                  <w:color w:val="000000"/>
                  <w:sz w:val="16"/>
                  <w:szCs w:val="16"/>
                  <w:lang w:val="es-EC"/>
                </w:rPr>
                <w:t>import javax.swing.BorderFactory;</w:t>
              </w:r>
            </w:ins>
          </w:p>
          <w:p w14:paraId="1EE5FFE7">
            <w:pPr>
              <w:spacing w:before="0" w:after="0" w:line="240" w:lineRule="auto"/>
              <w:rPr>
                <w:ins w:id="5477" w:author="marpa" w:date="2026-10-25T23:39:20Z"/>
                <w:rFonts w:hint="default" w:ascii="Courier New" w:hAnsi="Courier New" w:eastAsia="Courier New" w:cs="Courier New"/>
                <w:color w:val="000000"/>
                <w:sz w:val="16"/>
                <w:szCs w:val="16"/>
                <w:lang w:val="es-EC"/>
              </w:rPr>
            </w:pPr>
            <w:ins w:id="5478" w:author="marpa" w:date="2026-10-25T23:39:20Z">
              <w:r>
                <w:rPr>
                  <w:rFonts w:hint="default" w:ascii="Courier New" w:hAnsi="Courier New" w:eastAsia="Courier New" w:cs="Courier New"/>
                  <w:color w:val="000000"/>
                  <w:sz w:val="16"/>
                  <w:szCs w:val="16"/>
                  <w:lang w:val="es-EC"/>
                </w:rPr>
                <w:t>import javax.swing.ImageIcon;</w:t>
              </w:r>
            </w:ins>
          </w:p>
          <w:p w14:paraId="02C3437C">
            <w:pPr>
              <w:spacing w:before="0" w:after="0" w:line="240" w:lineRule="auto"/>
              <w:rPr>
                <w:ins w:id="5479" w:author="marpa" w:date="2026-10-25T23:39:20Z"/>
                <w:rFonts w:hint="default" w:ascii="Courier New" w:hAnsi="Courier New" w:eastAsia="Courier New" w:cs="Courier New"/>
                <w:color w:val="000000"/>
                <w:sz w:val="16"/>
                <w:szCs w:val="16"/>
                <w:lang w:val="es-EC"/>
              </w:rPr>
            </w:pPr>
            <w:ins w:id="5480" w:author="marpa" w:date="2026-10-25T23:39:20Z">
              <w:r>
                <w:rPr>
                  <w:rFonts w:hint="default" w:ascii="Courier New" w:hAnsi="Courier New" w:eastAsia="Courier New" w:cs="Courier New"/>
                  <w:color w:val="000000"/>
                  <w:sz w:val="16"/>
                  <w:szCs w:val="16"/>
                  <w:lang w:val="es-EC"/>
                </w:rPr>
                <w:t>import javax.swing.JButton;</w:t>
              </w:r>
            </w:ins>
          </w:p>
          <w:p w14:paraId="77CB414B">
            <w:pPr>
              <w:spacing w:before="0" w:after="0" w:line="240" w:lineRule="auto"/>
              <w:rPr>
                <w:ins w:id="5481" w:author="marpa" w:date="2026-10-25T23:39:20Z"/>
                <w:rFonts w:hint="default" w:ascii="Courier New" w:hAnsi="Courier New" w:eastAsia="Courier New" w:cs="Courier New"/>
                <w:color w:val="000000"/>
                <w:sz w:val="16"/>
                <w:szCs w:val="16"/>
                <w:lang w:val="es-EC"/>
              </w:rPr>
            </w:pPr>
            <w:ins w:id="5482" w:author="marpa" w:date="2026-10-25T23:39:20Z">
              <w:r>
                <w:rPr>
                  <w:rFonts w:hint="default" w:ascii="Courier New" w:hAnsi="Courier New" w:eastAsia="Courier New" w:cs="Courier New"/>
                  <w:color w:val="000000"/>
                  <w:sz w:val="16"/>
                  <w:szCs w:val="16"/>
                  <w:lang w:val="es-EC"/>
                </w:rPr>
                <w:t>import javax.swing.JComboBox;</w:t>
              </w:r>
            </w:ins>
          </w:p>
          <w:p w14:paraId="0B65DB6E">
            <w:pPr>
              <w:spacing w:before="0" w:after="0" w:line="240" w:lineRule="auto"/>
              <w:rPr>
                <w:ins w:id="5483" w:author="marpa" w:date="2026-10-25T23:39:20Z"/>
                <w:rFonts w:hint="default" w:ascii="Courier New" w:hAnsi="Courier New" w:eastAsia="Courier New" w:cs="Courier New"/>
                <w:color w:val="000000"/>
                <w:sz w:val="16"/>
                <w:szCs w:val="16"/>
                <w:lang w:val="es-EC"/>
              </w:rPr>
            </w:pPr>
            <w:ins w:id="5484" w:author="marpa" w:date="2026-10-25T23:39:20Z">
              <w:r>
                <w:rPr>
                  <w:rFonts w:hint="default" w:ascii="Courier New" w:hAnsi="Courier New" w:eastAsia="Courier New" w:cs="Courier New"/>
                  <w:color w:val="000000"/>
                  <w:sz w:val="16"/>
                  <w:szCs w:val="16"/>
                  <w:lang w:val="es-EC"/>
                </w:rPr>
                <w:t>import javax.swing.JLabel;</w:t>
              </w:r>
            </w:ins>
          </w:p>
          <w:p w14:paraId="26AFDE09">
            <w:pPr>
              <w:spacing w:before="0" w:after="0" w:line="240" w:lineRule="auto"/>
              <w:rPr>
                <w:ins w:id="5485" w:author="marpa" w:date="2026-10-25T23:39:20Z"/>
                <w:rFonts w:hint="default" w:ascii="Courier New" w:hAnsi="Courier New" w:eastAsia="Courier New" w:cs="Courier New"/>
                <w:color w:val="000000"/>
                <w:sz w:val="16"/>
                <w:szCs w:val="16"/>
                <w:lang w:val="es-EC"/>
              </w:rPr>
            </w:pPr>
            <w:ins w:id="5486" w:author="marpa" w:date="2026-10-25T23:39:20Z">
              <w:r>
                <w:rPr>
                  <w:rFonts w:hint="default" w:ascii="Courier New" w:hAnsi="Courier New" w:eastAsia="Courier New" w:cs="Courier New"/>
                  <w:color w:val="000000"/>
                  <w:sz w:val="16"/>
                  <w:szCs w:val="16"/>
                  <w:lang w:val="es-EC"/>
                </w:rPr>
                <w:t>import javax.swing.JPanel;</w:t>
              </w:r>
            </w:ins>
          </w:p>
          <w:p w14:paraId="2B2B73A1">
            <w:pPr>
              <w:spacing w:before="0" w:after="0" w:line="240" w:lineRule="auto"/>
              <w:rPr>
                <w:ins w:id="5487" w:author="marpa" w:date="2026-10-25T23:39:20Z"/>
                <w:rFonts w:hint="default" w:ascii="Courier New" w:hAnsi="Courier New" w:eastAsia="Courier New" w:cs="Courier New"/>
                <w:color w:val="000000"/>
                <w:sz w:val="16"/>
                <w:szCs w:val="16"/>
                <w:lang w:val="es-EC"/>
              </w:rPr>
            </w:pPr>
            <w:ins w:id="5488" w:author="marpa" w:date="2026-10-25T23:39:20Z">
              <w:r>
                <w:rPr>
                  <w:rFonts w:hint="default" w:ascii="Courier New" w:hAnsi="Courier New" w:eastAsia="Courier New" w:cs="Courier New"/>
                  <w:color w:val="000000"/>
                  <w:sz w:val="16"/>
                  <w:szCs w:val="16"/>
                  <w:lang w:val="es-EC"/>
                </w:rPr>
                <w:t>import javax.swing.JTextField;</w:t>
              </w:r>
            </w:ins>
          </w:p>
          <w:p w14:paraId="206AFFF2">
            <w:pPr>
              <w:spacing w:before="0" w:after="0" w:line="240" w:lineRule="auto"/>
              <w:rPr>
                <w:ins w:id="5489" w:author="marpa" w:date="2026-10-25T23:39:20Z"/>
                <w:rFonts w:hint="default" w:ascii="Courier New" w:hAnsi="Courier New" w:eastAsia="Courier New" w:cs="Courier New"/>
                <w:color w:val="000000"/>
                <w:sz w:val="16"/>
                <w:szCs w:val="16"/>
                <w:lang w:val="es-EC"/>
              </w:rPr>
            </w:pPr>
            <w:ins w:id="5490" w:author="marpa" w:date="2026-10-25T23:39:20Z">
              <w:r>
                <w:rPr>
                  <w:rFonts w:hint="default" w:ascii="Courier New" w:hAnsi="Courier New" w:eastAsia="Courier New" w:cs="Courier New"/>
                  <w:color w:val="000000"/>
                  <w:sz w:val="16"/>
                  <w:szCs w:val="16"/>
                  <w:lang w:val="es-EC"/>
                </w:rPr>
                <w:t>import javax.swing.UIManager;</w:t>
              </w:r>
            </w:ins>
          </w:p>
          <w:p w14:paraId="5C41B504">
            <w:pPr>
              <w:spacing w:before="0" w:after="0" w:line="240" w:lineRule="auto"/>
              <w:rPr>
                <w:ins w:id="5491" w:author="marpa" w:date="2026-10-25T23:39:20Z"/>
                <w:rFonts w:hint="default" w:ascii="Courier New" w:hAnsi="Courier New" w:eastAsia="Courier New" w:cs="Courier New"/>
                <w:color w:val="000000"/>
                <w:sz w:val="16"/>
                <w:szCs w:val="16"/>
                <w:lang w:val="es-EC"/>
              </w:rPr>
            </w:pPr>
            <w:ins w:id="5492" w:author="marpa" w:date="2026-10-25T23:39:20Z">
              <w:r>
                <w:rPr>
                  <w:rFonts w:hint="default" w:ascii="Courier New" w:hAnsi="Courier New" w:eastAsia="Courier New" w:cs="Courier New"/>
                  <w:color w:val="000000"/>
                  <w:sz w:val="16"/>
                  <w:szCs w:val="16"/>
                  <w:lang w:val="es-EC"/>
                </w:rPr>
                <w:t>import javax.swing.border.Border;</w:t>
              </w:r>
            </w:ins>
          </w:p>
          <w:p w14:paraId="3392EB34">
            <w:pPr>
              <w:spacing w:before="0" w:after="0" w:line="240" w:lineRule="auto"/>
              <w:rPr>
                <w:ins w:id="5493" w:author="marpa" w:date="2026-10-25T23:39:20Z"/>
                <w:rFonts w:hint="default" w:ascii="Courier New" w:hAnsi="Courier New" w:eastAsia="Courier New" w:cs="Courier New"/>
                <w:color w:val="000000"/>
                <w:sz w:val="16"/>
                <w:szCs w:val="16"/>
                <w:lang w:val="es-EC"/>
              </w:rPr>
            </w:pPr>
          </w:p>
          <w:p w14:paraId="25ECFD18">
            <w:pPr>
              <w:spacing w:before="0" w:after="0" w:line="240" w:lineRule="auto"/>
              <w:rPr>
                <w:ins w:id="5494" w:author="marpa" w:date="2026-10-25T23:39:20Z"/>
                <w:rFonts w:hint="default" w:ascii="Courier New" w:hAnsi="Courier New" w:eastAsia="Courier New" w:cs="Courier New"/>
                <w:color w:val="000000"/>
                <w:sz w:val="16"/>
                <w:szCs w:val="16"/>
                <w:lang w:val="es-EC"/>
              </w:rPr>
            </w:pPr>
            <w:ins w:id="5495" w:author="marpa" w:date="2026-10-25T23:39:20Z">
              <w:r>
                <w:rPr>
                  <w:rFonts w:hint="default" w:ascii="Courier New" w:hAnsi="Courier New" w:eastAsia="Courier New" w:cs="Courier New"/>
                  <w:color w:val="000000"/>
                  <w:sz w:val="16"/>
                  <w:szCs w:val="16"/>
                  <w:lang w:val="es-EC"/>
                </w:rPr>
                <w:t>/** Paleta y componentes visuales compartidos por el cliente de escritorio. */</w:t>
              </w:r>
            </w:ins>
          </w:p>
          <w:p w14:paraId="73576991">
            <w:pPr>
              <w:spacing w:before="0" w:after="0" w:line="240" w:lineRule="auto"/>
              <w:rPr>
                <w:ins w:id="5496" w:author="marpa" w:date="2026-10-25T23:39:20Z"/>
                <w:rFonts w:hint="default" w:ascii="Courier New" w:hAnsi="Courier New" w:eastAsia="Courier New" w:cs="Courier New"/>
                <w:color w:val="000000"/>
                <w:sz w:val="16"/>
                <w:szCs w:val="16"/>
                <w:lang w:val="es-EC"/>
              </w:rPr>
            </w:pPr>
            <w:ins w:id="5497" w:author="marpa" w:date="2026-10-25T23:39:20Z">
              <w:r>
                <w:rPr>
                  <w:rFonts w:hint="default" w:ascii="Courier New" w:hAnsi="Courier New" w:eastAsia="Courier New" w:cs="Courier New"/>
                  <w:color w:val="000000"/>
                  <w:sz w:val="16"/>
                  <w:szCs w:val="16"/>
                  <w:lang w:val="es-EC"/>
                </w:rPr>
                <w:t>public final class AppTheme {</w:t>
              </w:r>
            </w:ins>
          </w:p>
          <w:p w14:paraId="6B564B06">
            <w:pPr>
              <w:spacing w:before="0" w:after="0" w:line="240" w:lineRule="auto"/>
              <w:rPr>
                <w:ins w:id="5498" w:author="marpa" w:date="2026-10-25T23:39:20Z"/>
                <w:rFonts w:hint="default" w:ascii="Courier New" w:hAnsi="Courier New" w:eastAsia="Courier New" w:cs="Courier New"/>
                <w:color w:val="000000"/>
                <w:sz w:val="16"/>
                <w:szCs w:val="16"/>
                <w:lang w:val="es-EC"/>
              </w:rPr>
            </w:pPr>
          </w:p>
          <w:p w14:paraId="45C64D64">
            <w:pPr>
              <w:spacing w:before="0" w:after="0" w:line="240" w:lineRule="auto"/>
              <w:rPr>
                <w:ins w:id="5499" w:author="marpa" w:date="2026-10-25T23:39:20Z"/>
                <w:rFonts w:hint="default" w:ascii="Courier New" w:hAnsi="Courier New" w:eastAsia="Courier New" w:cs="Courier New"/>
                <w:color w:val="000000"/>
                <w:sz w:val="16"/>
                <w:szCs w:val="16"/>
                <w:lang w:val="es-EC"/>
              </w:rPr>
            </w:pPr>
            <w:ins w:id="5500" w:author="marpa" w:date="2026-10-25T23:39:20Z">
              <w:r>
                <w:rPr>
                  <w:rFonts w:hint="default" w:ascii="Courier New" w:hAnsi="Courier New" w:eastAsia="Courier New" w:cs="Courier New"/>
                  <w:color w:val="000000"/>
                  <w:sz w:val="16"/>
                  <w:szCs w:val="16"/>
                  <w:lang w:val="es-EC"/>
                </w:rPr>
                <w:t xml:space="preserve">    public static final Color AZUL_PRINCIPAL = new Color(34, 147, 235);</w:t>
              </w:r>
            </w:ins>
          </w:p>
          <w:p w14:paraId="11554078">
            <w:pPr>
              <w:spacing w:before="0" w:after="0" w:line="240" w:lineRule="auto"/>
              <w:rPr>
                <w:ins w:id="5501" w:author="marpa" w:date="2026-10-25T23:39:20Z"/>
                <w:rFonts w:hint="default" w:ascii="Courier New" w:hAnsi="Courier New" w:eastAsia="Courier New" w:cs="Courier New"/>
                <w:color w:val="000000"/>
                <w:sz w:val="16"/>
                <w:szCs w:val="16"/>
                <w:lang w:val="es-EC"/>
              </w:rPr>
            </w:pPr>
            <w:ins w:id="5502" w:author="marpa" w:date="2026-10-25T23:39:20Z">
              <w:r>
                <w:rPr>
                  <w:rFonts w:hint="default" w:ascii="Courier New" w:hAnsi="Courier New" w:eastAsia="Courier New" w:cs="Courier New"/>
                  <w:color w:val="000000"/>
                  <w:sz w:val="16"/>
                  <w:szCs w:val="16"/>
                  <w:lang w:val="es-EC"/>
                </w:rPr>
                <w:t xml:space="preserve">    public static final Color AZUL_OSCURO = new Color(23, 55, 92);</w:t>
              </w:r>
            </w:ins>
          </w:p>
          <w:p w14:paraId="4C5A6EDF">
            <w:pPr>
              <w:spacing w:before="0" w:after="0" w:line="240" w:lineRule="auto"/>
              <w:rPr>
                <w:ins w:id="5503" w:author="marpa" w:date="2026-10-25T23:39:20Z"/>
                <w:rFonts w:hint="default" w:ascii="Courier New" w:hAnsi="Courier New" w:eastAsia="Courier New" w:cs="Courier New"/>
                <w:color w:val="000000"/>
                <w:sz w:val="16"/>
                <w:szCs w:val="16"/>
                <w:lang w:val="es-EC"/>
              </w:rPr>
            </w:pPr>
            <w:ins w:id="5504" w:author="marpa" w:date="2026-10-25T23:39:20Z">
              <w:r>
                <w:rPr>
                  <w:rFonts w:hint="default" w:ascii="Courier New" w:hAnsi="Courier New" w:eastAsia="Courier New" w:cs="Courier New"/>
                  <w:color w:val="000000"/>
                  <w:sz w:val="16"/>
                  <w:szCs w:val="16"/>
                  <w:lang w:val="es-EC"/>
                </w:rPr>
                <w:t xml:space="preserve">    public static final Color AZUL_SUAVE = new Color(235, 245, 255);</w:t>
              </w:r>
            </w:ins>
          </w:p>
          <w:p w14:paraId="5982EF79">
            <w:pPr>
              <w:spacing w:before="0" w:after="0" w:line="240" w:lineRule="auto"/>
              <w:rPr>
                <w:ins w:id="5505" w:author="marpa" w:date="2026-10-25T23:39:20Z"/>
                <w:rFonts w:hint="default" w:ascii="Courier New" w:hAnsi="Courier New" w:eastAsia="Courier New" w:cs="Courier New"/>
                <w:color w:val="000000"/>
                <w:sz w:val="16"/>
                <w:szCs w:val="16"/>
                <w:lang w:val="es-EC"/>
              </w:rPr>
            </w:pPr>
            <w:ins w:id="5506" w:author="marpa" w:date="2026-10-25T23:39:20Z">
              <w:r>
                <w:rPr>
                  <w:rFonts w:hint="default" w:ascii="Courier New" w:hAnsi="Courier New" w:eastAsia="Courier New" w:cs="Courier New"/>
                  <w:color w:val="000000"/>
                  <w:sz w:val="16"/>
                  <w:szCs w:val="16"/>
                  <w:lang w:val="es-EC"/>
                </w:rPr>
                <w:t xml:space="preserve">    public static final Color FONDO_INICIO = new Color(220, 236, 253);</w:t>
              </w:r>
            </w:ins>
          </w:p>
          <w:p w14:paraId="5D3E3B14">
            <w:pPr>
              <w:spacing w:before="0" w:after="0" w:line="240" w:lineRule="auto"/>
              <w:rPr>
                <w:ins w:id="5507" w:author="marpa" w:date="2026-10-25T23:39:20Z"/>
                <w:rFonts w:hint="default" w:ascii="Courier New" w:hAnsi="Courier New" w:eastAsia="Courier New" w:cs="Courier New"/>
                <w:color w:val="000000"/>
                <w:sz w:val="16"/>
                <w:szCs w:val="16"/>
                <w:lang w:val="es-EC"/>
              </w:rPr>
            </w:pPr>
            <w:ins w:id="5508" w:author="marpa" w:date="2026-10-25T23:39:20Z">
              <w:r>
                <w:rPr>
                  <w:rFonts w:hint="default" w:ascii="Courier New" w:hAnsi="Courier New" w:eastAsia="Courier New" w:cs="Courier New"/>
                  <w:color w:val="000000"/>
                  <w:sz w:val="16"/>
                  <w:szCs w:val="16"/>
                  <w:lang w:val="es-EC"/>
                </w:rPr>
                <w:t xml:space="preserve">    public static final Color FONDO_FIN = new Color(190, 218, 246);</w:t>
              </w:r>
            </w:ins>
          </w:p>
          <w:p w14:paraId="333C5179">
            <w:pPr>
              <w:spacing w:before="0" w:after="0" w:line="240" w:lineRule="auto"/>
              <w:rPr>
                <w:ins w:id="5509" w:author="marpa" w:date="2026-10-25T23:39:20Z"/>
                <w:rFonts w:hint="default" w:ascii="Courier New" w:hAnsi="Courier New" w:eastAsia="Courier New" w:cs="Courier New"/>
                <w:color w:val="000000"/>
                <w:sz w:val="16"/>
                <w:szCs w:val="16"/>
                <w:lang w:val="es-EC"/>
              </w:rPr>
            </w:pPr>
            <w:ins w:id="5510" w:author="marpa" w:date="2026-10-25T23:39:20Z">
              <w:r>
                <w:rPr>
                  <w:rFonts w:hint="default" w:ascii="Courier New" w:hAnsi="Courier New" w:eastAsia="Courier New" w:cs="Courier New"/>
                  <w:color w:val="000000"/>
                  <w:sz w:val="16"/>
                  <w:szCs w:val="16"/>
                  <w:lang w:val="es-EC"/>
                </w:rPr>
                <w:t xml:space="preserve">    public static final Color TEXTO = new Color(31, 45, 61);</w:t>
              </w:r>
            </w:ins>
          </w:p>
          <w:p w14:paraId="2BB61391">
            <w:pPr>
              <w:spacing w:before="0" w:after="0" w:line="240" w:lineRule="auto"/>
              <w:rPr>
                <w:ins w:id="5511" w:author="marpa" w:date="2026-10-25T23:39:20Z"/>
                <w:rFonts w:hint="default" w:ascii="Courier New" w:hAnsi="Courier New" w:eastAsia="Courier New" w:cs="Courier New"/>
                <w:color w:val="000000"/>
                <w:sz w:val="16"/>
                <w:szCs w:val="16"/>
                <w:lang w:val="es-EC"/>
              </w:rPr>
            </w:pPr>
            <w:ins w:id="5512" w:author="marpa" w:date="2026-10-25T23:39:20Z">
              <w:r>
                <w:rPr>
                  <w:rFonts w:hint="default" w:ascii="Courier New" w:hAnsi="Courier New" w:eastAsia="Courier New" w:cs="Courier New"/>
                  <w:color w:val="000000"/>
                  <w:sz w:val="16"/>
                  <w:szCs w:val="16"/>
                  <w:lang w:val="es-EC"/>
                </w:rPr>
                <w:t xml:space="preserve">    public static final Color TEXTO_SUAVE = new Color(94, 112, 132);</w:t>
              </w:r>
            </w:ins>
          </w:p>
          <w:p w14:paraId="2E7A1725">
            <w:pPr>
              <w:spacing w:before="0" w:after="0" w:line="240" w:lineRule="auto"/>
              <w:rPr>
                <w:ins w:id="5513" w:author="marpa" w:date="2026-10-25T23:39:20Z"/>
                <w:rFonts w:hint="default" w:ascii="Courier New" w:hAnsi="Courier New" w:eastAsia="Courier New" w:cs="Courier New"/>
                <w:color w:val="000000"/>
                <w:sz w:val="16"/>
                <w:szCs w:val="16"/>
                <w:lang w:val="es-EC"/>
              </w:rPr>
            </w:pPr>
            <w:ins w:id="5514" w:author="marpa" w:date="2026-10-25T23:39:20Z">
              <w:r>
                <w:rPr>
                  <w:rFonts w:hint="default" w:ascii="Courier New" w:hAnsi="Courier New" w:eastAsia="Courier New" w:cs="Courier New"/>
                  <w:color w:val="000000"/>
                  <w:sz w:val="16"/>
                  <w:szCs w:val="16"/>
                  <w:lang w:val="es-EC"/>
                </w:rPr>
                <w:t xml:space="preserve">    public static final Color BORDE = new Color(207, 220, 234);</w:t>
              </w:r>
            </w:ins>
          </w:p>
          <w:p w14:paraId="338B7BF3">
            <w:pPr>
              <w:spacing w:before="0" w:after="0" w:line="240" w:lineRule="auto"/>
              <w:rPr>
                <w:ins w:id="5515" w:author="marpa" w:date="2026-10-25T23:39:20Z"/>
                <w:rFonts w:hint="default" w:ascii="Courier New" w:hAnsi="Courier New" w:eastAsia="Courier New" w:cs="Courier New"/>
                <w:color w:val="000000"/>
                <w:sz w:val="16"/>
                <w:szCs w:val="16"/>
                <w:lang w:val="es-EC"/>
              </w:rPr>
            </w:pPr>
            <w:ins w:id="5516" w:author="marpa" w:date="2026-10-25T23:39:20Z">
              <w:r>
                <w:rPr>
                  <w:rFonts w:hint="default" w:ascii="Courier New" w:hAnsi="Courier New" w:eastAsia="Courier New" w:cs="Courier New"/>
                  <w:color w:val="000000"/>
                  <w:sz w:val="16"/>
                  <w:szCs w:val="16"/>
                  <w:lang w:val="es-EC"/>
                </w:rPr>
                <w:t xml:space="preserve">    public static final Color EXITO = new Color(25, 135, 84);</w:t>
              </w:r>
            </w:ins>
          </w:p>
          <w:p w14:paraId="418755B4">
            <w:pPr>
              <w:spacing w:before="0" w:after="0" w:line="240" w:lineRule="auto"/>
              <w:rPr>
                <w:ins w:id="5517" w:author="marpa" w:date="2026-10-25T23:39:20Z"/>
                <w:rFonts w:hint="default" w:ascii="Courier New" w:hAnsi="Courier New" w:eastAsia="Courier New" w:cs="Courier New"/>
                <w:color w:val="000000"/>
                <w:sz w:val="16"/>
                <w:szCs w:val="16"/>
                <w:lang w:val="es-EC"/>
              </w:rPr>
            </w:pPr>
            <w:ins w:id="5518" w:author="marpa" w:date="2026-10-25T23:39:20Z">
              <w:r>
                <w:rPr>
                  <w:rFonts w:hint="default" w:ascii="Courier New" w:hAnsi="Courier New" w:eastAsia="Courier New" w:cs="Courier New"/>
                  <w:color w:val="000000"/>
                  <w:sz w:val="16"/>
                  <w:szCs w:val="16"/>
                  <w:lang w:val="es-EC"/>
                </w:rPr>
                <w:t xml:space="preserve">    public static final Color ERROR = new Color(195, 53, 65);</w:t>
              </w:r>
            </w:ins>
          </w:p>
          <w:p w14:paraId="3706E0F5">
            <w:pPr>
              <w:spacing w:before="0" w:after="0" w:line="240" w:lineRule="auto"/>
              <w:rPr>
                <w:ins w:id="5519" w:author="marpa" w:date="2026-10-25T23:39:20Z"/>
                <w:rFonts w:hint="default" w:ascii="Courier New" w:hAnsi="Courier New" w:eastAsia="Courier New" w:cs="Courier New"/>
                <w:color w:val="000000"/>
                <w:sz w:val="16"/>
                <w:szCs w:val="16"/>
                <w:lang w:val="es-EC"/>
              </w:rPr>
            </w:pPr>
          </w:p>
          <w:p w14:paraId="4C835C63">
            <w:pPr>
              <w:spacing w:before="0" w:after="0" w:line="240" w:lineRule="auto"/>
              <w:rPr>
                <w:ins w:id="5520" w:author="marpa" w:date="2026-10-25T23:39:20Z"/>
                <w:rFonts w:hint="default" w:ascii="Courier New" w:hAnsi="Courier New" w:eastAsia="Courier New" w:cs="Courier New"/>
                <w:color w:val="000000"/>
                <w:sz w:val="16"/>
                <w:szCs w:val="16"/>
                <w:lang w:val="es-EC"/>
              </w:rPr>
            </w:pPr>
            <w:ins w:id="5521" w:author="marpa" w:date="2026-10-25T23:39:20Z">
              <w:r>
                <w:rPr>
                  <w:rFonts w:hint="default" w:ascii="Courier New" w:hAnsi="Courier New" w:eastAsia="Courier New" w:cs="Courier New"/>
                  <w:color w:val="000000"/>
                  <w:sz w:val="16"/>
                  <w:szCs w:val="16"/>
                  <w:lang w:val="es-EC"/>
                </w:rPr>
                <w:t xml:space="preserve">    private AppTheme() { }</w:t>
              </w:r>
            </w:ins>
          </w:p>
          <w:p w14:paraId="5BEC9986">
            <w:pPr>
              <w:spacing w:before="0" w:after="0" w:line="240" w:lineRule="auto"/>
              <w:rPr>
                <w:ins w:id="5522" w:author="marpa" w:date="2026-10-25T23:39:20Z"/>
                <w:rFonts w:hint="default" w:ascii="Courier New" w:hAnsi="Courier New" w:eastAsia="Courier New" w:cs="Courier New"/>
                <w:color w:val="000000"/>
                <w:sz w:val="16"/>
                <w:szCs w:val="16"/>
                <w:lang w:val="es-EC"/>
              </w:rPr>
            </w:pPr>
          </w:p>
          <w:p w14:paraId="429FD099">
            <w:pPr>
              <w:spacing w:before="0" w:after="0" w:line="240" w:lineRule="auto"/>
              <w:rPr>
                <w:ins w:id="5523" w:author="marpa" w:date="2026-10-25T23:39:20Z"/>
                <w:rFonts w:hint="default" w:ascii="Courier New" w:hAnsi="Courier New" w:eastAsia="Courier New" w:cs="Courier New"/>
                <w:color w:val="000000"/>
                <w:sz w:val="16"/>
                <w:szCs w:val="16"/>
                <w:lang w:val="es-EC"/>
              </w:rPr>
            </w:pPr>
            <w:ins w:id="5524" w:author="marpa" w:date="2026-10-25T23:39:20Z">
              <w:r>
                <w:rPr>
                  <w:rFonts w:hint="default" w:ascii="Courier New" w:hAnsi="Courier New" w:eastAsia="Courier New" w:cs="Courier New"/>
                  <w:color w:val="000000"/>
                  <w:sz w:val="16"/>
                  <w:szCs w:val="16"/>
                  <w:lang w:val="es-EC"/>
                </w:rPr>
                <w:t xml:space="preserve">    public static void instalar() {</w:t>
              </w:r>
            </w:ins>
          </w:p>
          <w:p w14:paraId="0B0B4DA3">
            <w:pPr>
              <w:spacing w:before="0" w:after="0" w:line="240" w:lineRule="auto"/>
              <w:rPr>
                <w:ins w:id="5525" w:author="marpa" w:date="2026-10-25T23:39:20Z"/>
                <w:rFonts w:hint="default" w:ascii="Courier New" w:hAnsi="Courier New" w:eastAsia="Courier New" w:cs="Courier New"/>
                <w:color w:val="000000"/>
                <w:sz w:val="16"/>
                <w:szCs w:val="16"/>
                <w:lang w:val="es-EC"/>
              </w:rPr>
            </w:pPr>
            <w:ins w:id="5526" w:author="marpa" w:date="2026-10-25T23:39:20Z">
              <w:r>
                <w:rPr>
                  <w:rFonts w:hint="default" w:ascii="Courier New" w:hAnsi="Courier New" w:eastAsia="Courier New" w:cs="Courier New"/>
                  <w:color w:val="000000"/>
                  <w:sz w:val="16"/>
                  <w:szCs w:val="16"/>
                  <w:lang w:val="es-EC"/>
                </w:rPr>
                <w:t xml:space="preserve">        try {</w:t>
              </w:r>
            </w:ins>
          </w:p>
          <w:p w14:paraId="2759B2C1">
            <w:pPr>
              <w:spacing w:before="0" w:after="0" w:line="240" w:lineRule="auto"/>
              <w:rPr>
                <w:ins w:id="5527" w:author="marpa" w:date="2026-10-25T23:39:20Z"/>
                <w:rFonts w:hint="default" w:ascii="Courier New" w:hAnsi="Courier New" w:eastAsia="Courier New" w:cs="Courier New"/>
                <w:color w:val="000000"/>
                <w:sz w:val="16"/>
                <w:szCs w:val="16"/>
                <w:lang w:val="es-EC"/>
              </w:rPr>
            </w:pPr>
            <w:ins w:id="5528" w:author="marpa" w:date="2026-10-25T23:39:20Z">
              <w:r>
                <w:rPr>
                  <w:rFonts w:hint="default" w:ascii="Courier New" w:hAnsi="Courier New" w:eastAsia="Courier New" w:cs="Courier New"/>
                  <w:color w:val="000000"/>
                  <w:sz w:val="16"/>
                  <w:szCs w:val="16"/>
                  <w:lang w:val="es-EC"/>
                </w:rPr>
                <w:t xml:space="preserve">            UIManager.setLookAndFeel(UIManager.getSystemLookAndFeelClassName());</w:t>
              </w:r>
            </w:ins>
          </w:p>
          <w:p w14:paraId="05912BEB">
            <w:pPr>
              <w:spacing w:before="0" w:after="0" w:line="240" w:lineRule="auto"/>
              <w:rPr>
                <w:ins w:id="5529" w:author="marpa" w:date="2026-10-25T23:39:20Z"/>
                <w:rFonts w:hint="default" w:ascii="Courier New" w:hAnsi="Courier New" w:eastAsia="Courier New" w:cs="Courier New"/>
                <w:color w:val="000000"/>
                <w:sz w:val="16"/>
                <w:szCs w:val="16"/>
                <w:lang w:val="es-EC"/>
              </w:rPr>
            </w:pPr>
            <w:ins w:id="5530" w:author="marpa" w:date="2026-10-25T23:39:20Z">
              <w:r>
                <w:rPr>
                  <w:rFonts w:hint="default" w:ascii="Courier New" w:hAnsi="Courier New" w:eastAsia="Courier New" w:cs="Courier New"/>
                  <w:color w:val="000000"/>
                  <w:sz w:val="16"/>
                  <w:szCs w:val="16"/>
                  <w:lang w:val="es-EC"/>
                </w:rPr>
                <w:t xml:space="preserve">        } catch (Exception ignored) {</w:t>
              </w:r>
            </w:ins>
          </w:p>
          <w:p w14:paraId="7404D209">
            <w:pPr>
              <w:spacing w:before="0" w:after="0" w:line="240" w:lineRule="auto"/>
              <w:rPr>
                <w:ins w:id="5531" w:author="marpa" w:date="2026-10-25T23:39:20Z"/>
                <w:rFonts w:hint="default" w:ascii="Courier New" w:hAnsi="Courier New" w:eastAsia="Courier New" w:cs="Courier New"/>
                <w:color w:val="000000"/>
                <w:sz w:val="16"/>
                <w:szCs w:val="16"/>
                <w:lang w:val="es-EC"/>
              </w:rPr>
            </w:pPr>
            <w:ins w:id="5532" w:author="marpa" w:date="2026-10-25T23:39:20Z">
              <w:r>
                <w:rPr>
                  <w:rFonts w:hint="default" w:ascii="Courier New" w:hAnsi="Courier New" w:eastAsia="Courier New" w:cs="Courier New"/>
                  <w:color w:val="000000"/>
                  <w:sz w:val="16"/>
                  <w:szCs w:val="16"/>
                  <w:lang w:val="es-EC"/>
                </w:rPr>
                <w:t xml:space="preserve">            // La aplicación puede funcionar con el look and feel por defecto.</w:t>
              </w:r>
            </w:ins>
          </w:p>
          <w:p w14:paraId="17D080FB">
            <w:pPr>
              <w:spacing w:before="0" w:after="0" w:line="240" w:lineRule="auto"/>
              <w:rPr>
                <w:ins w:id="5533" w:author="marpa" w:date="2026-10-25T23:39:20Z"/>
                <w:rFonts w:hint="default" w:ascii="Courier New" w:hAnsi="Courier New" w:eastAsia="Courier New" w:cs="Courier New"/>
                <w:color w:val="000000"/>
                <w:sz w:val="16"/>
                <w:szCs w:val="16"/>
                <w:lang w:val="es-EC"/>
              </w:rPr>
            </w:pPr>
            <w:ins w:id="5534" w:author="marpa" w:date="2026-10-25T23:39:20Z">
              <w:r>
                <w:rPr>
                  <w:rFonts w:hint="default" w:ascii="Courier New" w:hAnsi="Courier New" w:eastAsia="Courier New" w:cs="Courier New"/>
                  <w:color w:val="000000"/>
                  <w:sz w:val="16"/>
                  <w:szCs w:val="16"/>
                  <w:lang w:val="es-EC"/>
                </w:rPr>
                <w:t xml:space="preserve">        }</w:t>
              </w:r>
            </w:ins>
          </w:p>
          <w:p w14:paraId="143A1BB9">
            <w:pPr>
              <w:spacing w:before="0" w:after="0" w:line="240" w:lineRule="auto"/>
              <w:rPr>
                <w:ins w:id="5535" w:author="marpa" w:date="2026-10-25T23:39:20Z"/>
                <w:rFonts w:hint="default" w:ascii="Courier New" w:hAnsi="Courier New" w:eastAsia="Courier New" w:cs="Courier New"/>
                <w:color w:val="000000"/>
                <w:sz w:val="16"/>
                <w:szCs w:val="16"/>
                <w:lang w:val="es-EC"/>
              </w:rPr>
            </w:pPr>
            <w:ins w:id="5536" w:author="marpa" w:date="2026-10-25T23:39:20Z">
              <w:r>
                <w:rPr>
                  <w:rFonts w:hint="default" w:ascii="Courier New" w:hAnsi="Courier New" w:eastAsia="Courier New" w:cs="Courier New"/>
                  <w:color w:val="000000"/>
                  <w:sz w:val="16"/>
                  <w:szCs w:val="16"/>
                  <w:lang w:val="es-EC"/>
                </w:rPr>
                <w:t xml:space="preserve">        UIManager.put("TabbedPane.selected", Color.WHITE);</w:t>
              </w:r>
            </w:ins>
          </w:p>
          <w:p w14:paraId="7C2D9CF0">
            <w:pPr>
              <w:spacing w:before="0" w:after="0" w:line="240" w:lineRule="auto"/>
              <w:rPr>
                <w:ins w:id="5537" w:author="marpa" w:date="2026-10-25T23:39:20Z"/>
                <w:rFonts w:hint="default" w:ascii="Courier New" w:hAnsi="Courier New" w:eastAsia="Courier New" w:cs="Courier New"/>
                <w:color w:val="000000"/>
                <w:sz w:val="16"/>
                <w:szCs w:val="16"/>
                <w:lang w:val="es-EC"/>
              </w:rPr>
            </w:pPr>
            <w:ins w:id="5538" w:author="marpa" w:date="2026-10-25T23:39:20Z">
              <w:r>
                <w:rPr>
                  <w:rFonts w:hint="default" w:ascii="Courier New" w:hAnsi="Courier New" w:eastAsia="Courier New" w:cs="Courier New"/>
                  <w:color w:val="000000"/>
                  <w:sz w:val="16"/>
                  <w:szCs w:val="16"/>
                  <w:lang w:val="es-EC"/>
                </w:rPr>
                <w:t xml:space="preserve">        UIManager.put("TabbedPane.background", Color.WHITE);</w:t>
              </w:r>
            </w:ins>
          </w:p>
          <w:p w14:paraId="06B5BE1C">
            <w:pPr>
              <w:spacing w:before="0" w:after="0" w:line="240" w:lineRule="auto"/>
              <w:rPr>
                <w:ins w:id="5539" w:author="marpa" w:date="2026-10-25T23:39:20Z"/>
                <w:rFonts w:hint="default" w:ascii="Courier New" w:hAnsi="Courier New" w:eastAsia="Courier New" w:cs="Courier New"/>
                <w:color w:val="000000"/>
                <w:sz w:val="16"/>
                <w:szCs w:val="16"/>
                <w:lang w:val="es-EC"/>
              </w:rPr>
            </w:pPr>
            <w:ins w:id="5540" w:author="marpa" w:date="2026-10-25T23:39:20Z">
              <w:r>
                <w:rPr>
                  <w:rFonts w:hint="default" w:ascii="Courier New" w:hAnsi="Courier New" w:eastAsia="Courier New" w:cs="Courier New"/>
                  <w:color w:val="000000"/>
                  <w:sz w:val="16"/>
                  <w:szCs w:val="16"/>
                  <w:lang w:val="es-EC"/>
                </w:rPr>
                <w:t xml:space="preserve">        UIManager.put("TabbedPane.foreground", TEXTO_SUAVE);</w:t>
              </w:r>
            </w:ins>
          </w:p>
          <w:p w14:paraId="12751130">
            <w:pPr>
              <w:spacing w:before="0" w:after="0" w:line="240" w:lineRule="auto"/>
              <w:rPr>
                <w:ins w:id="5541" w:author="marpa" w:date="2026-10-25T23:39:20Z"/>
                <w:rFonts w:hint="default" w:ascii="Courier New" w:hAnsi="Courier New" w:eastAsia="Courier New" w:cs="Courier New"/>
                <w:color w:val="000000"/>
                <w:sz w:val="16"/>
                <w:szCs w:val="16"/>
                <w:lang w:val="es-EC"/>
              </w:rPr>
            </w:pPr>
            <w:ins w:id="5542" w:author="marpa" w:date="2026-10-25T23:39:20Z">
              <w:r>
                <w:rPr>
                  <w:rFonts w:hint="default" w:ascii="Courier New" w:hAnsi="Courier New" w:eastAsia="Courier New" w:cs="Courier New"/>
                  <w:color w:val="000000"/>
                  <w:sz w:val="16"/>
                  <w:szCs w:val="16"/>
                  <w:lang w:val="es-EC"/>
                </w:rPr>
                <w:t xml:space="preserve">        UIManager.put("TabbedPane.focus", new Color(0, 0, 0, 0));</w:t>
              </w:r>
            </w:ins>
          </w:p>
          <w:p w14:paraId="71EE2F46">
            <w:pPr>
              <w:spacing w:before="0" w:after="0" w:line="240" w:lineRule="auto"/>
              <w:rPr>
                <w:ins w:id="5543" w:author="marpa" w:date="2026-10-25T23:39:20Z"/>
                <w:rFonts w:hint="default" w:ascii="Courier New" w:hAnsi="Courier New" w:eastAsia="Courier New" w:cs="Courier New"/>
                <w:color w:val="000000"/>
                <w:sz w:val="16"/>
                <w:szCs w:val="16"/>
                <w:lang w:val="es-EC"/>
              </w:rPr>
            </w:pPr>
            <w:ins w:id="5544" w:author="marpa" w:date="2026-10-25T23:39:20Z">
              <w:r>
                <w:rPr>
                  <w:rFonts w:hint="default" w:ascii="Courier New" w:hAnsi="Courier New" w:eastAsia="Courier New" w:cs="Courier New"/>
                  <w:color w:val="000000"/>
                  <w:sz w:val="16"/>
                  <w:szCs w:val="16"/>
                  <w:lang w:val="es-EC"/>
                </w:rPr>
                <w:t xml:space="preserve">        UIManager.put("ComboBox.selectionBackground", AZUL_PRINCIPAL);</w:t>
              </w:r>
            </w:ins>
          </w:p>
          <w:p w14:paraId="4D66A720">
            <w:pPr>
              <w:spacing w:before="0" w:after="0" w:line="240" w:lineRule="auto"/>
              <w:rPr>
                <w:ins w:id="5545" w:author="marpa" w:date="2026-10-25T23:39:20Z"/>
                <w:rFonts w:hint="default" w:ascii="Courier New" w:hAnsi="Courier New" w:eastAsia="Courier New" w:cs="Courier New"/>
                <w:color w:val="000000"/>
                <w:sz w:val="16"/>
                <w:szCs w:val="16"/>
                <w:lang w:val="es-EC"/>
              </w:rPr>
            </w:pPr>
            <w:ins w:id="5546" w:author="marpa" w:date="2026-10-25T23:39:20Z">
              <w:r>
                <w:rPr>
                  <w:rFonts w:hint="default" w:ascii="Courier New" w:hAnsi="Courier New" w:eastAsia="Courier New" w:cs="Courier New"/>
                  <w:color w:val="000000"/>
                  <w:sz w:val="16"/>
                  <w:szCs w:val="16"/>
                  <w:lang w:val="es-EC"/>
                </w:rPr>
                <w:t xml:space="preserve">        UIManager.put("ComboBox.selectionForeground", Color.WHITE);</w:t>
              </w:r>
            </w:ins>
          </w:p>
          <w:p w14:paraId="2E7D9AF2">
            <w:pPr>
              <w:spacing w:before="0" w:after="0" w:line="240" w:lineRule="auto"/>
              <w:rPr>
                <w:ins w:id="5547" w:author="marpa" w:date="2026-10-25T23:39:20Z"/>
                <w:rFonts w:hint="default" w:ascii="Courier New" w:hAnsi="Courier New" w:eastAsia="Courier New" w:cs="Courier New"/>
                <w:color w:val="000000"/>
                <w:sz w:val="16"/>
                <w:szCs w:val="16"/>
                <w:lang w:val="es-EC"/>
              </w:rPr>
            </w:pPr>
            <w:ins w:id="5548" w:author="marpa" w:date="2026-10-25T23:39:20Z">
              <w:r>
                <w:rPr>
                  <w:rFonts w:hint="default" w:ascii="Courier New" w:hAnsi="Courier New" w:eastAsia="Courier New" w:cs="Courier New"/>
                  <w:color w:val="000000"/>
                  <w:sz w:val="16"/>
                  <w:szCs w:val="16"/>
                  <w:lang w:val="es-EC"/>
                </w:rPr>
                <w:t xml:space="preserve">    }</w:t>
              </w:r>
            </w:ins>
          </w:p>
          <w:p w14:paraId="5572BBDF">
            <w:pPr>
              <w:spacing w:before="0" w:after="0" w:line="240" w:lineRule="auto"/>
              <w:rPr>
                <w:ins w:id="5549" w:author="marpa" w:date="2026-10-25T23:39:20Z"/>
                <w:rFonts w:hint="default" w:ascii="Courier New" w:hAnsi="Courier New" w:eastAsia="Courier New" w:cs="Courier New"/>
                <w:color w:val="000000"/>
                <w:sz w:val="16"/>
                <w:szCs w:val="16"/>
                <w:lang w:val="es-EC"/>
              </w:rPr>
            </w:pPr>
          </w:p>
          <w:p w14:paraId="3EEC3DF5">
            <w:pPr>
              <w:spacing w:before="0" w:after="0" w:line="240" w:lineRule="auto"/>
              <w:rPr>
                <w:ins w:id="5550" w:author="marpa" w:date="2026-10-25T23:39:20Z"/>
                <w:rFonts w:hint="default" w:ascii="Courier New" w:hAnsi="Courier New" w:eastAsia="Courier New" w:cs="Courier New"/>
                <w:color w:val="000000"/>
                <w:sz w:val="16"/>
                <w:szCs w:val="16"/>
                <w:lang w:val="es-EC"/>
              </w:rPr>
            </w:pPr>
            <w:ins w:id="5551" w:author="marpa" w:date="2026-10-25T23:39:20Z">
              <w:r>
                <w:rPr>
                  <w:rFonts w:hint="default" w:ascii="Courier New" w:hAnsi="Courier New" w:eastAsia="Courier New" w:cs="Courier New"/>
                  <w:color w:val="000000"/>
                  <w:sz w:val="16"/>
                  <w:szCs w:val="16"/>
                  <w:lang w:val="es-EC"/>
                </w:rPr>
                <w:t xml:space="preserve">    public static JLabel etiqueta(String texto, float tamano, int estilo, Color color) {</w:t>
              </w:r>
            </w:ins>
          </w:p>
          <w:p w14:paraId="5F40AE73">
            <w:pPr>
              <w:spacing w:before="0" w:after="0" w:line="240" w:lineRule="auto"/>
              <w:rPr>
                <w:ins w:id="5552" w:author="marpa" w:date="2026-10-25T23:39:20Z"/>
                <w:rFonts w:hint="default" w:ascii="Courier New" w:hAnsi="Courier New" w:eastAsia="Courier New" w:cs="Courier New"/>
                <w:color w:val="000000"/>
                <w:sz w:val="16"/>
                <w:szCs w:val="16"/>
                <w:lang w:val="es-EC"/>
              </w:rPr>
            </w:pPr>
            <w:ins w:id="5553" w:author="marpa" w:date="2026-10-25T23:39:20Z">
              <w:r>
                <w:rPr>
                  <w:rFonts w:hint="default" w:ascii="Courier New" w:hAnsi="Courier New" w:eastAsia="Courier New" w:cs="Courier New"/>
                  <w:color w:val="000000"/>
                  <w:sz w:val="16"/>
                  <w:szCs w:val="16"/>
                  <w:lang w:val="es-EC"/>
                </w:rPr>
                <w:t xml:space="preserve">        JLabel etiqueta = new JLabel(texto);</w:t>
              </w:r>
            </w:ins>
          </w:p>
          <w:p w14:paraId="451CF774">
            <w:pPr>
              <w:spacing w:before="0" w:after="0" w:line="240" w:lineRule="auto"/>
              <w:rPr>
                <w:ins w:id="5554" w:author="marpa" w:date="2026-10-25T23:39:20Z"/>
                <w:rFonts w:hint="default" w:ascii="Courier New" w:hAnsi="Courier New" w:eastAsia="Courier New" w:cs="Courier New"/>
                <w:color w:val="000000"/>
                <w:sz w:val="16"/>
                <w:szCs w:val="16"/>
                <w:lang w:val="es-EC"/>
              </w:rPr>
            </w:pPr>
            <w:ins w:id="5555" w:author="marpa" w:date="2026-10-25T23:39:20Z">
              <w:r>
                <w:rPr>
                  <w:rFonts w:hint="default" w:ascii="Courier New" w:hAnsi="Courier New" w:eastAsia="Courier New" w:cs="Courier New"/>
                  <w:color w:val="000000"/>
                  <w:sz w:val="16"/>
                  <w:szCs w:val="16"/>
                  <w:lang w:val="es-EC"/>
                </w:rPr>
                <w:t xml:space="preserve">        etiqueta.setFont(new Font("Segoe UI", estilo, Math.round(tamano)));</w:t>
              </w:r>
            </w:ins>
          </w:p>
          <w:p w14:paraId="4AC9DC3F">
            <w:pPr>
              <w:spacing w:before="0" w:after="0" w:line="240" w:lineRule="auto"/>
              <w:rPr>
                <w:ins w:id="5556" w:author="marpa" w:date="2026-10-25T23:39:20Z"/>
                <w:rFonts w:hint="default" w:ascii="Courier New" w:hAnsi="Courier New" w:eastAsia="Courier New" w:cs="Courier New"/>
                <w:color w:val="000000"/>
                <w:sz w:val="16"/>
                <w:szCs w:val="16"/>
                <w:lang w:val="es-EC"/>
              </w:rPr>
            </w:pPr>
            <w:ins w:id="5557" w:author="marpa" w:date="2026-10-25T23:39:20Z">
              <w:r>
                <w:rPr>
                  <w:rFonts w:hint="default" w:ascii="Courier New" w:hAnsi="Courier New" w:eastAsia="Courier New" w:cs="Courier New"/>
                  <w:color w:val="000000"/>
                  <w:sz w:val="16"/>
                  <w:szCs w:val="16"/>
                  <w:lang w:val="es-EC"/>
                </w:rPr>
                <w:t xml:space="preserve">        etiqueta.setForeground(color);</w:t>
              </w:r>
            </w:ins>
          </w:p>
          <w:p w14:paraId="4D4BC221">
            <w:pPr>
              <w:spacing w:before="0" w:after="0" w:line="240" w:lineRule="auto"/>
              <w:rPr>
                <w:ins w:id="5558" w:author="marpa" w:date="2026-10-25T23:39:20Z"/>
                <w:rFonts w:hint="default" w:ascii="Courier New" w:hAnsi="Courier New" w:eastAsia="Courier New" w:cs="Courier New"/>
                <w:color w:val="000000"/>
                <w:sz w:val="16"/>
                <w:szCs w:val="16"/>
                <w:lang w:val="es-EC"/>
              </w:rPr>
            </w:pPr>
            <w:ins w:id="5559" w:author="marpa" w:date="2026-10-25T23:39:20Z">
              <w:r>
                <w:rPr>
                  <w:rFonts w:hint="default" w:ascii="Courier New" w:hAnsi="Courier New" w:eastAsia="Courier New" w:cs="Courier New"/>
                  <w:color w:val="000000"/>
                  <w:sz w:val="16"/>
                  <w:szCs w:val="16"/>
                  <w:lang w:val="es-EC"/>
                </w:rPr>
                <w:t xml:space="preserve">        return etiqueta;</w:t>
              </w:r>
            </w:ins>
          </w:p>
          <w:p w14:paraId="281E0630">
            <w:pPr>
              <w:spacing w:before="0" w:after="0" w:line="240" w:lineRule="auto"/>
              <w:rPr>
                <w:ins w:id="5560" w:author="marpa" w:date="2026-10-25T23:39:20Z"/>
                <w:rFonts w:hint="default" w:ascii="Courier New" w:hAnsi="Courier New" w:eastAsia="Courier New" w:cs="Courier New"/>
                <w:color w:val="000000"/>
                <w:sz w:val="16"/>
                <w:szCs w:val="16"/>
                <w:lang w:val="es-EC"/>
              </w:rPr>
            </w:pPr>
            <w:ins w:id="5561" w:author="marpa" w:date="2026-10-25T23:39:20Z">
              <w:r>
                <w:rPr>
                  <w:rFonts w:hint="default" w:ascii="Courier New" w:hAnsi="Courier New" w:eastAsia="Courier New" w:cs="Courier New"/>
                  <w:color w:val="000000"/>
                  <w:sz w:val="16"/>
                  <w:szCs w:val="16"/>
                  <w:lang w:val="es-EC"/>
                </w:rPr>
                <w:t xml:space="preserve">    }</w:t>
              </w:r>
            </w:ins>
          </w:p>
          <w:p w14:paraId="0226440D">
            <w:pPr>
              <w:spacing w:before="0" w:after="0" w:line="240" w:lineRule="auto"/>
              <w:rPr>
                <w:ins w:id="5562" w:author="marpa" w:date="2026-10-25T23:39:20Z"/>
                <w:rFonts w:hint="default" w:ascii="Courier New" w:hAnsi="Courier New" w:eastAsia="Courier New" w:cs="Courier New"/>
                <w:color w:val="000000"/>
                <w:sz w:val="16"/>
                <w:szCs w:val="16"/>
                <w:lang w:val="es-EC"/>
              </w:rPr>
            </w:pPr>
          </w:p>
          <w:p w14:paraId="7CC25153">
            <w:pPr>
              <w:spacing w:before="0" w:after="0" w:line="240" w:lineRule="auto"/>
              <w:rPr>
                <w:ins w:id="5563" w:author="marpa" w:date="2026-10-25T23:39:20Z"/>
                <w:rFonts w:hint="default" w:ascii="Courier New" w:hAnsi="Courier New" w:eastAsia="Courier New" w:cs="Courier New"/>
                <w:color w:val="000000"/>
                <w:sz w:val="16"/>
                <w:szCs w:val="16"/>
                <w:lang w:val="es-EC"/>
              </w:rPr>
            </w:pPr>
            <w:ins w:id="5564" w:author="marpa" w:date="2026-10-25T23:39:20Z">
              <w:r>
                <w:rPr>
                  <w:rFonts w:hint="default" w:ascii="Courier New" w:hAnsi="Courier New" w:eastAsia="Courier New" w:cs="Courier New"/>
                  <w:color w:val="000000"/>
                  <w:sz w:val="16"/>
                  <w:szCs w:val="16"/>
                  <w:lang w:val="es-EC"/>
                </w:rPr>
                <w:t xml:space="preserve">    public static void configurarCampo(JTextField campo) {</w:t>
              </w:r>
            </w:ins>
          </w:p>
          <w:p w14:paraId="7B9F9F6F">
            <w:pPr>
              <w:spacing w:before="0" w:after="0" w:line="240" w:lineRule="auto"/>
              <w:rPr>
                <w:ins w:id="5565" w:author="marpa" w:date="2026-10-25T23:39:20Z"/>
                <w:rFonts w:hint="default" w:ascii="Courier New" w:hAnsi="Courier New" w:eastAsia="Courier New" w:cs="Courier New"/>
                <w:color w:val="000000"/>
                <w:sz w:val="16"/>
                <w:szCs w:val="16"/>
                <w:lang w:val="es-EC"/>
              </w:rPr>
            </w:pPr>
            <w:ins w:id="5566" w:author="marpa" w:date="2026-10-25T23:39:20Z">
              <w:r>
                <w:rPr>
                  <w:rFonts w:hint="default" w:ascii="Courier New" w:hAnsi="Courier New" w:eastAsia="Courier New" w:cs="Courier New"/>
                  <w:color w:val="000000"/>
                  <w:sz w:val="16"/>
                  <w:szCs w:val="16"/>
                  <w:lang w:val="es-EC"/>
                </w:rPr>
                <w:t xml:space="preserve">        campo.setFont(new Font("Segoe UI", Font.PLAIN, 15));</w:t>
              </w:r>
            </w:ins>
          </w:p>
          <w:p w14:paraId="6F6C300F">
            <w:pPr>
              <w:spacing w:before="0" w:after="0" w:line="240" w:lineRule="auto"/>
              <w:rPr>
                <w:ins w:id="5567" w:author="marpa" w:date="2026-10-25T23:39:20Z"/>
                <w:rFonts w:hint="default" w:ascii="Courier New" w:hAnsi="Courier New" w:eastAsia="Courier New" w:cs="Courier New"/>
                <w:color w:val="000000"/>
                <w:sz w:val="16"/>
                <w:szCs w:val="16"/>
                <w:lang w:val="es-EC"/>
              </w:rPr>
            </w:pPr>
            <w:ins w:id="5568" w:author="marpa" w:date="2026-10-25T23:39:20Z">
              <w:r>
                <w:rPr>
                  <w:rFonts w:hint="default" w:ascii="Courier New" w:hAnsi="Courier New" w:eastAsia="Courier New" w:cs="Courier New"/>
                  <w:color w:val="000000"/>
                  <w:sz w:val="16"/>
                  <w:szCs w:val="16"/>
                  <w:lang w:val="es-EC"/>
                </w:rPr>
                <w:t xml:space="preserve">        campo.setForeground(TEXTO);</w:t>
              </w:r>
            </w:ins>
          </w:p>
          <w:p w14:paraId="3D308A5E">
            <w:pPr>
              <w:spacing w:before="0" w:after="0" w:line="240" w:lineRule="auto"/>
              <w:rPr>
                <w:ins w:id="5569" w:author="marpa" w:date="2026-10-25T23:39:20Z"/>
                <w:rFonts w:hint="default" w:ascii="Courier New" w:hAnsi="Courier New" w:eastAsia="Courier New" w:cs="Courier New"/>
                <w:color w:val="000000"/>
                <w:sz w:val="16"/>
                <w:szCs w:val="16"/>
                <w:lang w:val="es-EC"/>
              </w:rPr>
            </w:pPr>
            <w:ins w:id="5570" w:author="marpa" w:date="2026-10-25T23:39:20Z">
              <w:r>
                <w:rPr>
                  <w:rFonts w:hint="default" w:ascii="Courier New" w:hAnsi="Courier New" w:eastAsia="Courier New" w:cs="Courier New"/>
                  <w:color w:val="000000"/>
                  <w:sz w:val="16"/>
                  <w:szCs w:val="16"/>
                  <w:lang w:val="es-EC"/>
                </w:rPr>
                <w:t xml:space="preserve">        campo.setBackground(Color.WHITE);</w:t>
              </w:r>
            </w:ins>
          </w:p>
          <w:p w14:paraId="19596EEA">
            <w:pPr>
              <w:spacing w:before="0" w:after="0" w:line="240" w:lineRule="auto"/>
              <w:rPr>
                <w:ins w:id="5571" w:author="marpa" w:date="2026-10-25T23:39:20Z"/>
                <w:rFonts w:hint="default" w:ascii="Courier New" w:hAnsi="Courier New" w:eastAsia="Courier New" w:cs="Courier New"/>
                <w:color w:val="000000"/>
                <w:sz w:val="16"/>
                <w:szCs w:val="16"/>
                <w:lang w:val="es-EC"/>
              </w:rPr>
            </w:pPr>
            <w:ins w:id="5572" w:author="marpa" w:date="2026-10-25T23:39:20Z">
              <w:r>
                <w:rPr>
                  <w:rFonts w:hint="default" w:ascii="Courier New" w:hAnsi="Courier New" w:eastAsia="Courier New" w:cs="Courier New"/>
                  <w:color w:val="000000"/>
                  <w:sz w:val="16"/>
                  <w:szCs w:val="16"/>
                  <w:lang w:val="es-EC"/>
                </w:rPr>
                <w:t xml:space="preserve">        campo.setCaretColor(AZUL_PRINCIPAL);</w:t>
              </w:r>
            </w:ins>
          </w:p>
          <w:p w14:paraId="56E94870">
            <w:pPr>
              <w:spacing w:before="0" w:after="0" w:line="240" w:lineRule="auto"/>
              <w:rPr>
                <w:ins w:id="5573" w:author="marpa" w:date="2026-10-25T23:39:20Z"/>
                <w:rFonts w:hint="default" w:ascii="Courier New" w:hAnsi="Courier New" w:eastAsia="Courier New" w:cs="Courier New"/>
                <w:color w:val="000000"/>
                <w:sz w:val="16"/>
                <w:szCs w:val="16"/>
                <w:lang w:val="es-EC"/>
              </w:rPr>
            </w:pPr>
            <w:ins w:id="5574" w:author="marpa" w:date="2026-10-25T23:39:20Z">
              <w:r>
                <w:rPr>
                  <w:rFonts w:hint="default" w:ascii="Courier New" w:hAnsi="Courier New" w:eastAsia="Courier New" w:cs="Courier New"/>
                  <w:color w:val="000000"/>
                  <w:sz w:val="16"/>
                  <w:szCs w:val="16"/>
                  <w:lang w:val="es-EC"/>
                </w:rPr>
                <w:t xml:space="preserve">        campo.setBorder(bordeCampo());</w:t>
              </w:r>
            </w:ins>
          </w:p>
          <w:p w14:paraId="42415C1D">
            <w:pPr>
              <w:spacing w:before="0" w:after="0" w:line="240" w:lineRule="auto"/>
              <w:rPr>
                <w:ins w:id="5575" w:author="marpa" w:date="2026-10-25T23:39:20Z"/>
                <w:rFonts w:hint="default" w:ascii="Courier New" w:hAnsi="Courier New" w:eastAsia="Courier New" w:cs="Courier New"/>
                <w:color w:val="000000"/>
                <w:sz w:val="16"/>
                <w:szCs w:val="16"/>
                <w:lang w:val="es-EC"/>
              </w:rPr>
            </w:pPr>
            <w:ins w:id="5576" w:author="marpa" w:date="2026-10-25T23:39:20Z">
              <w:r>
                <w:rPr>
                  <w:rFonts w:hint="default" w:ascii="Courier New" w:hAnsi="Courier New" w:eastAsia="Courier New" w:cs="Courier New"/>
                  <w:color w:val="000000"/>
                  <w:sz w:val="16"/>
                  <w:szCs w:val="16"/>
                  <w:lang w:val="es-EC"/>
                </w:rPr>
                <w:t xml:space="preserve">        campo.setMargin(new java.awt.Insets(8, 11, 8, 11));</w:t>
              </w:r>
            </w:ins>
          </w:p>
          <w:p w14:paraId="025BD067">
            <w:pPr>
              <w:spacing w:before="0" w:after="0" w:line="240" w:lineRule="auto"/>
              <w:rPr>
                <w:ins w:id="5577" w:author="marpa" w:date="2026-10-25T23:39:20Z"/>
                <w:rFonts w:hint="default" w:ascii="Courier New" w:hAnsi="Courier New" w:eastAsia="Courier New" w:cs="Courier New"/>
                <w:color w:val="000000"/>
                <w:sz w:val="16"/>
                <w:szCs w:val="16"/>
                <w:lang w:val="es-EC"/>
              </w:rPr>
            </w:pPr>
            <w:ins w:id="5578" w:author="marpa" w:date="2026-10-25T23:39:20Z">
              <w:r>
                <w:rPr>
                  <w:rFonts w:hint="default" w:ascii="Courier New" w:hAnsi="Courier New" w:eastAsia="Courier New" w:cs="Courier New"/>
                  <w:color w:val="000000"/>
                  <w:sz w:val="16"/>
                  <w:szCs w:val="16"/>
                  <w:lang w:val="es-EC"/>
                </w:rPr>
                <w:t xml:space="preserve">        campo.setPreferredSize(new java.awt.Dimension(280, 43));</w:t>
              </w:r>
            </w:ins>
          </w:p>
          <w:p w14:paraId="4CF19016">
            <w:pPr>
              <w:spacing w:before="0" w:after="0" w:line="240" w:lineRule="auto"/>
              <w:rPr>
                <w:ins w:id="5579" w:author="marpa" w:date="2026-10-25T23:39:20Z"/>
                <w:rFonts w:hint="default" w:ascii="Courier New" w:hAnsi="Courier New" w:eastAsia="Courier New" w:cs="Courier New"/>
                <w:color w:val="000000"/>
                <w:sz w:val="16"/>
                <w:szCs w:val="16"/>
                <w:lang w:val="es-EC"/>
              </w:rPr>
            </w:pPr>
            <w:ins w:id="5580" w:author="marpa" w:date="2026-10-25T23:39:20Z">
              <w:r>
                <w:rPr>
                  <w:rFonts w:hint="default" w:ascii="Courier New" w:hAnsi="Courier New" w:eastAsia="Courier New" w:cs="Courier New"/>
                  <w:color w:val="000000"/>
                  <w:sz w:val="16"/>
                  <w:szCs w:val="16"/>
                  <w:lang w:val="es-EC"/>
                </w:rPr>
                <w:t xml:space="preserve">    }</w:t>
              </w:r>
            </w:ins>
          </w:p>
          <w:p w14:paraId="15BE7014">
            <w:pPr>
              <w:spacing w:before="0" w:after="0" w:line="240" w:lineRule="auto"/>
              <w:rPr>
                <w:ins w:id="5581" w:author="marpa" w:date="2026-10-25T23:39:20Z"/>
                <w:rFonts w:hint="default" w:ascii="Courier New" w:hAnsi="Courier New" w:eastAsia="Courier New" w:cs="Courier New"/>
                <w:color w:val="000000"/>
                <w:sz w:val="16"/>
                <w:szCs w:val="16"/>
                <w:lang w:val="es-EC"/>
              </w:rPr>
            </w:pPr>
          </w:p>
          <w:p w14:paraId="35335684">
            <w:pPr>
              <w:spacing w:before="0" w:after="0" w:line="240" w:lineRule="auto"/>
              <w:rPr>
                <w:ins w:id="5582" w:author="marpa" w:date="2026-10-25T23:39:20Z"/>
                <w:rFonts w:hint="default" w:ascii="Courier New" w:hAnsi="Courier New" w:eastAsia="Courier New" w:cs="Courier New"/>
                <w:color w:val="000000"/>
                <w:sz w:val="16"/>
                <w:szCs w:val="16"/>
                <w:lang w:val="es-EC"/>
              </w:rPr>
            </w:pPr>
            <w:ins w:id="5583" w:author="marpa" w:date="2026-10-25T23:39:20Z">
              <w:r>
                <w:rPr>
                  <w:rFonts w:hint="default" w:ascii="Courier New" w:hAnsi="Courier New" w:eastAsia="Courier New" w:cs="Courier New"/>
                  <w:color w:val="000000"/>
                  <w:sz w:val="16"/>
                  <w:szCs w:val="16"/>
                  <w:lang w:val="es-EC"/>
                </w:rPr>
                <w:t xml:space="preserve">    public static void configurarCombo(JComboBox&lt;?&gt; combo) {</w:t>
              </w:r>
            </w:ins>
          </w:p>
          <w:p w14:paraId="543D2EAD">
            <w:pPr>
              <w:spacing w:before="0" w:after="0" w:line="240" w:lineRule="auto"/>
              <w:rPr>
                <w:ins w:id="5584" w:author="marpa" w:date="2026-10-25T23:39:20Z"/>
                <w:rFonts w:hint="default" w:ascii="Courier New" w:hAnsi="Courier New" w:eastAsia="Courier New" w:cs="Courier New"/>
                <w:color w:val="000000"/>
                <w:sz w:val="16"/>
                <w:szCs w:val="16"/>
                <w:lang w:val="es-EC"/>
              </w:rPr>
            </w:pPr>
            <w:ins w:id="5585" w:author="marpa" w:date="2026-10-25T23:39:20Z">
              <w:r>
                <w:rPr>
                  <w:rFonts w:hint="default" w:ascii="Courier New" w:hAnsi="Courier New" w:eastAsia="Courier New" w:cs="Courier New"/>
                  <w:color w:val="000000"/>
                  <w:sz w:val="16"/>
                  <w:szCs w:val="16"/>
                  <w:lang w:val="es-EC"/>
                </w:rPr>
                <w:t xml:space="preserve">        combo.setFont(new Font("Segoe UI", Font.PLAIN, 15));</w:t>
              </w:r>
            </w:ins>
          </w:p>
          <w:p w14:paraId="5670396A">
            <w:pPr>
              <w:spacing w:before="0" w:after="0" w:line="240" w:lineRule="auto"/>
              <w:rPr>
                <w:ins w:id="5586" w:author="marpa" w:date="2026-10-25T23:39:20Z"/>
                <w:rFonts w:hint="default" w:ascii="Courier New" w:hAnsi="Courier New" w:eastAsia="Courier New" w:cs="Courier New"/>
                <w:color w:val="000000"/>
                <w:sz w:val="16"/>
                <w:szCs w:val="16"/>
                <w:lang w:val="es-EC"/>
              </w:rPr>
            </w:pPr>
            <w:ins w:id="5587" w:author="marpa" w:date="2026-10-25T23:39:20Z">
              <w:r>
                <w:rPr>
                  <w:rFonts w:hint="default" w:ascii="Courier New" w:hAnsi="Courier New" w:eastAsia="Courier New" w:cs="Courier New"/>
                  <w:color w:val="000000"/>
                  <w:sz w:val="16"/>
                  <w:szCs w:val="16"/>
                  <w:lang w:val="es-EC"/>
                </w:rPr>
                <w:t xml:space="preserve">        combo.setForeground(TEXTO);</w:t>
              </w:r>
            </w:ins>
          </w:p>
          <w:p w14:paraId="3AE8EB6F">
            <w:pPr>
              <w:spacing w:before="0" w:after="0" w:line="240" w:lineRule="auto"/>
              <w:rPr>
                <w:ins w:id="5588" w:author="marpa" w:date="2026-10-25T23:39:20Z"/>
                <w:rFonts w:hint="default" w:ascii="Courier New" w:hAnsi="Courier New" w:eastAsia="Courier New" w:cs="Courier New"/>
                <w:color w:val="000000"/>
                <w:sz w:val="16"/>
                <w:szCs w:val="16"/>
                <w:lang w:val="es-EC"/>
              </w:rPr>
            </w:pPr>
            <w:ins w:id="5589" w:author="marpa" w:date="2026-10-25T23:39:20Z">
              <w:r>
                <w:rPr>
                  <w:rFonts w:hint="default" w:ascii="Courier New" w:hAnsi="Courier New" w:eastAsia="Courier New" w:cs="Courier New"/>
                  <w:color w:val="000000"/>
                  <w:sz w:val="16"/>
                  <w:szCs w:val="16"/>
                  <w:lang w:val="es-EC"/>
                </w:rPr>
                <w:t xml:space="preserve">        combo.setBackground(Color.WHITE);</w:t>
              </w:r>
            </w:ins>
          </w:p>
          <w:p w14:paraId="547F1421">
            <w:pPr>
              <w:spacing w:before="0" w:after="0" w:line="240" w:lineRule="auto"/>
              <w:rPr>
                <w:ins w:id="5590" w:author="marpa" w:date="2026-10-25T23:39:20Z"/>
                <w:rFonts w:hint="default" w:ascii="Courier New" w:hAnsi="Courier New" w:eastAsia="Courier New" w:cs="Courier New"/>
                <w:color w:val="000000"/>
                <w:sz w:val="16"/>
                <w:szCs w:val="16"/>
                <w:lang w:val="es-EC"/>
              </w:rPr>
            </w:pPr>
            <w:ins w:id="5591" w:author="marpa" w:date="2026-10-25T23:39:20Z">
              <w:r>
                <w:rPr>
                  <w:rFonts w:hint="default" w:ascii="Courier New" w:hAnsi="Courier New" w:eastAsia="Courier New" w:cs="Courier New"/>
                  <w:color w:val="000000"/>
                  <w:sz w:val="16"/>
                  <w:szCs w:val="16"/>
                  <w:lang w:val="es-EC"/>
                </w:rPr>
                <w:t xml:space="preserve">        combo.setBorder(bordeCampo());</w:t>
              </w:r>
            </w:ins>
          </w:p>
          <w:p w14:paraId="4DB14E5E">
            <w:pPr>
              <w:spacing w:before="0" w:after="0" w:line="240" w:lineRule="auto"/>
              <w:rPr>
                <w:ins w:id="5592" w:author="marpa" w:date="2026-10-25T23:39:20Z"/>
                <w:rFonts w:hint="default" w:ascii="Courier New" w:hAnsi="Courier New" w:eastAsia="Courier New" w:cs="Courier New"/>
                <w:color w:val="000000"/>
                <w:sz w:val="16"/>
                <w:szCs w:val="16"/>
                <w:lang w:val="es-EC"/>
              </w:rPr>
            </w:pPr>
            <w:ins w:id="5593" w:author="marpa" w:date="2026-10-25T23:39:20Z">
              <w:r>
                <w:rPr>
                  <w:rFonts w:hint="default" w:ascii="Courier New" w:hAnsi="Courier New" w:eastAsia="Courier New" w:cs="Courier New"/>
                  <w:color w:val="000000"/>
                  <w:sz w:val="16"/>
                  <w:szCs w:val="16"/>
                  <w:lang w:val="es-EC"/>
                </w:rPr>
                <w:t xml:space="preserve">        combo.setPreferredSize(new java.awt.Dimension(280, 43));</w:t>
              </w:r>
            </w:ins>
          </w:p>
          <w:p w14:paraId="59FD808F">
            <w:pPr>
              <w:spacing w:before="0" w:after="0" w:line="240" w:lineRule="auto"/>
              <w:rPr>
                <w:ins w:id="5594" w:author="marpa" w:date="2026-10-25T23:39:20Z"/>
                <w:rFonts w:hint="default" w:ascii="Courier New" w:hAnsi="Courier New" w:eastAsia="Courier New" w:cs="Courier New"/>
                <w:color w:val="000000"/>
                <w:sz w:val="16"/>
                <w:szCs w:val="16"/>
                <w:lang w:val="es-EC"/>
              </w:rPr>
            </w:pPr>
            <w:ins w:id="5595" w:author="marpa" w:date="2026-10-25T23:39:20Z">
              <w:r>
                <w:rPr>
                  <w:rFonts w:hint="default" w:ascii="Courier New" w:hAnsi="Courier New" w:eastAsia="Courier New" w:cs="Courier New"/>
                  <w:color w:val="000000"/>
                  <w:sz w:val="16"/>
                  <w:szCs w:val="16"/>
                  <w:lang w:val="es-EC"/>
                </w:rPr>
                <w:t xml:space="preserve">    }</w:t>
              </w:r>
            </w:ins>
          </w:p>
          <w:p w14:paraId="240D82D7">
            <w:pPr>
              <w:spacing w:before="0" w:after="0" w:line="240" w:lineRule="auto"/>
              <w:rPr>
                <w:ins w:id="5596" w:author="marpa" w:date="2026-10-25T23:39:20Z"/>
                <w:rFonts w:hint="default" w:ascii="Courier New" w:hAnsi="Courier New" w:eastAsia="Courier New" w:cs="Courier New"/>
                <w:color w:val="000000"/>
                <w:sz w:val="16"/>
                <w:szCs w:val="16"/>
                <w:lang w:val="es-EC"/>
              </w:rPr>
            </w:pPr>
          </w:p>
          <w:p w14:paraId="67E3BB59">
            <w:pPr>
              <w:spacing w:before="0" w:after="0" w:line="240" w:lineRule="auto"/>
              <w:rPr>
                <w:ins w:id="5597" w:author="marpa" w:date="2026-10-25T23:39:20Z"/>
                <w:rFonts w:hint="default" w:ascii="Courier New" w:hAnsi="Courier New" w:eastAsia="Courier New" w:cs="Courier New"/>
                <w:color w:val="000000"/>
                <w:sz w:val="16"/>
                <w:szCs w:val="16"/>
                <w:lang w:val="es-EC"/>
              </w:rPr>
            </w:pPr>
            <w:ins w:id="5598" w:author="marpa" w:date="2026-10-25T23:39:20Z">
              <w:r>
                <w:rPr>
                  <w:rFonts w:hint="default" w:ascii="Courier New" w:hAnsi="Courier New" w:eastAsia="Courier New" w:cs="Courier New"/>
                  <w:color w:val="000000"/>
                  <w:sz w:val="16"/>
                  <w:szCs w:val="16"/>
                  <w:lang w:val="es-EC"/>
                </w:rPr>
                <w:t xml:space="preserve">    private static Border bordeCampo() {</w:t>
              </w:r>
            </w:ins>
          </w:p>
          <w:p w14:paraId="7982DB54">
            <w:pPr>
              <w:spacing w:before="0" w:after="0" w:line="240" w:lineRule="auto"/>
              <w:rPr>
                <w:ins w:id="5599" w:author="marpa" w:date="2026-10-25T23:39:20Z"/>
                <w:rFonts w:hint="default" w:ascii="Courier New" w:hAnsi="Courier New" w:eastAsia="Courier New" w:cs="Courier New"/>
                <w:color w:val="000000"/>
                <w:sz w:val="16"/>
                <w:szCs w:val="16"/>
                <w:lang w:val="es-EC"/>
              </w:rPr>
            </w:pPr>
            <w:ins w:id="5600" w:author="marpa" w:date="2026-10-25T23:39:20Z">
              <w:r>
                <w:rPr>
                  <w:rFonts w:hint="default" w:ascii="Courier New" w:hAnsi="Courier New" w:eastAsia="Courier New" w:cs="Courier New"/>
                  <w:color w:val="000000"/>
                  <w:sz w:val="16"/>
                  <w:szCs w:val="16"/>
                  <w:lang w:val="es-EC"/>
                </w:rPr>
                <w:t xml:space="preserve">        return BorderFactory.createCompoundBorder(</w:t>
              </w:r>
            </w:ins>
          </w:p>
          <w:p w14:paraId="6B1B17D3">
            <w:pPr>
              <w:spacing w:before="0" w:after="0" w:line="240" w:lineRule="auto"/>
              <w:rPr>
                <w:ins w:id="5601" w:author="marpa" w:date="2026-10-25T23:39:20Z"/>
                <w:rFonts w:hint="default" w:ascii="Courier New" w:hAnsi="Courier New" w:eastAsia="Courier New" w:cs="Courier New"/>
                <w:color w:val="000000"/>
                <w:sz w:val="16"/>
                <w:szCs w:val="16"/>
                <w:lang w:val="es-EC"/>
              </w:rPr>
            </w:pPr>
            <w:ins w:id="5602" w:author="marpa" w:date="2026-10-25T23:39:20Z">
              <w:r>
                <w:rPr>
                  <w:rFonts w:hint="default" w:ascii="Courier New" w:hAnsi="Courier New" w:eastAsia="Courier New" w:cs="Courier New"/>
                  <w:color w:val="000000"/>
                  <w:sz w:val="16"/>
                  <w:szCs w:val="16"/>
                  <w:lang w:val="es-EC"/>
                </w:rPr>
                <w:t xml:space="preserve">                BorderFactory.createLineBorder(BORDE, 1, true),</w:t>
              </w:r>
            </w:ins>
          </w:p>
          <w:p w14:paraId="2E78ECCE">
            <w:pPr>
              <w:spacing w:before="0" w:after="0" w:line="240" w:lineRule="auto"/>
              <w:rPr>
                <w:ins w:id="5603" w:author="marpa" w:date="2026-10-25T23:39:20Z"/>
                <w:rFonts w:hint="default" w:ascii="Courier New" w:hAnsi="Courier New" w:eastAsia="Courier New" w:cs="Courier New"/>
                <w:color w:val="000000"/>
                <w:sz w:val="16"/>
                <w:szCs w:val="16"/>
                <w:lang w:val="es-EC"/>
              </w:rPr>
            </w:pPr>
            <w:ins w:id="5604" w:author="marpa" w:date="2026-10-25T23:39:20Z">
              <w:r>
                <w:rPr>
                  <w:rFonts w:hint="default" w:ascii="Courier New" w:hAnsi="Courier New" w:eastAsia="Courier New" w:cs="Courier New"/>
                  <w:color w:val="000000"/>
                  <w:sz w:val="16"/>
                  <w:szCs w:val="16"/>
                  <w:lang w:val="es-EC"/>
                </w:rPr>
                <w:t xml:space="preserve">                BorderFactory.createEmptyBorder(1, 3, 1, 3));</w:t>
              </w:r>
            </w:ins>
          </w:p>
          <w:p w14:paraId="6514D240">
            <w:pPr>
              <w:spacing w:before="0" w:after="0" w:line="240" w:lineRule="auto"/>
              <w:rPr>
                <w:ins w:id="5605" w:author="marpa" w:date="2026-10-25T23:39:20Z"/>
                <w:rFonts w:hint="default" w:ascii="Courier New" w:hAnsi="Courier New" w:eastAsia="Courier New" w:cs="Courier New"/>
                <w:color w:val="000000"/>
                <w:sz w:val="16"/>
                <w:szCs w:val="16"/>
                <w:lang w:val="es-EC"/>
              </w:rPr>
            </w:pPr>
            <w:ins w:id="5606" w:author="marpa" w:date="2026-10-25T23:39:20Z">
              <w:r>
                <w:rPr>
                  <w:rFonts w:hint="default" w:ascii="Courier New" w:hAnsi="Courier New" w:eastAsia="Courier New" w:cs="Courier New"/>
                  <w:color w:val="000000"/>
                  <w:sz w:val="16"/>
                  <w:szCs w:val="16"/>
                  <w:lang w:val="es-EC"/>
                </w:rPr>
                <w:t xml:space="preserve">    }</w:t>
              </w:r>
            </w:ins>
          </w:p>
          <w:p w14:paraId="28A07FD3">
            <w:pPr>
              <w:spacing w:before="0" w:after="0" w:line="240" w:lineRule="auto"/>
              <w:rPr>
                <w:ins w:id="5607" w:author="marpa" w:date="2026-10-25T23:39:20Z"/>
                <w:rFonts w:hint="default" w:ascii="Courier New" w:hAnsi="Courier New" w:eastAsia="Courier New" w:cs="Courier New"/>
                <w:color w:val="000000"/>
                <w:sz w:val="16"/>
                <w:szCs w:val="16"/>
                <w:lang w:val="es-EC"/>
              </w:rPr>
            </w:pPr>
          </w:p>
          <w:p w14:paraId="42DBEE89">
            <w:pPr>
              <w:spacing w:before="0" w:after="0" w:line="240" w:lineRule="auto"/>
              <w:rPr>
                <w:ins w:id="5608" w:author="marpa" w:date="2026-10-25T23:39:20Z"/>
                <w:rFonts w:hint="default" w:ascii="Courier New" w:hAnsi="Courier New" w:eastAsia="Courier New" w:cs="Courier New"/>
                <w:color w:val="000000"/>
                <w:sz w:val="16"/>
                <w:szCs w:val="16"/>
                <w:lang w:val="es-EC"/>
              </w:rPr>
            </w:pPr>
            <w:ins w:id="5609" w:author="marpa" w:date="2026-10-25T23:39:20Z">
              <w:r>
                <w:rPr>
                  <w:rFonts w:hint="default" w:ascii="Courier New" w:hAnsi="Courier New" w:eastAsia="Courier New" w:cs="Courier New"/>
                  <w:color w:val="000000"/>
                  <w:sz w:val="16"/>
                  <w:szCs w:val="16"/>
                  <w:lang w:val="es-EC"/>
                </w:rPr>
                <w:t xml:space="preserve">    public static JButton botonPrincipal(String texto) {</w:t>
              </w:r>
            </w:ins>
          </w:p>
          <w:p w14:paraId="336960DC">
            <w:pPr>
              <w:spacing w:before="0" w:after="0" w:line="240" w:lineRule="auto"/>
              <w:rPr>
                <w:ins w:id="5610" w:author="marpa" w:date="2026-10-25T23:39:20Z"/>
                <w:rFonts w:hint="default" w:ascii="Courier New" w:hAnsi="Courier New" w:eastAsia="Courier New" w:cs="Courier New"/>
                <w:color w:val="000000"/>
                <w:sz w:val="16"/>
                <w:szCs w:val="16"/>
                <w:lang w:val="es-EC"/>
              </w:rPr>
            </w:pPr>
            <w:ins w:id="5611" w:author="marpa" w:date="2026-10-25T23:39:20Z">
              <w:r>
                <w:rPr>
                  <w:rFonts w:hint="default" w:ascii="Courier New" w:hAnsi="Courier New" w:eastAsia="Courier New" w:cs="Courier New"/>
                  <w:color w:val="000000"/>
                  <w:sz w:val="16"/>
                  <w:szCs w:val="16"/>
                  <w:lang w:val="es-EC"/>
                </w:rPr>
                <w:t xml:space="preserve">        return new RoundedButton(texto, AZUL_PRINCIPAL, Color.WHITE, false);</w:t>
              </w:r>
            </w:ins>
          </w:p>
          <w:p w14:paraId="7370BCC4">
            <w:pPr>
              <w:spacing w:before="0" w:after="0" w:line="240" w:lineRule="auto"/>
              <w:rPr>
                <w:ins w:id="5612" w:author="marpa" w:date="2026-10-25T23:39:20Z"/>
                <w:rFonts w:hint="default" w:ascii="Courier New" w:hAnsi="Courier New" w:eastAsia="Courier New" w:cs="Courier New"/>
                <w:color w:val="000000"/>
                <w:sz w:val="16"/>
                <w:szCs w:val="16"/>
                <w:lang w:val="es-EC"/>
              </w:rPr>
            </w:pPr>
            <w:ins w:id="5613" w:author="marpa" w:date="2026-10-25T23:39:20Z">
              <w:r>
                <w:rPr>
                  <w:rFonts w:hint="default" w:ascii="Courier New" w:hAnsi="Courier New" w:eastAsia="Courier New" w:cs="Courier New"/>
                  <w:color w:val="000000"/>
                  <w:sz w:val="16"/>
                  <w:szCs w:val="16"/>
                  <w:lang w:val="es-EC"/>
                </w:rPr>
                <w:t xml:space="preserve">    }</w:t>
              </w:r>
            </w:ins>
          </w:p>
          <w:p w14:paraId="4032AE45">
            <w:pPr>
              <w:spacing w:before="0" w:after="0" w:line="240" w:lineRule="auto"/>
              <w:rPr>
                <w:ins w:id="5614" w:author="marpa" w:date="2026-10-25T23:39:20Z"/>
                <w:rFonts w:hint="default" w:ascii="Courier New" w:hAnsi="Courier New" w:eastAsia="Courier New" w:cs="Courier New"/>
                <w:color w:val="000000"/>
                <w:sz w:val="16"/>
                <w:szCs w:val="16"/>
                <w:lang w:val="es-EC"/>
              </w:rPr>
            </w:pPr>
          </w:p>
          <w:p w14:paraId="56DE4A44">
            <w:pPr>
              <w:spacing w:before="0" w:after="0" w:line="240" w:lineRule="auto"/>
              <w:rPr>
                <w:ins w:id="5615" w:author="marpa" w:date="2026-10-25T23:39:20Z"/>
                <w:rFonts w:hint="default" w:ascii="Courier New" w:hAnsi="Courier New" w:eastAsia="Courier New" w:cs="Courier New"/>
                <w:color w:val="000000"/>
                <w:sz w:val="16"/>
                <w:szCs w:val="16"/>
                <w:lang w:val="es-EC"/>
              </w:rPr>
            </w:pPr>
            <w:ins w:id="5616" w:author="marpa" w:date="2026-10-25T23:39:20Z">
              <w:r>
                <w:rPr>
                  <w:rFonts w:hint="default" w:ascii="Courier New" w:hAnsi="Courier New" w:eastAsia="Courier New" w:cs="Courier New"/>
                  <w:color w:val="000000"/>
                  <w:sz w:val="16"/>
                  <w:szCs w:val="16"/>
                  <w:lang w:val="es-EC"/>
                </w:rPr>
                <w:t xml:space="preserve">    public static JButton botonSecundario(String texto) {</w:t>
              </w:r>
            </w:ins>
          </w:p>
          <w:p w14:paraId="32CD35FC">
            <w:pPr>
              <w:spacing w:before="0" w:after="0" w:line="240" w:lineRule="auto"/>
              <w:rPr>
                <w:ins w:id="5617" w:author="marpa" w:date="2026-10-25T23:39:20Z"/>
                <w:rFonts w:hint="default" w:ascii="Courier New" w:hAnsi="Courier New" w:eastAsia="Courier New" w:cs="Courier New"/>
                <w:color w:val="000000"/>
                <w:sz w:val="16"/>
                <w:szCs w:val="16"/>
                <w:lang w:val="es-EC"/>
              </w:rPr>
            </w:pPr>
            <w:ins w:id="5618" w:author="marpa" w:date="2026-10-25T23:39:20Z">
              <w:r>
                <w:rPr>
                  <w:rFonts w:hint="default" w:ascii="Courier New" w:hAnsi="Courier New" w:eastAsia="Courier New" w:cs="Courier New"/>
                  <w:color w:val="000000"/>
                  <w:sz w:val="16"/>
                  <w:szCs w:val="16"/>
                  <w:lang w:val="es-EC"/>
                </w:rPr>
                <w:t xml:space="preserve">        return new RoundedButton(texto, Color.WHITE, AZUL_PRINCIPAL, true);</w:t>
              </w:r>
            </w:ins>
          </w:p>
          <w:p w14:paraId="5B4C29E4">
            <w:pPr>
              <w:spacing w:before="0" w:after="0" w:line="240" w:lineRule="auto"/>
              <w:rPr>
                <w:ins w:id="5619" w:author="marpa" w:date="2026-10-25T23:39:20Z"/>
                <w:rFonts w:hint="default" w:ascii="Courier New" w:hAnsi="Courier New" w:eastAsia="Courier New" w:cs="Courier New"/>
                <w:color w:val="000000"/>
                <w:sz w:val="16"/>
                <w:szCs w:val="16"/>
                <w:lang w:val="es-EC"/>
              </w:rPr>
            </w:pPr>
            <w:ins w:id="5620" w:author="marpa" w:date="2026-10-25T23:39:20Z">
              <w:r>
                <w:rPr>
                  <w:rFonts w:hint="default" w:ascii="Courier New" w:hAnsi="Courier New" w:eastAsia="Courier New" w:cs="Courier New"/>
                  <w:color w:val="000000"/>
                  <w:sz w:val="16"/>
                  <w:szCs w:val="16"/>
                  <w:lang w:val="es-EC"/>
                </w:rPr>
                <w:t xml:space="preserve">    }</w:t>
              </w:r>
            </w:ins>
          </w:p>
          <w:p w14:paraId="6F146A0C">
            <w:pPr>
              <w:spacing w:before="0" w:after="0" w:line="240" w:lineRule="auto"/>
              <w:rPr>
                <w:ins w:id="5621" w:author="marpa" w:date="2026-10-25T23:39:20Z"/>
                <w:rFonts w:hint="default" w:ascii="Courier New" w:hAnsi="Courier New" w:eastAsia="Courier New" w:cs="Courier New"/>
                <w:color w:val="000000"/>
                <w:sz w:val="16"/>
                <w:szCs w:val="16"/>
                <w:lang w:val="es-EC"/>
              </w:rPr>
            </w:pPr>
          </w:p>
          <w:p w14:paraId="2A683377">
            <w:pPr>
              <w:spacing w:before="0" w:after="0" w:line="240" w:lineRule="auto"/>
              <w:rPr>
                <w:ins w:id="5622" w:author="marpa" w:date="2026-10-25T23:39:20Z"/>
                <w:rFonts w:hint="default" w:ascii="Courier New" w:hAnsi="Courier New" w:eastAsia="Courier New" w:cs="Courier New"/>
                <w:color w:val="000000"/>
                <w:sz w:val="16"/>
                <w:szCs w:val="16"/>
                <w:lang w:val="es-EC"/>
              </w:rPr>
            </w:pPr>
            <w:ins w:id="5623" w:author="marpa" w:date="2026-10-25T23:39:20Z">
              <w:r>
                <w:rPr>
                  <w:rFonts w:hint="default" w:ascii="Courier New" w:hAnsi="Courier New" w:eastAsia="Courier New" w:cs="Courier New"/>
                  <w:color w:val="000000"/>
                  <w:sz w:val="16"/>
                  <w:szCs w:val="16"/>
                  <w:lang w:val="es-EC"/>
                </w:rPr>
                <w:t xml:space="preserve">    public static ImageIcon logo(int ancho, int alto) {</w:t>
              </w:r>
            </w:ins>
          </w:p>
          <w:p w14:paraId="78D04E91">
            <w:pPr>
              <w:spacing w:before="0" w:after="0" w:line="240" w:lineRule="auto"/>
              <w:rPr>
                <w:ins w:id="5624" w:author="marpa" w:date="2026-10-25T23:39:20Z"/>
                <w:rFonts w:hint="default" w:ascii="Courier New" w:hAnsi="Courier New" w:eastAsia="Courier New" w:cs="Courier New"/>
                <w:color w:val="000000"/>
                <w:sz w:val="16"/>
                <w:szCs w:val="16"/>
                <w:lang w:val="es-EC"/>
              </w:rPr>
            </w:pPr>
            <w:ins w:id="5625" w:author="marpa" w:date="2026-10-25T23:39:20Z">
              <w:r>
                <w:rPr>
                  <w:rFonts w:hint="default" w:ascii="Courier New" w:hAnsi="Courier New" w:eastAsia="Courier New" w:cs="Courier New"/>
                  <w:color w:val="000000"/>
                  <w:sz w:val="16"/>
                  <w:szCs w:val="16"/>
                  <w:lang w:val="es-EC"/>
                </w:rPr>
                <w:t xml:space="preserve">        URL recurso = AppTheme.class.getResource("/img/logo.png");</w:t>
              </w:r>
            </w:ins>
          </w:p>
          <w:p w14:paraId="7D5A1C06">
            <w:pPr>
              <w:spacing w:before="0" w:after="0" w:line="240" w:lineRule="auto"/>
              <w:rPr>
                <w:ins w:id="5626" w:author="marpa" w:date="2026-10-25T23:39:20Z"/>
                <w:rFonts w:hint="default" w:ascii="Courier New" w:hAnsi="Courier New" w:eastAsia="Courier New" w:cs="Courier New"/>
                <w:color w:val="000000"/>
                <w:sz w:val="16"/>
                <w:szCs w:val="16"/>
                <w:lang w:val="es-EC"/>
              </w:rPr>
            </w:pPr>
            <w:ins w:id="5627" w:author="marpa" w:date="2026-10-25T23:39:20Z">
              <w:r>
                <w:rPr>
                  <w:rFonts w:hint="default" w:ascii="Courier New" w:hAnsi="Courier New" w:eastAsia="Courier New" w:cs="Courier New"/>
                  <w:color w:val="000000"/>
                  <w:sz w:val="16"/>
                  <w:szCs w:val="16"/>
                  <w:lang w:val="es-EC"/>
                </w:rPr>
                <w:t xml:space="preserve">        if (recurso == null) {</w:t>
              </w:r>
            </w:ins>
          </w:p>
          <w:p w14:paraId="11CA2D4A">
            <w:pPr>
              <w:spacing w:before="0" w:after="0" w:line="240" w:lineRule="auto"/>
              <w:rPr>
                <w:ins w:id="5628" w:author="marpa" w:date="2026-10-25T23:39:20Z"/>
                <w:rFonts w:hint="default" w:ascii="Courier New" w:hAnsi="Courier New" w:eastAsia="Courier New" w:cs="Courier New"/>
                <w:color w:val="000000"/>
                <w:sz w:val="16"/>
                <w:szCs w:val="16"/>
                <w:lang w:val="es-EC"/>
              </w:rPr>
            </w:pPr>
            <w:ins w:id="5629" w:author="marpa" w:date="2026-10-25T23:39:20Z">
              <w:r>
                <w:rPr>
                  <w:rFonts w:hint="default" w:ascii="Courier New" w:hAnsi="Courier New" w:eastAsia="Courier New" w:cs="Courier New"/>
                  <w:color w:val="000000"/>
                  <w:sz w:val="16"/>
                  <w:szCs w:val="16"/>
                  <w:lang w:val="es-EC"/>
                </w:rPr>
                <w:t xml:space="preserve">            return null;</w:t>
              </w:r>
            </w:ins>
          </w:p>
          <w:p w14:paraId="5B77E37E">
            <w:pPr>
              <w:spacing w:before="0" w:after="0" w:line="240" w:lineRule="auto"/>
              <w:rPr>
                <w:ins w:id="5630" w:author="marpa" w:date="2026-10-25T23:39:20Z"/>
                <w:rFonts w:hint="default" w:ascii="Courier New" w:hAnsi="Courier New" w:eastAsia="Courier New" w:cs="Courier New"/>
                <w:color w:val="000000"/>
                <w:sz w:val="16"/>
                <w:szCs w:val="16"/>
                <w:lang w:val="es-EC"/>
              </w:rPr>
            </w:pPr>
            <w:ins w:id="5631" w:author="marpa" w:date="2026-10-25T23:39:20Z">
              <w:r>
                <w:rPr>
                  <w:rFonts w:hint="default" w:ascii="Courier New" w:hAnsi="Courier New" w:eastAsia="Courier New" w:cs="Courier New"/>
                  <w:color w:val="000000"/>
                  <w:sz w:val="16"/>
                  <w:szCs w:val="16"/>
                  <w:lang w:val="es-EC"/>
                </w:rPr>
                <w:t xml:space="preserve">        }</w:t>
              </w:r>
            </w:ins>
          </w:p>
          <w:p w14:paraId="510DF8D4">
            <w:pPr>
              <w:spacing w:before="0" w:after="0" w:line="240" w:lineRule="auto"/>
              <w:rPr>
                <w:ins w:id="5632" w:author="marpa" w:date="2026-10-25T23:39:20Z"/>
                <w:rFonts w:hint="default" w:ascii="Courier New" w:hAnsi="Courier New" w:eastAsia="Courier New" w:cs="Courier New"/>
                <w:color w:val="000000"/>
                <w:sz w:val="16"/>
                <w:szCs w:val="16"/>
                <w:lang w:val="es-EC"/>
              </w:rPr>
            </w:pPr>
            <w:ins w:id="5633" w:author="marpa" w:date="2026-10-25T23:39:20Z">
              <w:r>
                <w:rPr>
                  <w:rFonts w:hint="default" w:ascii="Courier New" w:hAnsi="Courier New" w:eastAsia="Courier New" w:cs="Courier New"/>
                  <w:color w:val="000000"/>
                  <w:sz w:val="16"/>
                  <w:szCs w:val="16"/>
                  <w:lang w:val="es-EC"/>
                </w:rPr>
                <w:t xml:space="preserve">        Image imagen = new ImageIcon(recurso).getImage()</w:t>
              </w:r>
            </w:ins>
          </w:p>
          <w:p w14:paraId="757FF33B">
            <w:pPr>
              <w:spacing w:before="0" w:after="0" w:line="240" w:lineRule="auto"/>
              <w:rPr>
                <w:ins w:id="5634" w:author="marpa" w:date="2026-10-25T23:39:20Z"/>
                <w:rFonts w:hint="default" w:ascii="Courier New" w:hAnsi="Courier New" w:eastAsia="Courier New" w:cs="Courier New"/>
                <w:color w:val="000000"/>
                <w:sz w:val="16"/>
                <w:szCs w:val="16"/>
                <w:lang w:val="es-EC"/>
              </w:rPr>
            </w:pPr>
            <w:ins w:id="5635" w:author="marpa" w:date="2026-10-25T23:39:20Z">
              <w:r>
                <w:rPr>
                  <w:rFonts w:hint="default" w:ascii="Courier New" w:hAnsi="Courier New" w:eastAsia="Courier New" w:cs="Courier New"/>
                  <w:color w:val="000000"/>
                  <w:sz w:val="16"/>
                  <w:szCs w:val="16"/>
                  <w:lang w:val="es-EC"/>
                </w:rPr>
                <w:t xml:space="preserve">                .getScaledInstance(ancho, alto, Image.SCALE_SMOOTH);</w:t>
              </w:r>
            </w:ins>
          </w:p>
          <w:p w14:paraId="16367DE0">
            <w:pPr>
              <w:spacing w:before="0" w:after="0" w:line="240" w:lineRule="auto"/>
              <w:rPr>
                <w:ins w:id="5636" w:author="marpa" w:date="2026-10-25T23:39:20Z"/>
                <w:rFonts w:hint="default" w:ascii="Courier New" w:hAnsi="Courier New" w:eastAsia="Courier New" w:cs="Courier New"/>
                <w:color w:val="000000"/>
                <w:sz w:val="16"/>
                <w:szCs w:val="16"/>
                <w:lang w:val="es-EC"/>
              </w:rPr>
            </w:pPr>
            <w:ins w:id="5637" w:author="marpa" w:date="2026-10-25T23:39:20Z">
              <w:r>
                <w:rPr>
                  <w:rFonts w:hint="default" w:ascii="Courier New" w:hAnsi="Courier New" w:eastAsia="Courier New" w:cs="Courier New"/>
                  <w:color w:val="000000"/>
                  <w:sz w:val="16"/>
                  <w:szCs w:val="16"/>
                  <w:lang w:val="es-EC"/>
                </w:rPr>
                <w:t xml:space="preserve">        return new ImageIcon(imagen);</w:t>
              </w:r>
            </w:ins>
          </w:p>
          <w:p w14:paraId="0637CC94">
            <w:pPr>
              <w:spacing w:before="0" w:after="0" w:line="240" w:lineRule="auto"/>
              <w:rPr>
                <w:ins w:id="5638" w:author="marpa" w:date="2026-10-25T23:39:20Z"/>
                <w:rFonts w:hint="default" w:ascii="Courier New" w:hAnsi="Courier New" w:eastAsia="Courier New" w:cs="Courier New"/>
                <w:color w:val="000000"/>
                <w:sz w:val="16"/>
                <w:szCs w:val="16"/>
                <w:lang w:val="es-EC"/>
              </w:rPr>
            </w:pPr>
            <w:ins w:id="5639" w:author="marpa" w:date="2026-10-25T23:39:20Z">
              <w:r>
                <w:rPr>
                  <w:rFonts w:hint="default" w:ascii="Courier New" w:hAnsi="Courier New" w:eastAsia="Courier New" w:cs="Courier New"/>
                  <w:color w:val="000000"/>
                  <w:sz w:val="16"/>
                  <w:szCs w:val="16"/>
                  <w:lang w:val="es-EC"/>
                </w:rPr>
                <w:t xml:space="preserve">    }</w:t>
              </w:r>
            </w:ins>
          </w:p>
          <w:p w14:paraId="4B1FC1D7">
            <w:pPr>
              <w:spacing w:before="0" w:after="0" w:line="240" w:lineRule="auto"/>
              <w:rPr>
                <w:ins w:id="5640" w:author="marpa" w:date="2026-10-25T23:39:20Z"/>
                <w:rFonts w:hint="default" w:ascii="Courier New" w:hAnsi="Courier New" w:eastAsia="Courier New" w:cs="Courier New"/>
                <w:color w:val="000000"/>
                <w:sz w:val="16"/>
                <w:szCs w:val="16"/>
                <w:lang w:val="es-EC"/>
              </w:rPr>
            </w:pPr>
          </w:p>
          <w:p w14:paraId="18C6FFC6">
            <w:pPr>
              <w:spacing w:before="0" w:after="0" w:line="240" w:lineRule="auto"/>
              <w:rPr>
                <w:ins w:id="5641" w:author="marpa" w:date="2026-10-25T23:39:20Z"/>
                <w:rFonts w:hint="default" w:ascii="Courier New" w:hAnsi="Courier New" w:eastAsia="Courier New" w:cs="Courier New"/>
                <w:color w:val="000000"/>
                <w:sz w:val="16"/>
                <w:szCs w:val="16"/>
                <w:lang w:val="es-EC"/>
              </w:rPr>
            </w:pPr>
            <w:ins w:id="5642" w:author="marpa" w:date="2026-10-25T23:39:20Z">
              <w:r>
                <w:rPr>
                  <w:rFonts w:hint="default" w:ascii="Courier New" w:hAnsi="Courier New" w:eastAsia="Courier New" w:cs="Courier New"/>
                  <w:color w:val="000000"/>
                  <w:sz w:val="16"/>
                  <w:szCs w:val="16"/>
                  <w:lang w:val="es-EC"/>
                </w:rPr>
                <w:t xml:space="preserve">    static class PanelRedondeado extends JPanel {</w:t>
              </w:r>
            </w:ins>
          </w:p>
          <w:p w14:paraId="61385764">
            <w:pPr>
              <w:spacing w:before="0" w:after="0" w:line="240" w:lineRule="auto"/>
              <w:rPr>
                <w:ins w:id="5643" w:author="marpa" w:date="2026-10-25T23:39:20Z"/>
                <w:rFonts w:hint="default" w:ascii="Courier New" w:hAnsi="Courier New" w:eastAsia="Courier New" w:cs="Courier New"/>
                <w:color w:val="000000"/>
                <w:sz w:val="16"/>
                <w:szCs w:val="16"/>
                <w:lang w:val="es-EC"/>
              </w:rPr>
            </w:pPr>
            <w:ins w:id="5644" w:author="marpa" w:date="2026-10-25T23:39:20Z">
              <w:r>
                <w:rPr>
                  <w:rFonts w:hint="default" w:ascii="Courier New" w:hAnsi="Courier New" w:eastAsia="Courier New" w:cs="Courier New"/>
                  <w:color w:val="000000"/>
                  <w:sz w:val="16"/>
                  <w:szCs w:val="16"/>
                  <w:lang w:val="es-EC"/>
                </w:rPr>
                <w:t xml:space="preserve">        private final int radio;</w:t>
              </w:r>
            </w:ins>
          </w:p>
          <w:p w14:paraId="2C3B1CF3">
            <w:pPr>
              <w:spacing w:before="0" w:after="0" w:line="240" w:lineRule="auto"/>
              <w:rPr>
                <w:ins w:id="5645" w:author="marpa" w:date="2026-10-25T23:39:20Z"/>
                <w:rFonts w:hint="default" w:ascii="Courier New" w:hAnsi="Courier New" w:eastAsia="Courier New" w:cs="Courier New"/>
                <w:color w:val="000000"/>
                <w:sz w:val="16"/>
                <w:szCs w:val="16"/>
                <w:lang w:val="es-EC"/>
              </w:rPr>
            </w:pPr>
            <w:ins w:id="5646" w:author="marpa" w:date="2026-10-25T23:39:20Z">
              <w:r>
                <w:rPr>
                  <w:rFonts w:hint="default" w:ascii="Courier New" w:hAnsi="Courier New" w:eastAsia="Courier New" w:cs="Courier New"/>
                  <w:color w:val="000000"/>
                  <w:sz w:val="16"/>
                  <w:szCs w:val="16"/>
                  <w:lang w:val="es-EC"/>
                </w:rPr>
                <w:t xml:space="preserve">        private final Color color;</w:t>
              </w:r>
            </w:ins>
          </w:p>
          <w:p w14:paraId="334EF886">
            <w:pPr>
              <w:spacing w:before="0" w:after="0" w:line="240" w:lineRule="auto"/>
              <w:rPr>
                <w:ins w:id="5647" w:author="marpa" w:date="2026-10-25T23:39:20Z"/>
                <w:rFonts w:hint="default" w:ascii="Courier New" w:hAnsi="Courier New" w:eastAsia="Courier New" w:cs="Courier New"/>
                <w:color w:val="000000"/>
                <w:sz w:val="16"/>
                <w:szCs w:val="16"/>
                <w:lang w:val="es-EC"/>
              </w:rPr>
            </w:pPr>
          </w:p>
          <w:p w14:paraId="38E0EE5D">
            <w:pPr>
              <w:spacing w:before="0" w:after="0" w:line="240" w:lineRule="auto"/>
              <w:rPr>
                <w:ins w:id="5648" w:author="marpa" w:date="2026-10-25T23:39:20Z"/>
                <w:rFonts w:hint="default" w:ascii="Courier New" w:hAnsi="Courier New" w:eastAsia="Courier New" w:cs="Courier New"/>
                <w:color w:val="000000"/>
                <w:sz w:val="16"/>
                <w:szCs w:val="16"/>
                <w:lang w:val="es-EC"/>
              </w:rPr>
            </w:pPr>
            <w:ins w:id="5649" w:author="marpa" w:date="2026-10-25T23:39:20Z">
              <w:r>
                <w:rPr>
                  <w:rFonts w:hint="default" w:ascii="Courier New" w:hAnsi="Courier New" w:eastAsia="Courier New" w:cs="Courier New"/>
                  <w:color w:val="000000"/>
                  <w:sz w:val="16"/>
                  <w:szCs w:val="16"/>
                  <w:lang w:val="es-EC"/>
                </w:rPr>
                <w:t xml:space="preserve">        PanelRedondeado(int radio, Color color) {</w:t>
              </w:r>
            </w:ins>
          </w:p>
          <w:p w14:paraId="140E9224">
            <w:pPr>
              <w:spacing w:before="0" w:after="0" w:line="240" w:lineRule="auto"/>
              <w:rPr>
                <w:ins w:id="5650" w:author="marpa" w:date="2026-10-25T23:39:20Z"/>
                <w:rFonts w:hint="default" w:ascii="Courier New" w:hAnsi="Courier New" w:eastAsia="Courier New" w:cs="Courier New"/>
                <w:color w:val="000000"/>
                <w:sz w:val="16"/>
                <w:szCs w:val="16"/>
                <w:lang w:val="es-EC"/>
              </w:rPr>
            </w:pPr>
            <w:ins w:id="5651" w:author="marpa" w:date="2026-10-25T23:39:20Z">
              <w:r>
                <w:rPr>
                  <w:rFonts w:hint="default" w:ascii="Courier New" w:hAnsi="Courier New" w:eastAsia="Courier New" w:cs="Courier New"/>
                  <w:color w:val="000000"/>
                  <w:sz w:val="16"/>
                  <w:szCs w:val="16"/>
                  <w:lang w:val="es-EC"/>
                </w:rPr>
                <w:t xml:space="preserve">            this.radio = radio;</w:t>
              </w:r>
            </w:ins>
          </w:p>
          <w:p w14:paraId="60C201DC">
            <w:pPr>
              <w:spacing w:before="0" w:after="0" w:line="240" w:lineRule="auto"/>
              <w:rPr>
                <w:ins w:id="5652" w:author="marpa" w:date="2026-10-25T23:39:20Z"/>
                <w:rFonts w:hint="default" w:ascii="Courier New" w:hAnsi="Courier New" w:eastAsia="Courier New" w:cs="Courier New"/>
                <w:color w:val="000000"/>
                <w:sz w:val="16"/>
                <w:szCs w:val="16"/>
                <w:lang w:val="es-EC"/>
              </w:rPr>
            </w:pPr>
            <w:ins w:id="5653" w:author="marpa" w:date="2026-10-25T23:39:20Z">
              <w:r>
                <w:rPr>
                  <w:rFonts w:hint="default" w:ascii="Courier New" w:hAnsi="Courier New" w:eastAsia="Courier New" w:cs="Courier New"/>
                  <w:color w:val="000000"/>
                  <w:sz w:val="16"/>
                  <w:szCs w:val="16"/>
                  <w:lang w:val="es-EC"/>
                </w:rPr>
                <w:t xml:space="preserve">            this.color = color;</w:t>
              </w:r>
            </w:ins>
          </w:p>
          <w:p w14:paraId="65F518AB">
            <w:pPr>
              <w:spacing w:before="0" w:after="0" w:line="240" w:lineRule="auto"/>
              <w:rPr>
                <w:ins w:id="5654" w:author="marpa" w:date="2026-10-25T23:39:20Z"/>
                <w:rFonts w:hint="default" w:ascii="Courier New" w:hAnsi="Courier New" w:eastAsia="Courier New" w:cs="Courier New"/>
                <w:color w:val="000000"/>
                <w:sz w:val="16"/>
                <w:szCs w:val="16"/>
                <w:lang w:val="es-EC"/>
              </w:rPr>
            </w:pPr>
            <w:ins w:id="5655" w:author="marpa" w:date="2026-10-25T23:39:20Z">
              <w:r>
                <w:rPr>
                  <w:rFonts w:hint="default" w:ascii="Courier New" w:hAnsi="Courier New" w:eastAsia="Courier New" w:cs="Courier New"/>
                  <w:color w:val="000000"/>
                  <w:sz w:val="16"/>
                  <w:szCs w:val="16"/>
                  <w:lang w:val="es-EC"/>
                </w:rPr>
                <w:t xml:space="preserve">            setOpaque(false);</w:t>
              </w:r>
            </w:ins>
          </w:p>
          <w:p w14:paraId="0A569901">
            <w:pPr>
              <w:spacing w:before="0" w:after="0" w:line="240" w:lineRule="auto"/>
              <w:rPr>
                <w:ins w:id="5656" w:author="marpa" w:date="2026-10-25T23:39:20Z"/>
                <w:rFonts w:hint="default" w:ascii="Courier New" w:hAnsi="Courier New" w:eastAsia="Courier New" w:cs="Courier New"/>
                <w:color w:val="000000"/>
                <w:sz w:val="16"/>
                <w:szCs w:val="16"/>
                <w:lang w:val="es-EC"/>
              </w:rPr>
            </w:pPr>
            <w:ins w:id="5657" w:author="marpa" w:date="2026-10-25T23:39:20Z">
              <w:r>
                <w:rPr>
                  <w:rFonts w:hint="default" w:ascii="Courier New" w:hAnsi="Courier New" w:eastAsia="Courier New" w:cs="Courier New"/>
                  <w:color w:val="000000"/>
                  <w:sz w:val="16"/>
                  <w:szCs w:val="16"/>
                  <w:lang w:val="es-EC"/>
                </w:rPr>
                <w:t xml:space="preserve">        }</w:t>
              </w:r>
            </w:ins>
          </w:p>
          <w:p w14:paraId="276C5FD5">
            <w:pPr>
              <w:spacing w:before="0" w:after="0" w:line="240" w:lineRule="auto"/>
              <w:rPr>
                <w:ins w:id="5658" w:author="marpa" w:date="2026-10-25T23:39:20Z"/>
                <w:rFonts w:hint="default" w:ascii="Courier New" w:hAnsi="Courier New" w:eastAsia="Courier New" w:cs="Courier New"/>
                <w:color w:val="000000"/>
                <w:sz w:val="16"/>
                <w:szCs w:val="16"/>
                <w:lang w:val="es-EC"/>
              </w:rPr>
            </w:pPr>
          </w:p>
          <w:p w14:paraId="06BFD310">
            <w:pPr>
              <w:spacing w:before="0" w:after="0" w:line="240" w:lineRule="auto"/>
              <w:rPr>
                <w:ins w:id="5659" w:author="marpa" w:date="2026-10-25T23:39:20Z"/>
                <w:rFonts w:hint="default" w:ascii="Courier New" w:hAnsi="Courier New" w:eastAsia="Courier New" w:cs="Courier New"/>
                <w:color w:val="000000"/>
                <w:sz w:val="16"/>
                <w:szCs w:val="16"/>
                <w:lang w:val="es-EC"/>
              </w:rPr>
            </w:pPr>
            <w:ins w:id="5660" w:author="marpa" w:date="2026-10-25T23:39:20Z">
              <w:r>
                <w:rPr>
                  <w:rFonts w:hint="default" w:ascii="Courier New" w:hAnsi="Courier New" w:eastAsia="Courier New" w:cs="Courier New"/>
                  <w:color w:val="000000"/>
                  <w:sz w:val="16"/>
                  <w:szCs w:val="16"/>
                  <w:lang w:val="es-EC"/>
                </w:rPr>
                <w:t xml:space="preserve">        @Override</w:t>
              </w:r>
            </w:ins>
          </w:p>
          <w:p w14:paraId="4FE3580E">
            <w:pPr>
              <w:spacing w:before="0" w:after="0" w:line="240" w:lineRule="auto"/>
              <w:rPr>
                <w:ins w:id="5661" w:author="marpa" w:date="2026-10-25T23:39:20Z"/>
                <w:rFonts w:hint="default" w:ascii="Courier New" w:hAnsi="Courier New" w:eastAsia="Courier New" w:cs="Courier New"/>
                <w:color w:val="000000"/>
                <w:sz w:val="16"/>
                <w:szCs w:val="16"/>
                <w:lang w:val="es-EC"/>
              </w:rPr>
            </w:pPr>
            <w:ins w:id="5662" w:author="marpa" w:date="2026-10-25T23:39:20Z">
              <w:r>
                <w:rPr>
                  <w:rFonts w:hint="default" w:ascii="Courier New" w:hAnsi="Courier New" w:eastAsia="Courier New" w:cs="Courier New"/>
                  <w:color w:val="000000"/>
                  <w:sz w:val="16"/>
                  <w:szCs w:val="16"/>
                  <w:lang w:val="es-EC"/>
                </w:rPr>
                <w:t xml:space="preserve">        protected void paintComponent(Graphics graphics) {</w:t>
              </w:r>
            </w:ins>
          </w:p>
          <w:p w14:paraId="36FFAE3F">
            <w:pPr>
              <w:spacing w:before="0" w:after="0" w:line="240" w:lineRule="auto"/>
              <w:rPr>
                <w:ins w:id="5663" w:author="marpa" w:date="2026-10-25T23:39:20Z"/>
                <w:rFonts w:hint="default" w:ascii="Courier New" w:hAnsi="Courier New" w:eastAsia="Courier New" w:cs="Courier New"/>
                <w:color w:val="000000"/>
                <w:sz w:val="16"/>
                <w:szCs w:val="16"/>
                <w:lang w:val="es-EC"/>
              </w:rPr>
            </w:pPr>
            <w:ins w:id="5664" w:author="marpa" w:date="2026-10-25T23:39:20Z">
              <w:r>
                <w:rPr>
                  <w:rFonts w:hint="default" w:ascii="Courier New" w:hAnsi="Courier New" w:eastAsia="Courier New" w:cs="Courier New"/>
                  <w:color w:val="000000"/>
                  <w:sz w:val="16"/>
                  <w:szCs w:val="16"/>
                  <w:lang w:val="es-EC"/>
                </w:rPr>
                <w:t xml:space="preserve">            Graphics2D g2 = (Graphics2D) graphics.create();</w:t>
              </w:r>
            </w:ins>
          </w:p>
          <w:p w14:paraId="4C6899E5">
            <w:pPr>
              <w:spacing w:before="0" w:after="0" w:line="240" w:lineRule="auto"/>
              <w:rPr>
                <w:ins w:id="5665" w:author="marpa" w:date="2026-10-25T23:39:20Z"/>
                <w:rFonts w:hint="default" w:ascii="Courier New" w:hAnsi="Courier New" w:eastAsia="Courier New" w:cs="Courier New"/>
                <w:color w:val="000000"/>
                <w:sz w:val="16"/>
                <w:szCs w:val="16"/>
                <w:lang w:val="es-EC"/>
              </w:rPr>
            </w:pPr>
            <w:ins w:id="5666" w:author="marpa" w:date="2026-10-25T23:39:20Z">
              <w:r>
                <w:rPr>
                  <w:rFonts w:hint="default" w:ascii="Courier New" w:hAnsi="Courier New" w:eastAsia="Courier New" w:cs="Courier New"/>
                  <w:color w:val="000000"/>
                  <w:sz w:val="16"/>
                  <w:szCs w:val="16"/>
                  <w:lang w:val="es-EC"/>
                </w:rPr>
                <w:t xml:space="preserve">            g2.setRenderingHint(RenderingHints.KEY_ANTIALIASING,</w:t>
              </w:r>
            </w:ins>
          </w:p>
          <w:p w14:paraId="1EE87FC6">
            <w:pPr>
              <w:spacing w:before="0" w:after="0" w:line="240" w:lineRule="auto"/>
              <w:rPr>
                <w:ins w:id="5667" w:author="marpa" w:date="2026-10-25T23:39:20Z"/>
                <w:rFonts w:hint="default" w:ascii="Courier New" w:hAnsi="Courier New" w:eastAsia="Courier New" w:cs="Courier New"/>
                <w:color w:val="000000"/>
                <w:sz w:val="16"/>
                <w:szCs w:val="16"/>
                <w:lang w:val="es-EC"/>
              </w:rPr>
            </w:pPr>
            <w:ins w:id="5668" w:author="marpa" w:date="2026-10-25T23:39:20Z">
              <w:r>
                <w:rPr>
                  <w:rFonts w:hint="default" w:ascii="Courier New" w:hAnsi="Courier New" w:eastAsia="Courier New" w:cs="Courier New"/>
                  <w:color w:val="000000"/>
                  <w:sz w:val="16"/>
                  <w:szCs w:val="16"/>
                  <w:lang w:val="es-EC"/>
                </w:rPr>
                <w:t xml:space="preserve">                    RenderingHints.VALUE_ANTIALIAS_ON);</w:t>
              </w:r>
            </w:ins>
          </w:p>
          <w:p w14:paraId="13624E3F">
            <w:pPr>
              <w:spacing w:before="0" w:after="0" w:line="240" w:lineRule="auto"/>
              <w:rPr>
                <w:ins w:id="5669" w:author="marpa" w:date="2026-10-25T23:39:20Z"/>
                <w:rFonts w:hint="default" w:ascii="Courier New" w:hAnsi="Courier New" w:eastAsia="Courier New" w:cs="Courier New"/>
                <w:color w:val="000000"/>
                <w:sz w:val="16"/>
                <w:szCs w:val="16"/>
                <w:lang w:val="es-EC"/>
              </w:rPr>
            </w:pPr>
            <w:ins w:id="5670" w:author="marpa" w:date="2026-10-25T23:39:20Z">
              <w:r>
                <w:rPr>
                  <w:rFonts w:hint="default" w:ascii="Courier New" w:hAnsi="Courier New" w:eastAsia="Courier New" w:cs="Courier New"/>
                  <w:color w:val="000000"/>
                  <w:sz w:val="16"/>
                  <w:szCs w:val="16"/>
                  <w:lang w:val="es-EC"/>
                </w:rPr>
                <w:t xml:space="preserve">            g2.setColor(color);</w:t>
              </w:r>
            </w:ins>
          </w:p>
          <w:p w14:paraId="45C219BB">
            <w:pPr>
              <w:spacing w:before="0" w:after="0" w:line="240" w:lineRule="auto"/>
              <w:rPr>
                <w:ins w:id="5671" w:author="marpa" w:date="2026-10-25T23:39:20Z"/>
                <w:rFonts w:hint="default" w:ascii="Courier New" w:hAnsi="Courier New" w:eastAsia="Courier New" w:cs="Courier New"/>
                <w:color w:val="000000"/>
                <w:sz w:val="16"/>
                <w:szCs w:val="16"/>
                <w:lang w:val="es-EC"/>
              </w:rPr>
            </w:pPr>
            <w:ins w:id="5672" w:author="marpa" w:date="2026-10-25T23:39:20Z">
              <w:r>
                <w:rPr>
                  <w:rFonts w:hint="default" w:ascii="Courier New" w:hAnsi="Courier New" w:eastAsia="Courier New" w:cs="Courier New"/>
                  <w:color w:val="000000"/>
                  <w:sz w:val="16"/>
                  <w:szCs w:val="16"/>
                  <w:lang w:val="es-EC"/>
                </w:rPr>
                <w:t xml:space="preserve">            g2.fillRoundRect(0, 0, getWidth(), getHeight(), radio, radio);</w:t>
              </w:r>
            </w:ins>
          </w:p>
          <w:p w14:paraId="729C5D9C">
            <w:pPr>
              <w:spacing w:before="0" w:after="0" w:line="240" w:lineRule="auto"/>
              <w:rPr>
                <w:ins w:id="5673" w:author="marpa" w:date="2026-10-25T23:39:20Z"/>
                <w:rFonts w:hint="default" w:ascii="Courier New" w:hAnsi="Courier New" w:eastAsia="Courier New" w:cs="Courier New"/>
                <w:color w:val="000000"/>
                <w:sz w:val="16"/>
                <w:szCs w:val="16"/>
                <w:lang w:val="es-EC"/>
              </w:rPr>
            </w:pPr>
            <w:ins w:id="5674" w:author="marpa" w:date="2026-10-25T23:39:20Z">
              <w:r>
                <w:rPr>
                  <w:rFonts w:hint="default" w:ascii="Courier New" w:hAnsi="Courier New" w:eastAsia="Courier New" w:cs="Courier New"/>
                  <w:color w:val="000000"/>
                  <w:sz w:val="16"/>
                  <w:szCs w:val="16"/>
                  <w:lang w:val="es-EC"/>
                </w:rPr>
                <w:t xml:space="preserve">            g2.dispose();</w:t>
              </w:r>
            </w:ins>
          </w:p>
          <w:p w14:paraId="06FE05FC">
            <w:pPr>
              <w:spacing w:before="0" w:after="0" w:line="240" w:lineRule="auto"/>
              <w:rPr>
                <w:ins w:id="5675" w:author="marpa" w:date="2026-10-25T23:39:20Z"/>
                <w:rFonts w:hint="default" w:ascii="Courier New" w:hAnsi="Courier New" w:eastAsia="Courier New" w:cs="Courier New"/>
                <w:color w:val="000000"/>
                <w:sz w:val="16"/>
                <w:szCs w:val="16"/>
                <w:lang w:val="es-EC"/>
              </w:rPr>
            </w:pPr>
            <w:ins w:id="5676" w:author="marpa" w:date="2026-10-25T23:39:20Z">
              <w:r>
                <w:rPr>
                  <w:rFonts w:hint="default" w:ascii="Courier New" w:hAnsi="Courier New" w:eastAsia="Courier New" w:cs="Courier New"/>
                  <w:color w:val="000000"/>
                  <w:sz w:val="16"/>
                  <w:szCs w:val="16"/>
                  <w:lang w:val="es-EC"/>
                </w:rPr>
                <w:t xml:space="preserve">            super.paintComponent(graphics);</w:t>
              </w:r>
            </w:ins>
          </w:p>
          <w:p w14:paraId="0586770C">
            <w:pPr>
              <w:spacing w:before="0" w:after="0" w:line="240" w:lineRule="auto"/>
              <w:rPr>
                <w:ins w:id="5677" w:author="marpa" w:date="2026-10-25T23:39:20Z"/>
                <w:rFonts w:hint="default" w:ascii="Courier New" w:hAnsi="Courier New" w:eastAsia="Courier New" w:cs="Courier New"/>
                <w:color w:val="000000"/>
                <w:sz w:val="16"/>
                <w:szCs w:val="16"/>
                <w:lang w:val="es-EC"/>
              </w:rPr>
            </w:pPr>
            <w:ins w:id="5678" w:author="marpa" w:date="2026-10-25T23:39:20Z">
              <w:r>
                <w:rPr>
                  <w:rFonts w:hint="default" w:ascii="Courier New" w:hAnsi="Courier New" w:eastAsia="Courier New" w:cs="Courier New"/>
                  <w:color w:val="000000"/>
                  <w:sz w:val="16"/>
                  <w:szCs w:val="16"/>
                  <w:lang w:val="es-EC"/>
                </w:rPr>
                <w:t xml:space="preserve">        }</w:t>
              </w:r>
            </w:ins>
          </w:p>
          <w:p w14:paraId="692D98E4">
            <w:pPr>
              <w:spacing w:before="0" w:after="0" w:line="240" w:lineRule="auto"/>
              <w:rPr>
                <w:ins w:id="5679" w:author="marpa" w:date="2026-10-25T23:39:20Z"/>
                <w:rFonts w:hint="default" w:ascii="Courier New" w:hAnsi="Courier New" w:eastAsia="Courier New" w:cs="Courier New"/>
                <w:color w:val="000000"/>
                <w:sz w:val="16"/>
                <w:szCs w:val="16"/>
                <w:lang w:val="es-EC"/>
              </w:rPr>
            </w:pPr>
            <w:ins w:id="5680" w:author="marpa" w:date="2026-10-25T23:39:20Z">
              <w:r>
                <w:rPr>
                  <w:rFonts w:hint="default" w:ascii="Courier New" w:hAnsi="Courier New" w:eastAsia="Courier New" w:cs="Courier New"/>
                  <w:color w:val="000000"/>
                  <w:sz w:val="16"/>
                  <w:szCs w:val="16"/>
                  <w:lang w:val="es-EC"/>
                </w:rPr>
                <w:t xml:space="preserve">    }</w:t>
              </w:r>
            </w:ins>
          </w:p>
          <w:p w14:paraId="17378C29">
            <w:pPr>
              <w:spacing w:before="0" w:after="0" w:line="240" w:lineRule="auto"/>
              <w:rPr>
                <w:ins w:id="5681" w:author="marpa" w:date="2026-10-25T23:39:20Z"/>
                <w:rFonts w:hint="default" w:ascii="Courier New" w:hAnsi="Courier New" w:eastAsia="Courier New" w:cs="Courier New"/>
                <w:color w:val="000000"/>
                <w:sz w:val="16"/>
                <w:szCs w:val="16"/>
                <w:lang w:val="es-EC"/>
              </w:rPr>
            </w:pPr>
          </w:p>
          <w:p w14:paraId="21007529">
            <w:pPr>
              <w:spacing w:before="0" w:after="0" w:line="240" w:lineRule="auto"/>
              <w:rPr>
                <w:ins w:id="5682" w:author="marpa" w:date="2026-10-25T23:39:20Z"/>
                <w:rFonts w:hint="default" w:ascii="Courier New" w:hAnsi="Courier New" w:eastAsia="Courier New" w:cs="Courier New"/>
                <w:color w:val="000000"/>
                <w:sz w:val="16"/>
                <w:szCs w:val="16"/>
                <w:lang w:val="es-EC"/>
              </w:rPr>
            </w:pPr>
            <w:ins w:id="5683" w:author="marpa" w:date="2026-10-25T23:39:20Z">
              <w:r>
                <w:rPr>
                  <w:rFonts w:hint="default" w:ascii="Courier New" w:hAnsi="Courier New" w:eastAsia="Courier New" w:cs="Courier New"/>
                  <w:color w:val="000000"/>
                  <w:sz w:val="16"/>
                  <w:szCs w:val="16"/>
                  <w:lang w:val="es-EC"/>
                </w:rPr>
                <w:t xml:space="preserve">    static class FondoDegradado extends JPanel {</w:t>
              </w:r>
            </w:ins>
          </w:p>
          <w:p w14:paraId="380583A0">
            <w:pPr>
              <w:spacing w:before="0" w:after="0" w:line="240" w:lineRule="auto"/>
              <w:rPr>
                <w:ins w:id="5684" w:author="marpa" w:date="2026-10-25T23:39:20Z"/>
                <w:rFonts w:hint="default" w:ascii="Courier New" w:hAnsi="Courier New" w:eastAsia="Courier New" w:cs="Courier New"/>
                <w:color w:val="000000"/>
                <w:sz w:val="16"/>
                <w:szCs w:val="16"/>
                <w:lang w:val="es-EC"/>
              </w:rPr>
            </w:pPr>
            <w:ins w:id="5685" w:author="marpa" w:date="2026-10-25T23:39:20Z">
              <w:r>
                <w:rPr>
                  <w:rFonts w:hint="default" w:ascii="Courier New" w:hAnsi="Courier New" w:eastAsia="Courier New" w:cs="Courier New"/>
                  <w:color w:val="000000"/>
                  <w:sz w:val="16"/>
                  <w:szCs w:val="16"/>
                  <w:lang w:val="es-EC"/>
                </w:rPr>
                <w:t xml:space="preserve">        FondoDegradado() {</w:t>
              </w:r>
            </w:ins>
          </w:p>
          <w:p w14:paraId="468FB3C7">
            <w:pPr>
              <w:spacing w:before="0" w:after="0" w:line="240" w:lineRule="auto"/>
              <w:rPr>
                <w:ins w:id="5686" w:author="marpa" w:date="2026-10-25T23:39:20Z"/>
                <w:rFonts w:hint="default" w:ascii="Courier New" w:hAnsi="Courier New" w:eastAsia="Courier New" w:cs="Courier New"/>
                <w:color w:val="000000"/>
                <w:sz w:val="16"/>
                <w:szCs w:val="16"/>
                <w:lang w:val="es-EC"/>
              </w:rPr>
            </w:pPr>
            <w:ins w:id="5687" w:author="marpa" w:date="2026-10-25T23:39:20Z">
              <w:r>
                <w:rPr>
                  <w:rFonts w:hint="default" w:ascii="Courier New" w:hAnsi="Courier New" w:eastAsia="Courier New" w:cs="Courier New"/>
                  <w:color w:val="000000"/>
                  <w:sz w:val="16"/>
                  <w:szCs w:val="16"/>
                  <w:lang w:val="es-EC"/>
                </w:rPr>
                <w:t xml:space="preserve">            setOpaque(false);</w:t>
              </w:r>
            </w:ins>
          </w:p>
          <w:p w14:paraId="524FD313">
            <w:pPr>
              <w:spacing w:before="0" w:after="0" w:line="240" w:lineRule="auto"/>
              <w:rPr>
                <w:ins w:id="5688" w:author="marpa" w:date="2026-10-25T23:39:20Z"/>
                <w:rFonts w:hint="default" w:ascii="Courier New" w:hAnsi="Courier New" w:eastAsia="Courier New" w:cs="Courier New"/>
                <w:color w:val="000000"/>
                <w:sz w:val="16"/>
                <w:szCs w:val="16"/>
                <w:lang w:val="es-EC"/>
              </w:rPr>
            </w:pPr>
            <w:ins w:id="5689" w:author="marpa" w:date="2026-10-25T23:39:20Z">
              <w:r>
                <w:rPr>
                  <w:rFonts w:hint="default" w:ascii="Courier New" w:hAnsi="Courier New" w:eastAsia="Courier New" w:cs="Courier New"/>
                  <w:color w:val="000000"/>
                  <w:sz w:val="16"/>
                  <w:szCs w:val="16"/>
                  <w:lang w:val="es-EC"/>
                </w:rPr>
                <w:t xml:space="preserve">        }</w:t>
              </w:r>
            </w:ins>
          </w:p>
          <w:p w14:paraId="1872BF33">
            <w:pPr>
              <w:spacing w:before="0" w:after="0" w:line="240" w:lineRule="auto"/>
              <w:rPr>
                <w:ins w:id="5690" w:author="marpa" w:date="2026-10-25T23:39:20Z"/>
                <w:rFonts w:hint="default" w:ascii="Courier New" w:hAnsi="Courier New" w:eastAsia="Courier New" w:cs="Courier New"/>
                <w:color w:val="000000"/>
                <w:sz w:val="16"/>
                <w:szCs w:val="16"/>
                <w:lang w:val="es-EC"/>
              </w:rPr>
            </w:pPr>
          </w:p>
          <w:p w14:paraId="1D83ED45">
            <w:pPr>
              <w:spacing w:before="0" w:after="0" w:line="240" w:lineRule="auto"/>
              <w:rPr>
                <w:ins w:id="5691" w:author="marpa" w:date="2026-10-25T23:39:20Z"/>
                <w:rFonts w:hint="default" w:ascii="Courier New" w:hAnsi="Courier New" w:eastAsia="Courier New" w:cs="Courier New"/>
                <w:color w:val="000000"/>
                <w:sz w:val="16"/>
                <w:szCs w:val="16"/>
                <w:lang w:val="es-EC"/>
              </w:rPr>
            </w:pPr>
            <w:ins w:id="5692" w:author="marpa" w:date="2026-10-25T23:39:20Z">
              <w:r>
                <w:rPr>
                  <w:rFonts w:hint="default" w:ascii="Courier New" w:hAnsi="Courier New" w:eastAsia="Courier New" w:cs="Courier New"/>
                  <w:color w:val="000000"/>
                  <w:sz w:val="16"/>
                  <w:szCs w:val="16"/>
                  <w:lang w:val="es-EC"/>
                </w:rPr>
                <w:t xml:space="preserve">        @Override</w:t>
              </w:r>
            </w:ins>
          </w:p>
          <w:p w14:paraId="646EA2C8">
            <w:pPr>
              <w:spacing w:before="0" w:after="0" w:line="240" w:lineRule="auto"/>
              <w:rPr>
                <w:ins w:id="5693" w:author="marpa" w:date="2026-10-25T23:39:20Z"/>
                <w:rFonts w:hint="default" w:ascii="Courier New" w:hAnsi="Courier New" w:eastAsia="Courier New" w:cs="Courier New"/>
                <w:color w:val="000000"/>
                <w:sz w:val="16"/>
                <w:szCs w:val="16"/>
                <w:lang w:val="es-EC"/>
              </w:rPr>
            </w:pPr>
            <w:ins w:id="5694" w:author="marpa" w:date="2026-10-25T23:39:20Z">
              <w:r>
                <w:rPr>
                  <w:rFonts w:hint="default" w:ascii="Courier New" w:hAnsi="Courier New" w:eastAsia="Courier New" w:cs="Courier New"/>
                  <w:color w:val="000000"/>
                  <w:sz w:val="16"/>
                  <w:szCs w:val="16"/>
                  <w:lang w:val="es-EC"/>
                </w:rPr>
                <w:t xml:space="preserve">        protected void paintComponent(Graphics graphics) {</w:t>
              </w:r>
            </w:ins>
          </w:p>
          <w:p w14:paraId="26675377">
            <w:pPr>
              <w:spacing w:before="0" w:after="0" w:line="240" w:lineRule="auto"/>
              <w:rPr>
                <w:ins w:id="5695" w:author="marpa" w:date="2026-10-25T23:39:20Z"/>
                <w:rFonts w:hint="default" w:ascii="Courier New" w:hAnsi="Courier New" w:eastAsia="Courier New" w:cs="Courier New"/>
                <w:color w:val="000000"/>
                <w:sz w:val="16"/>
                <w:szCs w:val="16"/>
                <w:lang w:val="es-EC"/>
              </w:rPr>
            </w:pPr>
            <w:ins w:id="5696" w:author="marpa" w:date="2026-10-25T23:39:20Z">
              <w:r>
                <w:rPr>
                  <w:rFonts w:hint="default" w:ascii="Courier New" w:hAnsi="Courier New" w:eastAsia="Courier New" w:cs="Courier New"/>
                  <w:color w:val="000000"/>
                  <w:sz w:val="16"/>
                  <w:szCs w:val="16"/>
                  <w:lang w:val="es-EC"/>
                </w:rPr>
                <w:t xml:space="preserve">            Graphics2D g2 = (Graphics2D) graphics.create();</w:t>
              </w:r>
            </w:ins>
          </w:p>
          <w:p w14:paraId="3FDA2BD6">
            <w:pPr>
              <w:spacing w:before="0" w:after="0" w:line="240" w:lineRule="auto"/>
              <w:rPr>
                <w:ins w:id="5697" w:author="marpa" w:date="2026-10-25T23:39:20Z"/>
                <w:rFonts w:hint="default" w:ascii="Courier New" w:hAnsi="Courier New" w:eastAsia="Courier New" w:cs="Courier New"/>
                <w:color w:val="000000"/>
                <w:sz w:val="16"/>
                <w:szCs w:val="16"/>
                <w:lang w:val="es-EC"/>
              </w:rPr>
            </w:pPr>
            <w:ins w:id="5698" w:author="marpa" w:date="2026-10-25T23:39:20Z">
              <w:r>
                <w:rPr>
                  <w:rFonts w:hint="default" w:ascii="Courier New" w:hAnsi="Courier New" w:eastAsia="Courier New" w:cs="Courier New"/>
                  <w:color w:val="000000"/>
                  <w:sz w:val="16"/>
                  <w:szCs w:val="16"/>
                  <w:lang w:val="es-EC"/>
                </w:rPr>
                <w:t xml:space="preserve">            g2.setRenderingHint(RenderingHints.KEY_RENDERING,</w:t>
              </w:r>
            </w:ins>
          </w:p>
          <w:p w14:paraId="32DFD6D9">
            <w:pPr>
              <w:spacing w:before="0" w:after="0" w:line="240" w:lineRule="auto"/>
              <w:rPr>
                <w:ins w:id="5699" w:author="marpa" w:date="2026-10-25T23:39:20Z"/>
                <w:rFonts w:hint="default" w:ascii="Courier New" w:hAnsi="Courier New" w:eastAsia="Courier New" w:cs="Courier New"/>
                <w:color w:val="000000"/>
                <w:sz w:val="16"/>
                <w:szCs w:val="16"/>
                <w:lang w:val="es-EC"/>
              </w:rPr>
            </w:pPr>
            <w:ins w:id="5700" w:author="marpa" w:date="2026-10-25T23:39:20Z">
              <w:r>
                <w:rPr>
                  <w:rFonts w:hint="default" w:ascii="Courier New" w:hAnsi="Courier New" w:eastAsia="Courier New" w:cs="Courier New"/>
                  <w:color w:val="000000"/>
                  <w:sz w:val="16"/>
                  <w:szCs w:val="16"/>
                  <w:lang w:val="es-EC"/>
                </w:rPr>
                <w:t xml:space="preserve">                    RenderingHints.VALUE_RENDER_QUALITY);</w:t>
              </w:r>
            </w:ins>
          </w:p>
          <w:p w14:paraId="7AE8D27E">
            <w:pPr>
              <w:spacing w:before="0" w:after="0" w:line="240" w:lineRule="auto"/>
              <w:rPr>
                <w:ins w:id="5701" w:author="marpa" w:date="2026-10-25T23:39:20Z"/>
                <w:rFonts w:hint="default" w:ascii="Courier New" w:hAnsi="Courier New" w:eastAsia="Courier New" w:cs="Courier New"/>
                <w:color w:val="000000"/>
                <w:sz w:val="16"/>
                <w:szCs w:val="16"/>
                <w:lang w:val="es-EC"/>
              </w:rPr>
            </w:pPr>
            <w:ins w:id="5702" w:author="marpa" w:date="2026-10-25T23:39:20Z">
              <w:r>
                <w:rPr>
                  <w:rFonts w:hint="default" w:ascii="Courier New" w:hAnsi="Courier New" w:eastAsia="Courier New" w:cs="Courier New"/>
                  <w:color w:val="000000"/>
                  <w:sz w:val="16"/>
                  <w:szCs w:val="16"/>
                  <w:lang w:val="es-EC"/>
                </w:rPr>
                <w:t xml:space="preserve">            g2.setPaint(new GradientPaint(0, 0, FONDO_INICIO,</w:t>
              </w:r>
            </w:ins>
          </w:p>
          <w:p w14:paraId="0E8EE0B4">
            <w:pPr>
              <w:spacing w:before="0" w:after="0" w:line="240" w:lineRule="auto"/>
              <w:rPr>
                <w:ins w:id="5703" w:author="marpa" w:date="2026-10-25T23:39:20Z"/>
                <w:rFonts w:hint="default" w:ascii="Courier New" w:hAnsi="Courier New" w:eastAsia="Courier New" w:cs="Courier New"/>
                <w:color w:val="000000"/>
                <w:sz w:val="16"/>
                <w:szCs w:val="16"/>
                <w:lang w:val="es-EC"/>
              </w:rPr>
            </w:pPr>
            <w:ins w:id="5704" w:author="marpa" w:date="2026-10-25T23:39:20Z">
              <w:r>
                <w:rPr>
                  <w:rFonts w:hint="default" w:ascii="Courier New" w:hAnsi="Courier New" w:eastAsia="Courier New" w:cs="Courier New"/>
                  <w:color w:val="000000"/>
                  <w:sz w:val="16"/>
                  <w:szCs w:val="16"/>
                  <w:lang w:val="es-EC"/>
                </w:rPr>
                <w:t xml:space="preserve">                    getWidth(), getHeight(), FONDO_FIN));</w:t>
              </w:r>
            </w:ins>
          </w:p>
          <w:p w14:paraId="5C579901">
            <w:pPr>
              <w:spacing w:before="0" w:after="0" w:line="240" w:lineRule="auto"/>
              <w:rPr>
                <w:ins w:id="5705" w:author="marpa" w:date="2026-10-25T23:39:20Z"/>
                <w:rFonts w:hint="default" w:ascii="Courier New" w:hAnsi="Courier New" w:eastAsia="Courier New" w:cs="Courier New"/>
                <w:color w:val="000000"/>
                <w:sz w:val="16"/>
                <w:szCs w:val="16"/>
                <w:lang w:val="es-EC"/>
              </w:rPr>
            </w:pPr>
            <w:ins w:id="5706" w:author="marpa" w:date="2026-10-25T23:39:20Z">
              <w:r>
                <w:rPr>
                  <w:rFonts w:hint="default" w:ascii="Courier New" w:hAnsi="Courier New" w:eastAsia="Courier New" w:cs="Courier New"/>
                  <w:color w:val="000000"/>
                  <w:sz w:val="16"/>
                  <w:szCs w:val="16"/>
                  <w:lang w:val="es-EC"/>
                </w:rPr>
                <w:t xml:space="preserve">            g2.fillRect(0, 0, getWidth(), getHeight());</w:t>
              </w:r>
            </w:ins>
          </w:p>
          <w:p w14:paraId="0A7F2174">
            <w:pPr>
              <w:spacing w:before="0" w:after="0" w:line="240" w:lineRule="auto"/>
              <w:rPr>
                <w:ins w:id="5707" w:author="marpa" w:date="2026-10-25T23:39:20Z"/>
                <w:rFonts w:hint="default" w:ascii="Courier New" w:hAnsi="Courier New" w:eastAsia="Courier New" w:cs="Courier New"/>
                <w:color w:val="000000"/>
                <w:sz w:val="16"/>
                <w:szCs w:val="16"/>
                <w:lang w:val="es-EC"/>
              </w:rPr>
            </w:pPr>
            <w:ins w:id="5708" w:author="marpa" w:date="2026-10-25T23:39:20Z">
              <w:r>
                <w:rPr>
                  <w:rFonts w:hint="default" w:ascii="Courier New" w:hAnsi="Courier New" w:eastAsia="Courier New" w:cs="Courier New"/>
                  <w:color w:val="000000"/>
                  <w:sz w:val="16"/>
                  <w:szCs w:val="16"/>
                  <w:lang w:val="es-EC"/>
                </w:rPr>
                <w:t xml:space="preserve">            g2.setColor(new Color(255, 255, 255, 42));</w:t>
              </w:r>
            </w:ins>
          </w:p>
          <w:p w14:paraId="3B7B292F">
            <w:pPr>
              <w:spacing w:before="0" w:after="0" w:line="240" w:lineRule="auto"/>
              <w:rPr>
                <w:ins w:id="5709" w:author="marpa" w:date="2026-10-25T23:39:20Z"/>
                <w:rFonts w:hint="default" w:ascii="Courier New" w:hAnsi="Courier New" w:eastAsia="Courier New" w:cs="Courier New"/>
                <w:color w:val="000000"/>
                <w:sz w:val="16"/>
                <w:szCs w:val="16"/>
                <w:lang w:val="es-EC"/>
              </w:rPr>
            </w:pPr>
            <w:ins w:id="5710" w:author="marpa" w:date="2026-10-25T23:39:20Z">
              <w:r>
                <w:rPr>
                  <w:rFonts w:hint="default" w:ascii="Courier New" w:hAnsi="Courier New" w:eastAsia="Courier New" w:cs="Courier New"/>
                  <w:color w:val="000000"/>
                  <w:sz w:val="16"/>
                  <w:szCs w:val="16"/>
                  <w:lang w:val="es-EC"/>
                </w:rPr>
                <w:t xml:space="preserve">            g2.fillOval(-110, -100, 320, 320);</w:t>
              </w:r>
            </w:ins>
          </w:p>
          <w:p w14:paraId="0963CA1F">
            <w:pPr>
              <w:spacing w:before="0" w:after="0" w:line="240" w:lineRule="auto"/>
              <w:rPr>
                <w:ins w:id="5711" w:author="marpa" w:date="2026-10-25T23:39:20Z"/>
                <w:rFonts w:hint="default" w:ascii="Courier New" w:hAnsi="Courier New" w:eastAsia="Courier New" w:cs="Courier New"/>
                <w:color w:val="000000"/>
                <w:sz w:val="16"/>
                <w:szCs w:val="16"/>
                <w:lang w:val="es-EC"/>
              </w:rPr>
            </w:pPr>
            <w:ins w:id="5712" w:author="marpa" w:date="2026-10-25T23:39:20Z">
              <w:r>
                <w:rPr>
                  <w:rFonts w:hint="default" w:ascii="Courier New" w:hAnsi="Courier New" w:eastAsia="Courier New" w:cs="Courier New"/>
                  <w:color w:val="000000"/>
                  <w:sz w:val="16"/>
                  <w:szCs w:val="16"/>
                  <w:lang w:val="es-EC"/>
                </w:rPr>
                <w:t xml:space="preserve">            g2.fillOval(getWidth() - 200, getHeight() - 175, 310, 310);</w:t>
              </w:r>
            </w:ins>
          </w:p>
          <w:p w14:paraId="7E911233">
            <w:pPr>
              <w:spacing w:before="0" w:after="0" w:line="240" w:lineRule="auto"/>
              <w:rPr>
                <w:ins w:id="5713" w:author="marpa" w:date="2026-10-25T23:39:20Z"/>
                <w:rFonts w:hint="default" w:ascii="Courier New" w:hAnsi="Courier New" w:eastAsia="Courier New" w:cs="Courier New"/>
                <w:color w:val="000000"/>
                <w:sz w:val="16"/>
                <w:szCs w:val="16"/>
                <w:lang w:val="es-EC"/>
              </w:rPr>
            </w:pPr>
            <w:ins w:id="5714" w:author="marpa" w:date="2026-10-25T23:39:20Z">
              <w:r>
                <w:rPr>
                  <w:rFonts w:hint="default" w:ascii="Courier New" w:hAnsi="Courier New" w:eastAsia="Courier New" w:cs="Courier New"/>
                  <w:color w:val="000000"/>
                  <w:sz w:val="16"/>
                  <w:szCs w:val="16"/>
                  <w:lang w:val="es-EC"/>
                </w:rPr>
                <w:t xml:space="preserve">            g2.setColor(new Color(34, 147, 235, 28));</w:t>
              </w:r>
            </w:ins>
          </w:p>
          <w:p w14:paraId="2A1A0F40">
            <w:pPr>
              <w:spacing w:before="0" w:after="0" w:line="240" w:lineRule="auto"/>
              <w:rPr>
                <w:ins w:id="5715" w:author="marpa" w:date="2026-10-25T23:39:20Z"/>
                <w:rFonts w:hint="default" w:ascii="Courier New" w:hAnsi="Courier New" w:eastAsia="Courier New" w:cs="Courier New"/>
                <w:color w:val="000000"/>
                <w:sz w:val="16"/>
                <w:szCs w:val="16"/>
                <w:lang w:val="es-EC"/>
              </w:rPr>
            </w:pPr>
            <w:ins w:id="5716" w:author="marpa" w:date="2026-10-25T23:39:20Z">
              <w:r>
                <w:rPr>
                  <w:rFonts w:hint="default" w:ascii="Courier New" w:hAnsi="Courier New" w:eastAsia="Courier New" w:cs="Courier New"/>
                  <w:color w:val="000000"/>
                  <w:sz w:val="16"/>
                  <w:szCs w:val="16"/>
                  <w:lang w:val="es-EC"/>
                </w:rPr>
                <w:t xml:space="preserve">            g2.fillOval(getWidth() - 250, -75, 250, 250);</w:t>
              </w:r>
            </w:ins>
          </w:p>
          <w:p w14:paraId="51841174">
            <w:pPr>
              <w:spacing w:before="0" w:after="0" w:line="240" w:lineRule="auto"/>
              <w:rPr>
                <w:ins w:id="5717" w:author="marpa" w:date="2026-10-25T23:39:20Z"/>
                <w:rFonts w:hint="default" w:ascii="Courier New" w:hAnsi="Courier New" w:eastAsia="Courier New" w:cs="Courier New"/>
                <w:color w:val="000000"/>
                <w:sz w:val="16"/>
                <w:szCs w:val="16"/>
                <w:lang w:val="es-EC"/>
              </w:rPr>
            </w:pPr>
            <w:ins w:id="5718" w:author="marpa" w:date="2026-10-25T23:39:20Z">
              <w:r>
                <w:rPr>
                  <w:rFonts w:hint="default" w:ascii="Courier New" w:hAnsi="Courier New" w:eastAsia="Courier New" w:cs="Courier New"/>
                  <w:color w:val="000000"/>
                  <w:sz w:val="16"/>
                  <w:szCs w:val="16"/>
                  <w:lang w:val="es-EC"/>
                </w:rPr>
                <w:t xml:space="preserve">            g2.dispose();</w:t>
              </w:r>
            </w:ins>
          </w:p>
          <w:p w14:paraId="7D20455A">
            <w:pPr>
              <w:spacing w:before="0" w:after="0" w:line="240" w:lineRule="auto"/>
              <w:rPr>
                <w:ins w:id="5719" w:author="marpa" w:date="2026-10-25T23:39:20Z"/>
                <w:rFonts w:hint="default" w:ascii="Courier New" w:hAnsi="Courier New" w:eastAsia="Courier New" w:cs="Courier New"/>
                <w:color w:val="000000"/>
                <w:sz w:val="16"/>
                <w:szCs w:val="16"/>
                <w:lang w:val="es-EC"/>
              </w:rPr>
            </w:pPr>
            <w:ins w:id="5720" w:author="marpa" w:date="2026-10-25T23:39:20Z">
              <w:r>
                <w:rPr>
                  <w:rFonts w:hint="default" w:ascii="Courier New" w:hAnsi="Courier New" w:eastAsia="Courier New" w:cs="Courier New"/>
                  <w:color w:val="000000"/>
                  <w:sz w:val="16"/>
                  <w:szCs w:val="16"/>
                  <w:lang w:val="es-EC"/>
                </w:rPr>
                <w:t xml:space="preserve">            super.paintComponent(graphics);</w:t>
              </w:r>
            </w:ins>
          </w:p>
          <w:p w14:paraId="047383B2">
            <w:pPr>
              <w:spacing w:before="0" w:after="0" w:line="240" w:lineRule="auto"/>
              <w:rPr>
                <w:ins w:id="5721" w:author="marpa" w:date="2026-10-25T23:39:20Z"/>
                <w:rFonts w:hint="default" w:ascii="Courier New" w:hAnsi="Courier New" w:eastAsia="Courier New" w:cs="Courier New"/>
                <w:color w:val="000000"/>
                <w:sz w:val="16"/>
                <w:szCs w:val="16"/>
                <w:lang w:val="es-EC"/>
              </w:rPr>
            </w:pPr>
            <w:ins w:id="5722" w:author="marpa" w:date="2026-10-25T23:39:20Z">
              <w:r>
                <w:rPr>
                  <w:rFonts w:hint="default" w:ascii="Courier New" w:hAnsi="Courier New" w:eastAsia="Courier New" w:cs="Courier New"/>
                  <w:color w:val="000000"/>
                  <w:sz w:val="16"/>
                  <w:szCs w:val="16"/>
                  <w:lang w:val="es-EC"/>
                </w:rPr>
                <w:t xml:space="preserve">        }</w:t>
              </w:r>
            </w:ins>
          </w:p>
          <w:p w14:paraId="57F7322D">
            <w:pPr>
              <w:spacing w:before="0" w:after="0" w:line="240" w:lineRule="auto"/>
              <w:rPr>
                <w:ins w:id="5723" w:author="marpa" w:date="2026-10-25T23:39:20Z"/>
                <w:rFonts w:hint="default" w:ascii="Courier New" w:hAnsi="Courier New" w:eastAsia="Courier New" w:cs="Courier New"/>
                <w:color w:val="000000"/>
                <w:sz w:val="16"/>
                <w:szCs w:val="16"/>
                <w:lang w:val="es-EC"/>
              </w:rPr>
            </w:pPr>
            <w:ins w:id="5724" w:author="marpa" w:date="2026-10-25T23:39:20Z">
              <w:r>
                <w:rPr>
                  <w:rFonts w:hint="default" w:ascii="Courier New" w:hAnsi="Courier New" w:eastAsia="Courier New" w:cs="Courier New"/>
                  <w:color w:val="000000"/>
                  <w:sz w:val="16"/>
                  <w:szCs w:val="16"/>
                  <w:lang w:val="es-EC"/>
                </w:rPr>
                <w:t xml:space="preserve">    }</w:t>
              </w:r>
            </w:ins>
          </w:p>
          <w:p w14:paraId="74D995D3">
            <w:pPr>
              <w:spacing w:before="0" w:after="0" w:line="240" w:lineRule="auto"/>
              <w:rPr>
                <w:ins w:id="5725" w:author="marpa" w:date="2026-10-25T23:39:20Z"/>
                <w:rFonts w:hint="default" w:ascii="Courier New" w:hAnsi="Courier New" w:eastAsia="Courier New" w:cs="Courier New"/>
                <w:color w:val="000000"/>
                <w:sz w:val="16"/>
                <w:szCs w:val="16"/>
                <w:lang w:val="es-EC"/>
              </w:rPr>
            </w:pPr>
          </w:p>
          <w:p w14:paraId="46250C83">
            <w:pPr>
              <w:spacing w:before="0" w:after="0" w:line="240" w:lineRule="auto"/>
              <w:rPr>
                <w:ins w:id="5726" w:author="marpa" w:date="2026-10-25T23:39:20Z"/>
                <w:rFonts w:hint="default" w:ascii="Courier New" w:hAnsi="Courier New" w:eastAsia="Courier New" w:cs="Courier New"/>
                <w:color w:val="000000"/>
                <w:sz w:val="16"/>
                <w:szCs w:val="16"/>
                <w:lang w:val="es-EC"/>
              </w:rPr>
            </w:pPr>
            <w:ins w:id="5727" w:author="marpa" w:date="2026-10-25T23:39:20Z">
              <w:r>
                <w:rPr>
                  <w:rFonts w:hint="default" w:ascii="Courier New" w:hAnsi="Courier New" w:eastAsia="Courier New" w:cs="Courier New"/>
                  <w:color w:val="000000"/>
                  <w:sz w:val="16"/>
                  <w:szCs w:val="16"/>
                  <w:lang w:val="es-EC"/>
                </w:rPr>
                <w:t xml:space="preserve">    private static class RoundedButton extends JButton {</w:t>
              </w:r>
            </w:ins>
          </w:p>
          <w:p w14:paraId="233EFB61">
            <w:pPr>
              <w:spacing w:before="0" w:after="0" w:line="240" w:lineRule="auto"/>
              <w:rPr>
                <w:ins w:id="5728" w:author="marpa" w:date="2026-10-25T23:39:20Z"/>
                <w:rFonts w:hint="default" w:ascii="Courier New" w:hAnsi="Courier New" w:eastAsia="Courier New" w:cs="Courier New"/>
                <w:color w:val="000000"/>
                <w:sz w:val="16"/>
                <w:szCs w:val="16"/>
                <w:lang w:val="es-EC"/>
              </w:rPr>
            </w:pPr>
            <w:ins w:id="5729" w:author="marpa" w:date="2026-10-25T23:39:20Z">
              <w:r>
                <w:rPr>
                  <w:rFonts w:hint="default" w:ascii="Courier New" w:hAnsi="Courier New" w:eastAsia="Courier New" w:cs="Courier New"/>
                  <w:color w:val="000000"/>
                  <w:sz w:val="16"/>
                  <w:szCs w:val="16"/>
                  <w:lang w:val="es-EC"/>
                </w:rPr>
                <w:t xml:space="preserve">        private final Color fondo;</w:t>
              </w:r>
            </w:ins>
          </w:p>
          <w:p w14:paraId="4B6F4F60">
            <w:pPr>
              <w:spacing w:before="0" w:after="0" w:line="240" w:lineRule="auto"/>
              <w:rPr>
                <w:ins w:id="5730" w:author="marpa" w:date="2026-10-25T23:39:20Z"/>
                <w:rFonts w:hint="default" w:ascii="Courier New" w:hAnsi="Courier New" w:eastAsia="Courier New" w:cs="Courier New"/>
                <w:color w:val="000000"/>
                <w:sz w:val="16"/>
                <w:szCs w:val="16"/>
                <w:lang w:val="es-EC"/>
              </w:rPr>
            </w:pPr>
            <w:ins w:id="5731" w:author="marpa" w:date="2026-10-25T23:39:20Z">
              <w:r>
                <w:rPr>
                  <w:rFonts w:hint="default" w:ascii="Courier New" w:hAnsi="Courier New" w:eastAsia="Courier New" w:cs="Courier New"/>
                  <w:color w:val="000000"/>
                  <w:sz w:val="16"/>
                  <w:szCs w:val="16"/>
                  <w:lang w:val="es-EC"/>
                </w:rPr>
                <w:t xml:space="preserve">        private final boolean contorno;</w:t>
              </w:r>
            </w:ins>
          </w:p>
          <w:p w14:paraId="7FF69D56">
            <w:pPr>
              <w:spacing w:before="0" w:after="0" w:line="240" w:lineRule="auto"/>
              <w:rPr>
                <w:ins w:id="5732" w:author="marpa" w:date="2026-10-25T23:39:20Z"/>
                <w:rFonts w:hint="default" w:ascii="Courier New" w:hAnsi="Courier New" w:eastAsia="Courier New" w:cs="Courier New"/>
                <w:color w:val="000000"/>
                <w:sz w:val="16"/>
                <w:szCs w:val="16"/>
                <w:lang w:val="es-EC"/>
              </w:rPr>
            </w:pPr>
          </w:p>
          <w:p w14:paraId="00DA8201">
            <w:pPr>
              <w:spacing w:before="0" w:after="0" w:line="240" w:lineRule="auto"/>
              <w:rPr>
                <w:ins w:id="5733" w:author="marpa" w:date="2026-10-25T23:39:20Z"/>
                <w:rFonts w:hint="default" w:ascii="Courier New" w:hAnsi="Courier New" w:eastAsia="Courier New" w:cs="Courier New"/>
                <w:color w:val="000000"/>
                <w:sz w:val="16"/>
                <w:szCs w:val="16"/>
                <w:lang w:val="es-EC"/>
              </w:rPr>
            </w:pPr>
            <w:ins w:id="5734" w:author="marpa" w:date="2026-10-25T23:39:20Z">
              <w:r>
                <w:rPr>
                  <w:rFonts w:hint="default" w:ascii="Courier New" w:hAnsi="Courier New" w:eastAsia="Courier New" w:cs="Courier New"/>
                  <w:color w:val="000000"/>
                  <w:sz w:val="16"/>
                  <w:szCs w:val="16"/>
                  <w:lang w:val="es-EC"/>
                </w:rPr>
                <w:t xml:space="preserve">        RoundedButton(String textoBoton, Color fondo, Color texto, boolean contorno) {</w:t>
              </w:r>
            </w:ins>
          </w:p>
          <w:p w14:paraId="1DF26309">
            <w:pPr>
              <w:spacing w:before="0" w:after="0" w:line="240" w:lineRule="auto"/>
              <w:rPr>
                <w:ins w:id="5735" w:author="marpa" w:date="2026-10-25T23:39:20Z"/>
                <w:rFonts w:hint="default" w:ascii="Courier New" w:hAnsi="Courier New" w:eastAsia="Courier New" w:cs="Courier New"/>
                <w:color w:val="000000"/>
                <w:sz w:val="16"/>
                <w:szCs w:val="16"/>
                <w:lang w:val="es-EC"/>
              </w:rPr>
            </w:pPr>
            <w:ins w:id="5736" w:author="marpa" w:date="2026-10-25T23:39:20Z">
              <w:r>
                <w:rPr>
                  <w:rFonts w:hint="default" w:ascii="Courier New" w:hAnsi="Courier New" w:eastAsia="Courier New" w:cs="Courier New"/>
                  <w:color w:val="000000"/>
                  <w:sz w:val="16"/>
                  <w:szCs w:val="16"/>
                  <w:lang w:val="es-EC"/>
                </w:rPr>
                <w:t xml:space="preserve">            super(textoBoton);</w:t>
              </w:r>
            </w:ins>
          </w:p>
          <w:p w14:paraId="5A216136">
            <w:pPr>
              <w:spacing w:before="0" w:after="0" w:line="240" w:lineRule="auto"/>
              <w:rPr>
                <w:ins w:id="5737" w:author="marpa" w:date="2026-10-25T23:39:20Z"/>
                <w:rFonts w:hint="default" w:ascii="Courier New" w:hAnsi="Courier New" w:eastAsia="Courier New" w:cs="Courier New"/>
                <w:color w:val="000000"/>
                <w:sz w:val="16"/>
                <w:szCs w:val="16"/>
                <w:lang w:val="es-EC"/>
              </w:rPr>
            </w:pPr>
            <w:ins w:id="5738" w:author="marpa" w:date="2026-10-25T23:39:20Z">
              <w:r>
                <w:rPr>
                  <w:rFonts w:hint="default" w:ascii="Courier New" w:hAnsi="Courier New" w:eastAsia="Courier New" w:cs="Courier New"/>
                  <w:color w:val="000000"/>
                  <w:sz w:val="16"/>
                  <w:szCs w:val="16"/>
                  <w:lang w:val="es-EC"/>
                </w:rPr>
                <w:t xml:space="preserve">            this.fondo = fondo;</w:t>
              </w:r>
            </w:ins>
          </w:p>
          <w:p w14:paraId="0829AC87">
            <w:pPr>
              <w:spacing w:before="0" w:after="0" w:line="240" w:lineRule="auto"/>
              <w:rPr>
                <w:ins w:id="5739" w:author="marpa" w:date="2026-10-25T23:39:20Z"/>
                <w:rFonts w:hint="default" w:ascii="Courier New" w:hAnsi="Courier New" w:eastAsia="Courier New" w:cs="Courier New"/>
                <w:color w:val="000000"/>
                <w:sz w:val="16"/>
                <w:szCs w:val="16"/>
                <w:lang w:val="es-EC"/>
              </w:rPr>
            </w:pPr>
            <w:ins w:id="5740" w:author="marpa" w:date="2026-10-25T23:39:20Z">
              <w:r>
                <w:rPr>
                  <w:rFonts w:hint="default" w:ascii="Courier New" w:hAnsi="Courier New" w:eastAsia="Courier New" w:cs="Courier New"/>
                  <w:color w:val="000000"/>
                  <w:sz w:val="16"/>
                  <w:szCs w:val="16"/>
                  <w:lang w:val="es-EC"/>
                </w:rPr>
                <w:t xml:space="preserve">            this.contorno = contorno;</w:t>
              </w:r>
            </w:ins>
          </w:p>
          <w:p w14:paraId="2F81276B">
            <w:pPr>
              <w:spacing w:before="0" w:after="0" w:line="240" w:lineRule="auto"/>
              <w:rPr>
                <w:ins w:id="5741" w:author="marpa" w:date="2026-10-25T23:39:20Z"/>
                <w:rFonts w:hint="default" w:ascii="Courier New" w:hAnsi="Courier New" w:eastAsia="Courier New" w:cs="Courier New"/>
                <w:color w:val="000000"/>
                <w:sz w:val="16"/>
                <w:szCs w:val="16"/>
                <w:lang w:val="es-EC"/>
              </w:rPr>
            </w:pPr>
            <w:ins w:id="5742" w:author="marpa" w:date="2026-10-25T23:39:20Z">
              <w:r>
                <w:rPr>
                  <w:rFonts w:hint="default" w:ascii="Courier New" w:hAnsi="Courier New" w:eastAsia="Courier New" w:cs="Courier New"/>
                  <w:color w:val="000000"/>
                  <w:sz w:val="16"/>
                  <w:szCs w:val="16"/>
                  <w:lang w:val="es-EC"/>
                </w:rPr>
                <w:t xml:space="preserve">            setFont(new Font("Segoe UI", Font.BOLD, 15));</w:t>
              </w:r>
            </w:ins>
          </w:p>
          <w:p w14:paraId="3492401E">
            <w:pPr>
              <w:spacing w:before="0" w:after="0" w:line="240" w:lineRule="auto"/>
              <w:rPr>
                <w:ins w:id="5743" w:author="marpa" w:date="2026-10-25T23:39:20Z"/>
                <w:rFonts w:hint="default" w:ascii="Courier New" w:hAnsi="Courier New" w:eastAsia="Courier New" w:cs="Courier New"/>
                <w:color w:val="000000"/>
                <w:sz w:val="16"/>
                <w:szCs w:val="16"/>
                <w:lang w:val="es-EC"/>
              </w:rPr>
            </w:pPr>
            <w:ins w:id="5744" w:author="marpa" w:date="2026-10-25T23:39:20Z">
              <w:r>
                <w:rPr>
                  <w:rFonts w:hint="default" w:ascii="Courier New" w:hAnsi="Courier New" w:eastAsia="Courier New" w:cs="Courier New"/>
                  <w:color w:val="000000"/>
                  <w:sz w:val="16"/>
                  <w:szCs w:val="16"/>
                  <w:lang w:val="es-EC"/>
                </w:rPr>
                <w:t xml:space="preserve">            setForeground(texto);</w:t>
              </w:r>
            </w:ins>
          </w:p>
          <w:p w14:paraId="238469C0">
            <w:pPr>
              <w:spacing w:before="0" w:after="0" w:line="240" w:lineRule="auto"/>
              <w:rPr>
                <w:ins w:id="5745" w:author="marpa" w:date="2026-10-25T23:39:20Z"/>
                <w:rFonts w:hint="default" w:ascii="Courier New" w:hAnsi="Courier New" w:eastAsia="Courier New" w:cs="Courier New"/>
                <w:color w:val="000000"/>
                <w:sz w:val="16"/>
                <w:szCs w:val="16"/>
                <w:lang w:val="es-EC"/>
              </w:rPr>
            </w:pPr>
            <w:ins w:id="5746" w:author="marpa" w:date="2026-10-25T23:39:20Z">
              <w:r>
                <w:rPr>
                  <w:rFonts w:hint="default" w:ascii="Courier New" w:hAnsi="Courier New" w:eastAsia="Courier New" w:cs="Courier New"/>
                  <w:color w:val="000000"/>
                  <w:sz w:val="16"/>
                  <w:szCs w:val="16"/>
                  <w:lang w:val="es-EC"/>
                </w:rPr>
                <w:t xml:space="preserve">            setFocusPainted(false);</w:t>
              </w:r>
            </w:ins>
          </w:p>
          <w:p w14:paraId="795AC1F0">
            <w:pPr>
              <w:spacing w:before="0" w:after="0" w:line="240" w:lineRule="auto"/>
              <w:rPr>
                <w:ins w:id="5747" w:author="marpa" w:date="2026-10-25T23:39:20Z"/>
                <w:rFonts w:hint="default" w:ascii="Courier New" w:hAnsi="Courier New" w:eastAsia="Courier New" w:cs="Courier New"/>
                <w:color w:val="000000"/>
                <w:sz w:val="16"/>
                <w:szCs w:val="16"/>
                <w:lang w:val="es-EC"/>
              </w:rPr>
            </w:pPr>
            <w:ins w:id="5748" w:author="marpa" w:date="2026-10-25T23:39:20Z">
              <w:r>
                <w:rPr>
                  <w:rFonts w:hint="default" w:ascii="Courier New" w:hAnsi="Courier New" w:eastAsia="Courier New" w:cs="Courier New"/>
                  <w:color w:val="000000"/>
                  <w:sz w:val="16"/>
                  <w:szCs w:val="16"/>
                  <w:lang w:val="es-EC"/>
                </w:rPr>
                <w:t xml:space="preserve">            setBorderPainted(false);</w:t>
              </w:r>
            </w:ins>
          </w:p>
          <w:p w14:paraId="14C848A6">
            <w:pPr>
              <w:spacing w:before="0" w:after="0" w:line="240" w:lineRule="auto"/>
              <w:rPr>
                <w:ins w:id="5749" w:author="marpa" w:date="2026-10-25T23:39:20Z"/>
                <w:rFonts w:hint="default" w:ascii="Courier New" w:hAnsi="Courier New" w:eastAsia="Courier New" w:cs="Courier New"/>
                <w:color w:val="000000"/>
                <w:sz w:val="16"/>
                <w:szCs w:val="16"/>
                <w:lang w:val="es-EC"/>
              </w:rPr>
            </w:pPr>
            <w:ins w:id="5750" w:author="marpa" w:date="2026-10-25T23:39:20Z">
              <w:r>
                <w:rPr>
                  <w:rFonts w:hint="default" w:ascii="Courier New" w:hAnsi="Courier New" w:eastAsia="Courier New" w:cs="Courier New"/>
                  <w:color w:val="000000"/>
                  <w:sz w:val="16"/>
                  <w:szCs w:val="16"/>
                  <w:lang w:val="es-EC"/>
                </w:rPr>
                <w:t xml:space="preserve">            setContentAreaFilled(false);</w:t>
              </w:r>
            </w:ins>
          </w:p>
          <w:p w14:paraId="09D0F21F">
            <w:pPr>
              <w:spacing w:before="0" w:after="0" w:line="240" w:lineRule="auto"/>
              <w:rPr>
                <w:ins w:id="5751" w:author="marpa" w:date="2026-10-25T23:39:20Z"/>
                <w:rFonts w:hint="default" w:ascii="Courier New" w:hAnsi="Courier New" w:eastAsia="Courier New" w:cs="Courier New"/>
                <w:color w:val="000000"/>
                <w:sz w:val="16"/>
                <w:szCs w:val="16"/>
                <w:lang w:val="es-EC"/>
              </w:rPr>
            </w:pPr>
            <w:ins w:id="5752" w:author="marpa" w:date="2026-10-25T23:39:20Z">
              <w:r>
                <w:rPr>
                  <w:rFonts w:hint="default" w:ascii="Courier New" w:hAnsi="Courier New" w:eastAsia="Courier New" w:cs="Courier New"/>
                  <w:color w:val="000000"/>
                  <w:sz w:val="16"/>
                  <w:szCs w:val="16"/>
                  <w:lang w:val="es-EC"/>
                </w:rPr>
                <w:t xml:space="preserve">            setCursor(Cursor.getPredefinedCursor(Cursor.HAND_CURSOR));</w:t>
              </w:r>
            </w:ins>
          </w:p>
          <w:p w14:paraId="102248C6">
            <w:pPr>
              <w:spacing w:before="0" w:after="0" w:line="240" w:lineRule="auto"/>
              <w:rPr>
                <w:ins w:id="5753" w:author="marpa" w:date="2026-10-25T23:39:20Z"/>
                <w:rFonts w:hint="default" w:ascii="Courier New" w:hAnsi="Courier New" w:eastAsia="Courier New" w:cs="Courier New"/>
                <w:color w:val="000000"/>
                <w:sz w:val="16"/>
                <w:szCs w:val="16"/>
                <w:lang w:val="es-EC"/>
              </w:rPr>
            </w:pPr>
            <w:ins w:id="5754" w:author="marpa" w:date="2026-10-25T23:39:20Z">
              <w:r>
                <w:rPr>
                  <w:rFonts w:hint="default" w:ascii="Courier New" w:hAnsi="Courier New" w:eastAsia="Courier New" w:cs="Courier New"/>
                  <w:color w:val="000000"/>
                  <w:sz w:val="16"/>
                  <w:szCs w:val="16"/>
                  <w:lang w:val="es-EC"/>
                </w:rPr>
                <w:t xml:space="preserve">            setPreferredSize(new java.awt.Dimension(160, 43));</w:t>
              </w:r>
            </w:ins>
          </w:p>
          <w:p w14:paraId="1AC678D9">
            <w:pPr>
              <w:spacing w:before="0" w:after="0" w:line="240" w:lineRule="auto"/>
              <w:rPr>
                <w:ins w:id="5755" w:author="marpa" w:date="2026-10-25T23:39:20Z"/>
                <w:rFonts w:hint="default" w:ascii="Courier New" w:hAnsi="Courier New" w:eastAsia="Courier New" w:cs="Courier New"/>
                <w:color w:val="000000"/>
                <w:sz w:val="16"/>
                <w:szCs w:val="16"/>
                <w:lang w:val="es-EC"/>
              </w:rPr>
            </w:pPr>
            <w:ins w:id="5756" w:author="marpa" w:date="2026-10-25T23:39:20Z">
              <w:r>
                <w:rPr>
                  <w:rFonts w:hint="default" w:ascii="Courier New" w:hAnsi="Courier New" w:eastAsia="Courier New" w:cs="Courier New"/>
                  <w:color w:val="000000"/>
                  <w:sz w:val="16"/>
                  <w:szCs w:val="16"/>
                  <w:lang w:val="es-EC"/>
                </w:rPr>
                <w:t xml:space="preserve">            addMouseListener(new MouseAdapter() {</w:t>
              </w:r>
            </w:ins>
          </w:p>
          <w:p w14:paraId="373EF0F0">
            <w:pPr>
              <w:spacing w:before="0" w:after="0" w:line="240" w:lineRule="auto"/>
              <w:rPr>
                <w:ins w:id="5757" w:author="marpa" w:date="2026-10-25T23:39:20Z"/>
                <w:rFonts w:hint="default" w:ascii="Courier New" w:hAnsi="Courier New" w:eastAsia="Courier New" w:cs="Courier New"/>
                <w:color w:val="000000"/>
                <w:sz w:val="16"/>
                <w:szCs w:val="16"/>
                <w:lang w:val="es-EC"/>
              </w:rPr>
            </w:pPr>
            <w:ins w:id="5758" w:author="marpa" w:date="2026-10-25T23:39:20Z">
              <w:r>
                <w:rPr>
                  <w:rFonts w:hint="default" w:ascii="Courier New" w:hAnsi="Courier New" w:eastAsia="Courier New" w:cs="Courier New"/>
                  <w:color w:val="000000"/>
                  <w:sz w:val="16"/>
                  <w:szCs w:val="16"/>
                  <w:lang w:val="es-EC"/>
                </w:rPr>
                <w:t xml:space="preserve">                @Override public void mouseEntered(MouseEvent evento) { repaint(); }</w:t>
              </w:r>
            </w:ins>
          </w:p>
          <w:p w14:paraId="533996AE">
            <w:pPr>
              <w:spacing w:before="0" w:after="0" w:line="240" w:lineRule="auto"/>
              <w:rPr>
                <w:ins w:id="5759" w:author="marpa" w:date="2026-10-25T23:39:20Z"/>
                <w:rFonts w:hint="default" w:ascii="Courier New" w:hAnsi="Courier New" w:eastAsia="Courier New" w:cs="Courier New"/>
                <w:color w:val="000000"/>
                <w:sz w:val="16"/>
                <w:szCs w:val="16"/>
                <w:lang w:val="es-EC"/>
              </w:rPr>
            </w:pPr>
            <w:ins w:id="5760" w:author="marpa" w:date="2026-10-25T23:39:20Z">
              <w:r>
                <w:rPr>
                  <w:rFonts w:hint="default" w:ascii="Courier New" w:hAnsi="Courier New" w:eastAsia="Courier New" w:cs="Courier New"/>
                  <w:color w:val="000000"/>
                  <w:sz w:val="16"/>
                  <w:szCs w:val="16"/>
                  <w:lang w:val="es-EC"/>
                </w:rPr>
                <w:t xml:space="preserve">                @Override public void mouseExited(MouseEvent evento) { repaint(); }</w:t>
              </w:r>
            </w:ins>
          </w:p>
          <w:p w14:paraId="69605AFF">
            <w:pPr>
              <w:spacing w:before="0" w:after="0" w:line="240" w:lineRule="auto"/>
              <w:rPr>
                <w:ins w:id="5761" w:author="marpa" w:date="2026-10-25T23:39:20Z"/>
                <w:rFonts w:hint="default" w:ascii="Courier New" w:hAnsi="Courier New" w:eastAsia="Courier New" w:cs="Courier New"/>
                <w:color w:val="000000"/>
                <w:sz w:val="16"/>
                <w:szCs w:val="16"/>
                <w:lang w:val="es-EC"/>
              </w:rPr>
            </w:pPr>
            <w:ins w:id="5762" w:author="marpa" w:date="2026-10-25T23:39:20Z">
              <w:r>
                <w:rPr>
                  <w:rFonts w:hint="default" w:ascii="Courier New" w:hAnsi="Courier New" w:eastAsia="Courier New" w:cs="Courier New"/>
                  <w:color w:val="000000"/>
                  <w:sz w:val="16"/>
                  <w:szCs w:val="16"/>
                  <w:lang w:val="es-EC"/>
                </w:rPr>
                <w:t xml:space="preserve">            });</w:t>
              </w:r>
            </w:ins>
          </w:p>
          <w:p w14:paraId="0D639AF6">
            <w:pPr>
              <w:spacing w:before="0" w:after="0" w:line="240" w:lineRule="auto"/>
              <w:rPr>
                <w:ins w:id="5763" w:author="marpa" w:date="2026-10-25T23:39:20Z"/>
                <w:rFonts w:hint="default" w:ascii="Courier New" w:hAnsi="Courier New" w:eastAsia="Courier New" w:cs="Courier New"/>
                <w:color w:val="000000"/>
                <w:sz w:val="16"/>
                <w:szCs w:val="16"/>
                <w:lang w:val="es-EC"/>
              </w:rPr>
            </w:pPr>
            <w:ins w:id="5764" w:author="marpa" w:date="2026-10-25T23:39:20Z">
              <w:r>
                <w:rPr>
                  <w:rFonts w:hint="default" w:ascii="Courier New" w:hAnsi="Courier New" w:eastAsia="Courier New" w:cs="Courier New"/>
                  <w:color w:val="000000"/>
                  <w:sz w:val="16"/>
                  <w:szCs w:val="16"/>
                  <w:lang w:val="es-EC"/>
                </w:rPr>
                <w:t xml:space="preserve">        }</w:t>
              </w:r>
            </w:ins>
          </w:p>
          <w:p w14:paraId="15E7DC57">
            <w:pPr>
              <w:spacing w:before="0" w:after="0" w:line="240" w:lineRule="auto"/>
              <w:rPr>
                <w:ins w:id="5765" w:author="marpa" w:date="2026-10-25T23:39:20Z"/>
                <w:rFonts w:hint="default" w:ascii="Courier New" w:hAnsi="Courier New" w:eastAsia="Courier New" w:cs="Courier New"/>
                <w:color w:val="000000"/>
                <w:sz w:val="16"/>
                <w:szCs w:val="16"/>
                <w:lang w:val="es-EC"/>
              </w:rPr>
            </w:pPr>
          </w:p>
          <w:p w14:paraId="045A978F">
            <w:pPr>
              <w:spacing w:before="0" w:after="0" w:line="240" w:lineRule="auto"/>
              <w:rPr>
                <w:ins w:id="5766" w:author="marpa" w:date="2026-10-25T23:39:20Z"/>
                <w:rFonts w:hint="default" w:ascii="Courier New" w:hAnsi="Courier New" w:eastAsia="Courier New" w:cs="Courier New"/>
                <w:color w:val="000000"/>
                <w:sz w:val="16"/>
                <w:szCs w:val="16"/>
                <w:lang w:val="es-EC"/>
              </w:rPr>
            </w:pPr>
            <w:ins w:id="5767" w:author="marpa" w:date="2026-10-25T23:39:20Z">
              <w:r>
                <w:rPr>
                  <w:rFonts w:hint="default" w:ascii="Courier New" w:hAnsi="Courier New" w:eastAsia="Courier New" w:cs="Courier New"/>
                  <w:color w:val="000000"/>
                  <w:sz w:val="16"/>
                  <w:szCs w:val="16"/>
                  <w:lang w:val="es-EC"/>
                </w:rPr>
                <w:t xml:space="preserve">        @Override</w:t>
              </w:r>
            </w:ins>
          </w:p>
          <w:p w14:paraId="2C571CDC">
            <w:pPr>
              <w:spacing w:before="0" w:after="0" w:line="240" w:lineRule="auto"/>
              <w:rPr>
                <w:ins w:id="5768" w:author="marpa" w:date="2026-10-25T23:39:20Z"/>
                <w:rFonts w:hint="default" w:ascii="Courier New" w:hAnsi="Courier New" w:eastAsia="Courier New" w:cs="Courier New"/>
                <w:color w:val="000000"/>
                <w:sz w:val="16"/>
                <w:szCs w:val="16"/>
                <w:lang w:val="es-EC"/>
              </w:rPr>
            </w:pPr>
            <w:ins w:id="5769" w:author="marpa" w:date="2026-10-25T23:39:20Z">
              <w:r>
                <w:rPr>
                  <w:rFonts w:hint="default" w:ascii="Courier New" w:hAnsi="Courier New" w:eastAsia="Courier New" w:cs="Courier New"/>
                  <w:color w:val="000000"/>
                  <w:sz w:val="16"/>
                  <w:szCs w:val="16"/>
                  <w:lang w:val="es-EC"/>
                </w:rPr>
                <w:t xml:space="preserve">        protected void paintComponent(Graphics graphics) {</w:t>
              </w:r>
            </w:ins>
          </w:p>
          <w:p w14:paraId="57272EAF">
            <w:pPr>
              <w:spacing w:before="0" w:after="0" w:line="240" w:lineRule="auto"/>
              <w:rPr>
                <w:ins w:id="5770" w:author="marpa" w:date="2026-10-25T23:39:20Z"/>
                <w:rFonts w:hint="default" w:ascii="Courier New" w:hAnsi="Courier New" w:eastAsia="Courier New" w:cs="Courier New"/>
                <w:color w:val="000000"/>
                <w:sz w:val="16"/>
                <w:szCs w:val="16"/>
                <w:lang w:val="es-EC"/>
              </w:rPr>
            </w:pPr>
            <w:ins w:id="5771" w:author="marpa" w:date="2026-10-25T23:39:20Z">
              <w:r>
                <w:rPr>
                  <w:rFonts w:hint="default" w:ascii="Courier New" w:hAnsi="Courier New" w:eastAsia="Courier New" w:cs="Courier New"/>
                  <w:color w:val="000000"/>
                  <w:sz w:val="16"/>
                  <w:szCs w:val="16"/>
                  <w:lang w:val="es-EC"/>
                </w:rPr>
                <w:t xml:space="preserve">            Graphics2D g2 = (Graphics2D) graphics.create();</w:t>
              </w:r>
            </w:ins>
          </w:p>
          <w:p w14:paraId="4C6BE891">
            <w:pPr>
              <w:spacing w:before="0" w:after="0" w:line="240" w:lineRule="auto"/>
              <w:rPr>
                <w:ins w:id="5772" w:author="marpa" w:date="2026-10-25T23:39:20Z"/>
                <w:rFonts w:hint="default" w:ascii="Courier New" w:hAnsi="Courier New" w:eastAsia="Courier New" w:cs="Courier New"/>
                <w:color w:val="000000"/>
                <w:sz w:val="16"/>
                <w:szCs w:val="16"/>
                <w:lang w:val="es-EC"/>
              </w:rPr>
            </w:pPr>
            <w:ins w:id="5773" w:author="marpa" w:date="2026-10-25T23:39:20Z">
              <w:r>
                <w:rPr>
                  <w:rFonts w:hint="default" w:ascii="Courier New" w:hAnsi="Courier New" w:eastAsia="Courier New" w:cs="Courier New"/>
                  <w:color w:val="000000"/>
                  <w:sz w:val="16"/>
                  <w:szCs w:val="16"/>
                  <w:lang w:val="es-EC"/>
                </w:rPr>
                <w:t xml:space="preserve">            g2.setRenderingHint(RenderingHints.KEY_ANTIALIASING,</w:t>
              </w:r>
            </w:ins>
          </w:p>
          <w:p w14:paraId="537AA45A">
            <w:pPr>
              <w:spacing w:before="0" w:after="0" w:line="240" w:lineRule="auto"/>
              <w:rPr>
                <w:ins w:id="5774" w:author="marpa" w:date="2026-10-25T23:39:20Z"/>
                <w:rFonts w:hint="default" w:ascii="Courier New" w:hAnsi="Courier New" w:eastAsia="Courier New" w:cs="Courier New"/>
                <w:color w:val="000000"/>
                <w:sz w:val="16"/>
                <w:szCs w:val="16"/>
                <w:lang w:val="es-EC"/>
              </w:rPr>
            </w:pPr>
            <w:ins w:id="5775" w:author="marpa" w:date="2026-10-25T23:39:20Z">
              <w:r>
                <w:rPr>
                  <w:rFonts w:hint="default" w:ascii="Courier New" w:hAnsi="Courier New" w:eastAsia="Courier New" w:cs="Courier New"/>
                  <w:color w:val="000000"/>
                  <w:sz w:val="16"/>
                  <w:szCs w:val="16"/>
                  <w:lang w:val="es-EC"/>
                </w:rPr>
                <w:t xml:space="preserve">                    RenderingHints.VALUE_ANTIALIAS_ON);</w:t>
              </w:r>
            </w:ins>
          </w:p>
          <w:p w14:paraId="500C7B68">
            <w:pPr>
              <w:spacing w:before="0" w:after="0" w:line="240" w:lineRule="auto"/>
              <w:rPr>
                <w:ins w:id="5776" w:author="marpa" w:date="2026-10-25T23:39:20Z"/>
                <w:rFonts w:hint="default" w:ascii="Courier New" w:hAnsi="Courier New" w:eastAsia="Courier New" w:cs="Courier New"/>
                <w:color w:val="000000"/>
                <w:sz w:val="16"/>
                <w:szCs w:val="16"/>
                <w:lang w:val="es-EC"/>
              </w:rPr>
            </w:pPr>
            <w:ins w:id="5777" w:author="marpa" w:date="2026-10-25T23:39:20Z">
              <w:r>
                <w:rPr>
                  <w:rFonts w:hint="default" w:ascii="Courier New" w:hAnsi="Courier New" w:eastAsia="Courier New" w:cs="Courier New"/>
                  <w:color w:val="000000"/>
                  <w:sz w:val="16"/>
                  <w:szCs w:val="16"/>
                  <w:lang w:val="es-EC"/>
                </w:rPr>
                <w:t xml:space="preserve">            Color colorActual = fondo;</w:t>
              </w:r>
            </w:ins>
          </w:p>
          <w:p w14:paraId="0B30DCA3">
            <w:pPr>
              <w:spacing w:before="0" w:after="0" w:line="240" w:lineRule="auto"/>
              <w:rPr>
                <w:ins w:id="5778" w:author="marpa" w:date="2026-10-25T23:39:20Z"/>
                <w:rFonts w:hint="default" w:ascii="Courier New" w:hAnsi="Courier New" w:eastAsia="Courier New" w:cs="Courier New"/>
                <w:color w:val="000000"/>
                <w:sz w:val="16"/>
                <w:szCs w:val="16"/>
                <w:lang w:val="es-EC"/>
              </w:rPr>
            </w:pPr>
            <w:ins w:id="5779" w:author="marpa" w:date="2026-10-25T23:39:20Z">
              <w:r>
                <w:rPr>
                  <w:rFonts w:hint="default" w:ascii="Courier New" w:hAnsi="Courier New" w:eastAsia="Courier New" w:cs="Courier New"/>
                  <w:color w:val="000000"/>
                  <w:sz w:val="16"/>
                  <w:szCs w:val="16"/>
                  <w:lang w:val="es-EC"/>
                </w:rPr>
                <w:t xml:space="preserve">            if (!isEnabled()) {</w:t>
              </w:r>
            </w:ins>
          </w:p>
          <w:p w14:paraId="22F7C817">
            <w:pPr>
              <w:spacing w:before="0" w:after="0" w:line="240" w:lineRule="auto"/>
              <w:rPr>
                <w:ins w:id="5780" w:author="marpa" w:date="2026-10-25T23:39:20Z"/>
                <w:rFonts w:hint="default" w:ascii="Courier New" w:hAnsi="Courier New" w:eastAsia="Courier New" w:cs="Courier New"/>
                <w:color w:val="000000"/>
                <w:sz w:val="16"/>
                <w:szCs w:val="16"/>
                <w:lang w:val="es-EC"/>
              </w:rPr>
            </w:pPr>
            <w:ins w:id="5781" w:author="marpa" w:date="2026-10-25T23:39:20Z">
              <w:r>
                <w:rPr>
                  <w:rFonts w:hint="default" w:ascii="Courier New" w:hAnsi="Courier New" w:eastAsia="Courier New" w:cs="Courier New"/>
                  <w:color w:val="000000"/>
                  <w:sz w:val="16"/>
                  <w:szCs w:val="16"/>
                  <w:lang w:val="es-EC"/>
                </w:rPr>
                <w:t xml:space="preserve">                colorActual = new Color(170, 196, 219);</w:t>
              </w:r>
            </w:ins>
          </w:p>
          <w:p w14:paraId="1861ACA7">
            <w:pPr>
              <w:spacing w:before="0" w:after="0" w:line="240" w:lineRule="auto"/>
              <w:rPr>
                <w:ins w:id="5782" w:author="marpa" w:date="2026-10-25T23:39:20Z"/>
                <w:rFonts w:hint="default" w:ascii="Courier New" w:hAnsi="Courier New" w:eastAsia="Courier New" w:cs="Courier New"/>
                <w:color w:val="000000"/>
                <w:sz w:val="16"/>
                <w:szCs w:val="16"/>
                <w:lang w:val="es-EC"/>
              </w:rPr>
            </w:pPr>
            <w:ins w:id="5783" w:author="marpa" w:date="2026-10-25T23:39:20Z">
              <w:r>
                <w:rPr>
                  <w:rFonts w:hint="default" w:ascii="Courier New" w:hAnsi="Courier New" w:eastAsia="Courier New" w:cs="Courier New"/>
                  <w:color w:val="000000"/>
                  <w:sz w:val="16"/>
                  <w:szCs w:val="16"/>
                  <w:lang w:val="es-EC"/>
                </w:rPr>
                <w:t xml:space="preserve">            } else if (getModel().isPressed()) {</w:t>
              </w:r>
            </w:ins>
          </w:p>
          <w:p w14:paraId="30A28C40">
            <w:pPr>
              <w:spacing w:before="0" w:after="0" w:line="240" w:lineRule="auto"/>
              <w:rPr>
                <w:ins w:id="5784" w:author="marpa" w:date="2026-10-25T23:39:20Z"/>
                <w:rFonts w:hint="default" w:ascii="Courier New" w:hAnsi="Courier New" w:eastAsia="Courier New" w:cs="Courier New"/>
                <w:color w:val="000000"/>
                <w:sz w:val="16"/>
                <w:szCs w:val="16"/>
                <w:lang w:val="es-EC"/>
              </w:rPr>
            </w:pPr>
            <w:ins w:id="5785" w:author="marpa" w:date="2026-10-25T23:39:20Z">
              <w:r>
                <w:rPr>
                  <w:rFonts w:hint="default" w:ascii="Courier New" w:hAnsi="Courier New" w:eastAsia="Courier New" w:cs="Courier New"/>
                  <w:color w:val="000000"/>
                  <w:sz w:val="16"/>
                  <w:szCs w:val="16"/>
                  <w:lang w:val="es-EC"/>
                </w:rPr>
                <w:t xml:space="preserve">                colorActual = fondo.darker();</w:t>
              </w:r>
            </w:ins>
          </w:p>
          <w:p w14:paraId="75F42596">
            <w:pPr>
              <w:spacing w:before="0" w:after="0" w:line="240" w:lineRule="auto"/>
              <w:rPr>
                <w:ins w:id="5786" w:author="marpa" w:date="2026-10-25T23:39:20Z"/>
                <w:rFonts w:hint="default" w:ascii="Courier New" w:hAnsi="Courier New" w:eastAsia="Courier New" w:cs="Courier New"/>
                <w:color w:val="000000"/>
                <w:sz w:val="16"/>
                <w:szCs w:val="16"/>
                <w:lang w:val="es-EC"/>
              </w:rPr>
            </w:pPr>
            <w:ins w:id="5787" w:author="marpa" w:date="2026-10-25T23:39:20Z">
              <w:r>
                <w:rPr>
                  <w:rFonts w:hint="default" w:ascii="Courier New" w:hAnsi="Courier New" w:eastAsia="Courier New" w:cs="Courier New"/>
                  <w:color w:val="000000"/>
                  <w:sz w:val="16"/>
                  <w:szCs w:val="16"/>
                  <w:lang w:val="es-EC"/>
                </w:rPr>
                <w:t xml:space="preserve">            } else if (getModel().isRollover()) {</w:t>
              </w:r>
            </w:ins>
          </w:p>
          <w:p w14:paraId="08A76975">
            <w:pPr>
              <w:spacing w:before="0" w:after="0" w:line="240" w:lineRule="auto"/>
              <w:rPr>
                <w:ins w:id="5788" w:author="marpa" w:date="2026-10-25T23:39:20Z"/>
                <w:rFonts w:hint="default" w:ascii="Courier New" w:hAnsi="Courier New" w:eastAsia="Courier New" w:cs="Courier New"/>
                <w:color w:val="000000"/>
                <w:sz w:val="16"/>
                <w:szCs w:val="16"/>
                <w:lang w:val="es-EC"/>
              </w:rPr>
            </w:pPr>
            <w:ins w:id="5789" w:author="marpa" w:date="2026-10-25T23:39:20Z">
              <w:r>
                <w:rPr>
                  <w:rFonts w:hint="default" w:ascii="Courier New" w:hAnsi="Courier New" w:eastAsia="Courier New" w:cs="Courier New"/>
                  <w:color w:val="000000"/>
                  <w:sz w:val="16"/>
                  <w:szCs w:val="16"/>
                  <w:lang w:val="es-EC"/>
                </w:rPr>
                <w:t xml:space="preserve">                colorActual = contorno ? AZUL_SUAVE : fondo.brighter();</w:t>
              </w:r>
            </w:ins>
          </w:p>
          <w:p w14:paraId="4273CC6A">
            <w:pPr>
              <w:spacing w:before="0" w:after="0" w:line="240" w:lineRule="auto"/>
              <w:rPr>
                <w:ins w:id="5790" w:author="marpa" w:date="2026-10-25T23:39:20Z"/>
                <w:rFonts w:hint="default" w:ascii="Courier New" w:hAnsi="Courier New" w:eastAsia="Courier New" w:cs="Courier New"/>
                <w:color w:val="000000"/>
                <w:sz w:val="16"/>
                <w:szCs w:val="16"/>
                <w:lang w:val="es-EC"/>
              </w:rPr>
            </w:pPr>
            <w:ins w:id="5791" w:author="marpa" w:date="2026-10-25T23:39:20Z">
              <w:r>
                <w:rPr>
                  <w:rFonts w:hint="default" w:ascii="Courier New" w:hAnsi="Courier New" w:eastAsia="Courier New" w:cs="Courier New"/>
                  <w:color w:val="000000"/>
                  <w:sz w:val="16"/>
                  <w:szCs w:val="16"/>
                  <w:lang w:val="es-EC"/>
                </w:rPr>
                <w:t xml:space="preserve">            }</w:t>
              </w:r>
            </w:ins>
          </w:p>
          <w:p w14:paraId="59A81A54">
            <w:pPr>
              <w:spacing w:before="0" w:after="0" w:line="240" w:lineRule="auto"/>
              <w:rPr>
                <w:ins w:id="5792" w:author="marpa" w:date="2026-10-25T23:39:20Z"/>
                <w:rFonts w:hint="default" w:ascii="Courier New" w:hAnsi="Courier New" w:eastAsia="Courier New" w:cs="Courier New"/>
                <w:color w:val="000000"/>
                <w:sz w:val="16"/>
                <w:szCs w:val="16"/>
                <w:lang w:val="es-EC"/>
              </w:rPr>
            </w:pPr>
            <w:ins w:id="5793" w:author="marpa" w:date="2026-10-25T23:39:20Z">
              <w:r>
                <w:rPr>
                  <w:rFonts w:hint="default" w:ascii="Courier New" w:hAnsi="Courier New" w:eastAsia="Courier New" w:cs="Courier New"/>
                  <w:color w:val="000000"/>
                  <w:sz w:val="16"/>
                  <w:szCs w:val="16"/>
                  <w:lang w:val="es-EC"/>
                </w:rPr>
                <w:t xml:space="preserve">            g2.setColor(colorActual);</w:t>
              </w:r>
            </w:ins>
          </w:p>
          <w:p w14:paraId="0EA94F56">
            <w:pPr>
              <w:spacing w:before="0" w:after="0" w:line="240" w:lineRule="auto"/>
              <w:rPr>
                <w:ins w:id="5794" w:author="marpa" w:date="2026-10-25T23:39:20Z"/>
                <w:rFonts w:hint="default" w:ascii="Courier New" w:hAnsi="Courier New" w:eastAsia="Courier New" w:cs="Courier New"/>
                <w:color w:val="000000"/>
                <w:sz w:val="16"/>
                <w:szCs w:val="16"/>
                <w:lang w:val="es-EC"/>
              </w:rPr>
            </w:pPr>
            <w:ins w:id="5795" w:author="marpa" w:date="2026-10-25T23:39:20Z">
              <w:r>
                <w:rPr>
                  <w:rFonts w:hint="default" w:ascii="Courier New" w:hAnsi="Courier New" w:eastAsia="Courier New" w:cs="Courier New"/>
                  <w:color w:val="000000"/>
                  <w:sz w:val="16"/>
                  <w:szCs w:val="16"/>
                  <w:lang w:val="es-EC"/>
                </w:rPr>
                <w:t xml:space="preserve">            g2.fillRoundRect(0, 0, getWidth(), getHeight(), 12, 12);</w:t>
              </w:r>
            </w:ins>
          </w:p>
          <w:p w14:paraId="4C781FD3">
            <w:pPr>
              <w:spacing w:before="0" w:after="0" w:line="240" w:lineRule="auto"/>
              <w:rPr>
                <w:ins w:id="5796" w:author="marpa" w:date="2026-10-25T23:39:20Z"/>
                <w:rFonts w:hint="default" w:ascii="Courier New" w:hAnsi="Courier New" w:eastAsia="Courier New" w:cs="Courier New"/>
                <w:color w:val="000000"/>
                <w:sz w:val="16"/>
                <w:szCs w:val="16"/>
                <w:lang w:val="es-EC"/>
              </w:rPr>
            </w:pPr>
            <w:ins w:id="5797" w:author="marpa" w:date="2026-10-25T23:39:20Z">
              <w:r>
                <w:rPr>
                  <w:rFonts w:hint="default" w:ascii="Courier New" w:hAnsi="Courier New" w:eastAsia="Courier New" w:cs="Courier New"/>
                  <w:color w:val="000000"/>
                  <w:sz w:val="16"/>
                  <w:szCs w:val="16"/>
                  <w:lang w:val="es-EC"/>
                </w:rPr>
                <w:t xml:space="preserve">            if (contorno) {</w:t>
              </w:r>
            </w:ins>
          </w:p>
          <w:p w14:paraId="614FE489">
            <w:pPr>
              <w:spacing w:before="0" w:after="0" w:line="240" w:lineRule="auto"/>
              <w:rPr>
                <w:ins w:id="5798" w:author="marpa" w:date="2026-10-25T23:39:20Z"/>
                <w:rFonts w:hint="default" w:ascii="Courier New" w:hAnsi="Courier New" w:eastAsia="Courier New" w:cs="Courier New"/>
                <w:color w:val="000000"/>
                <w:sz w:val="16"/>
                <w:szCs w:val="16"/>
                <w:lang w:val="es-EC"/>
              </w:rPr>
            </w:pPr>
            <w:ins w:id="5799" w:author="marpa" w:date="2026-10-25T23:39:20Z">
              <w:r>
                <w:rPr>
                  <w:rFonts w:hint="default" w:ascii="Courier New" w:hAnsi="Courier New" w:eastAsia="Courier New" w:cs="Courier New"/>
                  <w:color w:val="000000"/>
                  <w:sz w:val="16"/>
                  <w:szCs w:val="16"/>
                  <w:lang w:val="es-EC"/>
                </w:rPr>
                <w:t xml:space="preserve">                g2.setColor(AZUL_PRINCIPAL);</w:t>
              </w:r>
            </w:ins>
          </w:p>
          <w:p w14:paraId="04D53A6F">
            <w:pPr>
              <w:spacing w:before="0" w:after="0" w:line="240" w:lineRule="auto"/>
              <w:rPr>
                <w:ins w:id="5800" w:author="marpa" w:date="2026-10-25T23:39:20Z"/>
                <w:rFonts w:hint="default" w:ascii="Courier New" w:hAnsi="Courier New" w:eastAsia="Courier New" w:cs="Courier New"/>
                <w:color w:val="000000"/>
                <w:sz w:val="16"/>
                <w:szCs w:val="16"/>
                <w:lang w:val="es-EC"/>
              </w:rPr>
            </w:pPr>
            <w:ins w:id="5801" w:author="marpa" w:date="2026-10-25T23:39:20Z">
              <w:r>
                <w:rPr>
                  <w:rFonts w:hint="default" w:ascii="Courier New" w:hAnsi="Courier New" w:eastAsia="Courier New" w:cs="Courier New"/>
                  <w:color w:val="000000"/>
                  <w:sz w:val="16"/>
                  <w:szCs w:val="16"/>
                  <w:lang w:val="es-EC"/>
                </w:rPr>
                <w:t xml:space="preserve">                g2.setStroke(new BasicStroke(1.2f));</w:t>
              </w:r>
            </w:ins>
          </w:p>
          <w:p w14:paraId="13C9C7A1">
            <w:pPr>
              <w:spacing w:before="0" w:after="0" w:line="240" w:lineRule="auto"/>
              <w:rPr>
                <w:ins w:id="5802" w:author="marpa" w:date="2026-10-25T23:39:20Z"/>
                <w:rFonts w:hint="default" w:ascii="Courier New" w:hAnsi="Courier New" w:eastAsia="Courier New" w:cs="Courier New"/>
                <w:color w:val="000000"/>
                <w:sz w:val="16"/>
                <w:szCs w:val="16"/>
                <w:lang w:val="es-EC"/>
              </w:rPr>
            </w:pPr>
            <w:ins w:id="5803" w:author="marpa" w:date="2026-10-25T23:39:20Z">
              <w:r>
                <w:rPr>
                  <w:rFonts w:hint="default" w:ascii="Courier New" w:hAnsi="Courier New" w:eastAsia="Courier New" w:cs="Courier New"/>
                  <w:color w:val="000000"/>
                  <w:sz w:val="16"/>
                  <w:szCs w:val="16"/>
                  <w:lang w:val="es-EC"/>
                </w:rPr>
                <w:t xml:space="preserve">                g2.drawRoundRect(0, 0, getWidth() - 1, getHeight() - 1, 12, 12);</w:t>
              </w:r>
            </w:ins>
          </w:p>
          <w:p w14:paraId="47E85CB3">
            <w:pPr>
              <w:spacing w:before="0" w:after="0" w:line="240" w:lineRule="auto"/>
              <w:rPr>
                <w:ins w:id="5804" w:author="marpa" w:date="2026-10-25T23:39:20Z"/>
                <w:rFonts w:hint="default" w:ascii="Courier New" w:hAnsi="Courier New" w:eastAsia="Courier New" w:cs="Courier New"/>
                <w:color w:val="000000"/>
                <w:sz w:val="16"/>
                <w:szCs w:val="16"/>
                <w:lang w:val="es-EC"/>
              </w:rPr>
            </w:pPr>
            <w:ins w:id="5805" w:author="marpa" w:date="2026-10-25T23:39:20Z">
              <w:r>
                <w:rPr>
                  <w:rFonts w:hint="default" w:ascii="Courier New" w:hAnsi="Courier New" w:eastAsia="Courier New" w:cs="Courier New"/>
                  <w:color w:val="000000"/>
                  <w:sz w:val="16"/>
                  <w:szCs w:val="16"/>
                  <w:lang w:val="es-EC"/>
                </w:rPr>
                <w:t xml:space="preserve">            }</w:t>
              </w:r>
            </w:ins>
          </w:p>
          <w:p w14:paraId="1F9F60F0">
            <w:pPr>
              <w:spacing w:before="0" w:after="0" w:line="240" w:lineRule="auto"/>
              <w:rPr>
                <w:ins w:id="5806" w:author="marpa" w:date="2026-10-25T23:39:20Z"/>
                <w:rFonts w:hint="default" w:ascii="Courier New" w:hAnsi="Courier New" w:eastAsia="Courier New" w:cs="Courier New"/>
                <w:color w:val="000000"/>
                <w:sz w:val="16"/>
                <w:szCs w:val="16"/>
                <w:lang w:val="es-EC"/>
              </w:rPr>
            </w:pPr>
            <w:ins w:id="5807" w:author="marpa" w:date="2026-10-25T23:39:20Z">
              <w:r>
                <w:rPr>
                  <w:rFonts w:hint="default" w:ascii="Courier New" w:hAnsi="Courier New" w:eastAsia="Courier New" w:cs="Courier New"/>
                  <w:color w:val="000000"/>
                  <w:sz w:val="16"/>
                  <w:szCs w:val="16"/>
                  <w:lang w:val="es-EC"/>
                </w:rPr>
                <w:t xml:space="preserve">            g2.dispose();</w:t>
              </w:r>
            </w:ins>
          </w:p>
          <w:p w14:paraId="40532AAE">
            <w:pPr>
              <w:spacing w:before="0" w:after="0" w:line="240" w:lineRule="auto"/>
              <w:rPr>
                <w:ins w:id="5808" w:author="marpa" w:date="2026-10-25T23:39:20Z"/>
                <w:rFonts w:hint="default" w:ascii="Courier New" w:hAnsi="Courier New" w:eastAsia="Courier New" w:cs="Courier New"/>
                <w:color w:val="000000"/>
                <w:sz w:val="16"/>
                <w:szCs w:val="16"/>
                <w:lang w:val="es-EC"/>
              </w:rPr>
            </w:pPr>
            <w:ins w:id="5809" w:author="marpa" w:date="2026-10-25T23:39:20Z">
              <w:r>
                <w:rPr>
                  <w:rFonts w:hint="default" w:ascii="Courier New" w:hAnsi="Courier New" w:eastAsia="Courier New" w:cs="Courier New"/>
                  <w:color w:val="000000"/>
                  <w:sz w:val="16"/>
                  <w:szCs w:val="16"/>
                  <w:lang w:val="es-EC"/>
                </w:rPr>
                <w:t xml:space="preserve">            super.paintComponent(graphics);</w:t>
              </w:r>
            </w:ins>
          </w:p>
          <w:p w14:paraId="679A3E3D">
            <w:pPr>
              <w:spacing w:before="0" w:after="0" w:line="240" w:lineRule="auto"/>
              <w:rPr>
                <w:ins w:id="5810" w:author="marpa" w:date="2026-10-25T23:39:20Z"/>
                <w:rFonts w:hint="default" w:ascii="Courier New" w:hAnsi="Courier New" w:eastAsia="Courier New" w:cs="Courier New"/>
                <w:color w:val="000000"/>
                <w:sz w:val="16"/>
                <w:szCs w:val="16"/>
                <w:lang w:val="es-EC"/>
              </w:rPr>
            </w:pPr>
            <w:ins w:id="5811" w:author="marpa" w:date="2026-10-25T23:39:20Z">
              <w:r>
                <w:rPr>
                  <w:rFonts w:hint="default" w:ascii="Courier New" w:hAnsi="Courier New" w:eastAsia="Courier New" w:cs="Courier New"/>
                  <w:color w:val="000000"/>
                  <w:sz w:val="16"/>
                  <w:szCs w:val="16"/>
                  <w:lang w:val="es-EC"/>
                </w:rPr>
                <w:t xml:space="preserve">        }</w:t>
              </w:r>
            </w:ins>
          </w:p>
          <w:p w14:paraId="3EDC105C">
            <w:pPr>
              <w:spacing w:before="0" w:after="0" w:line="240" w:lineRule="auto"/>
              <w:rPr>
                <w:ins w:id="5812" w:author="marpa" w:date="2026-10-25T23:39:20Z"/>
                <w:rFonts w:hint="default" w:ascii="Courier New" w:hAnsi="Courier New" w:eastAsia="Courier New" w:cs="Courier New"/>
                <w:color w:val="000000"/>
                <w:sz w:val="16"/>
                <w:szCs w:val="16"/>
                <w:lang w:val="es-EC"/>
              </w:rPr>
            </w:pPr>
            <w:ins w:id="5813" w:author="marpa" w:date="2026-10-25T23:39:20Z">
              <w:r>
                <w:rPr>
                  <w:rFonts w:hint="default" w:ascii="Courier New" w:hAnsi="Courier New" w:eastAsia="Courier New" w:cs="Courier New"/>
                  <w:color w:val="000000"/>
                  <w:sz w:val="16"/>
                  <w:szCs w:val="16"/>
                  <w:lang w:val="es-EC"/>
                </w:rPr>
                <w:t xml:space="preserve">    }</w:t>
              </w:r>
            </w:ins>
          </w:p>
          <w:p w14:paraId="28C9B28C">
            <w:pPr>
              <w:spacing w:before="0" w:after="0" w:line="240" w:lineRule="auto"/>
              <w:rPr>
                <w:ins w:id="5814" w:author="marpa" w:date="2026-10-25T23:33:27Z"/>
                <w:rFonts w:hint="default" w:ascii="Courier New" w:hAnsi="Courier New" w:eastAsia="Courier New" w:cs="Courier New"/>
                <w:color w:val="000000"/>
                <w:sz w:val="16"/>
                <w:szCs w:val="16"/>
                <w:lang w:val="es-EC"/>
              </w:rPr>
            </w:pPr>
            <w:ins w:id="5815" w:author="marpa" w:date="2026-10-25T23:39:20Z">
              <w:r>
                <w:rPr>
                  <w:rFonts w:hint="default" w:ascii="Courier New" w:hAnsi="Courier New" w:eastAsia="Courier New" w:cs="Courier New"/>
                  <w:color w:val="000000"/>
                  <w:sz w:val="16"/>
                  <w:szCs w:val="16"/>
                  <w:lang w:val="es-EC"/>
                </w:rPr>
                <w:t>}</w:t>
              </w:r>
            </w:ins>
          </w:p>
        </w:tc>
      </w:tr>
    </w:tbl>
    <w:p w14:paraId="3777E2E8">
      <w:pPr>
        <w:pStyle w:val="6"/>
        <w:rPr>
          <w:ins w:id="5816" w:author="marpa" w:date="2026-10-25T23:33:27Z"/>
        </w:rPr>
      </w:pPr>
    </w:p>
    <w:p w14:paraId="1098446B">
      <w:pPr>
        <w:rPr>
          <w:ins w:id="5817" w:author="marpa" w:date="2026-10-25T23:33:27Z"/>
          <w:i/>
          <w:iCs/>
          <w:color w:val="1F497D"/>
          <w:sz w:val="18"/>
          <w:szCs w:val="18"/>
        </w:rPr>
      </w:pPr>
      <w:ins w:id="5818" w:author="marpa" w:date="2026-10-25T23:33:27Z">
        <w:r>
          <w:rPr/>
          <w:br w:type="page"/>
        </w:r>
      </w:ins>
    </w:p>
    <w:p w14:paraId="47003FDF">
      <w:pPr>
        <w:pStyle w:val="6"/>
        <w:rPr>
          <w:ins w:id="5819" w:author="marpa" w:date="2026-10-25T23:33:27Z"/>
          <w:rFonts w:hint="default"/>
          <w:lang w:val="es-EC"/>
        </w:rPr>
      </w:pPr>
      <w:ins w:id="5820" w:author="marpa" w:date="2026-10-25T23:33:27Z">
        <w:bookmarkStart w:id="229" w:name="_Toc18934"/>
        <w:bookmarkStart w:id="230" w:name="_Toc18000"/>
        <w:r>
          <w:rPr/>
          <w:t xml:space="preserve">Tabla </w:t>
        </w:r>
      </w:ins>
      <w:ins w:id="5821" w:author="marpa" w:date="2026-10-25T23:40:37Z">
        <w:r>
          <w:rPr>
            <w:rFonts w:hint="default"/>
            <w:lang w:val="es-EC"/>
          </w:rPr>
          <w:t>31</w:t>
        </w:r>
      </w:ins>
      <w:ins w:id="5822" w:author="marpa" w:date="2026-10-25T23:33:27Z">
        <w:r>
          <w:rPr/>
          <w:t xml:space="preserve">. Clase </w:t>
        </w:r>
      </w:ins>
      <w:ins w:id="5823" w:author="marpa" w:date="2026-10-25T23:42:24Z">
        <w:r>
          <w:rPr>
            <w:rFonts w:hint="default"/>
            <w:lang w:val="es-EC"/>
          </w:rPr>
          <w:t>P</w:t>
        </w:r>
      </w:ins>
      <w:ins w:id="5824" w:author="marpa" w:date="2026-10-25T23:42:25Z">
        <w:r>
          <w:rPr>
            <w:rFonts w:hint="default"/>
            <w:lang w:val="es-EC"/>
          </w:rPr>
          <w:t>anel</w:t>
        </w:r>
      </w:ins>
      <w:ins w:id="5825" w:author="marpa" w:date="2026-10-25T23:42:26Z">
        <w:r>
          <w:rPr>
            <w:rFonts w:hint="default"/>
            <w:lang w:val="es-EC"/>
          </w:rPr>
          <w:t>Conversion</w:t>
        </w:r>
      </w:ins>
      <w:ins w:id="5826" w:author="marpa" w:date="2026-10-25T23:42:27Z">
        <w:r>
          <w:rPr>
            <w:rFonts w:hint="default"/>
            <w:lang w:val="es-EC"/>
          </w:rPr>
          <w:t>Vis</w:t>
        </w:r>
      </w:ins>
      <w:ins w:id="5827" w:author="marpa" w:date="2026-10-25T23:42:28Z">
        <w:r>
          <w:rPr>
            <w:rFonts w:hint="default"/>
            <w:lang w:val="es-EC"/>
          </w:rPr>
          <w:t>ta</w:t>
        </w:r>
      </w:ins>
      <w:ins w:id="5828" w:author="marpa" w:date="2026-10-25T23:33:27Z">
        <w:r>
          <w:rPr/>
          <w:t xml:space="preserve">- Cliente </w:t>
        </w:r>
      </w:ins>
      <w:ins w:id="5829" w:author="marpa" w:date="2026-10-25T23:42:30Z">
        <w:r>
          <w:rPr>
            <w:rFonts w:hint="default"/>
            <w:lang w:val="es-EC"/>
          </w:rPr>
          <w:t>es</w:t>
        </w:r>
      </w:ins>
      <w:ins w:id="5830" w:author="marpa" w:date="2026-10-25T23:42:31Z">
        <w:r>
          <w:rPr>
            <w:rFonts w:hint="default"/>
            <w:lang w:val="es-EC"/>
          </w:rPr>
          <w:t>critorio</w:t>
        </w:r>
        <w:bookmarkEnd w:id="229"/>
        <w:bookmarkEnd w:id="230"/>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F8C0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5831" w:author="marpa" w:date="2026-10-25T23:42:18Z"/>
        </w:trPr>
        <w:tc>
          <w:tcPr>
            <w:tcW w:w="8640" w:type="dxa"/>
            <w:shd w:val="clear" w:color="auto" w:fill="D9D9D9"/>
          </w:tcPr>
          <w:p w14:paraId="6B5F73A4">
            <w:pPr>
              <w:spacing w:after="0" w:line="240" w:lineRule="auto"/>
              <w:rPr>
                <w:ins w:id="5832" w:author="marpa" w:date="2026-10-25T23:42:18Z"/>
              </w:rPr>
            </w:pPr>
            <w:ins w:id="5833" w:author="marpa" w:date="2026-10-25T23:42:18Z">
              <w:r>
                <w:rPr>
                  <w:rFonts w:ascii="Courier New" w:hAnsi="Courier New"/>
                  <w:color w:val="000000"/>
                  <w:sz w:val="16"/>
                </w:rPr>
                <w:t>package ec.edu.monster.vistas;</w:t>
              </w:r>
            </w:ins>
            <w:ins w:id="5834" w:author="marpa" w:date="2026-10-25T23:42:18Z">
              <w:r>
                <w:rPr>
                  <w:rFonts w:ascii="Courier New" w:hAnsi="Courier New"/>
                  <w:color w:val="000000"/>
                  <w:sz w:val="16"/>
                </w:rPr>
                <w:br w:type="textWrapping"/>
              </w:r>
            </w:ins>
            <w:ins w:id="5835" w:author="marpa" w:date="2026-10-25T23:42:18Z">
              <w:r>
                <w:rPr>
                  <w:rFonts w:ascii="Courier New" w:hAnsi="Courier New"/>
                  <w:color w:val="000000"/>
                  <w:sz w:val="16"/>
                </w:rPr>
                <w:br w:type="textWrapping"/>
              </w:r>
            </w:ins>
            <w:ins w:id="5836" w:author="marpa" w:date="2026-10-25T23:42:18Z">
              <w:r>
                <w:rPr>
                  <w:rFonts w:ascii="Courier New" w:hAnsi="Courier New"/>
                  <w:color w:val="000000"/>
                  <w:sz w:val="16"/>
                </w:rPr>
                <w:t>import ec.edu.monster.modelos.ResultadoConversion;</w:t>
              </w:r>
            </w:ins>
            <w:ins w:id="5837" w:author="marpa" w:date="2026-10-25T23:42:18Z">
              <w:r>
                <w:rPr>
                  <w:rFonts w:ascii="Courier New" w:hAnsi="Courier New"/>
                  <w:color w:val="000000"/>
                  <w:sz w:val="16"/>
                </w:rPr>
                <w:br w:type="textWrapping"/>
              </w:r>
            </w:ins>
            <w:ins w:id="5838" w:author="marpa" w:date="2026-10-25T23:42:18Z">
              <w:r>
                <w:rPr>
                  <w:rFonts w:ascii="Courier New" w:hAnsi="Courier New"/>
                  <w:color w:val="000000"/>
                  <w:sz w:val="16"/>
                </w:rPr>
                <w:t>import ec.edu.monster.modelos.TipoConversion;</w:t>
              </w:r>
            </w:ins>
            <w:ins w:id="5839" w:author="marpa" w:date="2026-10-25T23:42:18Z">
              <w:r>
                <w:rPr>
                  <w:rFonts w:ascii="Courier New" w:hAnsi="Courier New"/>
                  <w:color w:val="000000"/>
                  <w:sz w:val="16"/>
                </w:rPr>
                <w:br w:type="textWrapping"/>
              </w:r>
            </w:ins>
            <w:ins w:id="5840" w:author="marpa" w:date="2026-10-25T23:42:18Z">
              <w:r>
                <w:rPr>
                  <w:rFonts w:ascii="Courier New" w:hAnsi="Courier New"/>
                  <w:color w:val="000000"/>
                  <w:sz w:val="16"/>
                </w:rPr>
                <w:t>import java.awt.BorderLayout;</w:t>
              </w:r>
            </w:ins>
            <w:ins w:id="5841" w:author="marpa" w:date="2026-10-25T23:42:18Z">
              <w:r>
                <w:rPr>
                  <w:rFonts w:ascii="Courier New" w:hAnsi="Courier New"/>
                  <w:color w:val="000000"/>
                  <w:sz w:val="16"/>
                </w:rPr>
                <w:br w:type="textWrapping"/>
              </w:r>
            </w:ins>
            <w:ins w:id="5842" w:author="marpa" w:date="2026-10-25T23:42:18Z">
              <w:r>
                <w:rPr>
                  <w:rFonts w:ascii="Courier New" w:hAnsi="Courier New"/>
                  <w:color w:val="000000"/>
                  <w:sz w:val="16"/>
                </w:rPr>
                <w:t>import java.awt.Color;</w:t>
              </w:r>
            </w:ins>
            <w:ins w:id="5843" w:author="marpa" w:date="2026-10-25T23:42:18Z">
              <w:r>
                <w:rPr>
                  <w:rFonts w:ascii="Courier New" w:hAnsi="Courier New"/>
                  <w:color w:val="000000"/>
                  <w:sz w:val="16"/>
                </w:rPr>
                <w:br w:type="textWrapping"/>
              </w:r>
            </w:ins>
            <w:ins w:id="5844" w:author="marpa" w:date="2026-10-25T23:42:18Z">
              <w:r>
                <w:rPr>
                  <w:rFonts w:ascii="Courier New" w:hAnsi="Courier New"/>
                  <w:color w:val="000000"/>
                  <w:sz w:val="16"/>
                </w:rPr>
                <w:t>import java.awt.Dimension;</w:t>
              </w:r>
            </w:ins>
            <w:ins w:id="5845" w:author="marpa" w:date="2026-10-25T23:42:18Z">
              <w:r>
                <w:rPr>
                  <w:rFonts w:ascii="Courier New" w:hAnsi="Courier New"/>
                  <w:color w:val="000000"/>
                  <w:sz w:val="16"/>
                </w:rPr>
                <w:br w:type="textWrapping"/>
              </w:r>
            </w:ins>
            <w:ins w:id="5846" w:author="marpa" w:date="2026-10-25T23:42:18Z">
              <w:r>
                <w:rPr>
                  <w:rFonts w:ascii="Courier New" w:hAnsi="Courier New"/>
                  <w:color w:val="000000"/>
                  <w:sz w:val="16"/>
                </w:rPr>
                <w:t>import java.awt.Font;</w:t>
              </w:r>
            </w:ins>
            <w:ins w:id="5847" w:author="marpa" w:date="2026-10-25T23:42:18Z">
              <w:r>
                <w:rPr>
                  <w:rFonts w:ascii="Courier New" w:hAnsi="Courier New"/>
                  <w:color w:val="000000"/>
                  <w:sz w:val="16"/>
                </w:rPr>
                <w:br w:type="textWrapping"/>
              </w:r>
            </w:ins>
            <w:ins w:id="5848" w:author="marpa" w:date="2026-10-25T23:42:18Z">
              <w:r>
                <w:rPr>
                  <w:rFonts w:ascii="Courier New" w:hAnsi="Courier New"/>
                  <w:color w:val="000000"/>
                  <w:sz w:val="16"/>
                </w:rPr>
                <w:t>import java.awt.GridBagConstraints;</w:t>
              </w:r>
            </w:ins>
            <w:ins w:id="5849" w:author="marpa" w:date="2026-10-25T23:42:18Z">
              <w:r>
                <w:rPr>
                  <w:rFonts w:ascii="Courier New" w:hAnsi="Courier New"/>
                  <w:color w:val="000000"/>
                  <w:sz w:val="16"/>
                </w:rPr>
                <w:br w:type="textWrapping"/>
              </w:r>
            </w:ins>
            <w:ins w:id="5850" w:author="marpa" w:date="2026-10-25T23:42:18Z">
              <w:r>
                <w:rPr>
                  <w:rFonts w:ascii="Courier New" w:hAnsi="Courier New"/>
                  <w:color w:val="000000"/>
                  <w:sz w:val="16"/>
                </w:rPr>
                <w:t>import java.awt.GridBagLayout;</w:t>
              </w:r>
            </w:ins>
            <w:ins w:id="5851" w:author="marpa" w:date="2026-10-25T23:42:18Z">
              <w:r>
                <w:rPr>
                  <w:rFonts w:ascii="Courier New" w:hAnsi="Courier New"/>
                  <w:color w:val="000000"/>
                  <w:sz w:val="16"/>
                </w:rPr>
                <w:br w:type="textWrapping"/>
              </w:r>
            </w:ins>
            <w:ins w:id="5852" w:author="marpa" w:date="2026-10-25T23:42:18Z">
              <w:r>
                <w:rPr>
                  <w:rFonts w:ascii="Courier New" w:hAnsi="Courier New"/>
                  <w:color w:val="000000"/>
                  <w:sz w:val="16"/>
                </w:rPr>
                <w:t>import java.awt.Insets;</w:t>
              </w:r>
            </w:ins>
            <w:ins w:id="5853" w:author="marpa" w:date="2026-10-25T23:42:18Z">
              <w:r>
                <w:rPr>
                  <w:rFonts w:ascii="Courier New" w:hAnsi="Courier New"/>
                  <w:color w:val="000000"/>
                  <w:sz w:val="16"/>
                </w:rPr>
                <w:br w:type="textWrapping"/>
              </w:r>
            </w:ins>
            <w:ins w:id="5854" w:author="marpa" w:date="2026-10-25T23:42:18Z">
              <w:r>
                <w:rPr>
                  <w:rFonts w:ascii="Courier New" w:hAnsi="Courier New"/>
                  <w:color w:val="000000"/>
                  <w:sz w:val="16"/>
                </w:rPr>
                <w:t>import java.awt.Window;</w:t>
              </w:r>
            </w:ins>
            <w:ins w:id="5855" w:author="marpa" w:date="2026-10-25T23:42:18Z">
              <w:r>
                <w:rPr>
                  <w:rFonts w:ascii="Courier New" w:hAnsi="Courier New"/>
                  <w:color w:val="000000"/>
                  <w:sz w:val="16"/>
                </w:rPr>
                <w:br w:type="textWrapping"/>
              </w:r>
            </w:ins>
            <w:ins w:id="5856" w:author="marpa" w:date="2026-10-25T23:42:18Z">
              <w:r>
                <w:rPr>
                  <w:rFonts w:ascii="Courier New" w:hAnsi="Courier New"/>
                  <w:color w:val="000000"/>
                  <w:sz w:val="16"/>
                </w:rPr>
                <w:t>import java.awt.event.ActionListener;</w:t>
              </w:r>
            </w:ins>
            <w:ins w:id="5857" w:author="marpa" w:date="2026-10-25T23:42:18Z">
              <w:r>
                <w:rPr>
                  <w:rFonts w:ascii="Courier New" w:hAnsi="Courier New"/>
                  <w:color w:val="000000"/>
                  <w:sz w:val="16"/>
                </w:rPr>
                <w:br w:type="textWrapping"/>
              </w:r>
            </w:ins>
            <w:ins w:id="5858" w:author="marpa" w:date="2026-10-25T23:42:18Z">
              <w:r>
                <w:rPr>
                  <w:rFonts w:ascii="Courier New" w:hAnsi="Courier New"/>
                  <w:color w:val="000000"/>
                  <w:sz w:val="16"/>
                </w:rPr>
                <w:t>import java.text.DecimalFormat;</w:t>
              </w:r>
            </w:ins>
            <w:ins w:id="5859" w:author="marpa" w:date="2026-10-25T23:42:18Z">
              <w:r>
                <w:rPr>
                  <w:rFonts w:ascii="Courier New" w:hAnsi="Courier New"/>
                  <w:color w:val="000000"/>
                  <w:sz w:val="16"/>
                </w:rPr>
                <w:br w:type="textWrapping"/>
              </w:r>
            </w:ins>
            <w:ins w:id="5860" w:author="marpa" w:date="2026-10-25T23:42:18Z">
              <w:r>
                <w:rPr>
                  <w:rFonts w:ascii="Courier New" w:hAnsi="Courier New"/>
                  <w:color w:val="000000"/>
                  <w:sz w:val="16"/>
                </w:rPr>
                <w:t>import java.util.Locale;</w:t>
              </w:r>
            </w:ins>
            <w:ins w:id="5861" w:author="marpa" w:date="2026-10-25T23:42:18Z">
              <w:r>
                <w:rPr>
                  <w:rFonts w:ascii="Courier New" w:hAnsi="Courier New"/>
                  <w:color w:val="000000"/>
                  <w:sz w:val="16"/>
                </w:rPr>
                <w:br w:type="textWrapping"/>
              </w:r>
            </w:ins>
            <w:ins w:id="5862" w:author="marpa" w:date="2026-10-25T23:42:18Z">
              <w:r>
                <w:rPr>
                  <w:rFonts w:ascii="Courier New" w:hAnsi="Courier New"/>
                  <w:color w:val="000000"/>
                  <w:sz w:val="16"/>
                </w:rPr>
                <w:t>import javax.swing.BorderFactory;</w:t>
              </w:r>
            </w:ins>
            <w:ins w:id="5863" w:author="marpa" w:date="2026-10-25T23:42:18Z">
              <w:r>
                <w:rPr>
                  <w:rFonts w:ascii="Courier New" w:hAnsi="Courier New"/>
                  <w:color w:val="000000"/>
                  <w:sz w:val="16"/>
                </w:rPr>
                <w:br w:type="textWrapping"/>
              </w:r>
            </w:ins>
            <w:ins w:id="5864" w:author="marpa" w:date="2026-10-25T23:42:18Z">
              <w:r>
                <w:rPr>
                  <w:rFonts w:ascii="Courier New" w:hAnsi="Courier New"/>
                  <w:color w:val="000000"/>
                  <w:sz w:val="16"/>
                </w:rPr>
                <w:t>import javax.swing.JButton;</w:t>
              </w:r>
            </w:ins>
            <w:ins w:id="5865" w:author="marpa" w:date="2026-10-25T23:42:18Z">
              <w:r>
                <w:rPr>
                  <w:rFonts w:ascii="Courier New" w:hAnsi="Courier New"/>
                  <w:color w:val="000000"/>
                  <w:sz w:val="16"/>
                </w:rPr>
                <w:br w:type="textWrapping"/>
              </w:r>
            </w:ins>
            <w:ins w:id="5866" w:author="marpa" w:date="2026-10-25T23:42:18Z">
              <w:r>
                <w:rPr>
                  <w:rFonts w:ascii="Courier New" w:hAnsi="Courier New"/>
                  <w:color w:val="000000"/>
                  <w:sz w:val="16"/>
                </w:rPr>
                <w:t>import javax.swing.JComboBox;</w:t>
              </w:r>
            </w:ins>
            <w:ins w:id="5867" w:author="marpa" w:date="2026-10-25T23:42:18Z">
              <w:r>
                <w:rPr>
                  <w:rFonts w:ascii="Courier New" w:hAnsi="Courier New"/>
                  <w:color w:val="000000"/>
                  <w:sz w:val="16"/>
                </w:rPr>
                <w:br w:type="textWrapping"/>
              </w:r>
            </w:ins>
            <w:ins w:id="5868" w:author="marpa" w:date="2026-10-25T23:42:18Z">
              <w:r>
                <w:rPr>
                  <w:rFonts w:ascii="Courier New" w:hAnsi="Courier New"/>
                  <w:color w:val="000000"/>
                  <w:sz w:val="16"/>
                </w:rPr>
                <w:t>import javax.swing.JLabel;</w:t>
              </w:r>
            </w:ins>
            <w:ins w:id="5869" w:author="marpa" w:date="2026-10-25T23:42:18Z">
              <w:r>
                <w:rPr>
                  <w:rFonts w:ascii="Courier New" w:hAnsi="Courier New"/>
                  <w:color w:val="000000"/>
                  <w:sz w:val="16"/>
                </w:rPr>
                <w:br w:type="textWrapping"/>
              </w:r>
            </w:ins>
            <w:ins w:id="5870" w:author="marpa" w:date="2026-10-25T23:42:18Z">
              <w:r>
                <w:rPr>
                  <w:rFonts w:ascii="Courier New" w:hAnsi="Courier New"/>
                  <w:color w:val="000000"/>
                  <w:sz w:val="16"/>
                </w:rPr>
                <w:t>import javax.swing.JOptionPane;</w:t>
              </w:r>
            </w:ins>
            <w:ins w:id="5871" w:author="marpa" w:date="2026-10-25T23:42:18Z">
              <w:r>
                <w:rPr>
                  <w:rFonts w:ascii="Courier New" w:hAnsi="Courier New"/>
                  <w:color w:val="000000"/>
                  <w:sz w:val="16"/>
                </w:rPr>
                <w:br w:type="textWrapping"/>
              </w:r>
            </w:ins>
            <w:ins w:id="5872" w:author="marpa" w:date="2026-10-25T23:42:18Z">
              <w:r>
                <w:rPr>
                  <w:rFonts w:ascii="Courier New" w:hAnsi="Courier New"/>
                  <w:color w:val="000000"/>
                  <w:sz w:val="16"/>
                </w:rPr>
                <w:t>import javax.swing.JPanel;</w:t>
              </w:r>
            </w:ins>
            <w:ins w:id="5873" w:author="marpa" w:date="2026-10-25T23:42:18Z">
              <w:r>
                <w:rPr>
                  <w:rFonts w:ascii="Courier New" w:hAnsi="Courier New"/>
                  <w:color w:val="000000"/>
                  <w:sz w:val="16"/>
                </w:rPr>
                <w:br w:type="textWrapping"/>
              </w:r>
            </w:ins>
            <w:ins w:id="5874" w:author="marpa" w:date="2026-10-25T23:42:18Z">
              <w:r>
                <w:rPr>
                  <w:rFonts w:ascii="Courier New" w:hAnsi="Courier New"/>
                  <w:color w:val="000000"/>
                  <w:sz w:val="16"/>
                </w:rPr>
                <w:t>import javax.swing.JTextField;</w:t>
              </w:r>
            </w:ins>
            <w:ins w:id="5875" w:author="marpa" w:date="2026-10-25T23:42:18Z">
              <w:r>
                <w:rPr>
                  <w:rFonts w:ascii="Courier New" w:hAnsi="Courier New"/>
                  <w:color w:val="000000"/>
                  <w:sz w:val="16"/>
                </w:rPr>
                <w:br w:type="textWrapping"/>
              </w:r>
            </w:ins>
            <w:ins w:id="5876" w:author="marpa" w:date="2026-10-25T23:42:18Z">
              <w:r>
                <w:rPr>
                  <w:rFonts w:ascii="Courier New" w:hAnsi="Courier New"/>
                  <w:color w:val="000000"/>
                  <w:sz w:val="16"/>
                </w:rPr>
                <w:t>import javax.swing.SwingConstants;</w:t>
              </w:r>
            </w:ins>
            <w:ins w:id="5877" w:author="marpa" w:date="2026-10-25T23:42:18Z">
              <w:r>
                <w:rPr>
                  <w:rFonts w:ascii="Courier New" w:hAnsi="Courier New"/>
                  <w:color w:val="000000"/>
                  <w:sz w:val="16"/>
                </w:rPr>
                <w:br w:type="textWrapping"/>
              </w:r>
            </w:ins>
            <w:ins w:id="5878" w:author="marpa" w:date="2026-10-25T23:42:18Z">
              <w:r>
                <w:rPr>
                  <w:rFonts w:ascii="Courier New" w:hAnsi="Courier New"/>
                  <w:color w:val="000000"/>
                  <w:sz w:val="16"/>
                </w:rPr>
                <w:t>import javax.swing.SwingUtilities;</w:t>
              </w:r>
            </w:ins>
            <w:ins w:id="5879" w:author="marpa" w:date="2026-10-25T23:42:18Z">
              <w:r>
                <w:rPr>
                  <w:rFonts w:ascii="Courier New" w:hAnsi="Courier New"/>
                  <w:color w:val="000000"/>
                  <w:sz w:val="16"/>
                </w:rPr>
                <w:br w:type="textWrapping"/>
              </w:r>
            </w:ins>
            <w:ins w:id="5880" w:author="marpa" w:date="2026-10-25T23:42:18Z">
              <w:r>
                <w:rPr>
                  <w:rFonts w:ascii="Courier New" w:hAnsi="Courier New"/>
                  <w:color w:val="000000"/>
                  <w:sz w:val="16"/>
                </w:rPr>
                <w:br w:type="textWrapping"/>
              </w:r>
            </w:ins>
            <w:ins w:id="5881" w:author="marpa" w:date="2026-10-25T23:42:18Z">
              <w:r>
                <w:rPr>
                  <w:rFonts w:ascii="Courier New" w:hAnsi="Courier New"/>
                  <w:color w:val="000000"/>
                  <w:sz w:val="16"/>
                </w:rPr>
                <w:t>/** Formulario de conversión con un flujo compacto y resultado de ancho completo. */</w:t>
              </w:r>
            </w:ins>
            <w:ins w:id="5882" w:author="marpa" w:date="2026-10-25T23:42:18Z">
              <w:r>
                <w:rPr>
                  <w:rFonts w:ascii="Courier New" w:hAnsi="Courier New"/>
                  <w:color w:val="000000"/>
                  <w:sz w:val="16"/>
                </w:rPr>
                <w:br w:type="textWrapping"/>
              </w:r>
            </w:ins>
            <w:ins w:id="5883" w:author="marpa" w:date="2026-10-25T23:42:18Z">
              <w:r>
                <w:rPr>
                  <w:rFonts w:ascii="Courier New" w:hAnsi="Courier New"/>
                  <w:color w:val="000000"/>
                  <w:sz w:val="16"/>
                </w:rPr>
                <w:t>public class PanelConversionVista extends JPanel {</w:t>
              </w:r>
            </w:ins>
            <w:ins w:id="5884" w:author="marpa" w:date="2026-10-25T23:42:18Z">
              <w:r>
                <w:rPr>
                  <w:rFonts w:ascii="Courier New" w:hAnsi="Courier New"/>
                  <w:color w:val="000000"/>
                  <w:sz w:val="16"/>
                </w:rPr>
                <w:br w:type="textWrapping"/>
              </w:r>
            </w:ins>
            <w:ins w:id="5885" w:author="marpa" w:date="2026-10-25T23:42:18Z">
              <w:r>
                <w:rPr>
                  <w:rFonts w:ascii="Courier New" w:hAnsi="Courier New"/>
                  <w:color w:val="000000"/>
                  <w:sz w:val="16"/>
                </w:rPr>
                <w:br w:type="textWrapping"/>
              </w:r>
            </w:ins>
            <w:ins w:id="5886" w:author="marpa" w:date="2026-10-25T23:42:18Z">
              <w:r>
                <w:rPr>
                  <w:rFonts w:ascii="Courier New" w:hAnsi="Courier New"/>
                  <w:color w:val="000000"/>
                  <w:sz w:val="16"/>
                </w:rPr>
                <w:t xml:space="preserve">    private static final DecimalFormat FORMATO_RESULTADO = new DecimalFormat("0.##########");</w:t>
              </w:r>
            </w:ins>
            <w:ins w:id="5887" w:author="marpa" w:date="2026-10-25T23:42:18Z">
              <w:r>
                <w:rPr>
                  <w:rFonts w:ascii="Courier New" w:hAnsi="Courier New"/>
                  <w:color w:val="000000"/>
                  <w:sz w:val="16"/>
                </w:rPr>
                <w:br w:type="textWrapping"/>
              </w:r>
            </w:ins>
            <w:ins w:id="5888" w:author="marpa" w:date="2026-10-25T23:42:18Z">
              <w:r>
                <w:rPr>
                  <w:rFonts w:ascii="Courier New" w:hAnsi="Courier New"/>
                  <w:color w:val="000000"/>
                  <w:sz w:val="16"/>
                </w:rPr>
                <w:br w:type="textWrapping"/>
              </w:r>
            </w:ins>
            <w:ins w:id="5889" w:author="marpa" w:date="2026-10-25T23:42:18Z">
              <w:r>
                <w:rPr>
                  <w:rFonts w:ascii="Courier New" w:hAnsi="Courier New"/>
                  <w:color w:val="000000"/>
                  <w:sz w:val="16"/>
                </w:rPr>
                <w:t xml:space="preserve">    private final JTextField txtValor = new JTextField();</w:t>
              </w:r>
            </w:ins>
            <w:ins w:id="5890" w:author="marpa" w:date="2026-10-25T23:42:18Z">
              <w:r>
                <w:rPr>
                  <w:rFonts w:ascii="Courier New" w:hAnsi="Courier New"/>
                  <w:color w:val="000000"/>
                  <w:sz w:val="16"/>
                </w:rPr>
                <w:br w:type="textWrapping"/>
              </w:r>
            </w:ins>
            <w:ins w:id="5891" w:author="marpa" w:date="2026-10-25T23:42:18Z">
              <w:r>
                <w:rPr>
                  <w:rFonts w:ascii="Courier New" w:hAnsi="Courier New"/>
                  <w:color w:val="000000"/>
                  <w:sz w:val="16"/>
                </w:rPr>
                <w:t xml:space="preserve">    private final JComboBox&lt;String&gt; cmbOrigen;</w:t>
              </w:r>
            </w:ins>
            <w:ins w:id="5892" w:author="marpa" w:date="2026-10-25T23:42:18Z">
              <w:r>
                <w:rPr>
                  <w:rFonts w:ascii="Courier New" w:hAnsi="Courier New"/>
                  <w:color w:val="000000"/>
                  <w:sz w:val="16"/>
                </w:rPr>
                <w:br w:type="textWrapping"/>
              </w:r>
            </w:ins>
            <w:ins w:id="5893" w:author="marpa" w:date="2026-10-25T23:42:18Z">
              <w:r>
                <w:rPr>
                  <w:rFonts w:ascii="Courier New" w:hAnsi="Courier New"/>
                  <w:color w:val="000000"/>
                  <w:sz w:val="16"/>
                </w:rPr>
                <w:t xml:space="preserve">    private final JComboBox&lt;String&gt; cmbDestino;</w:t>
              </w:r>
            </w:ins>
            <w:ins w:id="5894" w:author="marpa" w:date="2026-10-25T23:42:18Z">
              <w:r>
                <w:rPr>
                  <w:rFonts w:ascii="Courier New" w:hAnsi="Courier New"/>
                  <w:color w:val="000000"/>
                  <w:sz w:val="16"/>
                </w:rPr>
                <w:br w:type="textWrapping"/>
              </w:r>
            </w:ins>
            <w:ins w:id="5895" w:author="marpa" w:date="2026-10-25T23:42:18Z">
              <w:r>
                <w:rPr>
                  <w:rFonts w:ascii="Courier New" w:hAnsi="Courier New"/>
                  <w:color w:val="000000"/>
                  <w:sz w:val="16"/>
                </w:rPr>
                <w:t xml:space="preserve">    private final JButton btnConvertir = AppTheme.botonPrincipal("Convertir");</w:t>
              </w:r>
            </w:ins>
            <w:ins w:id="5896" w:author="marpa" w:date="2026-10-25T23:42:18Z">
              <w:r>
                <w:rPr>
                  <w:rFonts w:ascii="Courier New" w:hAnsi="Courier New"/>
                  <w:color w:val="000000"/>
                  <w:sz w:val="16"/>
                </w:rPr>
                <w:br w:type="textWrapping"/>
              </w:r>
            </w:ins>
            <w:ins w:id="5897" w:author="marpa" w:date="2026-10-25T23:42:18Z">
              <w:r>
                <w:rPr>
                  <w:rFonts w:ascii="Courier New" w:hAnsi="Courier New"/>
                  <w:color w:val="000000"/>
                  <w:sz w:val="16"/>
                </w:rPr>
                <w:t xml:space="preserve">    private final JLabel lblResultado = AppTheme.etiqueta("—", 30, Font.BOLD, AppTheme.AZUL_OSCURO);</w:t>
              </w:r>
            </w:ins>
            <w:ins w:id="5898" w:author="marpa" w:date="2026-10-25T23:42:18Z">
              <w:r>
                <w:rPr>
                  <w:rFonts w:ascii="Courier New" w:hAnsi="Courier New"/>
                  <w:color w:val="000000"/>
                  <w:sz w:val="16"/>
                </w:rPr>
                <w:br w:type="textWrapping"/>
              </w:r>
            </w:ins>
            <w:ins w:id="5899" w:author="marpa" w:date="2026-10-25T23:42:18Z">
              <w:r>
                <w:rPr>
                  <w:rFonts w:ascii="Courier New" w:hAnsi="Courier New"/>
                  <w:color w:val="000000"/>
                  <w:sz w:val="16"/>
                </w:rPr>
                <w:t xml:space="preserve">    private final JLabel lblMensaje = AppTheme.etiqueta("Completa los campos para realizar una conversión.", 13, Font.PLAIN, AppTheme.TEXTO_SUAVE);</w:t>
              </w:r>
            </w:ins>
            <w:ins w:id="5900" w:author="marpa" w:date="2026-10-25T23:42:18Z">
              <w:r>
                <w:rPr>
                  <w:rFonts w:ascii="Courier New" w:hAnsi="Courier New"/>
                  <w:color w:val="000000"/>
                  <w:sz w:val="16"/>
                </w:rPr>
                <w:br w:type="textWrapping"/>
              </w:r>
            </w:ins>
            <w:ins w:id="5901" w:author="marpa" w:date="2026-10-25T23:42:18Z">
              <w:r>
                <w:rPr>
                  <w:rFonts w:ascii="Courier New" w:hAnsi="Courier New"/>
                  <w:color w:val="000000"/>
                  <w:sz w:val="16"/>
                </w:rPr>
                <w:br w:type="textWrapping"/>
              </w:r>
            </w:ins>
            <w:ins w:id="5902" w:author="marpa" w:date="2026-10-25T23:42:18Z">
              <w:r>
                <w:rPr>
                  <w:rFonts w:ascii="Courier New" w:hAnsi="Courier New"/>
                  <w:color w:val="000000"/>
                  <w:sz w:val="16"/>
                </w:rPr>
                <w:t xml:space="preserve">    public PanelConversionVista(TipoConversion tipo) {</w:t>
              </w:r>
            </w:ins>
            <w:ins w:id="5903" w:author="marpa" w:date="2026-10-25T23:42:18Z">
              <w:r>
                <w:rPr>
                  <w:rFonts w:ascii="Courier New" w:hAnsi="Courier New"/>
                  <w:color w:val="000000"/>
                  <w:sz w:val="16"/>
                </w:rPr>
                <w:br w:type="textWrapping"/>
              </w:r>
            </w:ins>
            <w:ins w:id="5904" w:author="marpa" w:date="2026-10-25T23:42:18Z">
              <w:r>
                <w:rPr>
                  <w:rFonts w:ascii="Courier New" w:hAnsi="Courier New"/>
                  <w:color w:val="000000"/>
                  <w:sz w:val="16"/>
                </w:rPr>
                <w:t xml:space="preserve">        cmbOrigen = new JComboBox&lt;&gt;(tipo.getUnidades().toArray(String[]::new));</w:t>
              </w:r>
            </w:ins>
            <w:ins w:id="5905" w:author="marpa" w:date="2026-10-25T23:42:18Z">
              <w:r>
                <w:rPr>
                  <w:rFonts w:ascii="Courier New" w:hAnsi="Courier New"/>
                  <w:color w:val="000000"/>
                  <w:sz w:val="16"/>
                </w:rPr>
                <w:br w:type="textWrapping"/>
              </w:r>
            </w:ins>
            <w:ins w:id="5906" w:author="marpa" w:date="2026-10-25T23:42:18Z">
              <w:r>
                <w:rPr>
                  <w:rFonts w:ascii="Courier New" w:hAnsi="Courier New"/>
                  <w:color w:val="000000"/>
                  <w:sz w:val="16"/>
                </w:rPr>
                <w:t xml:space="preserve">        cmbDestino = new JComboBox&lt;&gt;(tipo.getUnidades().toArray(String[]::new));</w:t>
              </w:r>
            </w:ins>
            <w:ins w:id="5907" w:author="marpa" w:date="2026-10-25T23:42:18Z">
              <w:r>
                <w:rPr>
                  <w:rFonts w:ascii="Courier New" w:hAnsi="Courier New"/>
                  <w:color w:val="000000"/>
                  <w:sz w:val="16"/>
                </w:rPr>
                <w:br w:type="textWrapping"/>
              </w:r>
            </w:ins>
            <w:ins w:id="5908" w:author="marpa" w:date="2026-10-25T23:42:18Z">
              <w:r>
                <w:rPr>
                  <w:rFonts w:ascii="Courier New" w:hAnsi="Courier New"/>
                  <w:color w:val="000000"/>
                  <w:sz w:val="16"/>
                </w:rPr>
                <w:t xml:space="preserve">        if (cmbDestino.getItemCount() &gt; 1) {</w:t>
              </w:r>
            </w:ins>
            <w:ins w:id="5909" w:author="marpa" w:date="2026-10-25T23:42:18Z">
              <w:r>
                <w:rPr>
                  <w:rFonts w:ascii="Courier New" w:hAnsi="Courier New"/>
                  <w:color w:val="000000"/>
                  <w:sz w:val="16"/>
                </w:rPr>
                <w:br w:type="textWrapping"/>
              </w:r>
            </w:ins>
            <w:ins w:id="5910" w:author="marpa" w:date="2026-10-25T23:42:18Z">
              <w:r>
                <w:rPr>
                  <w:rFonts w:ascii="Courier New" w:hAnsi="Courier New"/>
                  <w:color w:val="000000"/>
                  <w:sz w:val="16"/>
                </w:rPr>
                <w:t xml:space="preserve">            cmbDestino.setSelectedIndex(1);</w:t>
              </w:r>
            </w:ins>
            <w:ins w:id="5911" w:author="marpa" w:date="2026-10-25T23:42:18Z">
              <w:r>
                <w:rPr>
                  <w:rFonts w:ascii="Courier New" w:hAnsi="Courier New"/>
                  <w:color w:val="000000"/>
                  <w:sz w:val="16"/>
                </w:rPr>
                <w:br w:type="textWrapping"/>
              </w:r>
            </w:ins>
            <w:ins w:id="5912" w:author="marpa" w:date="2026-10-25T23:42:18Z">
              <w:r>
                <w:rPr>
                  <w:rFonts w:ascii="Courier New" w:hAnsi="Courier New"/>
                  <w:color w:val="000000"/>
                  <w:sz w:val="16"/>
                </w:rPr>
                <w:t xml:space="preserve">        }</w:t>
              </w:r>
            </w:ins>
            <w:ins w:id="5913" w:author="marpa" w:date="2026-10-25T23:42:18Z">
              <w:r>
                <w:rPr>
                  <w:rFonts w:ascii="Courier New" w:hAnsi="Courier New"/>
                  <w:color w:val="000000"/>
                  <w:sz w:val="16"/>
                </w:rPr>
                <w:br w:type="textWrapping"/>
              </w:r>
            </w:ins>
            <w:ins w:id="5914" w:author="marpa" w:date="2026-10-25T23:42:18Z">
              <w:r>
                <w:rPr>
                  <w:rFonts w:ascii="Courier New" w:hAnsi="Courier New"/>
                  <w:color w:val="000000"/>
                  <w:sz w:val="16"/>
                </w:rPr>
                <w:t xml:space="preserve">        configurarComponentes(tipo);</w:t>
              </w:r>
            </w:ins>
            <w:ins w:id="5915" w:author="marpa" w:date="2026-10-25T23:42:18Z">
              <w:r>
                <w:rPr>
                  <w:rFonts w:ascii="Courier New" w:hAnsi="Courier New"/>
                  <w:color w:val="000000"/>
                  <w:sz w:val="16"/>
                </w:rPr>
                <w:br w:type="textWrapping"/>
              </w:r>
            </w:ins>
            <w:ins w:id="5916" w:author="marpa" w:date="2026-10-25T23:42:18Z">
              <w:r>
                <w:rPr>
                  <w:rFonts w:ascii="Courier New" w:hAnsi="Courier New"/>
                  <w:color w:val="000000"/>
                  <w:sz w:val="16"/>
                </w:rPr>
                <w:t xml:space="preserve">    }</w:t>
              </w:r>
            </w:ins>
            <w:ins w:id="5917" w:author="marpa" w:date="2026-10-25T23:42:18Z">
              <w:r>
                <w:rPr>
                  <w:rFonts w:ascii="Courier New" w:hAnsi="Courier New"/>
                  <w:color w:val="000000"/>
                  <w:sz w:val="16"/>
                </w:rPr>
                <w:br w:type="textWrapping"/>
              </w:r>
            </w:ins>
            <w:ins w:id="5918" w:author="marpa" w:date="2026-10-25T23:42:18Z">
              <w:r>
                <w:rPr>
                  <w:rFonts w:ascii="Courier New" w:hAnsi="Courier New"/>
                  <w:color w:val="000000"/>
                  <w:sz w:val="16"/>
                </w:rPr>
                <w:br w:type="textWrapping"/>
              </w:r>
            </w:ins>
            <w:ins w:id="5919" w:author="marpa" w:date="2026-10-25T23:42:18Z">
              <w:r>
                <w:rPr>
                  <w:rFonts w:ascii="Courier New" w:hAnsi="Courier New"/>
                  <w:color w:val="000000"/>
                  <w:sz w:val="16"/>
                </w:rPr>
                <w:t xml:space="preserve">    private void configurarComponentes(TipoConversion tipo) {</w:t>
              </w:r>
            </w:ins>
            <w:ins w:id="5920" w:author="marpa" w:date="2026-10-25T23:42:18Z">
              <w:r>
                <w:rPr>
                  <w:rFonts w:ascii="Courier New" w:hAnsi="Courier New"/>
                  <w:color w:val="000000"/>
                  <w:sz w:val="16"/>
                </w:rPr>
                <w:br w:type="textWrapping"/>
              </w:r>
            </w:ins>
            <w:ins w:id="5921" w:author="marpa" w:date="2026-10-25T23:42:18Z">
              <w:r>
                <w:rPr>
                  <w:rFonts w:ascii="Courier New" w:hAnsi="Courier New"/>
                  <w:color w:val="000000"/>
                  <w:sz w:val="16"/>
                </w:rPr>
                <w:t xml:space="preserve">        setOpaque(false);</w:t>
              </w:r>
            </w:ins>
            <w:ins w:id="5922" w:author="marpa" w:date="2026-10-25T23:42:18Z">
              <w:r>
                <w:rPr>
                  <w:rFonts w:ascii="Courier New" w:hAnsi="Courier New"/>
                  <w:color w:val="000000"/>
                  <w:sz w:val="16"/>
                </w:rPr>
                <w:br w:type="textWrapping"/>
              </w:r>
            </w:ins>
            <w:ins w:id="5923" w:author="marpa" w:date="2026-10-25T23:42:18Z">
              <w:r>
                <w:rPr>
                  <w:rFonts w:ascii="Courier New" w:hAnsi="Courier New"/>
                  <w:color w:val="000000"/>
                  <w:sz w:val="16"/>
                </w:rPr>
                <w:t xml:space="preserve">        setLayout(new BorderLayout(0, 10));</w:t>
              </w:r>
            </w:ins>
            <w:ins w:id="5924" w:author="marpa" w:date="2026-10-25T23:42:18Z">
              <w:r>
                <w:rPr>
                  <w:rFonts w:ascii="Courier New" w:hAnsi="Courier New"/>
                  <w:color w:val="000000"/>
                  <w:sz w:val="16"/>
                </w:rPr>
                <w:br w:type="textWrapping"/>
              </w:r>
            </w:ins>
            <w:ins w:id="5925" w:author="marpa" w:date="2026-10-25T23:42:18Z">
              <w:r>
                <w:rPr>
                  <w:rFonts w:ascii="Courier New" w:hAnsi="Courier New"/>
                  <w:color w:val="000000"/>
                  <w:sz w:val="16"/>
                </w:rPr>
                <w:t xml:space="preserve">        setBorder(BorderFactory.createEmptyBorder(18, 14, 8, 14));</w:t>
              </w:r>
            </w:ins>
            <w:ins w:id="5926" w:author="marpa" w:date="2026-10-25T23:42:18Z">
              <w:r>
                <w:rPr>
                  <w:rFonts w:ascii="Courier New" w:hAnsi="Courier New"/>
                  <w:color w:val="000000"/>
                  <w:sz w:val="16"/>
                </w:rPr>
                <w:br w:type="textWrapping"/>
              </w:r>
            </w:ins>
            <w:ins w:id="5927" w:author="marpa" w:date="2026-10-25T23:42:18Z">
              <w:r>
                <w:rPr>
                  <w:rFonts w:ascii="Courier New" w:hAnsi="Courier New"/>
                  <w:color w:val="000000"/>
                  <w:sz w:val="16"/>
                </w:rPr>
                <w:br w:type="textWrapping"/>
              </w:r>
            </w:ins>
            <w:ins w:id="5928" w:author="marpa" w:date="2026-10-25T23:42:18Z">
              <w:r>
                <w:rPr>
                  <w:rFonts w:ascii="Courier New" w:hAnsi="Courier New"/>
                  <w:color w:val="000000"/>
                  <w:sz w:val="16"/>
                </w:rPr>
                <w:t xml:space="preserve">        JPanel introduccion = new JPanel(new BorderLayout(0, 3));</w:t>
              </w:r>
            </w:ins>
            <w:ins w:id="5929" w:author="marpa" w:date="2026-10-25T23:42:18Z">
              <w:r>
                <w:rPr>
                  <w:rFonts w:ascii="Courier New" w:hAnsi="Courier New"/>
                  <w:color w:val="000000"/>
                  <w:sz w:val="16"/>
                </w:rPr>
                <w:br w:type="textWrapping"/>
              </w:r>
            </w:ins>
            <w:ins w:id="5930" w:author="marpa" w:date="2026-10-25T23:42:18Z">
              <w:r>
                <w:rPr>
                  <w:rFonts w:ascii="Courier New" w:hAnsi="Courier New"/>
                  <w:color w:val="000000"/>
                  <w:sz w:val="16"/>
                </w:rPr>
                <w:t xml:space="preserve">        introduccion.setOpaque(false);</w:t>
              </w:r>
            </w:ins>
            <w:ins w:id="5931" w:author="marpa" w:date="2026-10-25T23:42:18Z">
              <w:r>
                <w:rPr>
                  <w:rFonts w:ascii="Courier New" w:hAnsi="Courier New"/>
                  <w:color w:val="000000"/>
                  <w:sz w:val="16"/>
                </w:rPr>
                <w:br w:type="textWrapping"/>
              </w:r>
            </w:ins>
            <w:ins w:id="5932" w:author="marpa" w:date="2026-10-25T23:42:18Z">
              <w:r>
                <w:rPr>
                  <w:rFonts w:ascii="Courier New" w:hAnsi="Courier New"/>
                  <w:color w:val="000000"/>
                  <w:sz w:val="16"/>
                </w:rPr>
                <w:t xml:space="preserve">        introduccion.add(AppTheme.etiqueta("Conversión de " + tipo.getTitulo(), 20, Font.BOLD, AppTheme.AZUL_OSCURO), BorderLayout.NORTH);</w:t>
              </w:r>
            </w:ins>
            <w:ins w:id="5933" w:author="marpa" w:date="2026-10-25T23:42:18Z">
              <w:r>
                <w:rPr>
                  <w:rFonts w:ascii="Courier New" w:hAnsi="Courier New"/>
                  <w:color w:val="000000"/>
                  <w:sz w:val="16"/>
                </w:rPr>
                <w:br w:type="textWrapping"/>
              </w:r>
            </w:ins>
            <w:ins w:id="5934" w:author="marpa" w:date="2026-10-25T23:42:18Z">
              <w:r>
                <w:rPr>
                  <w:rFonts w:ascii="Courier New" w:hAnsi="Courier New"/>
                  <w:color w:val="000000"/>
                  <w:sz w:val="16"/>
                </w:rPr>
                <w:t xml:space="preserve">        introduccion.add(AppTheme.etiqueta("Ingresa un valor, elige las unidades y obtén el resultado al instante.", 13, Font.PLAIN, AppTheme.TEXTO_SUAVE), BorderLayout.SOUTH);</w:t>
              </w:r>
            </w:ins>
            <w:ins w:id="5935" w:author="marpa" w:date="2026-10-25T23:42:18Z">
              <w:r>
                <w:rPr>
                  <w:rFonts w:ascii="Courier New" w:hAnsi="Courier New"/>
                  <w:color w:val="000000"/>
                  <w:sz w:val="16"/>
                </w:rPr>
                <w:br w:type="textWrapping"/>
              </w:r>
            </w:ins>
            <w:ins w:id="5936" w:author="marpa" w:date="2026-10-25T23:42:18Z">
              <w:r>
                <w:rPr>
                  <w:rFonts w:ascii="Courier New" w:hAnsi="Courier New"/>
                  <w:color w:val="000000"/>
                  <w:sz w:val="16"/>
                </w:rPr>
                <w:t xml:space="preserve">        add(introduccion, BorderLayout.NORTH);</w:t>
              </w:r>
            </w:ins>
            <w:ins w:id="5937" w:author="marpa" w:date="2026-10-25T23:42:18Z">
              <w:r>
                <w:rPr>
                  <w:rFonts w:ascii="Courier New" w:hAnsi="Courier New"/>
                  <w:color w:val="000000"/>
                  <w:sz w:val="16"/>
                </w:rPr>
                <w:br w:type="textWrapping"/>
              </w:r>
            </w:ins>
            <w:ins w:id="5938" w:author="marpa" w:date="2026-10-25T23:42:18Z">
              <w:r>
                <w:rPr>
                  <w:rFonts w:ascii="Courier New" w:hAnsi="Courier New"/>
                  <w:color w:val="000000"/>
                  <w:sz w:val="16"/>
                </w:rPr>
                <w:br w:type="textWrapping"/>
              </w:r>
            </w:ins>
            <w:ins w:id="5939" w:author="marpa" w:date="2026-10-25T23:42:18Z">
              <w:r>
                <w:rPr>
                  <w:rFonts w:ascii="Courier New" w:hAnsi="Courier New"/>
                  <w:color w:val="000000"/>
                  <w:sz w:val="16"/>
                </w:rPr>
                <w:t xml:space="preserve">        JPanel contenido = new JPanel(new BorderLayout(0, 12));</w:t>
              </w:r>
            </w:ins>
            <w:ins w:id="5940" w:author="marpa" w:date="2026-10-25T23:42:18Z">
              <w:r>
                <w:rPr>
                  <w:rFonts w:ascii="Courier New" w:hAnsi="Courier New"/>
                  <w:color w:val="000000"/>
                  <w:sz w:val="16"/>
                </w:rPr>
                <w:br w:type="textWrapping"/>
              </w:r>
            </w:ins>
            <w:ins w:id="5941" w:author="marpa" w:date="2026-10-25T23:42:18Z">
              <w:r>
                <w:rPr>
                  <w:rFonts w:ascii="Courier New" w:hAnsi="Courier New"/>
                  <w:color w:val="000000"/>
                  <w:sz w:val="16"/>
                </w:rPr>
                <w:t xml:space="preserve">        contenido.setOpaque(false);</w:t>
              </w:r>
            </w:ins>
            <w:ins w:id="5942" w:author="marpa" w:date="2026-10-25T23:42:18Z">
              <w:r>
                <w:rPr>
                  <w:rFonts w:ascii="Courier New" w:hAnsi="Courier New"/>
                  <w:color w:val="000000"/>
                  <w:sz w:val="16"/>
                </w:rPr>
                <w:br w:type="textWrapping"/>
              </w:r>
            </w:ins>
            <w:ins w:id="5943" w:author="marpa" w:date="2026-10-25T23:42:18Z">
              <w:r>
                <w:rPr>
                  <w:rFonts w:ascii="Courier New" w:hAnsi="Courier New"/>
                  <w:color w:val="000000"/>
                  <w:sz w:val="16"/>
                </w:rPr>
                <w:t xml:space="preserve">        contenido.add(crearFormulario(), BorderLayout.NORTH);</w:t>
              </w:r>
            </w:ins>
            <w:ins w:id="5944" w:author="marpa" w:date="2026-10-25T23:42:18Z">
              <w:r>
                <w:rPr>
                  <w:rFonts w:ascii="Courier New" w:hAnsi="Courier New"/>
                  <w:color w:val="000000"/>
                  <w:sz w:val="16"/>
                </w:rPr>
                <w:br w:type="textWrapping"/>
              </w:r>
            </w:ins>
            <w:ins w:id="5945" w:author="marpa" w:date="2026-10-25T23:42:18Z">
              <w:r>
                <w:rPr>
                  <w:rFonts w:ascii="Courier New" w:hAnsi="Courier New"/>
                  <w:color w:val="000000"/>
                  <w:sz w:val="16"/>
                </w:rPr>
                <w:t xml:space="preserve">        contenido.add(crearResultado(), BorderLayout.SOUTH);</w:t>
              </w:r>
            </w:ins>
            <w:ins w:id="5946" w:author="marpa" w:date="2026-10-25T23:42:18Z">
              <w:r>
                <w:rPr>
                  <w:rFonts w:ascii="Courier New" w:hAnsi="Courier New"/>
                  <w:color w:val="000000"/>
                  <w:sz w:val="16"/>
                </w:rPr>
                <w:br w:type="textWrapping"/>
              </w:r>
            </w:ins>
            <w:ins w:id="5947" w:author="marpa" w:date="2026-10-25T23:42:18Z">
              <w:r>
                <w:rPr>
                  <w:rFonts w:ascii="Courier New" w:hAnsi="Courier New"/>
                  <w:color w:val="000000"/>
                  <w:sz w:val="16"/>
                </w:rPr>
                <w:t xml:space="preserve">        add(contenido, BorderLayout.CENTER);</w:t>
              </w:r>
            </w:ins>
            <w:ins w:id="5948" w:author="marpa" w:date="2026-10-25T23:42:18Z">
              <w:r>
                <w:rPr>
                  <w:rFonts w:ascii="Courier New" w:hAnsi="Courier New"/>
                  <w:color w:val="000000"/>
                  <w:sz w:val="16"/>
                </w:rPr>
                <w:br w:type="textWrapping"/>
              </w:r>
            </w:ins>
            <w:ins w:id="5949" w:author="marpa" w:date="2026-10-25T23:42:18Z">
              <w:r>
                <w:rPr>
                  <w:rFonts w:ascii="Courier New" w:hAnsi="Courier New"/>
                  <w:color w:val="000000"/>
                  <w:sz w:val="16"/>
                </w:rPr>
                <w:t xml:space="preserve">    }</w:t>
              </w:r>
            </w:ins>
            <w:ins w:id="5950" w:author="marpa" w:date="2026-10-25T23:42:18Z">
              <w:r>
                <w:rPr>
                  <w:rFonts w:ascii="Courier New" w:hAnsi="Courier New"/>
                  <w:color w:val="000000"/>
                  <w:sz w:val="16"/>
                </w:rPr>
                <w:br w:type="textWrapping"/>
              </w:r>
            </w:ins>
            <w:ins w:id="5951" w:author="marpa" w:date="2026-10-25T23:42:18Z">
              <w:r>
                <w:rPr>
                  <w:rFonts w:ascii="Courier New" w:hAnsi="Courier New"/>
                  <w:color w:val="000000"/>
                  <w:sz w:val="16"/>
                </w:rPr>
                <w:br w:type="textWrapping"/>
              </w:r>
            </w:ins>
            <w:ins w:id="5952" w:author="marpa" w:date="2026-10-25T23:42:18Z">
              <w:r>
                <w:rPr>
                  <w:rFonts w:ascii="Courier New" w:hAnsi="Courier New"/>
                  <w:color w:val="000000"/>
                  <w:sz w:val="16"/>
                </w:rPr>
                <w:t xml:space="preserve">    private JPanel crearFormulario() {</w:t>
              </w:r>
            </w:ins>
            <w:ins w:id="5953" w:author="marpa" w:date="2026-10-25T23:42:18Z">
              <w:r>
                <w:rPr>
                  <w:rFonts w:ascii="Courier New" w:hAnsi="Courier New"/>
                  <w:color w:val="000000"/>
                  <w:sz w:val="16"/>
                </w:rPr>
                <w:br w:type="textWrapping"/>
              </w:r>
            </w:ins>
            <w:ins w:id="5954" w:author="marpa" w:date="2026-10-25T23:42:18Z">
              <w:r>
                <w:rPr>
                  <w:rFonts w:ascii="Courier New" w:hAnsi="Courier New"/>
                  <w:color w:val="000000"/>
                  <w:sz w:val="16"/>
                </w:rPr>
                <w:t xml:space="preserve">        AppTheme.PanelRedondeado tarjeta = new AppTheme.PanelRedondeado(18, Color.WHITE);</w:t>
              </w:r>
            </w:ins>
            <w:ins w:id="5955" w:author="marpa" w:date="2026-10-25T23:42:18Z">
              <w:r>
                <w:rPr>
                  <w:rFonts w:ascii="Courier New" w:hAnsi="Courier New"/>
                  <w:color w:val="000000"/>
                  <w:sz w:val="16"/>
                </w:rPr>
                <w:br w:type="textWrapping"/>
              </w:r>
            </w:ins>
            <w:ins w:id="5956" w:author="marpa" w:date="2026-10-25T23:42:18Z">
              <w:r>
                <w:rPr>
                  <w:rFonts w:ascii="Courier New" w:hAnsi="Courier New"/>
                  <w:color w:val="000000"/>
                  <w:sz w:val="16"/>
                </w:rPr>
                <w:t xml:space="preserve">        tarjeta.setLayout(new GridBagLayout());</w:t>
              </w:r>
            </w:ins>
            <w:ins w:id="5957" w:author="marpa" w:date="2026-10-25T23:42:18Z">
              <w:r>
                <w:rPr>
                  <w:rFonts w:ascii="Courier New" w:hAnsi="Courier New"/>
                  <w:color w:val="000000"/>
                  <w:sz w:val="16"/>
                </w:rPr>
                <w:br w:type="textWrapping"/>
              </w:r>
            </w:ins>
            <w:ins w:id="5958" w:author="marpa" w:date="2026-10-25T23:42:18Z">
              <w:r>
                <w:rPr>
                  <w:rFonts w:ascii="Courier New" w:hAnsi="Courier New"/>
                  <w:color w:val="000000"/>
                  <w:sz w:val="16"/>
                </w:rPr>
                <w:t xml:space="preserve">        tarjeta.setBorder(BorderFactory.createCompoundBorder(</w:t>
              </w:r>
            </w:ins>
            <w:ins w:id="5959" w:author="marpa" w:date="2026-10-25T23:42:18Z">
              <w:r>
                <w:rPr>
                  <w:rFonts w:ascii="Courier New" w:hAnsi="Courier New"/>
                  <w:color w:val="000000"/>
                  <w:sz w:val="16"/>
                </w:rPr>
                <w:br w:type="textWrapping"/>
              </w:r>
            </w:ins>
            <w:ins w:id="5960" w:author="marpa" w:date="2026-10-25T23:42:18Z">
              <w:r>
                <w:rPr>
                  <w:rFonts w:ascii="Courier New" w:hAnsi="Courier New"/>
                  <w:color w:val="000000"/>
                  <w:sz w:val="16"/>
                </w:rPr>
                <w:t xml:space="preserve">                BorderFactory.createLineBorder(new Color(226, 235, 244), 1, true),</w:t>
              </w:r>
            </w:ins>
            <w:ins w:id="5961" w:author="marpa" w:date="2026-10-25T23:42:18Z">
              <w:r>
                <w:rPr>
                  <w:rFonts w:ascii="Courier New" w:hAnsi="Courier New"/>
                  <w:color w:val="000000"/>
                  <w:sz w:val="16"/>
                </w:rPr>
                <w:br w:type="textWrapping"/>
              </w:r>
            </w:ins>
            <w:ins w:id="5962" w:author="marpa" w:date="2026-10-25T23:42:18Z">
              <w:r>
                <w:rPr>
                  <w:rFonts w:ascii="Courier New" w:hAnsi="Courier New"/>
                  <w:color w:val="000000"/>
                  <w:sz w:val="16"/>
                </w:rPr>
                <w:t xml:space="preserve">                BorderFactory.createEmptyBorder(16, 24, 16, 24)));</w:t>
              </w:r>
            </w:ins>
            <w:ins w:id="5963" w:author="marpa" w:date="2026-10-25T23:42:18Z">
              <w:r>
                <w:rPr>
                  <w:rFonts w:ascii="Courier New" w:hAnsi="Courier New"/>
                  <w:color w:val="000000"/>
                  <w:sz w:val="16"/>
                </w:rPr>
                <w:br w:type="textWrapping"/>
              </w:r>
            </w:ins>
            <w:ins w:id="5964" w:author="marpa" w:date="2026-10-25T23:42:18Z">
              <w:r>
                <w:rPr>
                  <w:rFonts w:ascii="Courier New" w:hAnsi="Courier New"/>
                  <w:color w:val="000000"/>
                  <w:sz w:val="16"/>
                </w:rPr>
                <w:br w:type="textWrapping"/>
              </w:r>
            </w:ins>
            <w:ins w:id="5965" w:author="marpa" w:date="2026-10-25T23:42:18Z">
              <w:r>
                <w:rPr>
                  <w:rFonts w:ascii="Courier New" w:hAnsi="Courier New"/>
                  <w:color w:val="000000"/>
                  <w:sz w:val="16"/>
                </w:rPr>
                <w:t xml:space="preserve">        AppTheme.configurarCampo(txtValor);</w:t>
              </w:r>
            </w:ins>
            <w:ins w:id="5966" w:author="marpa" w:date="2026-10-25T23:42:18Z">
              <w:r>
                <w:rPr>
                  <w:rFonts w:ascii="Courier New" w:hAnsi="Courier New"/>
                  <w:color w:val="000000"/>
                  <w:sz w:val="16"/>
                </w:rPr>
                <w:br w:type="textWrapping"/>
              </w:r>
            </w:ins>
            <w:ins w:id="5967" w:author="marpa" w:date="2026-10-25T23:42:18Z">
              <w:r>
                <w:rPr>
                  <w:rFonts w:ascii="Courier New" w:hAnsi="Courier New"/>
                  <w:color w:val="000000"/>
                  <w:sz w:val="16"/>
                </w:rPr>
                <w:t xml:space="preserve">        txtValor.setToolTipText("Por ejemplo: 25.5");</w:t>
              </w:r>
            </w:ins>
            <w:ins w:id="5968" w:author="marpa" w:date="2026-10-25T23:42:18Z">
              <w:r>
                <w:rPr>
                  <w:rFonts w:ascii="Courier New" w:hAnsi="Courier New"/>
                  <w:color w:val="000000"/>
                  <w:sz w:val="16"/>
                </w:rPr>
                <w:br w:type="textWrapping"/>
              </w:r>
            </w:ins>
            <w:ins w:id="5969" w:author="marpa" w:date="2026-10-25T23:42:18Z">
              <w:r>
                <w:rPr>
                  <w:rFonts w:ascii="Courier New" w:hAnsi="Courier New"/>
                  <w:color w:val="000000"/>
                  <w:sz w:val="16"/>
                </w:rPr>
                <w:t xml:space="preserve">        AppTheme.configurarCombo(cmbOrigen);</w:t>
              </w:r>
            </w:ins>
            <w:ins w:id="5970" w:author="marpa" w:date="2026-10-25T23:42:18Z">
              <w:r>
                <w:rPr>
                  <w:rFonts w:ascii="Courier New" w:hAnsi="Courier New"/>
                  <w:color w:val="000000"/>
                  <w:sz w:val="16"/>
                </w:rPr>
                <w:br w:type="textWrapping"/>
              </w:r>
            </w:ins>
            <w:ins w:id="5971" w:author="marpa" w:date="2026-10-25T23:42:18Z">
              <w:r>
                <w:rPr>
                  <w:rFonts w:ascii="Courier New" w:hAnsi="Courier New"/>
                  <w:color w:val="000000"/>
                  <w:sz w:val="16"/>
                </w:rPr>
                <w:t xml:space="preserve">        AppTheme.configurarCombo(cmbDestino);</w:t>
              </w:r>
            </w:ins>
            <w:ins w:id="5972" w:author="marpa" w:date="2026-10-25T23:42:18Z">
              <w:r>
                <w:rPr>
                  <w:rFonts w:ascii="Courier New" w:hAnsi="Courier New"/>
                  <w:color w:val="000000"/>
                  <w:sz w:val="16"/>
                </w:rPr>
                <w:br w:type="textWrapping"/>
              </w:r>
            </w:ins>
            <w:ins w:id="5973" w:author="marpa" w:date="2026-10-25T23:42:18Z">
              <w:r>
                <w:rPr>
                  <w:rFonts w:ascii="Courier New" w:hAnsi="Courier New"/>
                  <w:color w:val="000000"/>
                  <w:sz w:val="16"/>
                </w:rPr>
                <w:br w:type="textWrapping"/>
              </w:r>
            </w:ins>
            <w:ins w:id="5974" w:author="marpa" w:date="2026-10-25T23:42:18Z">
              <w:r>
                <w:rPr>
                  <w:rFonts w:ascii="Courier New" w:hAnsi="Courier New"/>
                  <w:color w:val="000000"/>
                  <w:sz w:val="16"/>
                </w:rPr>
                <w:t xml:space="preserve">        GridBagConstraints c = new GridBagConstraints();</w:t>
              </w:r>
            </w:ins>
            <w:ins w:id="5975" w:author="marpa" w:date="2026-10-25T23:42:18Z">
              <w:r>
                <w:rPr>
                  <w:rFonts w:ascii="Courier New" w:hAnsi="Courier New"/>
                  <w:color w:val="000000"/>
                  <w:sz w:val="16"/>
                </w:rPr>
                <w:br w:type="textWrapping"/>
              </w:r>
            </w:ins>
            <w:ins w:id="5976" w:author="marpa" w:date="2026-10-25T23:42:18Z">
              <w:r>
                <w:rPr>
                  <w:rFonts w:ascii="Courier New" w:hAnsi="Courier New"/>
                  <w:color w:val="000000"/>
                  <w:sz w:val="16"/>
                </w:rPr>
                <w:t xml:space="preserve">        c.anchor = GridBagConstraints.LINE_START;</w:t>
              </w:r>
            </w:ins>
            <w:ins w:id="5977" w:author="marpa" w:date="2026-10-25T23:42:18Z">
              <w:r>
                <w:rPr>
                  <w:rFonts w:ascii="Courier New" w:hAnsi="Courier New"/>
                  <w:color w:val="000000"/>
                  <w:sz w:val="16"/>
                </w:rPr>
                <w:br w:type="textWrapping"/>
              </w:r>
            </w:ins>
            <w:ins w:id="5978" w:author="marpa" w:date="2026-10-25T23:42:18Z">
              <w:r>
                <w:rPr>
                  <w:rFonts w:ascii="Courier New" w:hAnsi="Courier New"/>
                  <w:color w:val="000000"/>
                  <w:sz w:val="16"/>
                </w:rPr>
                <w:t xml:space="preserve">        c.fill = GridBagConstraints.HORIZONTAL;</w:t>
              </w:r>
            </w:ins>
            <w:ins w:id="5979" w:author="marpa" w:date="2026-10-25T23:42:18Z">
              <w:r>
                <w:rPr>
                  <w:rFonts w:ascii="Courier New" w:hAnsi="Courier New"/>
                  <w:color w:val="000000"/>
                  <w:sz w:val="16"/>
                </w:rPr>
                <w:br w:type="textWrapping"/>
              </w:r>
            </w:ins>
            <w:ins w:id="5980" w:author="marpa" w:date="2026-10-25T23:42:18Z">
              <w:r>
                <w:rPr>
                  <w:rFonts w:ascii="Courier New" w:hAnsi="Courier New"/>
                  <w:color w:val="000000"/>
                  <w:sz w:val="16"/>
                </w:rPr>
                <w:br w:type="textWrapping"/>
              </w:r>
            </w:ins>
            <w:ins w:id="5981" w:author="marpa" w:date="2026-10-25T23:42:18Z">
              <w:r>
                <w:rPr>
                  <w:rFonts w:ascii="Courier New" w:hAnsi="Courier New"/>
                  <w:color w:val="000000"/>
                  <w:sz w:val="16"/>
                </w:rPr>
                <w:t xml:space="preserve">        c.gridx = 0;</w:t>
              </w:r>
            </w:ins>
            <w:ins w:id="5982" w:author="marpa" w:date="2026-10-25T23:42:18Z">
              <w:r>
                <w:rPr>
                  <w:rFonts w:ascii="Courier New" w:hAnsi="Courier New"/>
                  <w:color w:val="000000"/>
                  <w:sz w:val="16"/>
                </w:rPr>
                <w:br w:type="textWrapping"/>
              </w:r>
            </w:ins>
            <w:ins w:id="5983" w:author="marpa" w:date="2026-10-25T23:42:18Z">
              <w:r>
                <w:rPr>
                  <w:rFonts w:ascii="Courier New" w:hAnsi="Courier New"/>
                  <w:color w:val="000000"/>
                  <w:sz w:val="16"/>
                </w:rPr>
                <w:t xml:space="preserve">        c.gridy = 0;</w:t>
              </w:r>
            </w:ins>
            <w:ins w:id="5984" w:author="marpa" w:date="2026-10-25T23:42:18Z">
              <w:r>
                <w:rPr>
                  <w:rFonts w:ascii="Courier New" w:hAnsi="Courier New"/>
                  <w:color w:val="000000"/>
                  <w:sz w:val="16"/>
                </w:rPr>
                <w:br w:type="textWrapping"/>
              </w:r>
            </w:ins>
            <w:ins w:id="5985" w:author="marpa" w:date="2026-10-25T23:42:18Z">
              <w:r>
                <w:rPr>
                  <w:rFonts w:ascii="Courier New" w:hAnsi="Courier New"/>
                  <w:color w:val="000000"/>
                  <w:sz w:val="16"/>
                </w:rPr>
                <w:t xml:space="preserve">        c.gridwidth = 3;</w:t>
              </w:r>
            </w:ins>
            <w:ins w:id="5986" w:author="marpa" w:date="2026-10-25T23:42:18Z">
              <w:r>
                <w:rPr>
                  <w:rFonts w:ascii="Courier New" w:hAnsi="Courier New"/>
                  <w:color w:val="000000"/>
                  <w:sz w:val="16"/>
                </w:rPr>
                <w:br w:type="textWrapping"/>
              </w:r>
            </w:ins>
            <w:ins w:id="5987" w:author="marpa" w:date="2026-10-25T23:42:18Z">
              <w:r>
                <w:rPr>
                  <w:rFonts w:ascii="Courier New" w:hAnsi="Courier New"/>
                  <w:color w:val="000000"/>
                  <w:sz w:val="16"/>
                </w:rPr>
                <w:t xml:space="preserve">        c.weightx = 1;</w:t>
              </w:r>
            </w:ins>
            <w:ins w:id="5988" w:author="marpa" w:date="2026-10-25T23:42:18Z">
              <w:r>
                <w:rPr>
                  <w:rFonts w:ascii="Courier New" w:hAnsi="Courier New"/>
                  <w:color w:val="000000"/>
                  <w:sz w:val="16"/>
                </w:rPr>
                <w:br w:type="textWrapping"/>
              </w:r>
            </w:ins>
            <w:ins w:id="5989" w:author="marpa" w:date="2026-10-25T23:42:18Z">
              <w:r>
                <w:rPr>
                  <w:rFonts w:ascii="Courier New" w:hAnsi="Courier New"/>
                  <w:color w:val="000000"/>
                  <w:sz w:val="16"/>
                </w:rPr>
                <w:t xml:space="preserve">        c.insets = new Insets(0, 0, 4, 0);</w:t>
              </w:r>
            </w:ins>
            <w:ins w:id="5990" w:author="marpa" w:date="2026-10-25T23:42:18Z">
              <w:r>
                <w:rPr>
                  <w:rFonts w:ascii="Courier New" w:hAnsi="Courier New"/>
                  <w:color w:val="000000"/>
                  <w:sz w:val="16"/>
                </w:rPr>
                <w:br w:type="textWrapping"/>
              </w:r>
            </w:ins>
            <w:ins w:id="5991" w:author="marpa" w:date="2026-10-25T23:42:18Z">
              <w:r>
                <w:rPr>
                  <w:rFonts w:ascii="Courier New" w:hAnsi="Courier New"/>
                  <w:color w:val="000000"/>
                  <w:sz w:val="16"/>
                </w:rPr>
                <w:t xml:space="preserve">        tarjeta.add(AppTheme.etiqueta("Valor a convertir", 13, Font.PLAIN, AppTheme.TEXTO_SUAVE), c);</w:t>
              </w:r>
            </w:ins>
            <w:ins w:id="5992" w:author="marpa" w:date="2026-10-25T23:42:18Z">
              <w:r>
                <w:rPr>
                  <w:rFonts w:ascii="Courier New" w:hAnsi="Courier New"/>
                  <w:color w:val="000000"/>
                  <w:sz w:val="16"/>
                </w:rPr>
                <w:br w:type="textWrapping"/>
              </w:r>
            </w:ins>
            <w:ins w:id="5993" w:author="marpa" w:date="2026-10-25T23:42:18Z">
              <w:r>
                <w:rPr>
                  <w:rFonts w:ascii="Courier New" w:hAnsi="Courier New"/>
                  <w:color w:val="000000"/>
                  <w:sz w:val="16"/>
                </w:rPr>
                <w:br w:type="textWrapping"/>
              </w:r>
            </w:ins>
            <w:ins w:id="5994" w:author="marpa" w:date="2026-10-25T23:42:18Z">
              <w:r>
                <w:rPr>
                  <w:rFonts w:ascii="Courier New" w:hAnsi="Courier New"/>
                  <w:color w:val="000000"/>
                  <w:sz w:val="16"/>
                </w:rPr>
                <w:t xml:space="preserve">        c.gridy++;</w:t>
              </w:r>
            </w:ins>
            <w:ins w:id="5995" w:author="marpa" w:date="2026-10-25T23:42:18Z">
              <w:r>
                <w:rPr>
                  <w:rFonts w:ascii="Courier New" w:hAnsi="Courier New"/>
                  <w:color w:val="000000"/>
                  <w:sz w:val="16"/>
                </w:rPr>
                <w:br w:type="textWrapping"/>
              </w:r>
            </w:ins>
            <w:ins w:id="5996" w:author="marpa" w:date="2026-10-25T23:42:18Z">
              <w:r>
                <w:rPr>
                  <w:rFonts w:ascii="Courier New" w:hAnsi="Courier New"/>
                  <w:color w:val="000000"/>
                  <w:sz w:val="16"/>
                </w:rPr>
                <w:t xml:space="preserve">        c.insets = new Insets(0, 0, 3, 0);</w:t>
              </w:r>
            </w:ins>
            <w:ins w:id="5997" w:author="marpa" w:date="2026-10-25T23:42:18Z">
              <w:r>
                <w:rPr>
                  <w:rFonts w:ascii="Courier New" w:hAnsi="Courier New"/>
                  <w:color w:val="000000"/>
                  <w:sz w:val="16"/>
                </w:rPr>
                <w:br w:type="textWrapping"/>
              </w:r>
            </w:ins>
            <w:ins w:id="5998" w:author="marpa" w:date="2026-10-25T23:42:18Z">
              <w:r>
                <w:rPr>
                  <w:rFonts w:ascii="Courier New" w:hAnsi="Courier New"/>
                  <w:color w:val="000000"/>
                  <w:sz w:val="16"/>
                </w:rPr>
                <w:t xml:space="preserve">        tarjeta.add(txtValor, c);</w:t>
              </w:r>
            </w:ins>
            <w:ins w:id="5999" w:author="marpa" w:date="2026-10-25T23:42:18Z">
              <w:r>
                <w:rPr>
                  <w:rFonts w:ascii="Courier New" w:hAnsi="Courier New"/>
                  <w:color w:val="000000"/>
                  <w:sz w:val="16"/>
                </w:rPr>
                <w:br w:type="textWrapping"/>
              </w:r>
            </w:ins>
            <w:ins w:id="6000" w:author="marpa" w:date="2026-10-25T23:42:18Z">
              <w:r>
                <w:rPr>
                  <w:rFonts w:ascii="Courier New" w:hAnsi="Courier New"/>
                  <w:color w:val="000000"/>
                  <w:sz w:val="16"/>
                </w:rPr>
                <w:br w:type="textWrapping"/>
              </w:r>
            </w:ins>
            <w:ins w:id="6001" w:author="marpa" w:date="2026-10-25T23:42:18Z">
              <w:r>
                <w:rPr>
                  <w:rFonts w:ascii="Courier New" w:hAnsi="Courier New"/>
                  <w:color w:val="000000"/>
                  <w:sz w:val="16"/>
                </w:rPr>
                <w:t xml:space="preserve">        c.gridy++;</w:t>
              </w:r>
            </w:ins>
            <w:ins w:id="6002" w:author="marpa" w:date="2026-10-25T23:42:18Z">
              <w:r>
                <w:rPr>
                  <w:rFonts w:ascii="Courier New" w:hAnsi="Courier New"/>
                  <w:color w:val="000000"/>
                  <w:sz w:val="16"/>
                </w:rPr>
                <w:br w:type="textWrapping"/>
              </w:r>
            </w:ins>
            <w:ins w:id="6003" w:author="marpa" w:date="2026-10-25T23:42:18Z">
              <w:r>
                <w:rPr>
                  <w:rFonts w:ascii="Courier New" w:hAnsi="Courier New"/>
                  <w:color w:val="000000"/>
                  <w:sz w:val="16"/>
                </w:rPr>
                <w:t xml:space="preserve">        c.insets = new Insets(0, 0, 11, 0);</w:t>
              </w:r>
            </w:ins>
            <w:ins w:id="6004" w:author="marpa" w:date="2026-10-25T23:42:18Z">
              <w:r>
                <w:rPr>
                  <w:rFonts w:ascii="Courier New" w:hAnsi="Courier New"/>
                  <w:color w:val="000000"/>
                  <w:sz w:val="16"/>
                </w:rPr>
                <w:br w:type="textWrapping"/>
              </w:r>
            </w:ins>
            <w:ins w:id="6005" w:author="marpa" w:date="2026-10-25T23:42:18Z">
              <w:r>
                <w:rPr>
                  <w:rFonts w:ascii="Courier New" w:hAnsi="Courier New"/>
                  <w:color w:val="000000"/>
                  <w:sz w:val="16"/>
                </w:rPr>
                <w:t xml:space="preserve">        tarjeta.add(AppTheme.etiqueta("Ejemplo: 25.5", 11, Font.PLAIN, new Color(125, 143, 162)), c);</w:t>
              </w:r>
            </w:ins>
            <w:ins w:id="6006" w:author="marpa" w:date="2026-10-25T23:42:18Z">
              <w:r>
                <w:rPr>
                  <w:rFonts w:ascii="Courier New" w:hAnsi="Courier New"/>
                  <w:color w:val="000000"/>
                  <w:sz w:val="16"/>
                </w:rPr>
                <w:br w:type="textWrapping"/>
              </w:r>
            </w:ins>
            <w:ins w:id="6007" w:author="marpa" w:date="2026-10-25T23:42:18Z">
              <w:r>
                <w:rPr>
                  <w:rFonts w:ascii="Courier New" w:hAnsi="Courier New"/>
                  <w:color w:val="000000"/>
                  <w:sz w:val="16"/>
                </w:rPr>
                <w:br w:type="textWrapping"/>
              </w:r>
            </w:ins>
            <w:ins w:id="6008" w:author="marpa" w:date="2026-10-25T23:42:18Z">
              <w:r>
                <w:rPr>
                  <w:rFonts w:ascii="Courier New" w:hAnsi="Courier New"/>
                  <w:color w:val="000000"/>
                  <w:sz w:val="16"/>
                </w:rPr>
                <w:t xml:space="preserve">        c.gridy++;</w:t>
              </w:r>
            </w:ins>
            <w:ins w:id="6009" w:author="marpa" w:date="2026-10-25T23:42:18Z">
              <w:r>
                <w:rPr>
                  <w:rFonts w:ascii="Courier New" w:hAnsi="Courier New"/>
                  <w:color w:val="000000"/>
                  <w:sz w:val="16"/>
                </w:rPr>
                <w:br w:type="textWrapping"/>
              </w:r>
            </w:ins>
            <w:ins w:id="6010" w:author="marpa" w:date="2026-10-25T23:42:18Z">
              <w:r>
                <w:rPr>
                  <w:rFonts w:ascii="Courier New" w:hAnsi="Courier New"/>
                  <w:color w:val="000000"/>
                  <w:sz w:val="16"/>
                </w:rPr>
                <w:t xml:space="preserve">        c.gridx = 0;</w:t>
              </w:r>
            </w:ins>
            <w:ins w:id="6011" w:author="marpa" w:date="2026-10-25T23:42:18Z">
              <w:r>
                <w:rPr>
                  <w:rFonts w:ascii="Courier New" w:hAnsi="Courier New"/>
                  <w:color w:val="000000"/>
                  <w:sz w:val="16"/>
                </w:rPr>
                <w:br w:type="textWrapping"/>
              </w:r>
            </w:ins>
            <w:ins w:id="6012" w:author="marpa" w:date="2026-10-25T23:42:18Z">
              <w:r>
                <w:rPr>
                  <w:rFonts w:ascii="Courier New" w:hAnsi="Courier New"/>
                  <w:color w:val="000000"/>
                  <w:sz w:val="16"/>
                </w:rPr>
                <w:t xml:space="preserve">        c.gridwidth = 1;</w:t>
              </w:r>
            </w:ins>
            <w:ins w:id="6013" w:author="marpa" w:date="2026-10-25T23:42:18Z">
              <w:r>
                <w:rPr>
                  <w:rFonts w:ascii="Courier New" w:hAnsi="Courier New"/>
                  <w:color w:val="000000"/>
                  <w:sz w:val="16"/>
                </w:rPr>
                <w:br w:type="textWrapping"/>
              </w:r>
            </w:ins>
            <w:ins w:id="6014" w:author="marpa" w:date="2026-10-25T23:42:18Z">
              <w:r>
                <w:rPr>
                  <w:rFonts w:ascii="Courier New" w:hAnsi="Courier New"/>
                  <w:color w:val="000000"/>
                  <w:sz w:val="16"/>
                </w:rPr>
                <w:t xml:space="preserve">        c.weightx = .46;</w:t>
              </w:r>
            </w:ins>
            <w:ins w:id="6015" w:author="marpa" w:date="2026-10-25T23:42:18Z">
              <w:r>
                <w:rPr>
                  <w:rFonts w:ascii="Courier New" w:hAnsi="Courier New"/>
                  <w:color w:val="000000"/>
                  <w:sz w:val="16"/>
                </w:rPr>
                <w:br w:type="textWrapping"/>
              </w:r>
            </w:ins>
            <w:ins w:id="6016" w:author="marpa" w:date="2026-10-25T23:42:18Z">
              <w:r>
                <w:rPr>
                  <w:rFonts w:ascii="Courier New" w:hAnsi="Courier New"/>
                  <w:color w:val="000000"/>
                  <w:sz w:val="16"/>
                </w:rPr>
                <w:t xml:space="preserve">        c.insets = new Insets(0, 0, 6, 12);</w:t>
              </w:r>
            </w:ins>
            <w:ins w:id="6017" w:author="marpa" w:date="2026-10-25T23:42:18Z">
              <w:r>
                <w:rPr>
                  <w:rFonts w:ascii="Courier New" w:hAnsi="Courier New"/>
                  <w:color w:val="000000"/>
                  <w:sz w:val="16"/>
                </w:rPr>
                <w:br w:type="textWrapping"/>
              </w:r>
            </w:ins>
            <w:ins w:id="6018" w:author="marpa" w:date="2026-10-25T23:42:18Z">
              <w:r>
                <w:rPr>
                  <w:rFonts w:ascii="Courier New" w:hAnsi="Courier New"/>
                  <w:color w:val="000000"/>
                  <w:sz w:val="16"/>
                </w:rPr>
                <w:t xml:space="preserve">        tarjeta.add(AppTheme.etiqueta("Desde", 13, Font.PLAIN, AppTheme.TEXTO_SUAVE), c);</w:t>
              </w:r>
            </w:ins>
            <w:ins w:id="6019" w:author="marpa" w:date="2026-10-25T23:42:18Z">
              <w:r>
                <w:rPr>
                  <w:rFonts w:ascii="Courier New" w:hAnsi="Courier New"/>
                  <w:color w:val="000000"/>
                  <w:sz w:val="16"/>
                </w:rPr>
                <w:br w:type="textWrapping"/>
              </w:r>
            </w:ins>
            <w:ins w:id="6020" w:author="marpa" w:date="2026-10-25T23:42:18Z">
              <w:r>
                <w:rPr>
                  <w:rFonts w:ascii="Courier New" w:hAnsi="Courier New"/>
                  <w:color w:val="000000"/>
                  <w:sz w:val="16"/>
                </w:rPr>
                <w:br w:type="textWrapping"/>
              </w:r>
            </w:ins>
            <w:ins w:id="6021" w:author="marpa" w:date="2026-10-25T23:42:18Z">
              <w:r>
                <w:rPr>
                  <w:rFonts w:ascii="Courier New" w:hAnsi="Courier New"/>
                  <w:color w:val="000000"/>
                  <w:sz w:val="16"/>
                </w:rPr>
                <w:t xml:space="preserve">        c.gridx = 2;</w:t>
              </w:r>
            </w:ins>
            <w:ins w:id="6022" w:author="marpa" w:date="2026-10-25T23:42:18Z">
              <w:r>
                <w:rPr>
                  <w:rFonts w:ascii="Courier New" w:hAnsi="Courier New"/>
                  <w:color w:val="000000"/>
                  <w:sz w:val="16"/>
                </w:rPr>
                <w:br w:type="textWrapping"/>
              </w:r>
            </w:ins>
            <w:ins w:id="6023" w:author="marpa" w:date="2026-10-25T23:42:18Z">
              <w:r>
                <w:rPr>
                  <w:rFonts w:ascii="Courier New" w:hAnsi="Courier New"/>
                  <w:color w:val="000000"/>
                  <w:sz w:val="16"/>
                </w:rPr>
                <w:t xml:space="preserve">        c.weightx = .46;</w:t>
              </w:r>
            </w:ins>
            <w:ins w:id="6024" w:author="marpa" w:date="2026-10-25T23:42:18Z">
              <w:r>
                <w:rPr>
                  <w:rFonts w:ascii="Courier New" w:hAnsi="Courier New"/>
                  <w:color w:val="000000"/>
                  <w:sz w:val="16"/>
                </w:rPr>
                <w:br w:type="textWrapping"/>
              </w:r>
            </w:ins>
            <w:ins w:id="6025" w:author="marpa" w:date="2026-10-25T23:42:18Z">
              <w:r>
                <w:rPr>
                  <w:rFonts w:ascii="Courier New" w:hAnsi="Courier New"/>
                  <w:color w:val="000000"/>
                  <w:sz w:val="16"/>
                </w:rPr>
                <w:t xml:space="preserve">        c.insets = new Insets(0, 12, 6, 0);</w:t>
              </w:r>
            </w:ins>
            <w:ins w:id="6026" w:author="marpa" w:date="2026-10-25T23:42:18Z">
              <w:r>
                <w:rPr>
                  <w:rFonts w:ascii="Courier New" w:hAnsi="Courier New"/>
                  <w:color w:val="000000"/>
                  <w:sz w:val="16"/>
                </w:rPr>
                <w:br w:type="textWrapping"/>
              </w:r>
            </w:ins>
            <w:ins w:id="6027" w:author="marpa" w:date="2026-10-25T23:42:18Z">
              <w:r>
                <w:rPr>
                  <w:rFonts w:ascii="Courier New" w:hAnsi="Courier New"/>
                  <w:color w:val="000000"/>
                  <w:sz w:val="16"/>
                </w:rPr>
                <w:t xml:space="preserve">        tarjeta.add(AppTheme.etiqueta("Hacia", 13, Font.PLAIN, AppTheme.TEXTO_SUAVE), c);</w:t>
              </w:r>
            </w:ins>
            <w:ins w:id="6028" w:author="marpa" w:date="2026-10-25T23:42:18Z">
              <w:r>
                <w:rPr>
                  <w:rFonts w:ascii="Courier New" w:hAnsi="Courier New"/>
                  <w:color w:val="000000"/>
                  <w:sz w:val="16"/>
                </w:rPr>
                <w:br w:type="textWrapping"/>
              </w:r>
            </w:ins>
            <w:ins w:id="6029" w:author="marpa" w:date="2026-10-25T23:42:18Z">
              <w:r>
                <w:rPr>
                  <w:rFonts w:ascii="Courier New" w:hAnsi="Courier New"/>
                  <w:color w:val="000000"/>
                  <w:sz w:val="16"/>
                </w:rPr>
                <w:br w:type="textWrapping"/>
              </w:r>
            </w:ins>
            <w:ins w:id="6030" w:author="marpa" w:date="2026-10-25T23:42:18Z">
              <w:r>
                <w:rPr>
                  <w:rFonts w:ascii="Courier New" w:hAnsi="Courier New"/>
                  <w:color w:val="000000"/>
                  <w:sz w:val="16"/>
                </w:rPr>
                <w:t xml:space="preserve">        c.gridy++;</w:t>
              </w:r>
            </w:ins>
            <w:ins w:id="6031" w:author="marpa" w:date="2026-10-25T23:42:18Z">
              <w:r>
                <w:rPr>
                  <w:rFonts w:ascii="Courier New" w:hAnsi="Courier New"/>
                  <w:color w:val="000000"/>
                  <w:sz w:val="16"/>
                </w:rPr>
                <w:br w:type="textWrapping"/>
              </w:r>
            </w:ins>
            <w:ins w:id="6032" w:author="marpa" w:date="2026-10-25T23:42:18Z">
              <w:r>
                <w:rPr>
                  <w:rFonts w:ascii="Courier New" w:hAnsi="Courier New"/>
                  <w:color w:val="000000"/>
                  <w:sz w:val="16"/>
                </w:rPr>
                <w:t xml:space="preserve">        c.gridx = 0;</w:t>
              </w:r>
            </w:ins>
            <w:ins w:id="6033" w:author="marpa" w:date="2026-10-25T23:42:18Z">
              <w:r>
                <w:rPr>
                  <w:rFonts w:ascii="Courier New" w:hAnsi="Courier New"/>
                  <w:color w:val="000000"/>
                  <w:sz w:val="16"/>
                </w:rPr>
                <w:br w:type="textWrapping"/>
              </w:r>
            </w:ins>
            <w:ins w:id="6034" w:author="marpa" w:date="2026-10-25T23:42:18Z">
              <w:r>
                <w:rPr>
                  <w:rFonts w:ascii="Courier New" w:hAnsi="Courier New"/>
                  <w:color w:val="000000"/>
                  <w:sz w:val="16"/>
                </w:rPr>
                <w:t xml:space="preserve">        c.weightx = .46;</w:t>
              </w:r>
            </w:ins>
            <w:ins w:id="6035" w:author="marpa" w:date="2026-10-25T23:42:18Z">
              <w:r>
                <w:rPr>
                  <w:rFonts w:ascii="Courier New" w:hAnsi="Courier New"/>
                  <w:color w:val="000000"/>
                  <w:sz w:val="16"/>
                </w:rPr>
                <w:br w:type="textWrapping"/>
              </w:r>
            </w:ins>
            <w:ins w:id="6036" w:author="marpa" w:date="2026-10-25T23:42:18Z">
              <w:r>
                <w:rPr>
                  <w:rFonts w:ascii="Courier New" w:hAnsi="Courier New"/>
                  <w:color w:val="000000"/>
                  <w:sz w:val="16"/>
                </w:rPr>
                <w:t xml:space="preserve">        c.insets = new Insets(0, 0, 0, 12);</w:t>
              </w:r>
            </w:ins>
            <w:ins w:id="6037" w:author="marpa" w:date="2026-10-25T23:42:18Z">
              <w:r>
                <w:rPr>
                  <w:rFonts w:ascii="Courier New" w:hAnsi="Courier New"/>
                  <w:color w:val="000000"/>
                  <w:sz w:val="16"/>
                </w:rPr>
                <w:br w:type="textWrapping"/>
              </w:r>
            </w:ins>
            <w:ins w:id="6038" w:author="marpa" w:date="2026-10-25T23:42:18Z">
              <w:r>
                <w:rPr>
                  <w:rFonts w:ascii="Courier New" w:hAnsi="Courier New"/>
                  <w:color w:val="000000"/>
                  <w:sz w:val="16"/>
                </w:rPr>
                <w:t xml:space="preserve">        tarjeta.add(cmbOrigen, c);</w:t>
              </w:r>
            </w:ins>
            <w:ins w:id="6039" w:author="marpa" w:date="2026-10-25T23:42:18Z">
              <w:r>
                <w:rPr>
                  <w:rFonts w:ascii="Courier New" w:hAnsi="Courier New"/>
                  <w:color w:val="000000"/>
                  <w:sz w:val="16"/>
                </w:rPr>
                <w:br w:type="textWrapping"/>
              </w:r>
            </w:ins>
            <w:ins w:id="6040" w:author="marpa" w:date="2026-10-25T23:42:18Z">
              <w:r>
                <w:rPr>
                  <w:rFonts w:ascii="Courier New" w:hAnsi="Courier New"/>
                  <w:color w:val="000000"/>
                  <w:sz w:val="16"/>
                </w:rPr>
                <w:br w:type="textWrapping"/>
              </w:r>
            </w:ins>
            <w:ins w:id="6041" w:author="marpa" w:date="2026-10-25T23:42:18Z">
              <w:r>
                <w:rPr>
                  <w:rFonts w:ascii="Courier New" w:hAnsi="Courier New"/>
                  <w:color w:val="000000"/>
                  <w:sz w:val="16"/>
                </w:rPr>
                <w:t xml:space="preserve">        JLabel flecha = AppTheme.etiqueta("→", 24, Font.BOLD, AppTheme.AZUL_PRINCIPAL);</w:t>
              </w:r>
            </w:ins>
            <w:ins w:id="6042" w:author="marpa" w:date="2026-10-25T23:42:18Z">
              <w:r>
                <w:rPr>
                  <w:rFonts w:ascii="Courier New" w:hAnsi="Courier New"/>
                  <w:color w:val="000000"/>
                  <w:sz w:val="16"/>
                </w:rPr>
                <w:br w:type="textWrapping"/>
              </w:r>
            </w:ins>
            <w:ins w:id="6043" w:author="marpa" w:date="2026-10-25T23:42:18Z">
              <w:r>
                <w:rPr>
                  <w:rFonts w:ascii="Courier New" w:hAnsi="Courier New"/>
                  <w:color w:val="000000"/>
                  <w:sz w:val="16"/>
                </w:rPr>
                <w:t xml:space="preserve">        flecha.setHorizontalAlignment(SwingConstants.CENTER);</w:t>
              </w:r>
            </w:ins>
            <w:ins w:id="6044" w:author="marpa" w:date="2026-10-25T23:42:18Z">
              <w:r>
                <w:rPr>
                  <w:rFonts w:ascii="Courier New" w:hAnsi="Courier New"/>
                  <w:color w:val="000000"/>
                  <w:sz w:val="16"/>
                </w:rPr>
                <w:br w:type="textWrapping"/>
              </w:r>
            </w:ins>
            <w:ins w:id="6045" w:author="marpa" w:date="2026-10-25T23:42:18Z">
              <w:r>
                <w:rPr>
                  <w:rFonts w:ascii="Courier New" w:hAnsi="Courier New"/>
                  <w:color w:val="000000"/>
                  <w:sz w:val="16"/>
                </w:rPr>
                <w:t xml:space="preserve">        c.gridx = 1;</w:t>
              </w:r>
            </w:ins>
            <w:ins w:id="6046" w:author="marpa" w:date="2026-10-25T23:42:18Z">
              <w:r>
                <w:rPr>
                  <w:rFonts w:ascii="Courier New" w:hAnsi="Courier New"/>
                  <w:color w:val="000000"/>
                  <w:sz w:val="16"/>
                </w:rPr>
                <w:br w:type="textWrapping"/>
              </w:r>
            </w:ins>
            <w:ins w:id="6047" w:author="marpa" w:date="2026-10-25T23:42:18Z">
              <w:r>
                <w:rPr>
                  <w:rFonts w:ascii="Courier New" w:hAnsi="Courier New"/>
                  <w:color w:val="000000"/>
                  <w:sz w:val="16"/>
                </w:rPr>
                <w:t xml:space="preserve">        c.weightx = .08;</w:t>
              </w:r>
            </w:ins>
            <w:ins w:id="6048" w:author="marpa" w:date="2026-10-25T23:42:18Z">
              <w:r>
                <w:rPr>
                  <w:rFonts w:ascii="Courier New" w:hAnsi="Courier New"/>
                  <w:color w:val="000000"/>
                  <w:sz w:val="16"/>
                </w:rPr>
                <w:br w:type="textWrapping"/>
              </w:r>
            </w:ins>
            <w:ins w:id="6049" w:author="marpa" w:date="2026-10-25T23:42:18Z">
              <w:r>
                <w:rPr>
                  <w:rFonts w:ascii="Courier New" w:hAnsi="Courier New"/>
                  <w:color w:val="000000"/>
                  <w:sz w:val="16"/>
                </w:rPr>
                <w:t xml:space="preserve">        c.fill = GridBagConstraints.NONE;</w:t>
              </w:r>
            </w:ins>
            <w:ins w:id="6050" w:author="marpa" w:date="2026-10-25T23:42:18Z">
              <w:r>
                <w:rPr>
                  <w:rFonts w:ascii="Courier New" w:hAnsi="Courier New"/>
                  <w:color w:val="000000"/>
                  <w:sz w:val="16"/>
                </w:rPr>
                <w:br w:type="textWrapping"/>
              </w:r>
            </w:ins>
            <w:ins w:id="6051" w:author="marpa" w:date="2026-10-25T23:42:18Z">
              <w:r>
                <w:rPr>
                  <w:rFonts w:ascii="Courier New" w:hAnsi="Courier New"/>
                  <w:color w:val="000000"/>
                  <w:sz w:val="16"/>
                </w:rPr>
                <w:t xml:space="preserve">        c.insets = new Insets(0, 0, 0, 0);</w:t>
              </w:r>
            </w:ins>
            <w:ins w:id="6052" w:author="marpa" w:date="2026-10-25T23:42:18Z">
              <w:r>
                <w:rPr>
                  <w:rFonts w:ascii="Courier New" w:hAnsi="Courier New"/>
                  <w:color w:val="000000"/>
                  <w:sz w:val="16"/>
                </w:rPr>
                <w:br w:type="textWrapping"/>
              </w:r>
            </w:ins>
            <w:ins w:id="6053" w:author="marpa" w:date="2026-10-25T23:42:18Z">
              <w:r>
                <w:rPr>
                  <w:rFonts w:ascii="Courier New" w:hAnsi="Courier New"/>
                  <w:color w:val="000000"/>
                  <w:sz w:val="16"/>
                </w:rPr>
                <w:t xml:space="preserve">        tarjeta.add(flecha, c);</w:t>
              </w:r>
            </w:ins>
            <w:ins w:id="6054" w:author="marpa" w:date="2026-10-25T23:42:18Z">
              <w:r>
                <w:rPr>
                  <w:rFonts w:ascii="Courier New" w:hAnsi="Courier New"/>
                  <w:color w:val="000000"/>
                  <w:sz w:val="16"/>
                </w:rPr>
                <w:br w:type="textWrapping"/>
              </w:r>
            </w:ins>
            <w:ins w:id="6055" w:author="marpa" w:date="2026-10-25T23:42:18Z">
              <w:r>
                <w:rPr>
                  <w:rFonts w:ascii="Courier New" w:hAnsi="Courier New"/>
                  <w:color w:val="000000"/>
                  <w:sz w:val="16"/>
                </w:rPr>
                <w:br w:type="textWrapping"/>
              </w:r>
            </w:ins>
            <w:ins w:id="6056" w:author="marpa" w:date="2026-10-25T23:42:18Z">
              <w:r>
                <w:rPr>
                  <w:rFonts w:ascii="Courier New" w:hAnsi="Courier New"/>
                  <w:color w:val="000000"/>
                  <w:sz w:val="16"/>
                </w:rPr>
                <w:t xml:space="preserve">        c.gridx = 2;</w:t>
              </w:r>
            </w:ins>
            <w:ins w:id="6057" w:author="marpa" w:date="2026-10-25T23:42:18Z">
              <w:r>
                <w:rPr>
                  <w:rFonts w:ascii="Courier New" w:hAnsi="Courier New"/>
                  <w:color w:val="000000"/>
                  <w:sz w:val="16"/>
                </w:rPr>
                <w:br w:type="textWrapping"/>
              </w:r>
            </w:ins>
            <w:ins w:id="6058" w:author="marpa" w:date="2026-10-25T23:42:18Z">
              <w:r>
                <w:rPr>
                  <w:rFonts w:ascii="Courier New" w:hAnsi="Courier New"/>
                  <w:color w:val="000000"/>
                  <w:sz w:val="16"/>
                </w:rPr>
                <w:t xml:space="preserve">        c.weightx = .46;</w:t>
              </w:r>
            </w:ins>
            <w:ins w:id="6059" w:author="marpa" w:date="2026-10-25T23:42:18Z">
              <w:r>
                <w:rPr>
                  <w:rFonts w:ascii="Courier New" w:hAnsi="Courier New"/>
                  <w:color w:val="000000"/>
                  <w:sz w:val="16"/>
                </w:rPr>
                <w:br w:type="textWrapping"/>
              </w:r>
            </w:ins>
            <w:ins w:id="6060" w:author="marpa" w:date="2026-10-25T23:42:18Z">
              <w:r>
                <w:rPr>
                  <w:rFonts w:ascii="Courier New" w:hAnsi="Courier New"/>
                  <w:color w:val="000000"/>
                  <w:sz w:val="16"/>
                </w:rPr>
                <w:t xml:space="preserve">        c.fill = GridBagConstraints.HORIZONTAL;</w:t>
              </w:r>
            </w:ins>
            <w:ins w:id="6061" w:author="marpa" w:date="2026-10-25T23:42:18Z">
              <w:r>
                <w:rPr>
                  <w:rFonts w:ascii="Courier New" w:hAnsi="Courier New"/>
                  <w:color w:val="000000"/>
                  <w:sz w:val="16"/>
                </w:rPr>
                <w:br w:type="textWrapping"/>
              </w:r>
            </w:ins>
            <w:ins w:id="6062" w:author="marpa" w:date="2026-10-25T23:42:18Z">
              <w:r>
                <w:rPr>
                  <w:rFonts w:ascii="Courier New" w:hAnsi="Courier New"/>
                  <w:color w:val="000000"/>
                  <w:sz w:val="16"/>
                </w:rPr>
                <w:t xml:space="preserve">        c.insets = new Insets(0, 12, 0, 0);</w:t>
              </w:r>
            </w:ins>
            <w:ins w:id="6063" w:author="marpa" w:date="2026-10-25T23:42:18Z">
              <w:r>
                <w:rPr>
                  <w:rFonts w:ascii="Courier New" w:hAnsi="Courier New"/>
                  <w:color w:val="000000"/>
                  <w:sz w:val="16"/>
                </w:rPr>
                <w:br w:type="textWrapping"/>
              </w:r>
            </w:ins>
            <w:ins w:id="6064" w:author="marpa" w:date="2026-10-25T23:42:18Z">
              <w:r>
                <w:rPr>
                  <w:rFonts w:ascii="Courier New" w:hAnsi="Courier New"/>
                  <w:color w:val="000000"/>
                  <w:sz w:val="16"/>
                </w:rPr>
                <w:t xml:space="preserve">        tarjeta.add(cmbDestino, c);</w:t>
              </w:r>
            </w:ins>
            <w:ins w:id="6065" w:author="marpa" w:date="2026-10-25T23:42:18Z">
              <w:r>
                <w:rPr>
                  <w:rFonts w:ascii="Courier New" w:hAnsi="Courier New"/>
                  <w:color w:val="000000"/>
                  <w:sz w:val="16"/>
                </w:rPr>
                <w:br w:type="textWrapping"/>
              </w:r>
            </w:ins>
            <w:ins w:id="6066" w:author="marpa" w:date="2026-10-25T23:42:18Z">
              <w:r>
                <w:rPr>
                  <w:rFonts w:ascii="Courier New" w:hAnsi="Courier New"/>
                  <w:color w:val="000000"/>
                  <w:sz w:val="16"/>
                </w:rPr>
                <w:br w:type="textWrapping"/>
              </w:r>
            </w:ins>
            <w:ins w:id="6067" w:author="marpa" w:date="2026-10-25T23:42:18Z">
              <w:r>
                <w:rPr>
                  <w:rFonts w:ascii="Courier New" w:hAnsi="Courier New"/>
                  <w:color w:val="000000"/>
                  <w:sz w:val="16"/>
                </w:rPr>
                <w:t xml:space="preserve">        c.gridy++;</w:t>
              </w:r>
            </w:ins>
            <w:ins w:id="6068" w:author="marpa" w:date="2026-10-25T23:42:18Z">
              <w:r>
                <w:rPr>
                  <w:rFonts w:ascii="Courier New" w:hAnsi="Courier New"/>
                  <w:color w:val="000000"/>
                  <w:sz w:val="16"/>
                </w:rPr>
                <w:br w:type="textWrapping"/>
              </w:r>
            </w:ins>
            <w:ins w:id="6069" w:author="marpa" w:date="2026-10-25T23:42:18Z">
              <w:r>
                <w:rPr>
                  <w:rFonts w:ascii="Courier New" w:hAnsi="Courier New"/>
                  <w:color w:val="000000"/>
                  <w:sz w:val="16"/>
                </w:rPr>
                <w:t xml:space="preserve">        c.gridx = 0;</w:t>
              </w:r>
            </w:ins>
            <w:ins w:id="6070" w:author="marpa" w:date="2026-10-25T23:42:18Z">
              <w:r>
                <w:rPr>
                  <w:rFonts w:ascii="Courier New" w:hAnsi="Courier New"/>
                  <w:color w:val="000000"/>
                  <w:sz w:val="16"/>
                </w:rPr>
                <w:br w:type="textWrapping"/>
              </w:r>
            </w:ins>
            <w:ins w:id="6071" w:author="marpa" w:date="2026-10-25T23:42:18Z">
              <w:r>
                <w:rPr>
                  <w:rFonts w:ascii="Courier New" w:hAnsi="Courier New"/>
                  <w:color w:val="000000"/>
                  <w:sz w:val="16"/>
                </w:rPr>
                <w:t xml:space="preserve">        c.gridwidth = 3;</w:t>
              </w:r>
            </w:ins>
            <w:ins w:id="6072" w:author="marpa" w:date="2026-10-25T23:42:18Z">
              <w:r>
                <w:rPr>
                  <w:rFonts w:ascii="Courier New" w:hAnsi="Courier New"/>
                  <w:color w:val="000000"/>
                  <w:sz w:val="16"/>
                </w:rPr>
                <w:br w:type="textWrapping"/>
              </w:r>
            </w:ins>
            <w:ins w:id="6073" w:author="marpa" w:date="2026-10-25T23:42:18Z">
              <w:r>
                <w:rPr>
                  <w:rFonts w:ascii="Courier New" w:hAnsi="Courier New"/>
                  <w:color w:val="000000"/>
                  <w:sz w:val="16"/>
                </w:rPr>
                <w:t xml:space="preserve">        c.weightx = 1;</w:t>
              </w:r>
            </w:ins>
            <w:ins w:id="6074" w:author="marpa" w:date="2026-10-25T23:42:18Z">
              <w:r>
                <w:rPr>
                  <w:rFonts w:ascii="Courier New" w:hAnsi="Courier New"/>
                  <w:color w:val="000000"/>
                  <w:sz w:val="16"/>
                </w:rPr>
                <w:br w:type="textWrapping"/>
              </w:r>
            </w:ins>
            <w:ins w:id="6075" w:author="marpa" w:date="2026-10-25T23:42:18Z">
              <w:r>
                <w:rPr>
                  <w:rFonts w:ascii="Courier New" w:hAnsi="Courier New"/>
                  <w:color w:val="000000"/>
                  <w:sz w:val="16"/>
                </w:rPr>
                <w:t xml:space="preserve">        c.anchor = GridBagConstraints.LINE_END;</w:t>
              </w:r>
            </w:ins>
            <w:ins w:id="6076" w:author="marpa" w:date="2026-10-25T23:42:18Z">
              <w:r>
                <w:rPr>
                  <w:rFonts w:ascii="Courier New" w:hAnsi="Courier New"/>
                  <w:color w:val="000000"/>
                  <w:sz w:val="16"/>
                </w:rPr>
                <w:br w:type="textWrapping"/>
              </w:r>
            </w:ins>
            <w:ins w:id="6077" w:author="marpa" w:date="2026-10-25T23:42:18Z">
              <w:r>
                <w:rPr>
                  <w:rFonts w:ascii="Courier New" w:hAnsi="Courier New"/>
                  <w:color w:val="000000"/>
                  <w:sz w:val="16"/>
                </w:rPr>
                <w:t xml:space="preserve">        c.fill = GridBagConstraints.NONE;</w:t>
              </w:r>
            </w:ins>
            <w:ins w:id="6078" w:author="marpa" w:date="2026-10-25T23:42:18Z">
              <w:r>
                <w:rPr>
                  <w:rFonts w:ascii="Courier New" w:hAnsi="Courier New"/>
                  <w:color w:val="000000"/>
                  <w:sz w:val="16"/>
                </w:rPr>
                <w:br w:type="textWrapping"/>
              </w:r>
            </w:ins>
            <w:ins w:id="6079" w:author="marpa" w:date="2026-10-25T23:42:18Z">
              <w:r>
                <w:rPr>
                  <w:rFonts w:ascii="Courier New" w:hAnsi="Courier New"/>
                  <w:color w:val="000000"/>
                  <w:sz w:val="16"/>
                </w:rPr>
                <w:t xml:space="preserve">        c.insets = new Insets(14, 0, 0, 0);</w:t>
              </w:r>
            </w:ins>
            <w:ins w:id="6080" w:author="marpa" w:date="2026-10-25T23:42:18Z">
              <w:r>
                <w:rPr>
                  <w:rFonts w:ascii="Courier New" w:hAnsi="Courier New"/>
                  <w:color w:val="000000"/>
                  <w:sz w:val="16"/>
                </w:rPr>
                <w:br w:type="textWrapping"/>
              </w:r>
            </w:ins>
            <w:ins w:id="6081" w:author="marpa" w:date="2026-10-25T23:42:18Z">
              <w:r>
                <w:rPr>
                  <w:rFonts w:ascii="Courier New" w:hAnsi="Courier New"/>
                  <w:color w:val="000000"/>
                  <w:sz w:val="16"/>
                </w:rPr>
                <w:t xml:space="preserve">        btnConvertir.setPreferredSize(new Dimension(180, 40));</w:t>
              </w:r>
            </w:ins>
            <w:ins w:id="6082" w:author="marpa" w:date="2026-10-25T23:42:18Z">
              <w:r>
                <w:rPr>
                  <w:rFonts w:ascii="Courier New" w:hAnsi="Courier New"/>
                  <w:color w:val="000000"/>
                  <w:sz w:val="16"/>
                </w:rPr>
                <w:br w:type="textWrapping"/>
              </w:r>
            </w:ins>
            <w:ins w:id="6083" w:author="marpa" w:date="2026-10-25T23:42:18Z">
              <w:r>
                <w:rPr>
                  <w:rFonts w:ascii="Courier New" w:hAnsi="Courier New"/>
                  <w:color w:val="000000"/>
                  <w:sz w:val="16"/>
                </w:rPr>
                <w:t xml:space="preserve">        tarjeta.add(btnConvertir, c);</w:t>
              </w:r>
            </w:ins>
            <w:ins w:id="6084" w:author="marpa" w:date="2026-10-25T23:42:18Z">
              <w:r>
                <w:rPr>
                  <w:rFonts w:ascii="Courier New" w:hAnsi="Courier New"/>
                  <w:color w:val="000000"/>
                  <w:sz w:val="16"/>
                </w:rPr>
                <w:br w:type="textWrapping"/>
              </w:r>
            </w:ins>
            <w:ins w:id="6085" w:author="marpa" w:date="2026-10-25T23:42:18Z">
              <w:r>
                <w:rPr>
                  <w:rFonts w:ascii="Courier New" w:hAnsi="Courier New"/>
                  <w:color w:val="000000"/>
                  <w:sz w:val="16"/>
                </w:rPr>
                <w:t xml:space="preserve">        return tarjeta;</w:t>
              </w:r>
            </w:ins>
            <w:ins w:id="6086" w:author="marpa" w:date="2026-10-25T23:42:18Z">
              <w:r>
                <w:rPr>
                  <w:rFonts w:ascii="Courier New" w:hAnsi="Courier New"/>
                  <w:color w:val="000000"/>
                  <w:sz w:val="16"/>
                </w:rPr>
                <w:br w:type="textWrapping"/>
              </w:r>
            </w:ins>
            <w:ins w:id="6087" w:author="marpa" w:date="2026-10-25T23:42:18Z">
              <w:r>
                <w:rPr>
                  <w:rFonts w:ascii="Courier New" w:hAnsi="Courier New"/>
                  <w:color w:val="000000"/>
                  <w:sz w:val="16"/>
                </w:rPr>
                <w:t xml:space="preserve">    }</w:t>
              </w:r>
            </w:ins>
            <w:ins w:id="6088" w:author="marpa" w:date="2026-10-25T23:42:18Z">
              <w:r>
                <w:rPr>
                  <w:rFonts w:ascii="Courier New" w:hAnsi="Courier New"/>
                  <w:color w:val="000000"/>
                  <w:sz w:val="16"/>
                </w:rPr>
                <w:br w:type="textWrapping"/>
              </w:r>
            </w:ins>
            <w:ins w:id="6089" w:author="marpa" w:date="2026-10-25T23:42:18Z">
              <w:r>
                <w:rPr>
                  <w:rFonts w:ascii="Courier New" w:hAnsi="Courier New"/>
                  <w:color w:val="000000"/>
                  <w:sz w:val="16"/>
                </w:rPr>
                <w:br w:type="textWrapping"/>
              </w:r>
            </w:ins>
            <w:ins w:id="6090" w:author="marpa" w:date="2026-10-25T23:42:18Z">
              <w:r>
                <w:rPr>
                  <w:rFonts w:ascii="Courier New" w:hAnsi="Courier New"/>
                  <w:color w:val="000000"/>
                  <w:sz w:val="16"/>
                </w:rPr>
                <w:t xml:space="preserve">    private JPanel crearResultado() {</w:t>
              </w:r>
            </w:ins>
            <w:ins w:id="6091" w:author="marpa" w:date="2026-10-25T23:42:18Z">
              <w:r>
                <w:rPr>
                  <w:rFonts w:ascii="Courier New" w:hAnsi="Courier New"/>
                  <w:color w:val="000000"/>
                  <w:sz w:val="16"/>
                </w:rPr>
                <w:br w:type="textWrapping"/>
              </w:r>
            </w:ins>
            <w:ins w:id="6092" w:author="marpa" w:date="2026-10-25T23:42:18Z">
              <w:r>
                <w:rPr>
                  <w:rFonts w:ascii="Courier New" w:hAnsi="Courier New"/>
                  <w:color w:val="000000"/>
                  <w:sz w:val="16"/>
                </w:rPr>
                <w:t xml:space="preserve">        AppTheme.PanelRedondeado resultado = new AppTheme.PanelRedondeado(18, AppTheme.AZUL_SUAVE);</w:t>
              </w:r>
            </w:ins>
            <w:ins w:id="6093" w:author="marpa" w:date="2026-10-25T23:42:18Z">
              <w:r>
                <w:rPr>
                  <w:rFonts w:ascii="Courier New" w:hAnsi="Courier New"/>
                  <w:color w:val="000000"/>
                  <w:sz w:val="16"/>
                </w:rPr>
                <w:br w:type="textWrapping"/>
              </w:r>
            </w:ins>
            <w:ins w:id="6094" w:author="marpa" w:date="2026-10-25T23:42:18Z">
              <w:r>
                <w:rPr>
                  <w:rFonts w:ascii="Courier New" w:hAnsi="Courier New"/>
                  <w:color w:val="000000"/>
                  <w:sz w:val="16"/>
                </w:rPr>
                <w:t xml:space="preserve">        resultado.setLayout(new GridBagLayout());</w:t>
              </w:r>
            </w:ins>
            <w:ins w:id="6095" w:author="marpa" w:date="2026-10-25T23:42:18Z">
              <w:r>
                <w:rPr>
                  <w:rFonts w:ascii="Courier New" w:hAnsi="Courier New"/>
                  <w:color w:val="000000"/>
                  <w:sz w:val="16"/>
                </w:rPr>
                <w:br w:type="textWrapping"/>
              </w:r>
            </w:ins>
            <w:ins w:id="6096" w:author="marpa" w:date="2026-10-25T23:42:18Z">
              <w:r>
                <w:rPr>
                  <w:rFonts w:ascii="Courier New" w:hAnsi="Courier New"/>
                  <w:color w:val="000000"/>
                  <w:sz w:val="16"/>
                </w:rPr>
                <w:t xml:space="preserve">        resultado.setPreferredSize(new Dimension(0, 112));</w:t>
              </w:r>
            </w:ins>
            <w:ins w:id="6097" w:author="marpa" w:date="2026-10-25T23:42:18Z">
              <w:r>
                <w:rPr>
                  <w:rFonts w:ascii="Courier New" w:hAnsi="Courier New"/>
                  <w:color w:val="000000"/>
                  <w:sz w:val="16"/>
                </w:rPr>
                <w:br w:type="textWrapping"/>
              </w:r>
            </w:ins>
            <w:ins w:id="6098" w:author="marpa" w:date="2026-10-25T23:42:18Z">
              <w:r>
                <w:rPr>
                  <w:rFonts w:ascii="Courier New" w:hAnsi="Courier New"/>
                  <w:color w:val="000000"/>
                  <w:sz w:val="16"/>
                </w:rPr>
                <w:t xml:space="preserve">        resultado.setMinimumSize(new Dimension(0, 112));</w:t>
              </w:r>
            </w:ins>
            <w:ins w:id="6099" w:author="marpa" w:date="2026-10-25T23:42:18Z">
              <w:r>
                <w:rPr>
                  <w:rFonts w:ascii="Courier New" w:hAnsi="Courier New"/>
                  <w:color w:val="000000"/>
                  <w:sz w:val="16"/>
                </w:rPr>
                <w:br w:type="textWrapping"/>
              </w:r>
            </w:ins>
            <w:ins w:id="6100" w:author="marpa" w:date="2026-10-25T23:42:18Z">
              <w:r>
                <w:rPr>
                  <w:rFonts w:ascii="Courier New" w:hAnsi="Courier New"/>
                  <w:color w:val="000000"/>
                  <w:sz w:val="16"/>
                </w:rPr>
                <w:t xml:space="preserve">        resultado.setBorder(BorderFactory.createEmptyBorder(16, 28, 16, 28));</w:t>
              </w:r>
            </w:ins>
            <w:ins w:id="6101" w:author="marpa" w:date="2026-10-25T23:42:18Z">
              <w:r>
                <w:rPr>
                  <w:rFonts w:ascii="Courier New" w:hAnsi="Courier New"/>
                  <w:color w:val="000000"/>
                  <w:sz w:val="16"/>
                </w:rPr>
                <w:br w:type="textWrapping"/>
              </w:r>
            </w:ins>
            <w:ins w:id="6102" w:author="marpa" w:date="2026-10-25T23:42:18Z">
              <w:r>
                <w:rPr>
                  <w:rFonts w:ascii="Courier New" w:hAnsi="Courier New"/>
                  <w:color w:val="000000"/>
                  <w:sz w:val="16"/>
                </w:rPr>
                <w:t xml:space="preserve">        GridBagConstraints c = new GridBagConstraints();</w:t>
              </w:r>
            </w:ins>
            <w:ins w:id="6103" w:author="marpa" w:date="2026-10-25T23:42:18Z">
              <w:r>
                <w:rPr>
                  <w:rFonts w:ascii="Courier New" w:hAnsi="Courier New"/>
                  <w:color w:val="000000"/>
                  <w:sz w:val="16"/>
                </w:rPr>
                <w:br w:type="textWrapping"/>
              </w:r>
            </w:ins>
            <w:ins w:id="6104" w:author="marpa" w:date="2026-10-25T23:42:18Z">
              <w:r>
                <w:rPr>
                  <w:rFonts w:ascii="Courier New" w:hAnsi="Courier New"/>
                  <w:color w:val="000000"/>
                  <w:sz w:val="16"/>
                </w:rPr>
                <w:t xml:space="preserve">        c.gridx = 0;</w:t>
              </w:r>
            </w:ins>
            <w:ins w:id="6105" w:author="marpa" w:date="2026-10-25T23:42:18Z">
              <w:r>
                <w:rPr>
                  <w:rFonts w:ascii="Courier New" w:hAnsi="Courier New"/>
                  <w:color w:val="000000"/>
                  <w:sz w:val="16"/>
                </w:rPr>
                <w:br w:type="textWrapping"/>
              </w:r>
            </w:ins>
            <w:ins w:id="6106" w:author="marpa" w:date="2026-10-25T23:42:18Z">
              <w:r>
                <w:rPr>
                  <w:rFonts w:ascii="Courier New" w:hAnsi="Courier New"/>
                  <w:color w:val="000000"/>
                  <w:sz w:val="16"/>
                </w:rPr>
                <w:t xml:space="preserve">        c.weightx = 1;</w:t>
              </w:r>
            </w:ins>
            <w:ins w:id="6107" w:author="marpa" w:date="2026-10-25T23:42:18Z">
              <w:r>
                <w:rPr>
                  <w:rFonts w:ascii="Courier New" w:hAnsi="Courier New"/>
                  <w:color w:val="000000"/>
                  <w:sz w:val="16"/>
                </w:rPr>
                <w:br w:type="textWrapping"/>
              </w:r>
            </w:ins>
            <w:ins w:id="6108" w:author="marpa" w:date="2026-10-25T23:42:18Z">
              <w:r>
                <w:rPr>
                  <w:rFonts w:ascii="Courier New" w:hAnsi="Courier New"/>
                  <w:color w:val="000000"/>
                  <w:sz w:val="16"/>
                </w:rPr>
                <w:t xml:space="preserve">        c.fill = GridBagConstraints.HORIZONTAL;</w:t>
              </w:r>
            </w:ins>
            <w:ins w:id="6109" w:author="marpa" w:date="2026-10-25T23:42:18Z">
              <w:r>
                <w:rPr>
                  <w:rFonts w:ascii="Courier New" w:hAnsi="Courier New"/>
                  <w:color w:val="000000"/>
                  <w:sz w:val="16"/>
                </w:rPr>
                <w:br w:type="textWrapping"/>
              </w:r>
            </w:ins>
            <w:ins w:id="6110" w:author="marpa" w:date="2026-10-25T23:42:18Z">
              <w:r>
                <w:rPr>
                  <w:rFonts w:ascii="Courier New" w:hAnsi="Courier New"/>
                  <w:color w:val="000000"/>
                  <w:sz w:val="16"/>
                </w:rPr>
                <w:t xml:space="preserve">        c.anchor = GridBagConstraints.LINE_START;</w:t>
              </w:r>
            </w:ins>
            <w:ins w:id="6111" w:author="marpa" w:date="2026-10-25T23:42:18Z">
              <w:r>
                <w:rPr>
                  <w:rFonts w:ascii="Courier New" w:hAnsi="Courier New"/>
                  <w:color w:val="000000"/>
                  <w:sz w:val="16"/>
                </w:rPr>
                <w:br w:type="textWrapping"/>
              </w:r>
            </w:ins>
            <w:ins w:id="6112" w:author="marpa" w:date="2026-10-25T23:42:18Z">
              <w:r>
                <w:rPr>
                  <w:rFonts w:ascii="Courier New" w:hAnsi="Courier New"/>
                  <w:color w:val="000000"/>
                  <w:sz w:val="16"/>
                </w:rPr>
                <w:br w:type="textWrapping"/>
              </w:r>
            </w:ins>
            <w:ins w:id="6113" w:author="marpa" w:date="2026-10-25T23:42:18Z">
              <w:r>
                <w:rPr>
                  <w:rFonts w:ascii="Courier New" w:hAnsi="Courier New"/>
                  <w:color w:val="000000"/>
                  <w:sz w:val="16"/>
                </w:rPr>
                <w:t xml:space="preserve">        c.gridy = 0;</w:t>
              </w:r>
            </w:ins>
            <w:ins w:id="6114" w:author="marpa" w:date="2026-10-25T23:42:18Z">
              <w:r>
                <w:rPr>
                  <w:rFonts w:ascii="Courier New" w:hAnsi="Courier New"/>
                  <w:color w:val="000000"/>
                  <w:sz w:val="16"/>
                </w:rPr>
                <w:br w:type="textWrapping"/>
              </w:r>
            </w:ins>
            <w:ins w:id="6115" w:author="marpa" w:date="2026-10-25T23:42:18Z">
              <w:r>
                <w:rPr>
                  <w:rFonts w:ascii="Courier New" w:hAnsi="Courier New"/>
                  <w:color w:val="000000"/>
                  <w:sz w:val="16"/>
                </w:rPr>
                <w:t xml:space="preserve">        resultado.add(AppTheme.etiqueta("RESULTADO DE LA CONVERSIÓN", 11, Font.BOLD, AppTheme.AZUL_PRINCIPAL), c);</w:t>
              </w:r>
            </w:ins>
            <w:ins w:id="6116" w:author="marpa" w:date="2026-10-25T23:42:18Z">
              <w:r>
                <w:rPr>
                  <w:rFonts w:ascii="Courier New" w:hAnsi="Courier New"/>
                  <w:color w:val="000000"/>
                  <w:sz w:val="16"/>
                </w:rPr>
                <w:br w:type="textWrapping"/>
              </w:r>
            </w:ins>
            <w:ins w:id="6117" w:author="marpa" w:date="2026-10-25T23:42:18Z">
              <w:r>
                <w:rPr>
                  <w:rFonts w:ascii="Courier New" w:hAnsi="Courier New"/>
                  <w:color w:val="000000"/>
                  <w:sz w:val="16"/>
                </w:rPr>
                <w:t xml:space="preserve">        c.gridy++;</w:t>
              </w:r>
            </w:ins>
            <w:ins w:id="6118" w:author="marpa" w:date="2026-10-25T23:42:18Z">
              <w:r>
                <w:rPr>
                  <w:rFonts w:ascii="Courier New" w:hAnsi="Courier New"/>
                  <w:color w:val="000000"/>
                  <w:sz w:val="16"/>
                </w:rPr>
                <w:br w:type="textWrapping"/>
              </w:r>
            </w:ins>
            <w:ins w:id="6119" w:author="marpa" w:date="2026-10-25T23:42:18Z">
              <w:r>
                <w:rPr>
                  <w:rFonts w:ascii="Courier New" w:hAnsi="Courier New"/>
                  <w:color w:val="000000"/>
                  <w:sz w:val="16"/>
                </w:rPr>
                <w:t xml:space="preserve">        c.insets = new Insets(8, 0, 7, 0);</w:t>
              </w:r>
            </w:ins>
            <w:ins w:id="6120" w:author="marpa" w:date="2026-10-25T23:42:18Z">
              <w:r>
                <w:rPr>
                  <w:rFonts w:ascii="Courier New" w:hAnsi="Courier New"/>
                  <w:color w:val="000000"/>
                  <w:sz w:val="16"/>
                </w:rPr>
                <w:br w:type="textWrapping"/>
              </w:r>
            </w:ins>
            <w:ins w:id="6121" w:author="marpa" w:date="2026-10-25T23:42:18Z">
              <w:r>
                <w:rPr>
                  <w:rFonts w:ascii="Courier New" w:hAnsi="Courier New"/>
                  <w:color w:val="000000"/>
                  <w:sz w:val="16"/>
                </w:rPr>
                <w:t xml:space="preserve">        lblResultado.setHorizontalAlignment(SwingConstants.LEFT);</w:t>
              </w:r>
            </w:ins>
            <w:ins w:id="6122" w:author="marpa" w:date="2026-10-25T23:42:18Z">
              <w:r>
                <w:rPr>
                  <w:rFonts w:ascii="Courier New" w:hAnsi="Courier New"/>
                  <w:color w:val="000000"/>
                  <w:sz w:val="16"/>
                </w:rPr>
                <w:br w:type="textWrapping"/>
              </w:r>
            </w:ins>
            <w:ins w:id="6123" w:author="marpa" w:date="2026-10-25T23:42:18Z">
              <w:r>
                <w:rPr>
                  <w:rFonts w:ascii="Courier New" w:hAnsi="Courier New"/>
                  <w:color w:val="000000"/>
                  <w:sz w:val="16"/>
                </w:rPr>
                <w:t xml:space="preserve">        resultado.add(lblResultado, c);</w:t>
              </w:r>
            </w:ins>
            <w:ins w:id="6124" w:author="marpa" w:date="2026-10-25T23:42:18Z">
              <w:r>
                <w:rPr>
                  <w:rFonts w:ascii="Courier New" w:hAnsi="Courier New"/>
                  <w:color w:val="000000"/>
                  <w:sz w:val="16"/>
                </w:rPr>
                <w:br w:type="textWrapping"/>
              </w:r>
            </w:ins>
            <w:ins w:id="6125" w:author="marpa" w:date="2026-10-25T23:42:18Z">
              <w:r>
                <w:rPr>
                  <w:rFonts w:ascii="Courier New" w:hAnsi="Courier New"/>
                  <w:color w:val="000000"/>
                  <w:sz w:val="16"/>
                </w:rPr>
                <w:t xml:space="preserve">        c.gridy++;</w:t>
              </w:r>
            </w:ins>
            <w:ins w:id="6126" w:author="marpa" w:date="2026-10-25T23:42:18Z">
              <w:r>
                <w:rPr>
                  <w:rFonts w:ascii="Courier New" w:hAnsi="Courier New"/>
                  <w:color w:val="000000"/>
                  <w:sz w:val="16"/>
                </w:rPr>
                <w:br w:type="textWrapping"/>
              </w:r>
            </w:ins>
            <w:ins w:id="6127" w:author="marpa" w:date="2026-10-25T23:42:18Z">
              <w:r>
                <w:rPr>
                  <w:rFonts w:ascii="Courier New" w:hAnsi="Courier New"/>
                  <w:color w:val="000000"/>
                  <w:sz w:val="16"/>
                </w:rPr>
                <w:t xml:space="preserve">        c.insets = new Insets(0, 0, 0, 0);</w:t>
              </w:r>
            </w:ins>
            <w:ins w:id="6128" w:author="marpa" w:date="2026-10-25T23:42:18Z">
              <w:r>
                <w:rPr>
                  <w:rFonts w:ascii="Courier New" w:hAnsi="Courier New"/>
                  <w:color w:val="000000"/>
                  <w:sz w:val="16"/>
                </w:rPr>
                <w:br w:type="textWrapping"/>
              </w:r>
            </w:ins>
            <w:ins w:id="6129" w:author="marpa" w:date="2026-10-25T23:42:18Z">
              <w:r>
                <w:rPr>
                  <w:rFonts w:ascii="Courier New" w:hAnsi="Courier New"/>
                  <w:color w:val="000000"/>
                  <w:sz w:val="16"/>
                </w:rPr>
                <w:t xml:space="preserve">        resultado.add(lblMensaje, c);</w:t>
              </w:r>
            </w:ins>
            <w:ins w:id="6130" w:author="marpa" w:date="2026-10-25T23:42:18Z">
              <w:r>
                <w:rPr>
                  <w:rFonts w:ascii="Courier New" w:hAnsi="Courier New"/>
                  <w:color w:val="000000"/>
                  <w:sz w:val="16"/>
                </w:rPr>
                <w:br w:type="textWrapping"/>
              </w:r>
            </w:ins>
            <w:ins w:id="6131" w:author="marpa" w:date="2026-10-25T23:42:18Z">
              <w:r>
                <w:rPr>
                  <w:rFonts w:ascii="Courier New" w:hAnsi="Courier New"/>
                  <w:color w:val="000000"/>
                  <w:sz w:val="16"/>
                </w:rPr>
                <w:t xml:space="preserve">        return resultado;</w:t>
              </w:r>
            </w:ins>
            <w:ins w:id="6132" w:author="marpa" w:date="2026-10-25T23:42:18Z">
              <w:r>
                <w:rPr>
                  <w:rFonts w:ascii="Courier New" w:hAnsi="Courier New"/>
                  <w:color w:val="000000"/>
                  <w:sz w:val="16"/>
                </w:rPr>
                <w:br w:type="textWrapping"/>
              </w:r>
            </w:ins>
            <w:ins w:id="6133" w:author="marpa" w:date="2026-10-25T23:42:18Z">
              <w:r>
                <w:rPr>
                  <w:rFonts w:ascii="Courier New" w:hAnsi="Courier New"/>
                  <w:color w:val="000000"/>
                  <w:sz w:val="16"/>
                </w:rPr>
                <w:t xml:space="preserve">    }</w:t>
              </w:r>
            </w:ins>
            <w:ins w:id="6134" w:author="marpa" w:date="2026-10-25T23:42:18Z">
              <w:r>
                <w:rPr>
                  <w:rFonts w:ascii="Courier New" w:hAnsi="Courier New"/>
                  <w:color w:val="000000"/>
                  <w:sz w:val="16"/>
                </w:rPr>
                <w:br w:type="textWrapping"/>
              </w:r>
            </w:ins>
            <w:ins w:id="6135" w:author="marpa" w:date="2026-10-25T23:42:18Z">
              <w:r>
                <w:rPr>
                  <w:rFonts w:ascii="Courier New" w:hAnsi="Courier New"/>
                  <w:color w:val="000000"/>
                  <w:sz w:val="16"/>
                </w:rPr>
                <w:br w:type="textWrapping"/>
              </w:r>
            </w:ins>
            <w:ins w:id="6136" w:author="marpa" w:date="2026-10-25T23:42:18Z">
              <w:r>
                <w:rPr>
                  <w:rFonts w:ascii="Courier New" w:hAnsi="Courier New"/>
                  <w:color w:val="000000"/>
                  <w:sz w:val="16"/>
                </w:rPr>
                <w:t xml:space="preserve">    public String getValor() {</w:t>
              </w:r>
            </w:ins>
            <w:ins w:id="6137" w:author="marpa" w:date="2026-10-25T23:42:18Z">
              <w:r>
                <w:rPr>
                  <w:rFonts w:ascii="Courier New" w:hAnsi="Courier New"/>
                  <w:color w:val="000000"/>
                  <w:sz w:val="16"/>
                </w:rPr>
                <w:br w:type="textWrapping"/>
              </w:r>
            </w:ins>
            <w:ins w:id="6138" w:author="marpa" w:date="2026-10-25T23:42:18Z">
              <w:r>
                <w:rPr>
                  <w:rFonts w:ascii="Courier New" w:hAnsi="Courier New"/>
                  <w:color w:val="000000"/>
                  <w:sz w:val="16"/>
                </w:rPr>
                <w:t xml:space="preserve">        return txtValor.getText().trim();</w:t>
              </w:r>
            </w:ins>
            <w:ins w:id="6139" w:author="marpa" w:date="2026-10-25T23:42:18Z">
              <w:r>
                <w:rPr>
                  <w:rFonts w:ascii="Courier New" w:hAnsi="Courier New"/>
                  <w:color w:val="000000"/>
                  <w:sz w:val="16"/>
                </w:rPr>
                <w:br w:type="textWrapping"/>
              </w:r>
            </w:ins>
            <w:ins w:id="6140" w:author="marpa" w:date="2026-10-25T23:42:18Z">
              <w:r>
                <w:rPr>
                  <w:rFonts w:ascii="Courier New" w:hAnsi="Courier New"/>
                  <w:color w:val="000000"/>
                  <w:sz w:val="16"/>
                </w:rPr>
                <w:t xml:space="preserve">    }</w:t>
              </w:r>
            </w:ins>
            <w:ins w:id="6141" w:author="marpa" w:date="2026-10-25T23:42:18Z">
              <w:r>
                <w:rPr>
                  <w:rFonts w:ascii="Courier New" w:hAnsi="Courier New"/>
                  <w:color w:val="000000"/>
                  <w:sz w:val="16"/>
                </w:rPr>
                <w:br w:type="textWrapping"/>
              </w:r>
            </w:ins>
            <w:ins w:id="6142" w:author="marpa" w:date="2026-10-25T23:42:18Z">
              <w:r>
                <w:rPr>
                  <w:rFonts w:ascii="Courier New" w:hAnsi="Courier New"/>
                  <w:color w:val="000000"/>
                  <w:sz w:val="16"/>
                </w:rPr>
                <w:br w:type="textWrapping"/>
              </w:r>
            </w:ins>
            <w:ins w:id="6143" w:author="marpa" w:date="2026-10-25T23:42:18Z">
              <w:r>
                <w:rPr>
                  <w:rFonts w:ascii="Courier New" w:hAnsi="Courier New"/>
                  <w:color w:val="000000"/>
                  <w:sz w:val="16"/>
                </w:rPr>
                <w:t xml:space="preserve">    public String getUnidadOrigen() {</w:t>
              </w:r>
            </w:ins>
            <w:ins w:id="6144" w:author="marpa" w:date="2026-10-25T23:42:18Z">
              <w:r>
                <w:rPr>
                  <w:rFonts w:ascii="Courier New" w:hAnsi="Courier New"/>
                  <w:color w:val="000000"/>
                  <w:sz w:val="16"/>
                </w:rPr>
                <w:br w:type="textWrapping"/>
              </w:r>
            </w:ins>
            <w:ins w:id="6145" w:author="marpa" w:date="2026-10-25T23:42:18Z">
              <w:r>
                <w:rPr>
                  <w:rFonts w:ascii="Courier New" w:hAnsi="Courier New"/>
                  <w:color w:val="000000"/>
                  <w:sz w:val="16"/>
                </w:rPr>
                <w:t xml:space="preserve">        return (String) cmbOrigen.getSelectedItem();</w:t>
              </w:r>
            </w:ins>
            <w:ins w:id="6146" w:author="marpa" w:date="2026-10-25T23:42:18Z">
              <w:r>
                <w:rPr>
                  <w:rFonts w:ascii="Courier New" w:hAnsi="Courier New"/>
                  <w:color w:val="000000"/>
                  <w:sz w:val="16"/>
                </w:rPr>
                <w:br w:type="textWrapping"/>
              </w:r>
            </w:ins>
            <w:ins w:id="6147" w:author="marpa" w:date="2026-10-25T23:42:18Z">
              <w:r>
                <w:rPr>
                  <w:rFonts w:ascii="Courier New" w:hAnsi="Courier New"/>
                  <w:color w:val="000000"/>
                  <w:sz w:val="16"/>
                </w:rPr>
                <w:t xml:space="preserve">    }</w:t>
              </w:r>
            </w:ins>
            <w:ins w:id="6148" w:author="marpa" w:date="2026-10-25T23:42:18Z">
              <w:r>
                <w:rPr>
                  <w:rFonts w:ascii="Courier New" w:hAnsi="Courier New"/>
                  <w:color w:val="000000"/>
                  <w:sz w:val="16"/>
                </w:rPr>
                <w:br w:type="textWrapping"/>
              </w:r>
            </w:ins>
            <w:ins w:id="6149" w:author="marpa" w:date="2026-10-25T23:42:18Z">
              <w:r>
                <w:rPr>
                  <w:rFonts w:ascii="Courier New" w:hAnsi="Courier New"/>
                  <w:color w:val="000000"/>
                  <w:sz w:val="16"/>
                </w:rPr>
                <w:br w:type="textWrapping"/>
              </w:r>
            </w:ins>
            <w:ins w:id="6150" w:author="marpa" w:date="2026-10-25T23:42:18Z">
              <w:r>
                <w:rPr>
                  <w:rFonts w:ascii="Courier New" w:hAnsi="Courier New"/>
                  <w:color w:val="000000"/>
                  <w:sz w:val="16"/>
                </w:rPr>
                <w:t xml:space="preserve">    public String getUnidadDestino() {</w:t>
              </w:r>
            </w:ins>
            <w:ins w:id="6151" w:author="marpa" w:date="2026-10-25T23:42:18Z">
              <w:r>
                <w:rPr>
                  <w:rFonts w:ascii="Courier New" w:hAnsi="Courier New"/>
                  <w:color w:val="000000"/>
                  <w:sz w:val="16"/>
                </w:rPr>
                <w:br w:type="textWrapping"/>
              </w:r>
            </w:ins>
            <w:ins w:id="6152" w:author="marpa" w:date="2026-10-25T23:42:18Z">
              <w:r>
                <w:rPr>
                  <w:rFonts w:ascii="Courier New" w:hAnsi="Courier New"/>
                  <w:color w:val="000000"/>
                  <w:sz w:val="16"/>
                </w:rPr>
                <w:t xml:space="preserve">        return (String) cmbDestino.getSelectedItem();</w:t>
              </w:r>
            </w:ins>
            <w:ins w:id="6153" w:author="marpa" w:date="2026-10-25T23:42:18Z">
              <w:r>
                <w:rPr>
                  <w:rFonts w:ascii="Courier New" w:hAnsi="Courier New"/>
                  <w:color w:val="000000"/>
                  <w:sz w:val="16"/>
                </w:rPr>
                <w:br w:type="textWrapping"/>
              </w:r>
            </w:ins>
            <w:ins w:id="6154" w:author="marpa" w:date="2026-10-25T23:42:18Z">
              <w:r>
                <w:rPr>
                  <w:rFonts w:ascii="Courier New" w:hAnsi="Courier New"/>
                  <w:color w:val="000000"/>
                  <w:sz w:val="16"/>
                </w:rPr>
                <w:t xml:space="preserve">    }</w:t>
              </w:r>
            </w:ins>
            <w:ins w:id="6155" w:author="marpa" w:date="2026-10-25T23:42:18Z">
              <w:r>
                <w:rPr>
                  <w:rFonts w:ascii="Courier New" w:hAnsi="Courier New"/>
                  <w:color w:val="000000"/>
                  <w:sz w:val="16"/>
                </w:rPr>
                <w:br w:type="textWrapping"/>
              </w:r>
            </w:ins>
            <w:ins w:id="6156" w:author="marpa" w:date="2026-10-25T23:42:18Z">
              <w:r>
                <w:rPr>
                  <w:rFonts w:ascii="Courier New" w:hAnsi="Courier New"/>
                  <w:color w:val="000000"/>
                  <w:sz w:val="16"/>
                </w:rPr>
                <w:br w:type="textWrapping"/>
              </w:r>
            </w:ins>
            <w:ins w:id="6157" w:author="marpa" w:date="2026-10-25T23:42:18Z">
              <w:r>
                <w:rPr>
                  <w:rFonts w:ascii="Courier New" w:hAnsi="Courier New"/>
                  <w:color w:val="000000"/>
                  <w:sz w:val="16"/>
                </w:rPr>
                <w:t xml:space="preserve">    public void agregarAccionConvertir(ActionListener accion) {</w:t>
              </w:r>
            </w:ins>
            <w:ins w:id="6158" w:author="marpa" w:date="2026-10-25T23:42:18Z">
              <w:r>
                <w:rPr>
                  <w:rFonts w:ascii="Courier New" w:hAnsi="Courier New"/>
                  <w:color w:val="000000"/>
                  <w:sz w:val="16"/>
                </w:rPr>
                <w:br w:type="textWrapping"/>
              </w:r>
            </w:ins>
            <w:ins w:id="6159" w:author="marpa" w:date="2026-10-25T23:42:18Z">
              <w:r>
                <w:rPr>
                  <w:rFonts w:ascii="Courier New" w:hAnsi="Courier New"/>
                  <w:color w:val="000000"/>
                  <w:sz w:val="16"/>
                </w:rPr>
                <w:t xml:space="preserve">        btnConvertir.addActionListener(accion);</w:t>
              </w:r>
            </w:ins>
            <w:ins w:id="6160" w:author="marpa" w:date="2026-10-25T23:42:18Z">
              <w:r>
                <w:rPr>
                  <w:rFonts w:ascii="Courier New" w:hAnsi="Courier New"/>
                  <w:color w:val="000000"/>
                  <w:sz w:val="16"/>
                </w:rPr>
                <w:br w:type="textWrapping"/>
              </w:r>
            </w:ins>
            <w:ins w:id="6161" w:author="marpa" w:date="2026-10-25T23:42:18Z">
              <w:r>
                <w:rPr>
                  <w:rFonts w:ascii="Courier New" w:hAnsi="Courier New"/>
                  <w:color w:val="000000"/>
                  <w:sz w:val="16"/>
                </w:rPr>
                <w:t xml:space="preserve">        txtValor.addActionListener(accion);</w:t>
              </w:r>
            </w:ins>
            <w:ins w:id="6162" w:author="marpa" w:date="2026-10-25T23:42:18Z">
              <w:r>
                <w:rPr>
                  <w:rFonts w:ascii="Courier New" w:hAnsi="Courier New"/>
                  <w:color w:val="000000"/>
                  <w:sz w:val="16"/>
                </w:rPr>
                <w:br w:type="textWrapping"/>
              </w:r>
            </w:ins>
            <w:ins w:id="6163" w:author="marpa" w:date="2026-10-25T23:42:18Z">
              <w:r>
                <w:rPr>
                  <w:rFonts w:ascii="Courier New" w:hAnsi="Courier New"/>
                  <w:color w:val="000000"/>
                  <w:sz w:val="16"/>
                </w:rPr>
                <w:t xml:space="preserve">    }</w:t>
              </w:r>
            </w:ins>
            <w:ins w:id="6164" w:author="marpa" w:date="2026-10-25T23:42:18Z">
              <w:r>
                <w:rPr>
                  <w:rFonts w:ascii="Courier New" w:hAnsi="Courier New"/>
                  <w:color w:val="000000"/>
                  <w:sz w:val="16"/>
                </w:rPr>
                <w:br w:type="textWrapping"/>
              </w:r>
            </w:ins>
            <w:ins w:id="6165" w:author="marpa" w:date="2026-10-25T23:42:18Z">
              <w:r>
                <w:rPr>
                  <w:rFonts w:ascii="Courier New" w:hAnsi="Courier New"/>
                  <w:color w:val="000000"/>
                  <w:sz w:val="16"/>
                </w:rPr>
                <w:br w:type="textWrapping"/>
              </w:r>
            </w:ins>
            <w:ins w:id="6166" w:author="marpa" w:date="2026-10-25T23:42:18Z">
              <w:r>
                <w:rPr>
                  <w:rFonts w:ascii="Courier New" w:hAnsi="Courier New"/>
                  <w:color w:val="000000"/>
                  <w:sz w:val="16"/>
                </w:rPr>
                <w:t xml:space="preserve">    public void mostrarResultado(ResultadoConversion resultado) {</w:t>
              </w:r>
            </w:ins>
            <w:ins w:id="6167" w:author="marpa" w:date="2026-10-25T23:42:18Z">
              <w:r>
                <w:rPr>
                  <w:rFonts w:ascii="Courier New" w:hAnsi="Courier New"/>
                  <w:color w:val="000000"/>
                  <w:sz w:val="16"/>
                </w:rPr>
                <w:br w:type="textWrapping"/>
              </w:r>
            </w:ins>
            <w:ins w:id="6168" w:author="marpa" w:date="2026-10-25T23:42:18Z">
              <w:r>
                <w:rPr>
                  <w:rFonts w:ascii="Courier New" w:hAnsi="Courier New"/>
                  <w:color w:val="000000"/>
                  <w:sz w:val="16"/>
                </w:rPr>
                <w:t xml:space="preserve">        String unidad = nombreLegible(resultado.getUnidadFin());</w:t>
              </w:r>
            </w:ins>
            <w:ins w:id="6169" w:author="marpa" w:date="2026-10-25T23:42:18Z">
              <w:r>
                <w:rPr>
                  <w:rFonts w:ascii="Courier New" w:hAnsi="Courier New"/>
                  <w:color w:val="000000"/>
                  <w:sz w:val="16"/>
                </w:rPr>
                <w:br w:type="textWrapping"/>
              </w:r>
            </w:ins>
            <w:ins w:id="6170" w:author="marpa" w:date="2026-10-25T23:42:18Z">
              <w:r>
                <w:rPr>
                  <w:rFonts w:ascii="Courier New" w:hAnsi="Courier New"/>
                  <w:color w:val="000000"/>
                  <w:sz w:val="16"/>
                </w:rPr>
                <w:t xml:space="preserve">        lblResultado.setText(FORMATO_RESULTADO.format(resultado.getResultado()) + " " + unidad);</w:t>
              </w:r>
            </w:ins>
            <w:ins w:id="6171" w:author="marpa" w:date="2026-10-25T23:42:18Z">
              <w:r>
                <w:rPr>
                  <w:rFonts w:ascii="Courier New" w:hAnsi="Courier New"/>
                  <w:color w:val="000000"/>
                  <w:sz w:val="16"/>
                </w:rPr>
                <w:br w:type="textWrapping"/>
              </w:r>
            </w:ins>
            <w:ins w:id="6172" w:author="marpa" w:date="2026-10-25T23:42:18Z">
              <w:r>
                <w:rPr>
                  <w:rFonts w:ascii="Courier New" w:hAnsi="Courier New"/>
                  <w:color w:val="000000"/>
                  <w:sz w:val="16"/>
                </w:rPr>
                <w:t xml:space="preserve">        mostrarMensaje("Conversión realizada correctamente.", AppTheme.EXITO);</w:t>
              </w:r>
            </w:ins>
            <w:ins w:id="6173" w:author="marpa" w:date="2026-10-25T23:42:18Z">
              <w:r>
                <w:rPr>
                  <w:rFonts w:ascii="Courier New" w:hAnsi="Courier New"/>
                  <w:color w:val="000000"/>
                  <w:sz w:val="16"/>
                </w:rPr>
                <w:br w:type="textWrapping"/>
              </w:r>
            </w:ins>
            <w:ins w:id="6174" w:author="marpa" w:date="2026-10-25T23:42:18Z">
              <w:r>
                <w:rPr>
                  <w:rFonts w:ascii="Courier New" w:hAnsi="Courier New"/>
                  <w:color w:val="000000"/>
                  <w:sz w:val="16"/>
                </w:rPr>
                <w:t xml:space="preserve">    }</w:t>
              </w:r>
            </w:ins>
            <w:ins w:id="6175" w:author="marpa" w:date="2026-10-25T23:42:18Z">
              <w:r>
                <w:rPr>
                  <w:rFonts w:ascii="Courier New" w:hAnsi="Courier New"/>
                  <w:color w:val="000000"/>
                  <w:sz w:val="16"/>
                </w:rPr>
                <w:br w:type="textWrapping"/>
              </w:r>
            </w:ins>
            <w:ins w:id="6176" w:author="marpa" w:date="2026-10-25T23:42:18Z">
              <w:r>
                <w:rPr>
                  <w:rFonts w:ascii="Courier New" w:hAnsi="Courier New"/>
                  <w:color w:val="000000"/>
                  <w:sz w:val="16"/>
                </w:rPr>
                <w:br w:type="textWrapping"/>
              </w:r>
            </w:ins>
            <w:ins w:id="6177" w:author="marpa" w:date="2026-10-25T23:42:18Z">
              <w:r>
                <w:rPr>
                  <w:rFonts w:ascii="Courier New" w:hAnsi="Courier New"/>
                  <w:color w:val="000000"/>
                  <w:sz w:val="16"/>
                </w:rPr>
                <w:t xml:space="preserve">    private String nombreLegible(String unidad) {</w:t>
              </w:r>
            </w:ins>
            <w:ins w:id="6178" w:author="marpa" w:date="2026-10-25T23:42:18Z">
              <w:r>
                <w:rPr>
                  <w:rFonts w:ascii="Courier New" w:hAnsi="Courier New"/>
                  <w:color w:val="000000"/>
                  <w:sz w:val="16"/>
                </w:rPr>
                <w:br w:type="textWrapping"/>
              </w:r>
            </w:ins>
            <w:ins w:id="6179" w:author="marpa" w:date="2026-10-25T23:42:18Z">
              <w:r>
                <w:rPr>
                  <w:rFonts w:ascii="Courier New" w:hAnsi="Courier New"/>
                  <w:color w:val="000000"/>
                  <w:sz w:val="16"/>
                </w:rPr>
                <w:t xml:space="preserve">        if (unidad == null || unidad.isBlank()) {</w:t>
              </w:r>
            </w:ins>
            <w:ins w:id="6180" w:author="marpa" w:date="2026-10-25T23:42:18Z">
              <w:r>
                <w:rPr>
                  <w:rFonts w:ascii="Courier New" w:hAnsi="Courier New"/>
                  <w:color w:val="000000"/>
                  <w:sz w:val="16"/>
                </w:rPr>
                <w:br w:type="textWrapping"/>
              </w:r>
            </w:ins>
            <w:ins w:id="6181" w:author="marpa" w:date="2026-10-25T23:42:18Z">
              <w:r>
                <w:rPr>
                  <w:rFonts w:ascii="Courier New" w:hAnsi="Courier New"/>
                  <w:color w:val="000000"/>
                  <w:sz w:val="16"/>
                </w:rPr>
                <w:t xml:space="preserve">            return "";</w:t>
              </w:r>
            </w:ins>
            <w:ins w:id="6182" w:author="marpa" w:date="2026-10-25T23:42:18Z">
              <w:r>
                <w:rPr>
                  <w:rFonts w:ascii="Courier New" w:hAnsi="Courier New"/>
                  <w:color w:val="000000"/>
                  <w:sz w:val="16"/>
                </w:rPr>
                <w:br w:type="textWrapping"/>
              </w:r>
            </w:ins>
            <w:ins w:id="6183" w:author="marpa" w:date="2026-10-25T23:42:18Z">
              <w:r>
                <w:rPr>
                  <w:rFonts w:ascii="Courier New" w:hAnsi="Courier New"/>
                  <w:color w:val="000000"/>
                  <w:sz w:val="16"/>
                </w:rPr>
                <w:t xml:space="preserve">        }</w:t>
              </w:r>
            </w:ins>
            <w:ins w:id="6184" w:author="marpa" w:date="2026-10-25T23:42:18Z">
              <w:r>
                <w:rPr>
                  <w:rFonts w:ascii="Courier New" w:hAnsi="Courier New"/>
                  <w:color w:val="000000"/>
                  <w:sz w:val="16"/>
                </w:rPr>
                <w:br w:type="textWrapping"/>
              </w:r>
            </w:ins>
            <w:ins w:id="6185" w:author="marpa" w:date="2026-10-25T23:42:18Z">
              <w:r>
                <w:rPr>
                  <w:rFonts w:ascii="Courier New" w:hAnsi="Courier New"/>
                  <w:color w:val="000000"/>
                  <w:sz w:val="16"/>
                </w:rPr>
                <w:t xml:space="preserve">        String texto = unidad.toLowerCase(Locale.ROOT).replace('_', ' ');</w:t>
              </w:r>
            </w:ins>
            <w:ins w:id="6186" w:author="marpa" w:date="2026-10-25T23:42:18Z">
              <w:r>
                <w:rPr>
                  <w:rFonts w:ascii="Courier New" w:hAnsi="Courier New"/>
                  <w:color w:val="000000"/>
                  <w:sz w:val="16"/>
                </w:rPr>
                <w:br w:type="textWrapping"/>
              </w:r>
            </w:ins>
            <w:ins w:id="6187" w:author="marpa" w:date="2026-10-25T23:42:18Z">
              <w:r>
                <w:rPr>
                  <w:rFonts w:ascii="Courier New" w:hAnsi="Courier New"/>
                  <w:color w:val="000000"/>
                  <w:sz w:val="16"/>
                </w:rPr>
                <w:t xml:space="preserve">        return Character.toUpperCase(texto.charAt(0)) + texto.substring(1);</w:t>
              </w:r>
            </w:ins>
            <w:ins w:id="6188" w:author="marpa" w:date="2026-10-25T23:42:18Z">
              <w:r>
                <w:rPr>
                  <w:rFonts w:ascii="Courier New" w:hAnsi="Courier New"/>
                  <w:color w:val="000000"/>
                  <w:sz w:val="16"/>
                </w:rPr>
                <w:br w:type="textWrapping"/>
              </w:r>
            </w:ins>
            <w:ins w:id="6189" w:author="marpa" w:date="2026-10-25T23:42:18Z">
              <w:r>
                <w:rPr>
                  <w:rFonts w:ascii="Courier New" w:hAnsi="Courier New"/>
                  <w:color w:val="000000"/>
                  <w:sz w:val="16"/>
                </w:rPr>
                <w:t xml:space="preserve">    }</w:t>
              </w:r>
            </w:ins>
            <w:ins w:id="6190" w:author="marpa" w:date="2026-10-25T23:42:18Z">
              <w:r>
                <w:rPr>
                  <w:rFonts w:ascii="Courier New" w:hAnsi="Courier New"/>
                  <w:color w:val="000000"/>
                  <w:sz w:val="16"/>
                </w:rPr>
                <w:br w:type="textWrapping"/>
              </w:r>
            </w:ins>
            <w:ins w:id="6191" w:author="marpa" w:date="2026-10-25T23:42:18Z">
              <w:r>
                <w:rPr>
                  <w:rFonts w:ascii="Courier New" w:hAnsi="Courier New"/>
                  <w:color w:val="000000"/>
                  <w:sz w:val="16"/>
                </w:rPr>
                <w:br w:type="textWrapping"/>
              </w:r>
            </w:ins>
            <w:ins w:id="6192" w:author="marpa" w:date="2026-10-25T23:42:18Z">
              <w:r>
                <w:rPr>
                  <w:rFonts w:ascii="Courier New" w:hAnsi="Courier New"/>
                  <w:color w:val="000000"/>
                  <w:sz w:val="16"/>
                </w:rPr>
                <w:t xml:space="preserve">    public void mostrarError(String mensaje) {</w:t>
              </w:r>
            </w:ins>
            <w:ins w:id="6193" w:author="marpa" w:date="2026-10-25T23:42:18Z">
              <w:r>
                <w:rPr>
                  <w:rFonts w:ascii="Courier New" w:hAnsi="Courier New"/>
                  <w:color w:val="000000"/>
                  <w:sz w:val="16"/>
                </w:rPr>
                <w:br w:type="textWrapping"/>
              </w:r>
            </w:ins>
            <w:ins w:id="6194" w:author="marpa" w:date="2026-10-25T23:42:18Z">
              <w:r>
                <w:rPr>
                  <w:rFonts w:ascii="Courier New" w:hAnsi="Courier New"/>
                  <w:color w:val="000000"/>
                  <w:sz w:val="16"/>
                </w:rPr>
                <w:t xml:space="preserve">        lblResultado.setText("—");</w:t>
              </w:r>
            </w:ins>
            <w:ins w:id="6195" w:author="marpa" w:date="2026-10-25T23:42:18Z">
              <w:r>
                <w:rPr>
                  <w:rFonts w:ascii="Courier New" w:hAnsi="Courier New"/>
                  <w:color w:val="000000"/>
                  <w:sz w:val="16"/>
                </w:rPr>
                <w:br w:type="textWrapping"/>
              </w:r>
            </w:ins>
            <w:ins w:id="6196" w:author="marpa" w:date="2026-10-25T23:42:18Z">
              <w:r>
                <w:rPr>
                  <w:rFonts w:ascii="Courier New" w:hAnsi="Courier New"/>
                  <w:color w:val="000000"/>
                  <w:sz w:val="16"/>
                </w:rPr>
                <w:t xml:space="preserve">        mostrarMensaje(mensaje, AppTheme.ERROR);</w:t>
              </w:r>
            </w:ins>
            <w:ins w:id="6197" w:author="marpa" w:date="2026-10-25T23:42:18Z">
              <w:r>
                <w:rPr>
                  <w:rFonts w:ascii="Courier New" w:hAnsi="Courier New"/>
                  <w:color w:val="000000"/>
                  <w:sz w:val="16"/>
                </w:rPr>
                <w:br w:type="textWrapping"/>
              </w:r>
            </w:ins>
            <w:ins w:id="6198" w:author="marpa" w:date="2026-10-25T23:42:18Z">
              <w:r>
                <w:rPr>
                  <w:rFonts w:ascii="Courier New" w:hAnsi="Courier New"/>
                  <w:color w:val="000000"/>
                  <w:sz w:val="16"/>
                </w:rPr>
                <w:t xml:space="preserve">    }</w:t>
              </w:r>
            </w:ins>
            <w:ins w:id="6199" w:author="marpa" w:date="2026-10-25T23:42:18Z">
              <w:r>
                <w:rPr>
                  <w:rFonts w:ascii="Courier New" w:hAnsi="Courier New"/>
                  <w:color w:val="000000"/>
                  <w:sz w:val="16"/>
                </w:rPr>
                <w:br w:type="textWrapping"/>
              </w:r>
            </w:ins>
            <w:ins w:id="6200" w:author="marpa" w:date="2026-10-25T23:42:18Z">
              <w:r>
                <w:rPr>
                  <w:rFonts w:ascii="Courier New" w:hAnsi="Courier New"/>
                  <w:color w:val="000000"/>
                  <w:sz w:val="16"/>
                </w:rPr>
                <w:br w:type="textWrapping"/>
              </w:r>
            </w:ins>
            <w:ins w:id="6201" w:author="marpa" w:date="2026-10-25T23:42:18Z">
              <w:r>
                <w:rPr>
                  <w:rFonts w:ascii="Courier New" w:hAnsi="Courier New"/>
                  <w:color w:val="000000"/>
                  <w:sz w:val="16"/>
                </w:rPr>
                <w:t xml:space="preserve">    public int mostrarAlertaCierreSesion() {</w:t>
              </w:r>
            </w:ins>
            <w:ins w:id="6202" w:author="marpa" w:date="2026-10-25T23:42:18Z">
              <w:r>
                <w:rPr>
                  <w:rFonts w:ascii="Courier New" w:hAnsi="Courier New"/>
                  <w:color w:val="000000"/>
                  <w:sz w:val="16"/>
                </w:rPr>
                <w:br w:type="textWrapping"/>
              </w:r>
            </w:ins>
            <w:ins w:id="6203" w:author="marpa" w:date="2026-10-25T23:42:18Z">
              <w:r>
                <w:rPr>
                  <w:rFonts w:ascii="Courier New" w:hAnsi="Courier New"/>
                  <w:color w:val="000000"/>
                  <w:sz w:val="16"/>
                </w:rPr>
                <w:t xml:space="preserve">        String[] opciones = {"Volver a iniciar sesión", "Salir"};</w:t>
              </w:r>
            </w:ins>
            <w:ins w:id="6204" w:author="marpa" w:date="2026-10-25T23:42:18Z">
              <w:r>
                <w:rPr>
                  <w:rFonts w:ascii="Courier New" w:hAnsi="Courier New"/>
                  <w:color w:val="000000"/>
                  <w:sz w:val="16"/>
                </w:rPr>
                <w:br w:type="textWrapping"/>
              </w:r>
            </w:ins>
            <w:ins w:id="6205" w:author="marpa" w:date="2026-10-25T23:42:18Z">
              <w:r>
                <w:rPr>
                  <w:rFonts w:ascii="Courier New" w:hAnsi="Courier New"/>
                  <w:color w:val="000000"/>
                  <w:sz w:val="16"/>
                </w:rPr>
                <w:t xml:space="preserve">        return JOptionPane.showOptionDialog(this, "Tu sesión expiró. Inicia sesión de nuevo para continuar.",</w:t>
              </w:r>
            </w:ins>
            <w:ins w:id="6206" w:author="marpa" w:date="2026-10-25T23:42:18Z">
              <w:r>
                <w:rPr>
                  <w:rFonts w:ascii="Courier New" w:hAnsi="Courier New"/>
                  <w:color w:val="000000"/>
                  <w:sz w:val="16"/>
                </w:rPr>
                <w:br w:type="textWrapping"/>
              </w:r>
            </w:ins>
            <w:ins w:id="6207" w:author="marpa" w:date="2026-10-25T23:42:18Z">
              <w:r>
                <w:rPr>
                  <w:rFonts w:ascii="Courier New" w:hAnsi="Courier New"/>
                  <w:color w:val="000000"/>
                  <w:sz w:val="16"/>
                </w:rPr>
                <w:t xml:space="preserve">                "Sesión finalizada", JOptionPane.DEFAULT_OPTION, JOptionPane.WARNING_MESSAGE,</w:t>
              </w:r>
            </w:ins>
            <w:ins w:id="6208" w:author="marpa" w:date="2026-10-25T23:42:18Z">
              <w:r>
                <w:rPr>
                  <w:rFonts w:ascii="Courier New" w:hAnsi="Courier New"/>
                  <w:color w:val="000000"/>
                  <w:sz w:val="16"/>
                </w:rPr>
                <w:br w:type="textWrapping"/>
              </w:r>
            </w:ins>
            <w:ins w:id="6209" w:author="marpa" w:date="2026-10-25T23:42:18Z">
              <w:r>
                <w:rPr>
                  <w:rFonts w:ascii="Courier New" w:hAnsi="Courier New"/>
                  <w:color w:val="000000"/>
                  <w:sz w:val="16"/>
                </w:rPr>
                <w:t xml:space="preserve">                null, opciones, opciones[0]);</w:t>
              </w:r>
            </w:ins>
            <w:ins w:id="6210" w:author="marpa" w:date="2026-10-25T23:42:18Z">
              <w:r>
                <w:rPr>
                  <w:rFonts w:ascii="Courier New" w:hAnsi="Courier New"/>
                  <w:color w:val="000000"/>
                  <w:sz w:val="16"/>
                </w:rPr>
                <w:br w:type="textWrapping"/>
              </w:r>
            </w:ins>
            <w:ins w:id="6211" w:author="marpa" w:date="2026-10-25T23:42:18Z">
              <w:r>
                <w:rPr>
                  <w:rFonts w:ascii="Courier New" w:hAnsi="Courier New"/>
                  <w:color w:val="000000"/>
                  <w:sz w:val="16"/>
                </w:rPr>
                <w:t xml:space="preserve">    }</w:t>
              </w:r>
            </w:ins>
            <w:ins w:id="6212" w:author="marpa" w:date="2026-10-25T23:42:18Z">
              <w:r>
                <w:rPr>
                  <w:rFonts w:ascii="Courier New" w:hAnsi="Courier New"/>
                  <w:color w:val="000000"/>
                  <w:sz w:val="16"/>
                </w:rPr>
                <w:br w:type="textWrapping"/>
              </w:r>
            </w:ins>
            <w:ins w:id="6213" w:author="marpa" w:date="2026-10-25T23:42:18Z">
              <w:r>
                <w:rPr>
                  <w:rFonts w:ascii="Courier New" w:hAnsi="Courier New"/>
                  <w:color w:val="000000"/>
                  <w:sz w:val="16"/>
                </w:rPr>
                <w:br w:type="textWrapping"/>
              </w:r>
            </w:ins>
            <w:ins w:id="6214" w:author="marpa" w:date="2026-10-25T23:42:18Z">
              <w:r>
                <w:rPr>
                  <w:rFonts w:ascii="Courier New" w:hAnsi="Courier New"/>
                  <w:color w:val="000000"/>
                  <w:sz w:val="16"/>
                </w:rPr>
                <w:t xml:space="preserve">    public void limpiarMensaje() {</w:t>
              </w:r>
            </w:ins>
            <w:ins w:id="6215" w:author="marpa" w:date="2026-10-25T23:42:18Z">
              <w:r>
                <w:rPr>
                  <w:rFonts w:ascii="Courier New" w:hAnsi="Courier New"/>
                  <w:color w:val="000000"/>
                  <w:sz w:val="16"/>
                </w:rPr>
                <w:br w:type="textWrapping"/>
              </w:r>
            </w:ins>
            <w:ins w:id="6216" w:author="marpa" w:date="2026-10-25T23:42:18Z">
              <w:r>
                <w:rPr>
                  <w:rFonts w:ascii="Courier New" w:hAnsi="Courier New"/>
                  <w:color w:val="000000"/>
                  <w:sz w:val="16"/>
                </w:rPr>
                <w:t xml:space="preserve">        mostrarMensaje("Convirtiendo tus unidades...", AppTheme.TEXTO_SUAVE);</w:t>
              </w:r>
            </w:ins>
            <w:ins w:id="6217" w:author="marpa" w:date="2026-10-25T23:42:18Z">
              <w:r>
                <w:rPr>
                  <w:rFonts w:ascii="Courier New" w:hAnsi="Courier New"/>
                  <w:color w:val="000000"/>
                  <w:sz w:val="16"/>
                </w:rPr>
                <w:br w:type="textWrapping"/>
              </w:r>
            </w:ins>
            <w:ins w:id="6218" w:author="marpa" w:date="2026-10-25T23:42:18Z">
              <w:r>
                <w:rPr>
                  <w:rFonts w:ascii="Courier New" w:hAnsi="Courier New"/>
                  <w:color w:val="000000"/>
                  <w:sz w:val="16"/>
                </w:rPr>
                <w:t xml:space="preserve">    }</w:t>
              </w:r>
            </w:ins>
            <w:ins w:id="6219" w:author="marpa" w:date="2026-10-25T23:42:18Z">
              <w:r>
                <w:rPr>
                  <w:rFonts w:ascii="Courier New" w:hAnsi="Courier New"/>
                  <w:color w:val="000000"/>
                  <w:sz w:val="16"/>
                </w:rPr>
                <w:br w:type="textWrapping"/>
              </w:r>
            </w:ins>
            <w:ins w:id="6220" w:author="marpa" w:date="2026-10-25T23:42:18Z">
              <w:r>
                <w:rPr>
                  <w:rFonts w:ascii="Courier New" w:hAnsi="Courier New"/>
                  <w:color w:val="000000"/>
                  <w:sz w:val="16"/>
                </w:rPr>
                <w:br w:type="textWrapping"/>
              </w:r>
            </w:ins>
            <w:ins w:id="6221" w:author="marpa" w:date="2026-10-25T23:42:18Z">
              <w:r>
                <w:rPr>
                  <w:rFonts w:ascii="Courier New" w:hAnsi="Courier New"/>
                  <w:color w:val="000000"/>
                  <w:sz w:val="16"/>
                </w:rPr>
                <w:t xml:space="preserve">    public void setProcesando(boolean procesando) {</w:t>
              </w:r>
            </w:ins>
            <w:ins w:id="6222" w:author="marpa" w:date="2026-10-25T23:42:18Z">
              <w:r>
                <w:rPr>
                  <w:rFonts w:ascii="Courier New" w:hAnsi="Courier New"/>
                  <w:color w:val="000000"/>
                  <w:sz w:val="16"/>
                </w:rPr>
                <w:br w:type="textWrapping"/>
              </w:r>
            </w:ins>
            <w:ins w:id="6223" w:author="marpa" w:date="2026-10-25T23:42:18Z">
              <w:r>
                <w:rPr>
                  <w:rFonts w:ascii="Courier New" w:hAnsi="Courier New"/>
                  <w:color w:val="000000"/>
                  <w:sz w:val="16"/>
                </w:rPr>
                <w:t xml:space="preserve">        btnConvertir.setEnabled(!procesando);</w:t>
              </w:r>
            </w:ins>
            <w:ins w:id="6224" w:author="marpa" w:date="2026-10-25T23:42:18Z">
              <w:r>
                <w:rPr>
                  <w:rFonts w:ascii="Courier New" w:hAnsi="Courier New"/>
                  <w:color w:val="000000"/>
                  <w:sz w:val="16"/>
                </w:rPr>
                <w:br w:type="textWrapping"/>
              </w:r>
            </w:ins>
            <w:ins w:id="6225" w:author="marpa" w:date="2026-10-25T23:42:18Z">
              <w:r>
                <w:rPr>
                  <w:rFonts w:ascii="Courier New" w:hAnsi="Courier New"/>
                  <w:color w:val="000000"/>
                  <w:sz w:val="16"/>
                </w:rPr>
                <w:t xml:space="preserve">        txtValor.setEnabled(!procesando);</w:t>
              </w:r>
            </w:ins>
            <w:ins w:id="6226" w:author="marpa" w:date="2026-10-25T23:42:18Z">
              <w:r>
                <w:rPr>
                  <w:rFonts w:ascii="Courier New" w:hAnsi="Courier New"/>
                  <w:color w:val="000000"/>
                  <w:sz w:val="16"/>
                </w:rPr>
                <w:br w:type="textWrapping"/>
              </w:r>
            </w:ins>
            <w:ins w:id="6227" w:author="marpa" w:date="2026-10-25T23:42:18Z">
              <w:r>
                <w:rPr>
                  <w:rFonts w:ascii="Courier New" w:hAnsi="Courier New"/>
                  <w:color w:val="000000"/>
                  <w:sz w:val="16"/>
                </w:rPr>
                <w:t xml:space="preserve">        cmbOrigen.setEnabled(!procesando);</w:t>
              </w:r>
            </w:ins>
            <w:ins w:id="6228" w:author="marpa" w:date="2026-10-25T23:42:18Z">
              <w:r>
                <w:rPr>
                  <w:rFonts w:ascii="Courier New" w:hAnsi="Courier New"/>
                  <w:color w:val="000000"/>
                  <w:sz w:val="16"/>
                </w:rPr>
                <w:br w:type="textWrapping"/>
              </w:r>
            </w:ins>
            <w:ins w:id="6229" w:author="marpa" w:date="2026-10-25T23:42:18Z">
              <w:r>
                <w:rPr>
                  <w:rFonts w:ascii="Courier New" w:hAnsi="Courier New"/>
                  <w:color w:val="000000"/>
                  <w:sz w:val="16"/>
                </w:rPr>
                <w:t xml:space="preserve">        cmbDestino.setEnabled(!procesando);</w:t>
              </w:r>
            </w:ins>
            <w:ins w:id="6230" w:author="marpa" w:date="2026-10-25T23:42:18Z">
              <w:r>
                <w:rPr>
                  <w:rFonts w:ascii="Courier New" w:hAnsi="Courier New"/>
                  <w:color w:val="000000"/>
                  <w:sz w:val="16"/>
                </w:rPr>
                <w:br w:type="textWrapping"/>
              </w:r>
            </w:ins>
            <w:ins w:id="6231" w:author="marpa" w:date="2026-10-25T23:42:18Z">
              <w:r>
                <w:rPr>
                  <w:rFonts w:ascii="Courier New" w:hAnsi="Courier New"/>
                  <w:color w:val="000000"/>
                  <w:sz w:val="16"/>
                </w:rPr>
                <w:t xml:space="preserve">        btnConvertir.setText(procesando ? "Convirtiendo..." : "Convertir");</w:t>
              </w:r>
            </w:ins>
            <w:ins w:id="6232" w:author="marpa" w:date="2026-10-25T23:42:18Z">
              <w:r>
                <w:rPr>
                  <w:rFonts w:ascii="Courier New" w:hAnsi="Courier New"/>
                  <w:color w:val="000000"/>
                  <w:sz w:val="16"/>
                </w:rPr>
                <w:br w:type="textWrapping"/>
              </w:r>
            </w:ins>
            <w:ins w:id="6233" w:author="marpa" w:date="2026-10-25T23:42:18Z">
              <w:r>
                <w:rPr>
                  <w:rFonts w:ascii="Courier New" w:hAnsi="Courier New"/>
                  <w:color w:val="000000"/>
                  <w:sz w:val="16"/>
                </w:rPr>
                <w:t xml:space="preserve">    }</w:t>
              </w:r>
            </w:ins>
            <w:ins w:id="6234" w:author="marpa" w:date="2026-10-25T23:42:18Z">
              <w:r>
                <w:rPr>
                  <w:rFonts w:ascii="Courier New" w:hAnsi="Courier New"/>
                  <w:color w:val="000000"/>
                  <w:sz w:val="16"/>
                </w:rPr>
                <w:br w:type="textWrapping"/>
              </w:r>
            </w:ins>
            <w:ins w:id="6235" w:author="marpa" w:date="2026-10-25T23:42:18Z">
              <w:r>
                <w:rPr>
                  <w:rFonts w:ascii="Courier New" w:hAnsi="Courier New"/>
                  <w:color w:val="000000"/>
                  <w:sz w:val="16"/>
                </w:rPr>
                <w:br w:type="textWrapping"/>
              </w:r>
            </w:ins>
            <w:ins w:id="6236" w:author="marpa" w:date="2026-10-25T23:42:18Z">
              <w:r>
                <w:rPr>
                  <w:rFonts w:ascii="Courier New" w:hAnsi="Courier New"/>
                  <w:color w:val="000000"/>
                  <w:sz w:val="16"/>
                </w:rPr>
                <w:t xml:space="preserve">    private void mostrarMensaje(String mensaje, Color color) {</w:t>
              </w:r>
            </w:ins>
            <w:ins w:id="6237" w:author="marpa" w:date="2026-10-25T23:42:18Z">
              <w:r>
                <w:rPr>
                  <w:rFonts w:ascii="Courier New" w:hAnsi="Courier New"/>
                  <w:color w:val="000000"/>
                  <w:sz w:val="16"/>
                </w:rPr>
                <w:br w:type="textWrapping"/>
              </w:r>
            </w:ins>
            <w:ins w:id="6238" w:author="marpa" w:date="2026-10-25T23:42:18Z">
              <w:r>
                <w:rPr>
                  <w:rFonts w:ascii="Courier New" w:hAnsi="Courier New"/>
                  <w:color w:val="000000"/>
                  <w:sz w:val="16"/>
                </w:rPr>
                <w:t xml:space="preserve">        lblMensaje.setForeground(color);</w:t>
              </w:r>
            </w:ins>
            <w:ins w:id="6239" w:author="marpa" w:date="2026-10-25T23:42:18Z">
              <w:r>
                <w:rPr>
                  <w:rFonts w:ascii="Courier New" w:hAnsi="Courier New"/>
                  <w:color w:val="000000"/>
                  <w:sz w:val="16"/>
                </w:rPr>
                <w:br w:type="textWrapping"/>
              </w:r>
            </w:ins>
            <w:ins w:id="6240" w:author="marpa" w:date="2026-10-25T23:42:18Z">
              <w:r>
                <w:rPr>
                  <w:rFonts w:ascii="Courier New" w:hAnsi="Courier New"/>
                  <w:color w:val="000000"/>
                  <w:sz w:val="16"/>
                </w:rPr>
                <w:t xml:space="preserve">        lblMensaje.setText(mensaje);</w:t>
              </w:r>
            </w:ins>
            <w:ins w:id="6241" w:author="marpa" w:date="2026-10-25T23:42:18Z">
              <w:r>
                <w:rPr>
                  <w:rFonts w:ascii="Courier New" w:hAnsi="Courier New"/>
                  <w:color w:val="000000"/>
                  <w:sz w:val="16"/>
                </w:rPr>
                <w:br w:type="textWrapping"/>
              </w:r>
            </w:ins>
            <w:ins w:id="6242" w:author="marpa" w:date="2026-10-25T23:42:18Z">
              <w:r>
                <w:rPr>
                  <w:rFonts w:ascii="Courier New" w:hAnsi="Courier New"/>
                  <w:color w:val="000000"/>
                  <w:sz w:val="16"/>
                </w:rPr>
                <w:t xml:space="preserve">    }</w:t>
              </w:r>
            </w:ins>
            <w:ins w:id="6243" w:author="marpa" w:date="2026-10-25T23:42:18Z">
              <w:r>
                <w:rPr>
                  <w:rFonts w:ascii="Courier New" w:hAnsi="Courier New"/>
                  <w:color w:val="000000"/>
                  <w:sz w:val="16"/>
                </w:rPr>
                <w:br w:type="textWrapping"/>
              </w:r>
            </w:ins>
            <w:ins w:id="6244" w:author="marpa" w:date="2026-10-25T23:42:18Z">
              <w:r>
                <w:rPr>
                  <w:rFonts w:ascii="Courier New" w:hAnsi="Courier New"/>
                  <w:color w:val="000000"/>
                  <w:sz w:val="16"/>
                </w:rPr>
                <w:br w:type="textWrapping"/>
              </w:r>
            </w:ins>
            <w:ins w:id="6245" w:author="marpa" w:date="2026-10-25T23:42:18Z">
              <w:r>
                <w:rPr>
                  <w:rFonts w:ascii="Courier New" w:hAnsi="Courier New"/>
                  <w:color w:val="000000"/>
                  <w:sz w:val="16"/>
                </w:rPr>
                <w:t xml:space="preserve">    public void cerrarVentanaPadre() {</w:t>
              </w:r>
            </w:ins>
            <w:ins w:id="6246" w:author="marpa" w:date="2026-10-25T23:42:18Z">
              <w:r>
                <w:rPr>
                  <w:rFonts w:ascii="Courier New" w:hAnsi="Courier New"/>
                  <w:color w:val="000000"/>
                  <w:sz w:val="16"/>
                </w:rPr>
                <w:br w:type="textWrapping"/>
              </w:r>
            </w:ins>
            <w:ins w:id="6247" w:author="marpa" w:date="2026-10-25T23:42:18Z">
              <w:r>
                <w:rPr>
                  <w:rFonts w:ascii="Courier New" w:hAnsi="Courier New"/>
                  <w:color w:val="000000"/>
                  <w:sz w:val="16"/>
                </w:rPr>
                <w:t xml:space="preserve">        Window ventanaPadre = SwingUtilities.getWindowAncestor(this);</w:t>
              </w:r>
            </w:ins>
            <w:ins w:id="6248" w:author="marpa" w:date="2026-10-25T23:42:18Z">
              <w:r>
                <w:rPr>
                  <w:rFonts w:ascii="Courier New" w:hAnsi="Courier New"/>
                  <w:color w:val="000000"/>
                  <w:sz w:val="16"/>
                </w:rPr>
                <w:br w:type="textWrapping"/>
              </w:r>
            </w:ins>
            <w:ins w:id="6249" w:author="marpa" w:date="2026-10-25T23:42:18Z">
              <w:r>
                <w:rPr>
                  <w:rFonts w:ascii="Courier New" w:hAnsi="Courier New"/>
                  <w:color w:val="000000"/>
                  <w:sz w:val="16"/>
                </w:rPr>
                <w:t xml:space="preserve">        if (ventanaPadre != null) {</w:t>
              </w:r>
            </w:ins>
            <w:ins w:id="6250" w:author="marpa" w:date="2026-10-25T23:42:18Z">
              <w:r>
                <w:rPr>
                  <w:rFonts w:ascii="Courier New" w:hAnsi="Courier New"/>
                  <w:color w:val="000000"/>
                  <w:sz w:val="16"/>
                </w:rPr>
                <w:br w:type="textWrapping"/>
              </w:r>
            </w:ins>
            <w:ins w:id="6251" w:author="marpa" w:date="2026-10-25T23:42:18Z">
              <w:r>
                <w:rPr>
                  <w:rFonts w:ascii="Courier New" w:hAnsi="Courier New"/>
                  <w:color w:val="000000"/>
                  <w:sz w:val="16"/>
                </w:rPr>
                <w:t xml:space="preserve">            ventanaPadre.dispose();</w:t>
              </w:r>
            </w:ins>
            <w:ins w:id="6252" w:author="marpa" w:date="2026-10-25T23:42:18Z">
              <w:r>
                <w:rPr>
                  <w:rFonts w:ascii="Courier New" w:hAnsi="Courier New"/>
                  <w:color w:val="000000"/>
                  <w:sz w:val="16"/>
                </w:rPr>
                <w:br w:type="textWrapping"/>
              </w:r>
            </w:ins>
            <w:ins w:id="6253" w:author="marpa" w:date="2026-10-25T23:42:18Z">
              <w:r>
                <w:rPr>
                  <w:rFonts w:ascii="Courier New" w:hAnsi="Courier New"/>
                  <w:color w:val="000000"/>
                  <w:sz w:val="16"/>
                </w:rPr>
                <w:t xml:space="preserve">        }</w:t>
              </w:r>
            </w:ins>
            <w:ins w:id="6254" w:author="marpa" w:date="2026-10-25T23:42:18Z">
              <w:r>
                <w:rPr>
                  <w:rFonts w:ascii="Courier New" w:hAnsi="Courier New"/>
                  <w:color w:val="000000"/>
                  <w:sz w:val="16"/>
                </w:rPr>
                <w:br w:type="textWrapping"/>
              </w:r>
            </w:ins>
            <w:ins w:id="6255" w:author="marpa" w:date="2026-10-25T23:42:18Z">
              <w:r>
                <w:rPr>
                  <w:rFonts w:ascii="Courier New" w:hAnsi="Courier New"/>
                  <w:color w:val="000000"/>
                  <w:sz w:val="16"/>
                </w:rPr>
                <w:t xml:space="preserve">    }</w:t>
              </w:r>
            </w:ins>
            <w:ins w:id="6256" w:author="marpa" w:date="2026-10-25T23:42:18Z">
              <w:r>
                <w:rPr>
                  <w:rFonts w:ascii="Courier New" w:hAnsi="Courier New"/>
                  <w:color w:val="000000"/>
                  <w:sz w:val="16"/>
                </w:rPr>
                <w:br w:type="textWrapping"/>
              </w:r>
            </w:ins>
            <w:ins w:id="6257" w:author="marpa" w:date="2026-10-25T23:42:18Z">
              <w:r>
                <w:rPr>
                  <w:rFonts w:ascii="Courier New" w:hAnsi="Courier New"/>
                  <w:color w:val="000000"/>
                  <w:sz w:val="16"/>
                </w:rPr>
                <w:t>}</w:t>
              </w:r>
            </w:ins>
            <w:ins w:id="6258" w:author="marpa" w:date="2026-10-25T23:42:18Z">
              <w:r>
                <w:rPr>
                  <w:rFonts w:ascii="Courier New" w:hAnsi="Courier New"/>
                  <w:color w:val="000000"/>
                  <w:sz w:val="16"/>
                </w:rPr>
                <w:br w:type="textWrapping"/>
              </w:r>
            </w:ins>
          </w:p>
        </w:tc>
      </w:tr>
    </w:tbl>
    <w:p w14:paraId="0C371006">
      <w:pPr>
        <w:pStyle w:val="6"/>
        <w:rPr>
          <w:ins w:id="6259" w:author="marpa" w:date="2026-10-25T23:44:00Z"/>
          <w:rFonts w:hint="default"/>
          <w:lang w:val="es-EC"/>
        </w:rPr>
      </w:pPr>
      <w:ins w:id="6260" w:author="marpa" w:date="2026-10-25T23:44:00Z">
        <w:bookmarkStart w:id="231" w:name="_Toc112"/>
        <w:bookmarkStart w:id="232" w:name="_Toc13091"/>
        <w:r>
          <w:rPr/>
          <w:t xml:space="preserve">Tabla </w:t>
        </w:r>
      </w:ins>
      <w:ins w:id="6261" w:author="marpa" w:date="2026-10-25T23:44:49Z">
        <w:r>
          <w:rPr>
            <w:rFonts w:hint="default"/>
            <w:lang w:val="es-EC"/>
          </w:rPr>
          <w:t>33</w:t>
        </w:r>
      </w:ins>
      <w:ins w:id="6262" w:author="marpa" w:date="2026-10-25T23:44:00Z">
        <w:r>
          <w:rPr/>
          <w:t xml:space="preserve">. Clase </w:t>
        </w:r>
      </w:ins>
      <w:ins w:id="6263" w:author="marpa" w:date="2026-10-25T23:44:00Z">
        <w:r>
          <w:rPr>
            <w:rFonts w:hint="default"/>
          </w:rPr>
          <w:t>TipoConversion</w:t>
        </w:r>
      </w:ins>
      <w:ins w:id="6264" w:author="marpa" w:date="2026-10-25T23:44:00Z">
        <w:r>
          <w:rPr/>
          <w:t xml:space="preserve">- Cliente </w:t>
        </w:r>
      </w:ins>
      <w:ins w:id="6265" w:author="marpa" w:date="2026-10-25T23:44:35Z">
        <w:r>
          <w:rPr>
            <w:rFonts w:hint="default"/>
            <w:lang w:val="es-EC"/>
          </w:rPr>
          <w:t>e</w:t>
        </w:r>
      </w:ins>
      <w:ins w:id="6266" w:author="marpa" w:date="2026-10-25T23:44:36Z">
        <w:r>
          <w:rPr>
            <w:rFonts w:hint="default"/>
            <w:lang w:val="es-EC"/>
          </w:rPr>
          <w:t>scritori</w:t>
        </w:r>
      </w:ins>
      <w:ins w:id="6267" w:author="marpa" w:date="2026-10-25T23:44:37Z">
        <w:r>
          <w:rPr>
            <w:rFonts w:hint="default"/>
            <w:lang w:val="es-EC"/>
          </w:rPr>
          <w:t>o</w:t>
        </w:r>
        <w:bookmarkEnd w:id="231"/>
        <w:bookmarkEnd w:id="232"/>
      </w:ins>
    </w:p>
    <w:tbl>
      <w:tblPr>
        <w:tblStyle w:val="3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0AA3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6268" w:author="marpa" w:date="2026-10-25T23:44:00Z"/>
        </w:trPr>
        <w:tc>
          <w:tcPr>
            <w:tcW w:w="8494" w:type="dxa"/>
            <w:shd w:val="clear" w:color="auto" w:fill="D9D9D9"/>
          </w:tcPr>
          <w:p w14:paraId="069C48F8">
            <w:pPr>
              <w:spacing w:before="0" w:after="0" w:line="240" w:lineRule="auto"/>
              <w:rPr>
                <w:ins w:id="6269" w:author="marpa" w:date="2026-10-25T23:44:00Z"/>
                <w:rFonts w:hint="default" w:ascii="Courier New" w:hAnsi="Courier New" w:eastAsia="Courier New" w:cs="Courier New"/>
                <w:color w:val="000000"/>
                <w:sz w:val="16"/>
                <w:szCs w:val="16"/>
                <w:lang w:val="en-US"/>
              </w:rPr>
            </w:pPr>
            <w:ins w:id="6270" w:author="marpa" w:date="2026-10-25T23:44:00Z">
              <w:r>
                <w:rPr>
                  <w:rFonts w:hint="default" w:ascii="Courier New" w:hAnsi="Courier New" w:eastAsia="Courier New" w:cs="Courier New"/>
                  <w:color w:val="000000"/>
                  <w:sz w:val="16"/>
                  <w:szCs w:val="16"/>
                  <w:lang w:val="en-US"/>
                </w:rPr>
                <w:t>package ec.edu.monster.modelos;</w:t>
              </w:r>
            </w:ins>
          </w:p>
          <w:p w14:paraId="6022331D">
            <w:pPr>
              <w:spacing w:before="0" w:after="0" w:line="240" w:lineRule="auto"/>
              <w:rPr>
                <w:ins w:id="6271" w:author="marpa" w:date="2026-10-25T23:44:00Z"/>
                <w:rFonts w:hint="default" w:ascii="Courier New" w:hAnsi="Courier New" w:eastAsia="Courier New" w:cs="Courier New"/>
                <w:color w:val="000000"/>
                <w:sz w:val="16"/>
                <w:szCs w:val="16"/>
                <w:lang w:val="en-US"/>
              </w:rPr>
            </w:pPr>
          </w:p>
          <w:p w14:paraId="2A03896D">
            <w:pPr>
              <w:spacing w:before="0" w:after="0" w:line="240" w:lineRule="auto"/>
              <w:rPr>
                <w:ins w:id="6272" w:author="marpa" w:date="2026-10-25T23:44:00Z"/>
                <w:rFonts w:hint="default" w:ascii="Courier New" w:hAnsi="Courier New" w:eastAsia="Courier New" w:cs="Courier New"/>
                <w:color w:val="000000"/>
                <w:sz w:val="16"/>
                <w:szCs w:val="16"/>
                <w:lang w:val="en-US"/>
              </w:rPr>
            </w:pPr>
            <w:ins w:id="6273" w:author="marpa" w:date="2026-10-25T23:44:00Z">
              <w:r>
                <w:rPr>
                  <w:rFonts w:hint="default" w:ascii="Courier New" w:hAnsi="Courier New" w:eastAsia="Courier New" w:cs="Courier New"/>
                  <w:color w:val="000000"/>
                  <w:sz w:val="16"/>
                  <w:szCs w:val="16"/>
                  <w:lang w:val="en-US"/>
                </w:rPr>
                <w:t>import java.util.List;</w:t>
              </w:r>
            </w:ins>
          </w:p>
          <w:p w14:paraId="2666C220">
            <w:pPr>
              <w:spacing w:before="0" w:after="0" w:line="240" w:lineRule="auto"/>
              <w:rPr>
                <w:ins w:id="6274" w:author="marpa" w:date="2026-10-25T23:44:00Z"/>
                <w:rFonts w:hint="default" w:ascii="Courier New" w:hAnsi="Courier New" w:eastAsia="Courier New" w:cs="Courier New"/>
                <w:color w:val="000000"/>
                <w:sz w:val="16"/>
                <w:szCs w:val="16"/>
                <w:lang w:val="en-US"/>
              </w:rPr>
            </w:pPr>
          </w:p>
          <w:p w14:paraId="46A07CEF">
            <w:pPr>
              <w:spacing w:before="0" w:after="0" w:line="240" w:lineRule="auto"/>
              <w:rPr>
                <w:ins w:id="6275" w:author="marpa" w:date="2026-10-25T23:44:00Z"/>
                <w:rFonts w:hint="default" w:ascii="Courier New" w:hAnsi="Courier New" w:eastAsia="Courier New" w:cs="Courier New"/>
                <w:color w:val="000000"/>
                <w:sz w:val="16"/>
                <w:szCs w:val="16"/>
                <w:lang w:val="en-US"/>
              </w:rPr>
            </w:pPr>
            <w:ins w:id="6276" w:author="marpa" w:date="2026-10-25T23:44:00Z">
              <w:r>
                <w:rPr>
                  <w:rFonts w:hint="default" w:ascii="Courier New" w:hAnsi="Courier New" w:eastAsia="Courier New" w:cs="Courier New"/>
                  <w:color w:val="000000"/>
                  <w:sz w:val="16"/>
                  <w:szCs w:val="16"/>
                  <w:lang w:val="en-US"/>
                </w:rPr>
                <w:t>public enum TipoConversion {</w:t>
              </w:r>
            </w:ins>
          </w:p>
          <w:p w14:paraId="503FE238">
            <w:pPr>
              <w:spacing w:before="0" w:after="0" w:line="240" w:lineRule="auto"/>
              <w:rPr>
                <w:ins w:id="6277" w:author="marpa" w:date="2026-10-25T23:44:00Z"/>
                <w:rFonts w:hint="default" w:ascii="Courier New" w:hAnsi="Courier New" w:eastAsia="Courier New" w:cs="Courier New"/>
                <w:color w:val="000000"/>
                <w:sz w:val="16"/>
                <w:szCs w:val="16"/>
                <w:lang w:val="en-US"/>
              </w:rPr>
            </w:pPr>
            <w:ins w:id="6278" w:author="marpa" w:date="2026-10-25T23:44:00Z">
              <w:r>
                <w:rPr>
                  <w:rFonts w:hint="default" w:ascii="Courier New" w:hAnsi="Courier New" w:eastAsia="Courier New" w:cs="Courier New"/>
                  <w:color w:val="000000"/>
                  <w:sz w:val="16"/>
                  <w:szCs w:val="16"/>
                  <w:lang w:val="en-US"/>
                </w:rPr>
                <w:t xml:space="preserve">    TEMPERATURA("Temperatura", List.of("CELSIUS", "FAHRENHEIT", "KELVIN", "RANKINE")),</w:t>
              </w:r>
            </w:ins>
          </w:p>
          <w:p w14:paraId="5F0B47C9">
            <w:pPr>
              <w:spacing w:before="0" w:after="0" w:line="240" w:lineRule="auto"/>
              <w:rPr>
                <w:ins w:id="6279" w:author="marpa" w:date="2026-10-25T23:44:00Z"/>
                <w:rFonts w:hint="default" w:ascii="Courier New" w:hAnsi="Courier New" w:eastAsia="Courier New" w:cs="Courier New"/>
                <w:color w:val="000000"/>
                <w:sz w:val="16"/>
                <w:szCs w:val="16"/>
                <w:lang w:val="en-US"/>
              </w:rPr>
            </w:pPr>
            <w:ins w:id="6280" w:author="marpa" w:date="2026-10-25T23:44:00Z">
              <w:r>
                <w:rPr>
                  <w:rFonts w:hint="default" w:ascii="Courier New" w:hAnsi="Courier New" w:eastAsia="Courier New" w:cs="Courier New"/>
                  <w:color w:val="000000"/>
                  <w:sz w:val="16"/>
                  <w:szCs w:val="16"/>
                  <w:lang w:val="en-US"/>
                </w:rPr>
                <w:t xml:space="preserve">    MASA("Masa", List.of("MILIGRAMO", "GRAMO", "KILOGRAMO", "TONELADA", "ONZA")),</w:t>
              </w:r>
            </w:ins>
          </w:p>
          <w:p w14:paraId="0DDA8A1A">
            <w:pPr>
              <w:spacing w:before="0" w:after="0" w:line="240" w:lineRule="auto"/>
              <w:rPr>
                <w:ins w:id="6281" w:author="marpa" w:date="2026-10-25T23:44:00Z"/>
                <w:rFonts w:hint="default" w:ascii="Courier New" w:hAnsi="Courier New" w:eastAsia="Courier New" w:cs="Courier New"/>
                <w:color w:val="000000"/>
                <w:sz w:val="16"/>
                <w:szCs w:val="16"/>
                <w:lang w:val="en-US"/>
              </w:rPr>
            </w:pPr>
            <w:ins w:id="6282" w:author="marpa" w:date="2026-10-25T23:44:00Z">
              <w:r>
                <w:rPr>
                  <w:rFonts w:hint="default" w:ascii="Courier New" w:hAnsi="Courier New" w:eastAsia="Courier New" w:cs="Courier New"/>
                  <w:color w:val="000000"/>
                  <w:sz w:val="16"/>
                  <w:szCs w:val="16"/>
                  <w:lang w:val="en-US"/>
                </w:rPr>
                <w:t xml:space="preserve">    LONGITUD("Longitud", List.of("PIE", "CENTIMETRO", "METRO", "MILLA", "YARDA"));</w:t>
              </w:r>
            </w:ins>
          </w:p>
          <w:p w14:paraId="3F442C56">
            <w:pPr>
              <w:spacing w:before="0" w:after="0" w:line="240" w:lineRule="auto"/>
              <w:rPr>
                <w:ins w:id="6283" w:author="marpa" w:date="2026-10-25T23:44:00Z"/>
                <w:rFonts w:hint="default" w:ascii="Courier New" w:hAnsi="Courier New" w:eastAsia="Courier New" w:cs="Courier New"/>
                <w:color w:val="000000"/>
                <w:sz w:val="16"/>
                <w:szCs w:val="16"/>
                <w:lang w:val="en-US"/>
              </w:rPr>
            </w:pPr>
          </w:p>
          <w:p w14:paraId="4A68405F">
            <w:pPr>
              <w:spacing w:before="0" w:after="0" w:line="240" w:lineRule="auto"/>
              <w:rPr>
                <w:ins w:id="6284" w:author="marpa" w:date="2026-10-25T23:44:00Z"/>
                <w:rFonts w:hint="default" w:ascii="Courier New" w:hAnsi="Courier New" w:eastAsia="Courier New" w:cs="Courier New"/>
                <w:color w:val="000000"/>
                <w:sz w:val="16"/>
                <w:szCs w:val="16"/>
                <w:lang w:val="en-US"/>
              </w:rPr>
            </w:pPr>
            <w:ins w:id="6285" w:author="marpa" w:date="2026-10-25T23:44:00Z">
              <w:r>
                <w:rPr>
                  <w:rFonts w:hint="default" w:ascii="Courier New" w:hAnsi="Courier New" w:eastAsia="Courier New" w:cs="Courier New"/>
                  <w:color w:val="000000"/>
                  <w:sz w:val="16"/>
                  <w:szCs w:val="16"/>
                  <w:lang w:val="en-US"/>
                </w:rPr>
                <w:t xml:space="preserve">    private final String titulo;</w:t>
              </w:r>
            </w:ins>
          </w:p>
          <w:p w14:paraId="062AD601">
            <w:pPr>
              <w:spacing w:before="0" w:after="0" w:line="240" w:lineRule="auto"/>
              <w:rPr>
                <w:ins w:id="6286" w:author="marpa" w:date="2026-10-25T23:44:00Z"/>
                <w:rFonts w:hint="default" w:ascii="Courier New" w:hAnsi="Courier New" w:eastAsia="Courier New" w:cs="Courier New"/>
                <w:color w:val="000000"/>
                <w:sz w:val="16"/>
                <w:szCs w:val="16"/>
                <w:lang w:val="en-US"/>
              </w:rPr>
            </w:pPr>
            <w:ins w:id="6287" w:author="marpa" w:date="2026-10-25T23:44:00Z">
              <w:r>
                <w:rPr>
                  <w:rFonts w:hint="default" w:ascii="Courier New" w:hAnsi="Courier New" w:eastAsia="Courier New" w:cs="Courier New"/>
                  <w:color w:val="000000"/>
                  <w:sz w:val="16"/>
                  <w:szCs w:val="16"/>
                  <w:lang w:val="en-US"/>
                </w:rPr>
                <w:t xml:space="preserve">    private final List&lt;String&gt; unidades;</w:t>
              </w:r>
            </w:ins>
          </w:p>
          <w:p w14:paraId="1841D0EC">
            <w:pPr>
              <w:spacing w:before="0" w:after="0" w:line="240" w:lineRule="auto"/>
              <w:rPr>
                <w:ins w:id="6288" w:author="marpa" w:date="2026-10-25T23:44:00Z"/>
                <w:rFonts w:hint="default" w:ascii="Courier New" w:hAnsi="Courier New" w:eastAsia="Courier New" w:cs="Courier New"/>
                <w:color w:val="000000"/>
                <w:sz w:val="16"/>
                <w:szCs w:val="16"/>
                <w:lang w:val="en-US"/>
              </w:rPr>
            </w:pPr>
          </w:p>
          <w:p w14:paraId="3FA080C7">
            <w:pPr>
              <w:spacing w:before="0" w:after="0" w:line="240" w:lineRule="auto"/>
              <w:rPr>
                <w:ins w:id="6289" w:author="marpa" w:date="2026-10-25T23:44:00Z"/>
                <w:rFonts w:hint="default" w:ascii="Courier New" w:hAnsi="Courier New" w:eastAsia="Courier New" w:cs="Courier New"/>
                <w:color w:val="000000"/>
                <w:sz w:val="16"/>
                <w:szCs w:val="16"/>
                <w:lang w:val="en-US"/>
              </w:rPr>
            </w:pPr>
            <w:ins w:id="6290" w:author="marpa" w:date="2026-10-25T23:44:00Z">
              <w:r>
                <w:rPr>
                  <w:rFonts w:hint="default" w:ascii="Courier New" w:hAnsi="Courier New" w:eastAsia="Courier New" w:cs="Courier New"/>
                  <w:color w:val="000000"/>
                  <w:sz w:val="16"/>
                  <w:szCs w:val="16"/>
                  <w:lang w:val="en-US"/>
                </w:rPr>
                <w:t xml:space="preserve">    TipoConversion(String titulo, List&lt;String&gt; unidades) {</w:t>
              </w:r>
            </w:ins>
          </w:p>
          <w:p w14:paraId="573F5AD0">
            <w:pPr>
              <w:spacing w:before="0" w:after="0" w:line="240" w:lineRule="auto"/>
              <w:rPr>
                <w:ins w:id="6291" w:author="marpa" w:date="2026-10-25T23:44:00Z"/>
                <w:rFonts w:hint="default" w:ascii="Courier New" w:hAnsi="Courier New" w:eastAsia="Courier New" w:cs="Courier New"/>
                <w:color w:val="000000"/>
                <w:sz w:val="16"/>
                <w:szCs w:val="16"/>
                <w:lang w:val="en-US"/>
              </w:rPr>
            </w:pPr>
            <w:ins w:id="6292" w:author="marpa" w:date="2026-10-25T23:44:00Z">
              <w:r>
                <w:rPr>
                  <w:rFonts w:hint="default" w:ascii="Courier New" w:hAnsi="Courier New" w:eastAsia="Courier New" w:cs="Courier New"/>
                  <w:color w:val="000000"/>
                  <w:sz w:val="16"/>
                  <w:szCs w:val="16"/>
                  <w:lang w:val="en-US"/>
                </w:rPr>
                <w:t xml:space="preserve">        this.titulo = titulo;</w:t>
              </w:r>
            </w:ins>
          </w:p>
          <w:p w14:paraId="0CF1628C">
            <w:pPr>
              <w:spacing w:before="0" w:after="0" w:line="240" w:lineRule="auto"/>
              <w:rPr>
                <w:ins w:id="6293" w:author="marpa" w:date="2026-10-25T23:44:00Z"/>
                <w:rFonts w:hint="default" w:ascii="Courier New" w:hAnsi="Courier New" w:eastAsia="Courier New" w:cs="Courier New"/>
                <w:color w:val="000000"/>
                <w:sz w:val="16"/>
                <w:szCs w:val="16"/>
                <w:lang w:val="en-US"/>
              </w:rPr>
            </w:pPr>
            <w:ins w:id="6294" w:author="marpa" w:date="2026-10-25T23:44:00Z">
              <w:r>
                <w:rPr>
                  <w:rFonts w:hint="default" w:ascii="Courier New" w:hAnsi="Courier New" w:eastAsia="Courier New" w:cs="Courier New"/>
                  <w:color w:val="000000"/>
                  <w:sz w:val="16"/>
                  <w:szCs w:val="16"/>
                  <w:lang w:val="en-US"/>
                </w:rPr>
                <w:t xml:space="preserve">        this.unidades = List.copyOf(unidades);</w:t>
              </w:r>
            </w:ins>
          </w:p>
          <w:p w14:paraId="535C0CA1">
            <w:pPr>
              <w:spacing w:before="0" w:after="0" w:line="240" w:lineRule="auto"/>
              <w:rPr>
                <w:ins w:id="6295" w:author="marpa" w:date="2026-10-25T23:44:00Z"/>
                <w:rFonts w:hint="default" w:ascii="Courier New" w:hAnsi="Courier New" w:eastAsia="Courier New" w:cs="Courier New"/>
                <w:color w:val="000000"/>
                <w:sz w:val="16"/>
                <w:szCs w:val="16"/>
                <w:lang w:val="en-US"/>
              </w:rPr>
            </w:pPr>
            <w:ins w:id="6296" w:author="marpa" w:date="2026-10-25T23:44:00Z">
              <w:r>
                <w:rPr>
                  <w:rFonts w:hint="default" w:ascii="Courier New" w:hAnsi="Courier New" w:eastAsia="Courier New" w:cs="Courier New"/>
                  <w:color w:val="000000"/>
                  <w:sz w:val="16"/>
                  <w:szCs w:val="16"/>
                  <w:lang w:val="en-US"/>
                </w:rPr>
                <w:t xml:space="preserve">    }</w:t>
              </w:r>
            </w:ins>
          </w:p>
          <w:p w14:paraId="610C8079">
            <w:pPr>
              <w:spacing w:before="0" w:after="0" w:line="240" w:lineRule="auto"/>
              <w:rPr>
                <w:ins w:id="6297" w:author="marpa" w:date="2026-10-25T23:44:00Z"/>
                <w:rFonts w:hint="default" w:ascii="Courier New" w:hAnsi="Courier New" w:eastAsia="Courier New" w:cs="Courier New"/>
                <w:color w:val="000000"/>
                <w:sz w:val="16"/>
                <w:szCs w:val="16"/>
                <w:lang w:val="en-US"/>
              </w:rPr>
            </w:pPr>
          </w:p>
          <w:p w14:paraId="26587EAC">
            <w:pPr>
              <w:spacing w:before="0" w:after="0" w:line="240" w:lineRule="auto"/>
              <w:rPr>
                <w:ins w:id="6298" w:author="marpa" w:date="2026-10-25T23:44:00Z"/>
                <w:rFonts w:hint="default" w:ascii="Courier New" w:hAnsi="Courier New" w:eastAsia="Courier New" w:cs="Courier New"/>
                <w:color w:val="000000"/>
                <w:sz w:val="16"/>
                <w:szCs w:val="16"/>
                <w:lang w:val="en-US"/>
              </w:rPr>
            </w:pPr>
            <w:ins w:id="6299" w:author="marpa" w:date="2026-10-25T23:44:00Z">
              <w:r>
                <w:rPr>
                  <w:rFonts w:hint="default" w:ascii="Courier New" w:hAnsi="Courier New" w:eastAsia="Courier New" w:cs="Courier New"/>
                  <w:color w:val="000000"/>
                  <w:sz w:val="16"/>
                  <w:szCs w:val="16"/>
                  <w:lang w:val="en-US"/>
                </w:rPr>
                <w:t xml:space="preserve">    public String titulo() { return titulo; }</w:t>
              </w:r>
            </w:ins>
          </w:p>
          <w:p w14:paraId="4295547B">
            <w:pPr>
              <w:spacing w:before="0" w:after="0" w:line="240" w:lineRule="auto"/>
              <w:rPr>
                <w:ins w:id="6300" w:author="marpa" w:date="2026-10-25T23:44:00Z"/>
                <w:rFonts w:hint="default" w:ascii="Courier New" w:hAnsi="Courier New" w:eastAsia="Courier New" w:cs="Courier New"/>
                <w:color w:val="000000"/>
                <w:sz w:val="16"/>
                <w:szCs w:val="16"/>
                <w:lang w:val="en-US"/>
              </w:rPr>
            </w:pPr>
            <w:ins w:id="6301" w:author="marpa" w:date="2026-10-25T23:44:00Z">
              <w:r>
                <w:rPr>
                  <w:rFonts w:hint="default" w:ascii="Courier New" w:hAnsi="Courier New" w:eastAsia="Courier New" w:cs="Courier New"/>
                  <w:color w:val="000000"/>
                  <w:sz w:val="16"/>
                  <w:szCs w:val="16"/>
                  <w:lang w:val="en-US"/>
                </w:rPr>
                <w:t xml:space="preserve">    public List&lt;String&gt; unidades() { return unidades; }</w:t>
              </w:r>
            </w:ins>
          </w:p>
          <w:p w14:paraId="15792189">
            <w:pPr>
              <w:spacing w:before="0" w:after="0" w:line="240" w:lineRule="auto"/>
              <w:rPr>
                <w:ins w:id="6302" w:author="marpa" w:date="2026-10-25T23:44:00Z"/>
                <w:rFonts w:hint="default" w:ascii="Courier New" w:hAnsi="Courier New" w:eastAsia="Courier New" w:cs="Courier New"/>
                <w:color w:val="000000"/>
                <w:sz w:val="16"/>
                <w:szCs w:val="16"/>
                <w:lang w:val="en-US"/>
              </w:rPr>
            </w:pPr>
            <w:ins w:id="6303" w:author="marpa" w:date="2026-10-25T23:44:00Z">
              <w:r>
                <w:rPr>
                  <w:rFonts w:hint="default" w:ascii="Courier New" w:hAnsi="Courier New" w:eastAsia="Courier New" w:cs="Courier New"/>
                  <w:color w:val="000000"/>
                  <w:sz w:val="16"/>
                  <w:szCs w:val="16"/>
                  <w:lang w:val="en-US"/>
                </w:rPr>
                <w:t>}</w:t>
              </w:r>
            </w:ins>
          </w:p>
          <w:p w14:paraId="78B80C39">
            <w:pPr>
              <w:spacing w:before="0" w:after="0" w:line="240" w:lineRule="auto"/>
              <w:rPr>
                <w:ins w:id="6304" w:author="marpa" w:date="2026-10-25T23:44:00Z"/>
                <w:rFonts w:hint="default" w:ascii="Courier New" w:hAnsi="Courier New" w:eastAsia="Courier New" w:cs="Courier New"/>
                <w:color w:val="000000"/>
                <w:sz w:val="16"/>
                <w:szCs w:val="16"/>
                <w:lang w:val="es-EC"/>
              </w:rPr>
            </w:pPr>
          </w:p>
        </w:tc>
      </w:tr>
    </w:tbl>
    <w:p w14:paraId="52BA17BD">
      <w:pPr>
        <w:pStyle w:val="6"/>
        <w:rPr>
          <w:ins w:id="6305" w:author="marpa" w:date="2026-10-25T23:44:00Z"/>
        </w:rPr>
      </w:pPr>
    </w:p>
    <w:p w14:paraId="0560E918">
      <w:pPr>
        <w:rPr>
          <w:ins w:id="6306" w:author="marpa" w:date="2026-10-25T23:44:00Z"/>
          <w:i/>
          <w:iCs/>
          <w:color w:val="1F497D"/>
          <w:sz w:val="18"/>
          <w:szCs w:val="18"/>
        </w:rPr>
      </w:pPr>
      <w:ins w:id="6307" w:author="marpa" w:date="2026-10-25T23:44:00Z">
        <w:r>
          <w:rPr/>
          <w:br w:type="page"/>
        </w:r>
      </w:ins>
    </w:p>
    <w:p w14:paraId="5A6064B8">
      <w:pPr>
        <w:pStyle w:val="6"/>
        <w:rPr>
          <w:ins w:id="6308" w:author="marpa" w:date="2026-10-25T23:44:00Z"/>
          <w:rFonts w:hint="default"/>
          <w:lang w:val="es-EC"/>
        </w:rPr>
      </w:pPr>
      <w:ins w:id="6309" w:author="marpa" w:date="2026-10-25T23:44:00Z">
        <w:bookmarkStart w:id="233" w:name="_Toc10351"/>
        <w:bookmarkStart w:id="234" w:name="_Toc29846"/>
        <w:r>
          <w:rPr/>
          <w:t xml:space="preserve">Tabla </w:t>
        </w:r>
      </w:ins>
      <w:ins w:id="6310" w:author="marpa" w:date="2026-10-25T23:44:51Z">
        <w:r>
          <w:rPr>
            <w:rFonts w:hint="default"/>
            <w:lang w:val="es-EC"/>
          </w:rPr>
          <w:t>3</w:t>
        </w:r>
      </w:ins>
      <w:ins w:id="6311" w:author="marpa" w:date="2026-10-25T23:44:52Z">
        <w:r>
          <w:rPr>
            <w:rFonts w:hint="default"/>
            <w:lang w:val="es-EC"/>
          </w:rPr>
          <w:t>4</w:t>
        </w:r>
      </w:ins>
      <w:ins w:id="6312" w:author="marpa" w:date="2026-10-25T23:44:00Z">
        <w:r>
          <w:rPr/>
          <w:t xml:space="preserve">. Clase </w:t>
        </w:r>
      </w:ins>
      <w:ins w:id="6313" w:author="marpa" w:date="2026-10-25T23:44:00Z">
        <w:r>
          <w:rPr>
            <w:rFonts w:hint="default"/>
          </w:rPr>
          <w:t>ResultadoConversion</w:t>
        </w:r>
      </w:ins>
      <w:ins w:id="6314" w:author="marpa" w:date="2026-10-25T23:44:00Z">
        <w:r>
          <w:rPr/>
          <w:t xml:space="preserve">- Cliente </w:t>
        </w:r>
      </w:ins>
      <w:ins w:id="6315" w:author="marpa" w:date="2026-10-25T23:44:53Z">
        <w:r>
          <w:rPr>
            <w:rFonts w:hint="default"/>
            <w:lang w:val="es-EC"/>
          </w:rPr>
          <w:t>e</w:t>
        </w:r>
      </w:ins>
      <w:ins w:id="6316" w:author="marpa" w:date="2026-10-25T23:44:55Z">
        <w:r>
          <w:rPr>
            <w:rFonts w:hint="default"/>
            <w:lang w:val="es-EC"/>
          </w:rPr>
          <w:t>scri</w:t>
        </w:r>
      </w:ins>
      <w:ins w:id="6317" w:author="marpa" w:date="2026-10-25T23:44:56Z">
        <w:r>
          <w:rPr>
            <w:rFonts w:hint="default"/>
            <w:lang w:val="es-EC"/>
          </w:rPr>
          <w:t>torio</w:t>
        </w:r>
        <w:bookmarkEnd w:id="233"/>
        <w:bookmarkEnd w:id="234"/>
      </w:ins>
    </w:p>
    <w:tbl>
      <w:tblPr>
        <w:tblStyle w:val="3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EC11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6318" w:author="marpa" w:date="2026-10-25T23:44:00Z"/>
        </w:trPr>
        <w:tc>
          <w:tcPr>
            <w:tcW w:w="8494" w:type="dxa"/>
            <w:shd w:val="clear" w:color="auto" w:fill="D9D9D9"/>
          </w:tcPr>
          <w:p w14:paraId="083E13E1">
            <w:pPr>
              <w:spacing w:before="0" w:after="0" w:line="240" w:lineRule="auto"/>
              <w:rPr>
                <w:ins w:id="6319" w:author="marpa" w:date="2026-10-25T23:45:10Z"/>
                <w:rFonts w:hint="default" w:ascii="Courier New" w:hAnsi="Courier New" w:eastAsia="Courier New" w:cs="Courier New"/>
                <w:color w:val="000000"/>
                <w:sz w:val="16"/>
                <w:szCs w:val="16"/>
                <w:lang w:val="es-EC"/>
              </w:rPr>
            </w:pPr>
            <w:ins w:id="6320" w:author="marpa" w:date="2026-10-25T23:45:10Z">
              <w:r>
                <w:rPr>
                  <w:rFonts w:hint="default" w:ascii="Courier New" w:hAnsi="Courier New" w:eastAsia="Courier New" w:cs="Courier New"/>
                  <w:color w:val="000000"/>
                  <w:sz w:val="16"/>
                  <w:szCs w:val="16"/>
                  <w:lang w:val="es-EC"/>
                </w:rPr>
                <w:t>/*</w:t>
              </w:r>
            </w:ins>
          </w:p>
          <w:p w14:paraId="6C021892">
            <w:pPr>
              <w:spacing w:before="0" w:after="0" w:line="240" w:lineRule="auto"/>
              <w:rPr>
                <w:ins w:id="6321" w:author="marpa" w:date="2026-10-25T23:45:10Z"/>
                <w:rFonts w:hint="default" w:ascii="Courier New" w:hAnsi="Courier New" w:eastAsia="Courier New" w:cs="Courier New"/>
                <w:color w:val="000000"/>
                <w:sz w:val="16"/>
                <w:szCs w:val="16"/>
                <w:lang w:val="es-EC"/>
              </w:rPr>
            </w:pPr>
            <w:ins w:id="6322" w:author="marpa" w:date="2026-10-25T23:45:10Z">
              <w:r>
                <w:rPr>
                  <w:rFonts w:hint="default" w:ascii="Courier New" w:hAnsi="Courier New" w:eastAsia="Courier New" w:cs="Courier New"/>
                  <w:color w:val="000000"/>
                  <w:sz w:val="16"/>
                  <w:szCs w:val="16"/>
                  <w:lang w:val="es-EC"/>
                </w:rPr>
                <w:t xml:space="preserve"> * Click nbfs://nbhost/SystemFileSystem/Templates/Licenses/license-default.txt to change this license</w:t>
              </w:r>
            </w:ins>
          </w:p>
          <w:p w14:paraId="095EBD00">
            <w:pPr>
              <w:spacing w:before="0" w:after="0" w:line="240" w:lineRule="auto"/>
              <w:rPr>
                <w:ins w:id="6323" w:author="marpa" w:date="2026-10-25T23:45:10Z"/>
                <w:rFonts w:hint="default" w:ascii="Courier New" w:hAnsi="Courier New" w:eastAsia="Courier New" w:cs="Courier New"/>
                <w:color w:val="000000"/>
                <w:sz w:val="16"/>
                <w:szCs w:val="16"/>
                <w:lang w:val="es-EC"/>
              </w:rPr>
            </w:pPr>
            <w:ins w:id="6324" w:author="marpa" w:date="2026-10-25T23:45:10Z">
              <w:r>
                <w:rPr>
                  <w:rFonts w:hint="default" w:ascii="Courier New" w:hAnsi="Courier New" w:eastAsia="Courier New" w:cs="Courier New"/>
                  <w:color w:val="000000"/>
                  <w:sz w:val="16"/>
                  <w:szCs w:val="16"/>
                  <w:lang w:val="es-EC"/>
                </w:rPr>
                <w:t xml:space="preserve"> * Click nbfs://nbhost/SystemFileSystem/Templates/Classes/Class.java to edit this template</w:t>
              </w:r>
            </w:ins>
          </w:p>
          <w:p w14:paraId="3773D364">
            <w:pPr>
              <w:spacing w:before="0" w:after="0" w:line="240" w:lineRule="auto"/>
              <w:rPr>
                <w:ins w:id="6325" w:author="marpa" w:date="2026-10-25T23:45:10Z"/>
                <w:rFonts w:hint="default" w:ascii="Courier New" w:hAnsi="Courier New" w:eastAsia="Courier New" w:cs="Courier New"/>
                <w:color w:val="000000"/>
                <w:sz w:val="16"/>
                <w:szCs w:val="16"/>
                <w:lang w:val="es-EC"/>
              </w:rPr>
            </w:pPr>
            <w:ins w:id="6326" w:author="marpa" w:date="2026-10-25T23:45:10Z">
              <w:r>
                <w:rPr>
                  <w:rFonts w:hint="default" w:ascii="Courier New" w:hAnsi="Courier New" w:eastAsia="Courier New" w:cs="Courier New"/>
                  <w:color w:val="000000"/>
                  <w:sz w:val="16"/>
                  <w:szCs w:val="16"/>
                  <w:lang w:val="es-EC"/>
                </w:rPr>
                <w:t xml:space="preserve"> */</w:t>
              </w:r>
            </w:ins>
          </w:p>
          <w:p w14:paraId="2B485221">
            <w:pPr>
              <w:spacing w:before="0" w:after="0" w:line="240" w:lineRule="auto"/>
              <w:rPr>
                <w:ins w:id="6327" w:author="marpa" w:date="2026-10-25T23:45:10Z"/>
                <w:rFonts w:hint="default" w:ascii="Courier New" w:hAnsi="Courier New" w:eastAsia="Courier New" w:cs="Courier New"/>
                <w:color w:val="000000"/>
                <w:sz w:val="16"/>
                <w:szCs w:val="16"/>
                <w:lang w:val="es-EC"/>
              </w:rPr>
            </w:pPr>
            <w:ins w:id="6328" w:author="marpa" w:date="2026-10-25T23:45:10Z">
              <w:r>
                <w:rPr>
                  <w:rFonts w:hint="default" w:ascii="Courier New" w:hAnsi="Courier New" w:eastAsia="Courier New" w:cs="Courier New"/>
                  <w:color w:val="000000"/>
                  <w:sz w:val="16"/>
                  <w:szCs w:val="16"/>
                  <w:lang w:val="es-EC"/>
                </w:rPr>
                <w:t>package ec.edu.monster.modelos;</w:t>
              </w:r>
            </w:ins>
          </w:p>
          <w:p w14:paraId="2103E1E5">
            <w:pPr>
              <w:spacing w:before="0" w:after="0" w:line="240" w:lineRule="auto"/>
              <w:rPr>
                <w:ins w:id="6329" w:author="marpa" w:date="2026-10-25T23:45:10Z"/>
                <w:rFonts w:hint="default" w:ascii="Courier New" w:hAnsi="Courier New" w:eastAsia="Courier New" w:cs="Courier New"/>
                <w:color w:val="000000"/>
                <w:sz w:val="16"/>
                <w:szCs w:val="16"/>
                <w:lang w:val="es-EC"/>
              </w:rPr>
            </w:pPr>
          </w:p>
          <w:p w14:paraId="504B8CCF">
            <w:pPr>
              <w:spacing w:before="0" w:after="0" w:line="240" w:lineRule="auto"/>
              <w:rPr>
                <w:ins w:id="6330" w:author="marpa" w:date="2026-10-25T23:45:10Z"/>
                <w:rFonts w:hint="default" w:ascii="Courier New" w:hAnsi="Courier New" w:eastAsia="Courier New" w:cs="Courier New"/>
                <w:color w:val="000000"/>
                <w:sz w:val="16"/>
                <w:szCs w:val="16"/>
                <w:lang w:val="es-EC"/>
              </w:rPr>
            </w:pPr>
            <w:ins w:id="6331" w:author="marpa" w:date="2026-10-25T23:45:10Z">
              <w:r>
                <w:rPr>
                  <w:rFonts w:hint="default" w:ascii="Courier New" w:hAnsi="Courier New" w:eastAsia="Courier New" w:cs="Courier New"/>
                  <w:color w:val="000000"/>
                  <w:sz w:val="16"/>
                  <w:szCs w:val="16"/>
                  <w:lang w:val="es-EC"/>
                </w:rPr>
                <w:t>/**</w:t>
              </w:r>
            </w:ins>
          </w:p>
          <w:p w14:paraId="4DD92428">
            <w:pPr>
              <w:spacing w:before="0" w:after="0" w:line="240" w:lineRule="auto"/>
              <w:rPr>
                <w:ins w:id="6332" w:author="marpa" w:date="2026-10-25T23:45:10Z"/>
                <w:rFonts w:hint="default" w:ascii="Courier New" w:hAnsi="Courier New" w:eastAsia="Courier New" w:cs="Courier New"/>
                <w:color w:val="000000"/>
                <w:sz w:val="16"/>
                <w:szCs w:val="16"/>
                <w:lang w:val="es-EC"/>
              </w:rPr>
            </w:pPr>
            <w:ins w:id="6333" w:author="marpa" w:date="2026-10-25T23:45:10Z">
              <w:r>
                <w:rPr>
                  <w:rFonts w:hint="default" w:ascii="Courier New" w:hAnsi="Courier New" w:eastAsia="Courier New" w:cs="Courier New"/>
                  <w:color w:val="000000"/>
                  <w:sz w:val="16"/>
                  <w:szCs w:val="16"/>
                  <w:lang w:val="es-EC"/>
                </w:rPr>
                <w:t xml:space="preserve"> *</w:t>
              </w:r>
            </w:ins>
          </w:p>
          <w:p w14:paraId="4178F709">
            <w:pPr>
              <w:spacing w:before="0" w:after="0" w:line="240" w:lineRule="auto"/>
              <w:rPr>
                <w:ins w:id="6334" w:author="marpa" w:date="2026-10-25T23:45:10Z"/>
                <w:rFonts w:hint="default" w:ascii="Courier New" w:hAnsi="Courier New" w:eastAsia="Courier New" w:cs="Courier New"/>
                <w:color w:val="000000"/>
                <w:sz w:val="16"/>
                <w:szCs w:val="16"/>
                <w:lang w:val="es-EC"/>
              </w:rPr>
            </w:pPr>
            <w:ins w:id="6335" w:author="marpa" w:date="2026-10-25T23:45:10Z">
              <w:r>
                <w:rPr>
                  <w:rFonts w:hint="default" w:ascii="Courier New" w:hAnsi="Courier New" w:eastAsia="Courier New" w:cs="Courier New"/>
                  <w:color w:val="000000"/>
                  <w:sz w:val="16"/>
                  <w:szCs w:val="16"/>
                  <w:lang w:val="es-EC"/>
                </w:rPr>
                <w:t xml:space="preserve"> * @author gmlop</w:t>
              </w:r>
            </w:ins>
          </w:p>
          <w:p w14:paraId="41A153D0">
            <w:pPr>
              <w:spacing w:before="0" w:after="0" w:line="240" w:lineRule="auto"/>
              <w:rPr>
                <w:ins w:id="6336" w:author="marpa" w:date="2026-10-25T23:45:10Z"/>
                <w:rFonts w:hint="default" w:ascii="Courier New" w:hAnsi="Courier New" w:eastAsia="Courier New" w:cs="Courier New"/>
                <w:color w:val="000000"/>
                <w:sz w:val="16"/>
                <w:szCs w:val="16"/>
                <w:lang w:val="es-EC"/>
              </w:rPr>
            </w:pPr>
            <w:ins w:id="6337" w:author="marpa" w:date="2026-10-25T23:45:10Z">
              <w:r>
                <w:rPr>
                  <w:rFonts w:hint="default" w:ascii="Courier New" w:hAnsi="Courier New" w:eastAsia="Courier New" w:cs="Courier New"/>
                  <w:color w:val="000000"/>
                  <w:sz w:val="16"/>
                  <w:szCs w:val="16"/>
                  <w:lang w:val="es-EC"/>
                </w:rPr>
                <w:t xml:space="preserve"> */</w:t>
              </w:r>
            </w:ins>
          </w:p>
          <w:p w14:paraId="183D6F19">
            <w:pPr>
              <w:spacing w:before="0" w:after="0" w:line="240" w:lineRule="auto"/>
              <w:rPr>
                <w:ins w:id="6338" w:author="marpa" w:date="2026-10-25T23:45:10Z"/>
                <w:rFonts w:hint="default" w:ascii="Courier New" w:hAnsi="Courier New" w:eastAsia="Courier New" w:cs="Courier New"/>
                <w:color w:val="000000"/>
                <w:sz w:val="16"/>
                <w:szCs w:val="16"/>
                <w:lang w:val="es-EC"/>
              </w:rPr>
            </w:pPr>
            <w:ins w:id="6339" w:author="marpa" w:date="2026-10-25T23:45:10Z">
              <w:r>
                <w:rPr>
                  <w:rFonts w:hint="default" w:ascii="Courier New" w:hAnsi="Courier New" w:eastAsia="Courier New" w:cs="Courier New"/>
                  <w:color w:val="000000"/>
                  <w:sz w:val="16"/>
                  <w:szCs w:val="16"/>
                  <w:lang w:val="es-EC"/>
                </w:rPr>
                <w:t>public class ResultadoConversion {</w:t>
              </w:r>
            </w:ins>
          </w:p>
          <w:p w14:paraId="5B250F3C">
            <w:pPr>
              <w:spacing w:before="0" w:after="0" w:line="240" w:lineRule="auto"/>
              <w:rPr>
                <w:ins w:id="6340" w:author="marpa" w:date="2026-10-25T23:45:10Z"/>
                <w:rFonts w:hint="default" w:ascii="Courier New" w:hAnsi="Courier New" w:eastAsia="Courier New" w:cs="Courier New"/>
                <w:color w:val="000000"/>
                <w:sz w:val="16"/>
                <w:szCs w:val="16"/>
                <w:lang w:val="es-EC"/>
              </w:rPr>
            </w:pPr>
            <w:ins w:id="6341" w:author="marpa" w:date="2026-10-25T23:45:10Z">
              <w:r>
                <w:rPr>
                  <w:rFonts w:hint="default" w:ascii="Courier New" w:hAnsi="Courier New" w:eastAsia="Courier New" w:cs="Courier New"/>
                  <w:color w:val="000000"/>
                  <w:sz w:val="16"/>
                  <w:szCs w:val="16"/>
                  <w:lang w:val="es-EC"/>
                </w:rPr>
                <w:t xml:space="preserve">    private final double valor;</w:t>
              </w:r>
            </w:ins>
          </w:p>
          <w:p w14:paraId="55826435">
            <w:pPr>
              <w:spacing w:before="0" w:after="0" w:line="240" w:lineRule="auto"/>
              <w:rPr>
                <w:ins w:id="6342" w:author="marpa" w:date="2026-10-25T23:45:10Z"/>
                <w:rFonts w:hint="default" w:ascii="Courier New" w:hAnsi="Courier New" w:eastAsia="Courier New" w:cs="Courier New"/>
                <w:color w:val="000000"/>
                <w:sz w:val="16"/>
                <w:szCs w:val="16"/>
                <w:lang w:val="es-EC"/>
              </w:rPr>
            </w:pPr>
            <w:ins w:id="6343" w:author="marpa" w:date="2026-10-25T23:45:10Z">
              <w:r>
                <w:rPr>
                  <w:rFonts w:hint="default" w:ascii="Courier New" w:hAnsi="Courier New" w:eastAsia="Courier New" w:cs="Courier New"/>
                  <w:color w:val="000000"/>
                  <w:sz w:val="16"/>
                  <w:szCs w:val="16"/>
                  <w:lang w:val="es-EC"/>
                </w:rPr>
                <w:t xml:space="preserve">    private final String unidadOrigen;</w:t>
              </w:r>
            </w:ins>
          </w:p>
          <w:p w14:paraId="2395DF56">
            <w:pPr>
              <w:spacing w:before="0" w:after="0" w:line="240" w:lineRule="auto"/>
              <w:rPr>
                <w:ins w:id="6344" w:author="marpa" w:date="2026-10-25T23:45:10Z"/>
                <w:rFonts w:hint="default" w:ascii="Courier New" w:hAnsi="Courier New" w:eastAsia="Courier New" w:cs="Courier New"/>
                <w:color w:val="000000"/>
                <w:sz w:val="16"/>
                <w:szCs w:val="16"/>
                <w:lang w:val="es-EC"/>
              </w:rPr>
            </w:pPr>
            <w:ins w:id="6345" w:author="marpa" w:date="2026-10-25T23:45:10Z">
              <w:r>
                <w:rPr>
                  <w:rFonts w:hint="default" w:ascii="Courier New" w:hAnsi="Courier New" w:eastAsia="Courier New" w:cs="Courier New"/>
                  <w:color w:val="000000"/>
                  <w:sz w:val="16"/>
                  <w:szCs w:val="16"/>
                  <w:lang w:val="es-EC"/>
                </w:rPr>
                <w:t xml:space="preserve">    private final String unidadFin;</w:t>
              </w:r>
            </w:ins>
          </w:p>
          <w:p w14:paraId="2252BA06">
            <w:pPr>
              <w:spacing w:before="0" w:after="0" w:line="240" w:lineRule="auto"/>
              <w:rPr>
                <w:ins w:id="6346" w:author="marpa" w:date="2026-10-25T23:45:10Z"/>
                <w:rFonts w:hint="default" w:ascii="Courier New" w:hAnsi="Courier New" w:eastAsia="Courier New" w:cs="Courier New"/>
                <w:color w:val="000000"/>
                <w:sz w:val="16"/>
                <w:szCs w:val="16"/>
                <w:lang w:val="es-EC"/>
              </w:rPr>
            </w:pPr>
            <w:ins w:id="6347" w:author="marpa" w:date="2026-10-25T23:45:10Z">
              <w:r>
                <w:rPr>
                  <w:rFonts w:hint="default" w:ascii="Courier New" w:hAnsi="Courier New" w:eastAsia="Courier New" w:cs="Courier New"/>
                  <w:color w:val="000000"/>
                  <w:sz w:val="16"/>
                  <w:szCs w:val="16"/>
                  <w:lang w:val="es-EC"/>
                </w:rPr>
                <w:t xml:space="preserve">    private final double resultado;</w:t>
              </w:r>
            </w:ins>
          </w:p>
          <w:p w14:paraId="7DBAB561">
            <w:pPr>
              <w:spacing w:before="0" w:after="0" w:line="240" w:lineRule="auto"/>
              <w:rPr>
                <w:ins w:id="6348" w:author="marpa" w:date="2026-10-25T23:45:10Z"/>
                <w:rFonts w:hint="default" w:ascii="Courier New" w:hAnsi="Courier New" w:eastAsia="Courier New" w:cs="Courier New"/>
                <w:color w:val="000000"/>
                <w:sz w:val="16"/>
                <w:szCs w:val="16"/>
                <w:lang w:val="es-EC"/>
              </w:rPr>
            </w:pPr>
            <w:ins w:id="6349" w:author="marpa" w:date="2026-10-25T23:45:10Z">
              <w:r>
                <w:rPr>
                  <w:rFonts w:hint="default" w:ascii="Courier New" w:hAnsi="Courier New" w:eastAsia="Courier New" w:cs="Courier New"/>
                  <w:color w:val="000000"/>
                  <w:sz w:val="16"/>
                  <w:szCs w:val="16"/>
                  <w:lang w:val="es-EC"/>
                </w:rPr>
                <w:t xml:space="preserve">    </w:t>
              </w:r>
            </w:ins>
          </w:p>
          <w:p w14:paraId="0C83383C">
            <w:pPr>
              <w:spacing w:before="0" w:after="0" w:line="240" w:lineRule="auto"/>
              <w:rPr>
                <w:ins w:id="6350" w:author="marpa" w:date="2026-10-25T23:45:10Z"/>
                <w:rFonts w:hint="default" w:ascii="Courier New" w:hAnsi="Courier New" w:eastAsia="Courier New" w:cs="Courier New"/>
                <w:color w:val="000000"/>
                <w:sz w:val="16"/>
                <w:szCs w:val="16"/>
                <w:lang w:val="es-EC"/>
              </w:rPr>
            </w:pPr>
            <w:ins w:id="6351" w:author="marpa" w:date="2026-10-25T23:45:10Z">
              <w:r>
                <w:rPr>
                  <w:rFonts w:hint="default" w:ascii="Courier New" w:hAnsi="Courier New" w:eastAsia="Courier New" w:cs="Courier New"/>
                  <w:color w:val="000000"/>
                  <w:sz w:val="16"/>
                  <w:szCs w:val="16"/>
                  <w:lang w:val="es-EC"/>
                </w:rPr>
                <w:t xml:space="preserve">    public ResultadoConversion(String unidadOrigen,String unidadFin,double resultado,double valor) {</w:t>
              </w:r>
            </w:ins>
          </w:p>
          <w:p w14:paraId="0C99C8D7">
            <w:pPr>
              <w:spacing w:before="0" w:after="0" w:line="240" w:lineRule="auto"/>
              <w:rPr>
                <w:ins w:id="6352" w:author="marpa" w:date="2026-10-25T23:45:10Z"/>
                <w:rFonts w:hint="default" w:ascii="Courier New" w:hAnsi="Courier New" w:eastAsia="Courier New" w:cs="Courier New"/>
                <w:color w:val="000000"/>
                <w:sz w:val="16"/>
                <w:szCs w:val="16"/>
                <w:lang w:val="es-EC"/>
              </w:rPr>
            </w:pPr>
            <w:ins w:id="6353" w:author="marpa" w:date="2026-10-25T23:45:10Z">
              <w:r>
                <w:rPr>
                  <w:rFonts w:hint="default" w:ascii="Courier New" w:hAnsi="Courier New" w:eastAsia="Courier New" w:cs="Courier New"/>
                  <w:color w:val="000000"/>
                  <w:sz w:val="16"/>
                  <w:szCs w:val="16"/>
                  <w:lang w:val="es-EC"/>
                </w:rPr>
                <w:t xml:space="preserve">        this.valor = valor;</w:t>
              </w:r>
            </w:ins>
          </w:p>
          <w:p w14:paraId="73BF3D53">
            <w:pPr>
              <w:spacing w:before="0" w:after="0" w:line="240" w:lineRule="auto"/>
              <w:rPr>
                <w:ins w:id="6354" w:author="marpa" w:date="2026-10-25T23:45:10Z"/>
                <w:rFonts w:hint="default" w:ascii="Courier New" w:hAnsi="Courier New" w:eastAsia="Courier New" w:cs="Courier New"/>
                <w:color w:val="000000"/>
                <w:sz w:val="16"/>
                <w:szCs w:val="16"/>
                <w:lang w:val="es-EC"/>
              </w:rPr>
            </w:pPr>
            <w:ins w:id="6355" w:author="marpa" w:date="2026-10-25T23:45:10Z">
              <w:r>
                <w:rPr>
                  <w:rFonts w:hint="default" w:ascii="Courier New" w:hAnsi="Courier New" w:eastAsia="Courier New" w:cs="Courier New"/>
                  <w:color w:val="000000"/>
                  <w:sz w:val="16"/>
                  <w:szCs w:val="16"/>
                  <w:lang w:val="es-EC"/>
                </w:rPr>
                <w:t xml:space="preserve">        this.unidadOrigen = unidadOrigen;</w:t>
              </w:r>
            </w:ins>
          </w:p>
          <w:p w14:paraId="632B4668">
            <w:pPr>
              <w:spacing w:before="0" w:after="0" w:line="240" w:lineRule="auto"/>
              <w:rPr>
                <w:ins w:id="6356" w:author="marpa" w:date="2026-10-25T23:45:10Z"/>
                <w:rFonts w:hint="default" w:ascii="Courier New" w:hAnsi="Courier New" w:eastAsia="Courier New" w:cs="Courier New"/>
                <w:color w:val="000000"/>
                <w:sz w:val="16"/>
                <w:szCs w:val="16"/>
                <w:lang w:val="es-EC"/>
              </w:rPr>
            </w:pPr>
            <w:ins w:id="6357" w:author="marpa" w:date="2026-10-25T23:45:10Z">
              <w:r>
                <w:rPr>
                  <w:rFonts w:hint="default" w:ascii="Courier New" w:hAnsi="Courier New" w:eastAsia="Courier New" w:cs="Courier New"/>
                  <w:color w:val="000000"/>
                  <w:sz w:val="16"/>
                  <w:szCs w:val="16"/>
                  <w:lang w:val="es-EC"/>
                </w:rPr>
                <w:t xml:space="preserve">        this.unidadFin = unidadFin;</w:t>
              </w:r>
            </w:ins>
          </w:p>
          <w:p w14:paraId="5D04CD62">
            <w:pPr>
              <w:spacing w:before="0" w:after="0" w:line="240" w:lineRule="auto"/>
              <w:rPr>
                <w:ins w:id="6358" w:author="marpa" w:date="2026-10-25T23:45:10Z"/>
                <w:rFonts w:hint="default" w:ascii="Courier New" w:hAnsi="Courier New" w:eastAsia="Courier New" w:cs="Courier New"/>
                <w:color w:val="000000"/>
                <w:sz w:val="16"/>
                <w:szCs w:val="16"/>
                <w:lang w:val="es-EC"/>
              </w:rPr>
            </w:pPr>
            <w:ins w:id="6359" w:author="marpa" w:date="2026-10-25T23:45:10Z">
              <w:r>
                <w:rPr>
                  <w:rFonts w:hint="default" w:ascii="Courier New" w:hAnsi="Courier New" w:eastAsia="Courier New" w:cs="Courier New"/>
                  <w:color w:val="000000"/>
                  <w:sz w:val="16"/>
                  <w:szCs w:val="16"/>
                  <w:lang w:val="es-EC"/>
                </w:rPr>
                <w:t xml:space="preserve">        this.resultado = resultado;</w:t>
              </w:r>
            </w:ins>
          </w:p>
          <w:p w14:paraId="1A73E572">
            <w:pPr>
              <w:spacing w:before="0" w:after="0" w:line="240" w:lineRule="auto"/>
              <w:rPr>
                <w:ins w:id="6360" w:author="marpa" w:date="2026-10-25T23:45:10Z"/>
                <w:rFonts w:hint="default" w:ascii="Courier New" w:hAnsi="Courier New" w:eastAsia="Courier New" w:cs="Courier New"/>
                <w:color w:val="000000"/>
                <w:sz w:val="16"/>
                <w:szCs w:val="16"/>
                <w:lang w:val="es-EC"/>
              </w:rPr>
            </w:pPr>
            <w:ins w:id="6361" w:author="marpa" w:date="2026-10-25T23:45:10Z">
              <w:r>
                <w:rPr>
                  <w:rFonts w:hint="default" w:ascii="Courier New" w:hAnsi="Courier New" w:eastAsia="Courier New" w:cs="Courier New"/>
                  <w:color w:val="000000"/>
                  <w:sz w:val="16"/>
                  <w:szCs w:val="16"/>
                  <w:lang w:val="es-EC"/>
                </w:rPr>
                <w:t xml:space="preserve">    }</w:t>
              </w:r>
            </w:ins>
          </w:p>
          <w:p w14:paraId="683EEA25">
            <w:pPr>
              <w:spacing w:before="0" w:after="0" w:line="240" w:lineRule="auto"/>
              <w:rPr>
                <w:ins w:id="6362" w:author="marpa" w:date="2026-10-25T23:45:10Z"/>
                <w:rFonts w:hint="default" w:ascii="Courier New" w:hAnsi="Courier New" w:eastAsia="Courier New" w:cs="Courier New"/>
                <w:color w:val="000000"/>
                <w:sz w:val="16"/>
                <w:szCs w:val="16"/>
                <w:lang w:val="es-EC"/>
              </w:rPr>
            </w:pPr>
          </w:p>
          <w:p w14:paraId="085104CA">
            <w:pPr>
              <w:spacing w:before="0" w:after="0" w:line="240" w:lineRule="auto"/>
              <w:rPr>
                <w:ins w:id="6363" w:author="marpa" w:date="2026-10-25T23:45:10Z"/>
                <w:rFonts w:hint="default" w:ascii="Courier New" w:hAnsi="Courier New" w:eastAsia="Courier New" w:cs="Courier New"/>
                <w:color w:val="000000"/>
                <w:sz w:val="16"/>
                <w:szCs w:val="16"/>
                <w:lang w:val="es-EC"/>
              </w:rPr>
            </w:pPr>
            <w:ins w:id="6364" w:author="marpa" w:date="2026-10-25T23:45:10Z">
              <w:r>
                <w:rPr>
                  <w:rFonts w:hint="default" w:ascii="Courier New" w:hAnsi="Courier New" w:eastAsia="Courier New" w:cs="Courier New"/>
                  <w:color w:val="000000"/>
                  <w:sz w:val="16"/>
                  <w:szCs w:val="16"/>
                  <w:lang w:val="es-EC"/>
                </w:rPr>
                <w:t xml:space="preserve">    public double getValor() {</w:t>
              </w:r>
            </w:ins>
          </w:p>
          <w:p w14:paraId="7B360FB7">
            <w:pPr>
              <w:spacing w:before="0" w:after="0" w:line="240" w:lineRule="auto"/>
              <w:rPr>
                <w:ins w:id="6365" w:author="marpa" w:date="2026-10-25T23:45:10Z"/>
                <w:rFonts w:hint="default" w:ascii="Courier New" w:hAnsi="Courier New" w:eastAsia="Courier New" w:cs="Courier New"/>
                <w:color w:val="000000"/>
                <w:sz w:val="16"/>
                <w:szCs w:val="16"/>
                <w:lang w:val="es-EC"/>
              </w:rPr>
            </w:pPr>
            <w:ins w:id="6366" w:author="marpa" w:date="2026-10-25T23:45:10Z">
              <w:r>
                <w:rPr>
                  <w:rFonts w:hint="default" w:ascii="Courier New" w:hAnsi="Courier New" w:eastAsia="Courier New" w:cs="Courier New"/>
                  <w:color w:val="000000"/>
                  <w:sz w:val="16"/>
                  <w:szCs w:val="16"/>
                  <w:lang w:val="es-EC"/>
                </w:rPr>
                <w:t xml:space="preserve">        return valor;</w:t>
              </w:r>
            </w:ins>
          </w:p>
          <w:p w14:paraId="273D9523">
            <w:pPr>
              <w:spacing w:before="0" w:after="0" w:line="240" w:lineRule="auto"/>
              <w:rPr>
                <w:ins w:id="6367" w:author="marpa" w:date="2026-10-25T23:45:10Z"/>
                <w:rFonts w:hint="default" w:ascii="Courier New" w:hAnsi="Courier New" w:eastAsia="Courier New" w:cs="Courier New"/>
                <w:color w:val="000000"/>
                <w:sz w:val="16"/>
                <w:szCs w:val="16"/>
                <w:lang w:val="es-EC"/>
              </w:rPr>
            </w:pPr>
            <w:ins w:id="6368" w:author="marpa" w:date="2026-10-25T23:45:10Z">
              <w:r>
                <w:rPr>
                  <w:rFonts w:hint="default" w:ascii="Courier New" w:hAnsi="Courier New" w:eastAsia="Courier New" w:cs="Courier New"/>
                  <w:color w:val="000000"/>
                  <w:sz w:val="16"/>
                  <w:szCs w:val="16"/>
                  <w:lang w:val="es-EC"/>
                </w:rPr>
                <w:t xml:space="preserve">    }</w:t>
              </w:r>
            </w:ins>
          </w:p>
          <w:p w14:paraId="1C48C13A">
            <w:pPr>
              <w:spacing w:before="0" w:after="0" w:line="240" w:lineRule="auto"/>
              <w:rPr>
                <w:ins w:id="6369" w:author="marpa" w:date="2026-10-25T23:45:10Z"/>
                <w:rFonts w:hint="default" w:ascii="Courier New" w:hAnsi="Courier New" w:eastAsia="Courier New" w:cs="Courier New"/>
                <w:color w:val="000000"/>
                <w:sz w:val="16"/>
                <w:szCs w:val="16"/>
                <w:lang w:val="es-EC"/>
              </w:rPr>
            </w:pPr>
            <w:ins w:id="6370" w:author="marpa" w:date="2026-10-25T23:45:10Z">
              <w:r>
                <w:rPr>
                  <w:rFonts w:hint="default" w:ascii="Courier New" w:hAnsi="Courier New" w:eastAsia="Courier New" w:cs="Courier New"/>
                  <w:color w:val="000000"/>
                  <w:sz w:val="16"/>
                  <w:szCs w:val="16"/>
                  <w:lang w:val="es-EC"/>
                </w:rPr>
                <w:t xml:space="preserve">    public String getUnidadOrigen() {</w:t>
              </w:r>
            </w:ins>
          </w:p>
          <w:p w14:paraId="029EA64B">
            <w:pPr>
              <w:spacing w:before="0" w:after="0" w:line="240" w:lineRule="auto"/>
              <w:rPr>
                <w:ins w:id="6371" w:author="marpa" w:date="2026-10-25T23:45:10Z"/>
                <w:rFonts w:hint="default" w:ascii="Courier New" w:hAnsi="Courier New" w:eastAsia="Courier New" w:cs="Courier New"/>
                <w:color w:val="000000"/>
                <w:sz w:val="16"/>
                <w:szCs w:val="16"/>
                <w:lang w:val="es-EC"/>
              </w:rPr>
            </w:pPr>
            <w:ins w:id="6372" w:author="marpa" w:date="2026-10-25T23:45:10Z">
              <w:r>
                <w:rPr>
                  <w:rFonts w:hint="default" w:ascii="Courier New" w:hAnsi="Courier New" w:eastAsia="Courier New" w:cs="Courier New"/>
                  <w:color w:val="000000"/>
                  <w:sz w:val="16"/>
                  <w:szCs w:val="16"/>
                  <w:lang w:val="es-EC"/>
                </w:rPr>
                <w:t xml:space="preserve">        return unidadOrigen;</w:t>
              </w:r>
            </w:ins>
          </w:p>
          <w:p w14:paraId="5E5B7E63">
            <w:pPr>
              <w:spacing w:before="0" w:after="0" w:line="240" w:lineRule="auto"/>
              <w:rPr>
                <w:ins w:id="6373" w:author="marpa" w:date="2026-10-25T23:45:10Z"/>
                <w:rFonts w:hint="default" w:ascii="Courier New" w:hAnsi="Courier New" w:eastAsia="Courier New" w:cs="Courier New"/>
                <w:color w:val="000000"/>
                <w:sz w:val="16"/>
                <w:szCs w:val="16"/>
                <w:lang w:val="es-EC"/>
              </w:rPr>
            </w:pPr>
            <w:ins w:id="6374" w:author="marpa" w:date="2026-10-25T23:45:10Z">
              <w:r>
                <w:rPr>
                  <w:rFonts w:hint="default" w:ascii="Courier New" w:hAnsi="Courier New" w:eastAsia="Courier New" w:cs="Courier New"/>
                  <w:color w:val="000000"/>
                  <w:sz w:val="16"/>
                  <w:szCs w:val="16"/>
                  <w:lang w:val="es-EC"/>
                </w:rPr>
                <w:t xml:space="preserve">    }</w:t>
              </w:r>
            </w:ins>
          </w:p>
          <w:p w14:paraId="3193DF0E">
            <w:pPr>
              <w:spacing w:before="0" w:after="0" w:line="240" w:lineRule="auto"/>
              <w:rPr>
                <w:ins w:id="6375" w:author="marpa" w:date="2026-10-25T23:45:10Z"/>
                <w:rFonts w:hint="default" w:ascii="Courier New" w:hAnsi="Courier New" w:eastAsia="Courier New" w:cs="Courier New"/>
                <w:color w:val="000000"/>
                <w:sz w:val="16"/>
                <w:szCs w:val="16"/>
                <w:lang w:val="es-EC"/>
              </w:rPr>
            </w:pPr>
          </w:p>
          <w:p w14:paraId="2A2DC131">
            <w:pPr>
              <w:spacing w:before="0" w:after="0" w:line="240" w:lineRule="auto"/>
              <w:rPr>
                <w:ins w:id="6376" w:author="marpa" w:date="2026-10-25T23:45:10Z"/>
                <w:rFonts w:hint="default" w:ascii="Courier New" w:hAnsi="Courier New" w:eastAsia="Courier New" w:cs="Courier New"/>
                <w:color w:val="000000"/>
                <w:sz w:val="16"/>
                <w:szCs w:val="16"/>
                <w:lang w:val="es-EC"/>
              </w:rPr>
            </w:pPr>
            <w:ins w:id="6377" w:author="marpa" w:date="2026-10-25T23:45:10Z">
              <w:r>
                <w:rPr>
                  <w:rFonts w:hint="default" w:ascii="Courier New" w:hAnsi="Courier New" w:eastAsia="Courier New" w:cs="Courier New"/>
                  <w:color w:val="000000"/>
                  <w:sz w:val="16"/>
                  <w:szCs w:val="16"/>
                  <w:lang w:val="es-EC"/>
                </w:rPr>
                <w:t xml:space="preserve">    public String getUnidadFin() {</w:t>
              </w:r>
            </w:ins>
          </w:p>
          <w:p w14:paraId="20EE046B">
            <w:pPr>
              <w:spacing w:before="0" w:after="0" w:line="240" w:lineRule="auto"/>
              <w:rPr>
                <w:ins w:id="6378" w:author="marpa" w:date="2026-10-25T23:45:10Z"/>
                <w:rFonts w:hint="default" w:ascii="Courier New" w:hAnsi="Courier New" w:eastAsia="Courier New" w:cs="Courier New"/>
                <w:color w:val="000000"/>
                <w:sz w:val="16"/>
                <w:szCs w:val="16"/>
                <w:lang w:val="es-EC"/>
              </w:rPr>
            </w:pPr>
            <w:ins w:id="6379" w:author="marpa" w:date="2026-10-25T23:45:10Z">
              <w:r>
                <w:rPr>
                  <w:rFonts w:hint="default" w:ascii="Courier New" w:hAnsi="Courier New" w:eastAsia="Courier New" w:cs="Courier New"/>
                  <w:color w:val="000000"/>
                  <w:sz w:val="16"/>
                  <w:szCs w:val="16"/>
                  <w:lang w:val="es-EC"/>
                </w:rPr>
                <w:t xml:space="preserve">        return unidadFin;</w:t>
              </w:r>
            </w:ins>
          </w:p>
          <w:p w14:paraId="0CE316AB">
            <w:pPr>
              <w:spacing w:before="0" w:after="0" w:line="240" w:lineRule="auto"/>
              <w:rPr>
                <w:ins w:id="6380" w:author="marpa" w:date="2026-10-25T23:45:10Z"/>
                <w:rFonts w:hint="default" w:ascii="Courier New" w:hAnsi="Courier New" w:eastAsia="Courier New" w:cs="Courier New"/>
                <w:color w:val="000000"/>
                <w:sz w:val="16"/>
                <w:szCs w:val="16"/>
                <w:lang w:val="es-EC"/>
              </w:rPr>
            </w:pPr>
            <w:ins w:id="6381" w:author="marpa" w:date="2026-10-25T23:45:10Z">
              <w:r>
                <w:rPr>
                  <w:rFonts w:hint="default" w:ascii="Courier New" w:hAnsi="Courier New" w:eastAsia="Courier New" w:cs="Courier New"/>
                  <w:color w:val="000000"/>
                  <w:sz w:val="16"/>
                  <w:szCs w:val="16"/>
                  <w:lang w:val="es-EC"/>
                </w:rPr>
                <w:t xml:space="preserve">    }</w:t>
              </w:r>
            </w:ins>
          </w:p>
          <w:p w14:paraId="50F0B2D9">
            <w:pPr>
              <w:spacing w:before="0" w:after="0" w:line="240" w:lineRule="auto"/>
              <w:rPr>
                <w:ins w:id="6382" w:author="marpa" w:date="2026-10-25T23:45:10Z"/>
                <w:rFonts w:hint="default" w:ascii="Courier New" w:hAnsi="Courier New" w:eastAsia="Courier New" w:cs="Courier New"/>
                <w:color w:val="000000"/>
                <w:sz w:val="16"/>
                <w:szCs w:val="16"/>
                <w:lang w:val="es-EC"/>
              </w:rPr>
            </w:pPr>
          </w:p>
          <w:p w14:paraId="20486529">
            <w:pPr>
              <w:spacing w:before="0" w:after="0" w:line="240" w:lineRule="auto"/>
              <w:rPr>
                <w:ins w:id="6383" w:author="marpa" w:date="2026-10-25T23:45:10Z"/>
                <w:rFonts w:hint="default" w:ascii="Courier New" w:hAnsi="Courier New" w:eastAsia="Courier New" w:cs="Courier New"/>
                <w:color w:val="000000"/>
                <w:sz w:val="16"/>
                <w:szCs w:val="16"/>
                <w:lang w:val="es-EC"/>
              </w:rPr>
            </w:pPr>
            <w:ins w:id="6384" w:author="marpa" w:date="2026-10-25T23:45:10Z">
              <w:r>
                <w:rPr>
                  <w:rFonts w:hint="default" w:ascii="Courier New" w:hAnsi="Courier New" w:eastAsia="Courier New" w:cs="Courier New"/>
                  <w:color w:val="000000"/>
                  <w:sz w:val="16"/>
                  <w:szCs w:val="16"/>
                  <w:lang w:val="es-EC"/>
                </w:rPr>
                <w:t xml:space="preserve">    public double getResultado() {</w:t>
              </w:r>
            </w:ins>
          </w:p>
          <w:p w14:paraId="7D23AD46">
            <w:pPr>
              <w:spacing w:before="0" w:after="0" w:line="240" w:lineRule="auto"/>
              <w:rPr>
                <w:ins w:id="6385" w:author="marpa" w:date="2026-10-25T23:45:10Z"/>
                <w:rFonts w:hint="default" w:ascii="Courier New" w:hAnsi="Courier New" w:eastAsia="Courier New" w:cs="Courier New"/>
                <w:color w:val="000000"/>
                <w:sz w:val="16"/>
                <w:szCs w:val="16"/>
                <w:lang w:val="es-EC"/>
              </w:rPr>
            </w:pPr>
            <w:ins w:id="6386" w:author="marpa" w:date="2026-10-25T23:45:10Z">
              <w:r>
                <w:rPr>
                  <w:rFonts w:hint="default" w:ascii="Courier New" w:hAnsi="Courier New" w:eastAsia="Courier New" w:cs="Courier New"/>
                  <w:color w:val="000000"/>
                  <w:sz w:val="16"/>
                  <w:szCs w:val="16"/>
                  <w:lang w:val="es-EC"/>
                </w:rPr>
                <w:t xml:space="preserve">        return resultado;</w:t>
              </w:r>
            </w:ins>
          </w:p>
          <w:p w14:paraId="3299A992">
            <w:pPr>
              <w:spacing w:before="0" w:after="0" w:line="240" w:lineRule="auto"/>
              <w:rPr>
                <w:ins w:id="6387" w:author="marpa" w:date="2026-10-25T23:45:10Z"/>
                <w:rFonts w:hint="default" w:ascii="Courier New" w:hAnsi="Courier New" w:eastAsia="Courier New" w:cs="Courier New"/>
                <w:color w:val="000000"/>
                <w:sz w:val="16"/>
                <w:szCs w:val="16"/>
                <w:lang w:val="es-EC"/>
              </w:rPr>
            </w:pPr>
            <w:ins w:id="6388" w:author="marpa" w:date="2026-10-25T23:45:10Z">
              <w:r>
                <w:rPr>
                  <w:rFonts w:hint="default" w:ascii="Courier New" w:hAnsi="Courier New" w:eastAsia="Courier New" w:cs="Courier New"/>
                  <w:color w:val="000000"/>
                  <w:sz w:val="16"/>
                  <w:szCs w:val="16"/>
                  <w:lang w:val="es-EC"/>
                </w:rPr>
                <w:t xml:space="preserve">    }</w:t>
              </w:r>
            </w:ins>
          </w:p>
          <w:p w14:paraId="0A03A49D">
            <w:pPr>
              <w:spacing w:before="0" w:after="0" w:line="240" w:lineRule="auto"/>
              <w:rPr>
                <w:ins w:id="6389" w:author="marpa" w:date="2026-10-25T23:45:10Z"/>
                <w:rFonts w:hint="default" w:ascii="Courier New" w:hAnsi="Courier New" w:eastAsia="Courier New" w:cs="Courier New"/>
                <w:color w:val="000000"/>
                <w:sz w:val="16"/>
                <w:szCs w:val="16"/>
                <w:lang w:val="es-EC"/>
              </w:rPr>
            </w:pPr>
            <w:ins w:id="6390" w:author="marpa" w:date="2026-10-25T23:45:10Z">
              <w:r>
                <w:rPr>
                  <w:rFonts w:hint="default" w:ascii="Courier New" w:hAnsi="Courier New" w:eastAsia="Courier New" w:cs="Courier New"/>
                  <w:color w:val="000000"/>
                  <w:sz w:val="16"/>
                  <w:szCs w:val="16"/>
                  <w:lang w:val="es-EC"/>
                </w:rPr>
                <w:t>}</w:t>
              </w:r>
            </w:ins>
          </w:p>
          <w:p w14:paraId="65AB50BF">
            <w:pPr>
              <w:spacing w:before="0" w:after="0" w:line="240" w:lineRule="auto"/>
              <w:rPr>
                <w:ins w:id="6391" w:author="marpa" w:date="2026-10-25T23:44:00Z"/>
                <w:rFonts w:hint="default" w:ascii="Courier New" w:hAnsi="Courier New" w:eastAsia="Courier New" w:cs="Courier New"/>
                <w:color w:val="000000"/>
                <w:sz w:val="16"/>
                <w:szCs w:val="16"/>
                <w:lang w:val="es-EC"/>
              </w:rPr>
            </w:pPr>
          </w:p>
        </w:tc>
      </w:tr>
    </w:tbl>
    <w:p w14:paraId="0846EB93">
      <w:pPr>
        <w:rPr>
          <w:ins w:id="6392" w:author="marpa" w:date="2026-10-25T23:33:28Z"/>
          <w:i/>
          <w:iCs/>
          <w:color w:val="1F497D"/>
          <w:sz w:val="18"/>
          <w:szCs w:val="18"/>
        </w:rPr>
      </w:pPr>
      <w:ins w:id="6393" w:author="marpa" w:date="2026-10-25T23:33:28Z">
        <w:r>
          <w:rPr/>
          <w:br w:type="page"/>
        </w:r>
      </w:ins>
    </w:p>
    <w:p w14:paraId="62A9034A">
      <w:pPr>
        <w:rPr>
          <w:ins w:id="6394" w:author="marpa" w:date="2026-10-25T23:33:28Z"/>
          <w:b/>
          <w:bCs/>
          <w:color w:val="243F61"/>
          <w:sz w:val="32"/>
          <w:szCs w:val="32"/>
        </w:rPr>
        <w:sectPr>
          <w:pgSz w:w="16838" w:h="11906" w:orient="landscape"/>
          <w:pgMar w:top="1701" w:right="1276" w:bottom="1701" w:left="993"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299" w:charSpace="0"/>
        </w:sectPr>
      </w:pPr>
    </w:p>
    <w:p w14:paraId="652A6DAB">
      <w:pPr>
        <w:rPr>
          <w:ins w:id="6395" w:author="marpa" w:date="2026-10-25T23:33:28Z"/>
          <w:b/>
          <w:bCs/>
          <w:color w:val="243F61"/>
          <w:sz w:val="32"/>
          <w:szCs w:val="32"/>
        </w:rPr>
      </w:pPr>
      <w:ins w:id="6396" w:author="marpa" w:date="2026-10-25T23:33:28Z">
        <w:r>
          <w:rPr>
            <w:b/>
            <w:bCs/>
            <w:color w:val="243F61"/>
            <w:sz w:val="32"/>
            <w:szCs w:val="32"/>
          </w:rPr>
          <w:t>CONSUMO DEL SERVICIO SOAP (</w:t>
        </w:r>
      </w:ins>
      <w:ins w:id="6397" w:author="marpa" w:date="2026-10-25T23:33:28Z">
        <w:r>
          <w:rPr>
            <w:rFonts w:hint="default"/>
            <w:b/>
            <w:bCs/>
            <w:color w:val="243F61"/>
            <w:sz w:val="32"/>
            <w:szCs w:val="32"/>
            <w:lang w:val="es-EC"/>
          </w:rPr>
          <w:t>SERVICIOS Y SEGURIDAD</w:t>
        </w:r>
      </w:ins>
      <w:ins w:id="6398" w:author="marpa" w:date="2026-10-25T23:33:28Z">
        <w:r>
          <w:rPr>
            <w:b/>
            <w:bCs/>
            <w:color w:val="243F61"/>
            <w:sz w:val="32"/>
            <w:szCs w:val="32"/>
          </w:rPr>
          <w:t>)</w:t>
        </w:r>
      </w:ins>
    </w:p>
    <w:p w14:paraId="0EEDD370">
      <w:pPr>
        <w:rPr>
          <w:ins w:id="6399" w:author="marpa" w:date="2026-10-25T23:33:28Z"/>
          <w:rFonts w:hint="default"/>
          <w:i/>
          <w:iCs/>
          <w:lang w:val="es-EC"/>
        </w:rPr>
      </w:pPr>
      <w:ins w:id="6400" w:author="marpa" w:date="2026-10-25T23:33:28Z">
        <w:r>
          <w:rPr/>
          <w:t xml:space="preserve">En esta sección </w:t>
        </w:r>
      </w:ins>
      <w:ins w:id="6401" w:author="marpa" w:date="2026-10-25T23:33:28Z">
        <w:r>
          <w:rPr>
            <w:rFonts w:hint="default"/>
            <w:lang w:val="es-EC"/>
          </w:rPr>
          <w:t>se establece la comunicación con el servidor SOAP para consumir los endpoints. Para ello, dentro del paquete servicios, se crea el servicio de conexión WSConversorCliente donde se crea el canal de conexion y se definen las peticiones a realizar.</w:t>
        </w:r>
      </w:ins>
    </w:p>
    <w:p w14:paraId="5948A058">
      <w:pPr>
        <w:keepNext/>
        <w:spacing w:after="0"/>
        <w:jc w:val="center"/>
        <w:rPr>
          <w:ins w:id="6402" w:author="marpa" w:date="2026-10-25T23:33:28Z"/>
        </w:rPr>
      </w:pPr>
      <w:ins w:id="6403" w:author="marpa" w:date="2026-10-25T23:33:28Z">
        <w:r>
          <w:rPr/>
          <w:drawing>
            <wp:inline distT="0" distB="0" distL="114300" distR="114300">
              <wp:extent cx="1972310" cy="480060"/>
              <wp:effectExtent l="0" t="0" r="8890" b="2540"/>
              <wp:docPr id="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0"/>
                      <pic:cNvPicPr>
                        <a:picLocks noChangeAspect="1"/>
                      </pic:cNvPicPr>
                    </pic:nvPicPr>
                    <pic:blipFill>
                      <a:blip r:embed="rId55"/>
                      <a:stretch>
                        <a:fillRect/>
                      </a:stretch>
                    </pic:blipFill>
                    <pic:spPr>
                      <a:xfrm>
                        <a:off x="0" y="0"/>
                        <a:ext cx="1972310" cy="480060"/>
                      </a:xfrm>
                      <a:prstGeom prst="rect">
                        <a:avLst/>
                      </a:prstGeom>
                      <a:noFill/>
                      <a:ln>
                        <a:noFill/>
                      </a:ln>
                    </pic:spPr>
                  </pic:pic>
                </a:graphicData>
              </a:graphic>
            </wp:inline>
          </w:drawing>
        </w:r>
      </w:ins>
    </w:p>
    <w:p w14:paraId="64BD3407">
      <w:pPr>
        <w:pStyle w:val="5"/>
        <w:rPr>
          <w:ins w:id="6405" w:author="marpa" w:date="2026-10-25T23:33:28Z"/>
        </w:rPr>
      </w:pPr>
      <w:ins w:id="6406" w:author="marpa" w:date="2026-10-25T23:33:28Z">
        <w:bookmarkStart w:id="235" w:name="_Toc24984"/>
        <w:bookmarkStart w:id="236" w:name="_Toc15852"/>
        <w:r>
          <w:rPr/>
          <w:t xml:space="preserve">Figura </w:t>
        </w:r>
      </w:ins>
      <w:r>
        <w:rPr>
          <w:rFonts w:hint="default"/>
          <w:lang w:val="es-EC"/>
        </w:rPr>
        <w:t>46</w:t>
      </w:r>
      <w:ins w:id="6407" w:author="marpa" w:date="2026-10-25T23:33:28Z">
        <w:r>
          <w:rPr/>
          <w:t xml:space="preserve">. Creación de </w:t>
        </w:r>
      </w:ins>
      <w:ins w:id="6408" w:author="marpa" w:date="2026-10-25T23:33:28Z">
        <w:r>
          <w:rPr>
            <w:rFonts w:hint="default"/>
            <w:lang w:val="es-EC"/>
          </w:rPr>
          <w:t>servicios</w:t>
        </w:r>
      </w:ins>
      <w:ins w:id="6409" w:author="marpa" w:date="2026-10-25T23:33:28Z">
        <w:r>
          <w:rPr/>
          <w:t>- Cliente consola</w:t>
        </w:r>
        <w:bookmarkEnd w:id="235"/>
        <w:bookmarkEnd w:id="236"/>
      </w:ins>
    </w:p>
    <w:p w14:paraId="0D7A6773">
      <w:pPr>
        <w:rPr>
          <w:ins w:id="6410" w:author="marpa" w:date="2026-10-25T23:33:28Z"/>
          <w:rFonts w:hint="default"/>
          <w:lang w:val="es-EC"/>
        </w:rPr>
      </w:pPr>
      <w:ins w:id="6411" w:author="marpa" w:date="2026-10-25T23:33:28Z">
        <w:r>
          <w:rPr>
            <w:rFonts w:hint="default"/>
            <w:lang w:val="es-EC"/>
          </w:rPr>
          <w:t xml:space="preserve">El servicio obtiene los parámetros de conexión mediante una clase de configuración que extrae los valores de una variable de entorno. </w:t>
        </w:r>
      </w:ins>
    </w:p>
    <w:p w14:paraId="6077A8ED">
      <w:pPr>
        <w:keepNext/>
        <w:spacing w:after="0"/>
        <w:jc w:val="center"/>
        <w:rPr>
          <w:ins w:id="6412" w:author="marpa" w:date="2026-10-25T23:33:28Z"/>
        </w:rPr>
      </w:pPr>
      <w:ins w:id="6413" w:author="marpa" w:date="2026-10-25T23:45:46Z">
        <w:r>
          <w:rPr/>
          <w:drawing>
            <wp:inline distT="0" distB="0" distL="114300" distR="114300">
              <wp:extent cx="2025650" cy="303530"/>
              <wp:effectExtent l="0" t="0" r="6350" b="1270"/>
              <wp:docPr id="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
                      <pic:cNvPicPr>
                        <a:picLocks noChangeAspect="1"/>
                      </pic:cNvPicPr>
                    </pic:nvPicPr>
                    <pic:blipFill>
                      <a:blip r:embed="rId70"/>
                      <a:stretch>
                        <a:fillRect/>
                      </a:stretch>
                    </pic:blipFill>
                    <pic:spPr>
                      <a:xfrm>
                        <a:off x="0" y="0"/>
                        <a:ext cx="2025650" cy="303530"/>
                      </a:xfrm>
                      <a:prstGeom prst="rect">
                        <a:avLst/>
                      </a:prstGeom>
                      <a:noFill/>
                      <a:ln>
                        <a:noFill/>
                      </a:ln>
                    </pic:spPr>
                  </pic:pic>
                </a:graphicData>
              </a:graphic>
            </wp:inline>
          </w:drawing>
        </w:r>
      </w:ins>
    </w:p>
    <w:p w14:paraId="3A086EFE">
      <w:pPr>
        <w:pStyle w:val="5"/>
        <w:rPr>
          <w:ins w:id="6415" w:author="marpa" w:date="2026-10-25T23:33:28Z"/>
          <w:rFonts w:hint="default"/>
          <w:lang w:val="es-EC"/>
        </w:rPr>
      </w:pPr>
      <w:ins w:id="6416" w:author="marpa" w:date="2026-10-25T23:33:28Z">
        <w:bookmarkStart w:id="237" w:name="_Toc10332"/>
        <w:bookmarkStart w:id="238" w:name="_Toc2186"/>
        <w:r>
          <w:rPr/>
          <w:t xml:space="preserve">Figura </w:t>
        </w:r>
      </w:ins>
      <w:r>
        <w:rPr>
          <w:rFonts w:hint="default"/>
          <w:lang w:val="es-EC"/>
        </w:rPr>
        <w:t>47</w:t>
      </w:r>
      <w:ins w:id="6417" w:author="marpa" w:date="2026-10-25T23:33:28Z">
        <w:r>
          <w:rPr/>
          <w:t xml:space="preserve">. Creación de </w:t>
        </w:r>
      </w:ins>
      <w:ins w:id="6418" w:author="marpa" w:date="2026-10-25T23:33:28Z">
        <w:r>
          <w:rPr>
            <w:rFonts w:hint="default"/>
            <w:lang w:val="es-EC"/>
          </w:rPr>
          <w:t>configuracion</w:t>
        </w:r>
      </w:ins>
      <w:ins w:id="6419" w:author="marpa" w:date="2026-10-25T23:33:28Z">
        <w:r>
          <w:rPr/>
          <w:t>- Cliente consola</w:t>
        </w:r>
        <w:bookmarkEnd w:id="237"/>
        <w:bookmarkEnd w:id="238"/>
      </w:ins>
    </w:p>
    <w:p w14:paraId="56B9F0AB">
      <w:pPr>
        <w:rPr>
          <w:ins w:id="6420" w:author="marpa" w:date="2026-10-25T23:33:28Z"/>
        </w:rPr>
      </w:pPr>
      <w:ins w:id="6421" w:author="marpa" w:date="2026-10-25T23:33:28Z">
        <w:r>
          <w:rPr>
            <w:rFonts w:hint="default"/>
            <w:lang w:val="es-EC"/>
          </w:rPr>
          <w:t>Dentro de seguridad se crean clases para manejar la autenticación en las peticiones con ManejadorClienteAutenticacion, y para preservar la sesion del usuario con el token mediante AdministradorTokens. Adicionalmente se crea la clase TlsInseguro para permitir la conexión HTTPS mediante un certificado digital autofirmado.</w:t>
        </w:r>
      </w:ins>
    </w:p>
    <w:p w14:paraId="5241C22A">
      <w:pPr>
        <w:keepNext/>
        <w:spacing w:after="0"/>
        <w:jc w:val="center"/>
        <w:rPr>
          <w:ins w:id="6422" w:author="marpa" w:date="2026-10-25T23:33:28Z"/>
        </w:rPr>
      </w:pPr>
      <w:ins w:id="6423" w:author="marpa" w:date="2026-10-25T23:33:28Z">
        <w:r>
          <w:rPr/>
          <w:drawing>
            <wp:inline distT="0" distB="0" distL="114300" distR="114300">
              <wp:extent cx="2096770" cy="596900"/>
              <wp:effectExtent l="0" t="0" r="11430" b="0"/>
              <wp:docPr id="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
                      <pic:cNvPicPr>
                        <a:picLocks noChangeAspect="1"/>
                      </pic:cNvPicPr>
                    </pic:nvPicPr>
                    <pic:blipFill>
                      <a:blip r:embed="rId58"/>
                      <a:stretch>
                        <a:fillRect/>
                      </a:stretch>
                    </pic:blipFill>
                    <pic:spPr>
                      <a:xfrm>
                        <a:off x="0" y="0"/>
                        <a:ext cx="2096770" cy="596900"/>
                      </a:xfrm>
                      <a:prstGeom prst="rect">
                        <a:avLst/>
                      </a:prstGeom>
                      <a:noFill/>
                      <a:ln>
                        <a:noFill/>
                      </a:ln>
                    </pic:spPr>
                  </pic:pic>
                </a:graphicData>
              </a:graphic>
            </wp:inline>
          </w:drawing>
        </w:r>
      </w:ins>
    </w:p>
    <w:p w14:paraId="746ECFC5">
      <w:pPr>
        <w:pStyle w:val="5"/>
        <w:rPr>
          <w:ins w:id="6425" w:author="marpa" w:date="2026-10-25T23:33:28Z"/>
        </w:rPr>
      </w:pPr>
      <w:ins w:id="6426" w:author="marpa" w:date="2026-10-25T23:33:28Z">
        <w:bookmarkStart w:id="239" w:name="_Toc11332"/>
        <w:bookmarkStart w:id="240" w:name="_Toc1473"/>
        <w:r>
          <w:rPr/>
          <w:t xml:space="preserve">Figura </w:t>
        </w:r>
      </w:ins>
      <w:r>
        <w:rPr>
          <w:rFonts w:hint="default"/>
          <w:lang w:val="es-EC"/>
        </w:rPr>
        <w:t>48</w:t>
      </w:r>
      <w:ins w:id="6427" w:author="marpa" w:date="2026-10-25T23:33:28Z">
        <w:r>
          <w:rPr/>
          <w:t xml:space="preserve">. Creación de </w:t>
        </w:r>
      </w:ins>
      <w:ins w:id="6428" w:author="marpa" w:date="2026-10-25T23:33:28Z">
        <w:r>
          <w:rPr>
            <w:rFonts w:hint="default"/>
            <w:lang w:val="es-EC"/>
          </w:rPr>
          <w:t>componentes de seguridad</w:t>
        </w:r>
      </w:ins>
      <w:ins w:id="6429" w:author="marpa" w:date="2026-10-25T23:33:28Z">
        <w:r>
          <w:rPr/>
          <w:t>- Cliente consola</w:t>
        </w:r>
        <w:bookmarkEnd w:id="239"/>
        <w:bookmarkEnd w:id="240"/>
      </w:ins>
    </w:p>
    <w:p w14:paraId="09EC66EA">
      <w:pPr>
        <w:pStyle w:val="6"/>
        <w:rPr>
          <w:ins w:id="6430" w:author="marpa" w:date="2026-10-25T23:33:28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591864D5">
      <w:pPr>
        <w:pStyle w:val="6"/>
        <w:rPr>
          <w:ins w:id="6431" w:author="marpa" w:date="2026-10-25T23:33:28Z"/>
          <w:rFonts w:hint="default"/>
          <w:lang w:val="es-EC"/>
        </w:rPr>
      </w:pPr>
      <w:ins w:id="6432" w:author="marpa" w:date="2026-10-25T23:33:28Z">
        <w:bookmarkStart w:id="241" w:name="_Toc19233"/>
        <w:bookmarkStart w:id="242" w:name="_Toc17431"/>
        <w:r>
          <w:rPr/>
          <w:t xml:space="preserve">Tabla </w:t>
        </w:r>
      </w:ins>
      <w:r>
        <w:rPr>
          <w:rFonts w:hint="default"/>
          <w:lang w:val="es-EC"/>
        </w:rPr>
        <w:t>35</w:t>
      </w:r>
      <w:ins w:id="6433" w:author="marpa" w:date="2026-10-25T23:33:28Z">
        <w:r>
          <w:rPr/>
          <w:t xml:space="preserve">. Clase </w:t>
        </w:r>
      </w:ins>
      <w:ins w:id="6434" w:author="marpa" w:date="2026-10-25T23:33:28Z">
        <w:r>
          <w:rPr>
            <w:rFonts w:hint="default"/>
          </w:rPr>
          <w:t>WSConversorCliente</w:t>
        </w:r>
      </w:ins>
      <w:ins w:id="6435" w:author="marpa" w:date="2026-10-25T23:33:28Z">
        <w:r>
          <w:rPr/>
          <w:t xml:space="preserve">- Cliente </w:t>
        </w:r>
      </w:ins>
      <w:ins w:id="6436" w:author="marpa" w:date="2026-10-25T23:46:01Z">
        <w:r>
          <w:rPr>
            <w:rFonts w:hint="default"/>
            <w:lang w:val="es-EC"/>
          </w:rPr>
          <w:t>escri</w:t>
        </w:r>
      </w:ins>
      <w:ins w:id="6437" w:author="marpa" w:date="2026-10-25T23:46:02Z">
        <w:r>
          <w:rPr>
            <w:rFonts w:hint="default"/>
            <w:lang w:val="es-EC"/>
          </w:rPr>
          <w:t>torio</w:t>
        </w:r>
        <w:bookmarkEnd w:id="241"/>
        <w:bookmarkEnd w:id="242"/>
      </w:ins>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34EE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ins w:id="6438" w:author="marpa" w:date="2026-10-25T23:33:28Z"/>
        </w:trPr>
        <w:tc>
          <w:tcPr>
            <w:tcW w:w="8494" w:type="dxa"/>
            <w:shd w:val="clear" w:color="auto" w:fill="D9D9D9"/>
          </w:tcPr>
          <w:p w14:paraId="116AD38E">
            <w:pPr>
              <w:spacing w:before="0" w:after="0" w:line="240" w:lineRule="auto"/>
              <w:rPr>
                <w:ins w:id="6439" w:author="marpa" w:date="2026-10-25T23:46:24Z"/>
                <w:rFonts w:hint="default" w:ascii="Courier New" w:hAnsi="Courier New" w:eastAsia="Courier New" w:cs="Courier New"/>
                <w:color w:val="000000"/>
                <w:sz w:val="16"/>
                <w:szCs w:val="16"/>
                <w:lang w:val="es-EC"/>
              </w:rPr>
            </w:pPr>
            <w:ins w:id="6440" w:author="marpa" w:date="2026-10-25T23:46:24Z">
              <w:r>
                <w:rPr>
                  <w:rFonts w:hint="default" w:ascii="Courier New" w:hAnsi="Courier New" w:eastAsia="Courier New" w:cs="Courier New"/>
                  <w:color w:val="000000"/>
                  <w:sz w:val="16"/>
                  <w:szCs w:val="16"/>
                  <w:lang w:val="es-EC"/>
                </w:rPr>
                <w:t>/*</w:t>
              </w:r>
            </w:ins>
          </w:p>
          <w:p w14:paraId="6A6B5E81">
            <w:pPr>
              <w:spacing w:before="0" w:after="0" w:line="240" w:lineRule="auto"/>
              <w:rPr>
                <w:ins w:id="6441" w:author="marpa" w:date="2026-10-25T23:46:24Z"/>
                <w:rFonts w:hint="default" w:ascii="Courier New" w:hAnsi="Courier New" w:eastAsia="Courier New" w:cs="Courier New"/>
                <w:color w:val="000000"/>
                <w:sz w:val="16"/>
                <w:szCs w:val="16"/>
                <w:lang w:val="es-EC"/>
              </w:rPr>
            </w:pPr>
            <w:ins w:id="6442" w:author="marpa" w:date="2026-10-25T23:46:24Z">
              <w:r>
                <w:rPr>
                  <w:rFonts w:hint="default" w:ascii="Courier New" w:hAnsi="Courier New" w:eastAsia="Courier New" w:cs="Courier New"/>
                  <w:color w:val="000000"/>
                  <w:sz w:val="16"/>
                  <w:szCs w:val="16"/>
                  <w:lang w:val="es-EC"/>
                </w:rPr>
                <w:t xml:space="preserve"> * Click nbfs://nbhost/SystemFileSystem/Templates/Licenses/license-default.txt to change this license</w:t>
              </w:r>
            </w:ins>
          </w:p>
          <w:p w14:paraId="57464C02">
            <w:pPr>
              <w:spacing w:before="0" w:after="0" w:line="240" w:lineRule="auto"/>
              <w:rPr>
                <w:ins w:id="6443" w:author="marpa" w:date="2026-10-25T23:46:24Z"/>
                <w:rFonts w:hint="default" w:ascii="Courier New" w:hAnsi="Courier New" w:eastAsia="Courier New" w:cs="Courier New"/>
                <w:color w:val="000000"/>
                <w:sz w:val="16"/>
                <w:szCs w:val="16"/>
                <w:lang w:val="es-EC"/>
              </w:rPr>
            </w:pPr>
            <w:ins w:id="6444" w:author="marpa" w:date="2026-10-25T23:46:24Z">
              <w:r>
                <w:rPr>
                  <w:rFonts w:hint="default" w:ascii="Courier New" w:hAnsi="Courier New" w:eastAsia="Courier New" w:cs="Courier New"/>
                  <w:color w:val="000000"/>
                  <w:sz w:val="16"/>
                  <w:szCs w:val="16"/>
                  <w:lang w:val="es-EC"/>
                </w:rPr>
                <w:t xml:space="preserve"> * Click nbfs://nbhost/SystemFileSystem/Templates/Classes/Class.java to edit this template</w:t>
              </w:r>
            </w:ins>
          </w:p>
          <w:p w14:paraId="54C015EC">
            <w:pPr>
              <w:spacing w:before="0" w:after="0" w:line="240" w:lineRule="auto"/>
              <w:rPr>
                <w:ins w:id="6445" w:author="marpa" w:date="2026-10-25T23:46:24Z"/>
                <w:rFonts w:hint="default" w:ascii="Courier New" w:hAnsi="Courier New" w:eastAsia="Courier New" w:cs="Courier New"/>
                <w:color w:val="000000"/>
                <w:sz w:val="16"/>
                <w:szCs w:val="16"/>
                <w:lang w:val="es-EC"/>
              </w:rPr>
            </w:pPr>
            <w:ins w:id="6446" w:author="marpa" w:date="2026-10-25T23:46:24Z">
              <w:r>
                <w:rPr>
                  <w:rFonts w:hint="default" w:ascii="Courier New" w:hAnsi="Courier New" w:eastAsia="Courier New" w:cs="Courier New"/>
                  <w:color w:val="000000"/>
                  <w:sz w:val="16"/>
                  <w:szCs w:val="16"/>
                  <w:lang w:val="es-EC"/>
                </w:rPr>
                <w:t xml:space="preserve"> */</w:t>
              </w:r>
            </w:ins>
          </w:p>
          <w:p w14:paraId="623FE992">
            <w:pPr>
              <w:spacing w:before="0" w:after="0" w:line="240" w:lineRule="auto"/>
              <w:rPr>
                <w:ins w:id="6447" w:author="marpa" w:date="2026-10-25T23:46:24Z"/>
                <w:rFonts w:hint="default" w:ascii="Courier New" w:hAnsi="Courier New" w:eastAsia="Courier New" w:cs="Courier New"/>
                <w:color w:val="000000"/>
                <w:sz w:val="16"/>
                <w:szCs w:val="16"/>
                <w:lang w:val="es-EC"/>
              </w:rPr>
            </w:pPr>
            <w:ins w:id="6448" w:author="marpa" w:date="2026-10-25T23:46:24Z">
              <w:r>
                <w:rPr>
                  <w:rFonts w:hint="default" w:ascii="Courier New" w:hAnsi="Courier New" w:eastAsia="Courier New" w:cs="Courier New"/>
                  <w:color w:val="000000"/>
                  <w:sz w:val="16"/>
                  <w:szCs w:val="16"/>
                  <w:lang w:val="es-EC"/>
                </w:rPr>
                <w:t>package ec.edu.monster.servicios;</w:t>
              </w:r>
            </w:ins>
          </w:p>
          <w:p w14:paraId="765D274D">
            <w:pPr>
              <w:spacing w:before="0" w:after="0" w:line="240" w:lineRule="auto"/>
              <w:rPr>
                <w:ins w:id="6449" w:author="marpa" w:date="2026-10-25T23:46:24Z"/>
                <w:rFonts w:hint="default" w:ascii="Courier New" w:hAnsi="Courier New" w:eastAsia="Courier New" w:cs="Courier New"/>
                <w:color w:val="000000"/>
                <w:sz w:val="16"/>
                <w:szCs w:val="16"/>
                <w:lang w:val="es-EC"/>
              </w:rPr>
            </w:pPr>
          </w:p>
          <w:p w14:paraId="101A019D">
            <w:pPr>
              <w:spacing w:before="0" w:after="0" w:line="240" w:lineRule="auto"/>
              <w:rPr>
                <w:ins w:id="6450" w:author="marpa" w:date="2026-10-25T23:46:24Z"/>
                <w:rFonts w:hint="default" w:ascii="Courier New" w:hAnsi="Courier New" w:eastAsia="Courier New" w:cs="Courier New"/>
                <w:color w:val="000000"/>
                <w:sz w:val="16"/>
                <w:szCs w:val="16"/>
                <w:lang w:val="es-EC"/>
              </w:rPr>
            </w:pPr>
            <w:ins w:id="6451" w:author="marpa" w:date="2026-10-25T23:46:24Z">
              <w:r>
                <w:rPr>
                  <w:rFonts w:hint="default" w:ascii="Courier New" w:hAnsi="Courier New" w:eastAsia="Courier New" w:cs="Courier New"/>
                  <w:color w:val="000000"/>
                  <w:sz w:val="16"/>
                  <w:szCs w:val="16"/>
                  <w:lang w:val="es-EC"/>
                </w:rPr>
                <w:t>import jakarta.xml.ws.BindingProvider;</w:t>
              </w:r>
            </w:ins>
          </w:p>
          <w:p w14:paraId="5297F0D2">
            <w:pPr>
              <w:spacing w:before="0" w:after="0" w:line="240" w:lineRule="auto"/>
              <w:rPr>
                <w:ins w:id="6452" w:author="marpa" w:date="2026-10-25T23:46:24Z"/>
                <w:rFonts w:hint="default" w:ascii="Courier New" w:hAnsi="Courier New" w:eastAsia="Courier New" w:cs="Courier New"/>
                <w:color w:val="000000"/>
                <w:sz w:val="16"/>
                <w:szCs w:val="16"/>
                <w:lang w:val="es-EC"/>
              </w:rPr>
            </w:pPr>
            <w:ins w:id="6453" w:author="marpa" w:date="2026-10-25T23:46:24Z">
              <w:r>
                <w:rPr>
                  <w:rFonts w:hint="default" w:ascii="Courier New" w:hAnsi="Courier New" w:eastAsia="Courier New" w:cs="Courier New"/>
                  <w:color w:val="000000"/>
                  <w:sz w:val="16"/>
                  <w:szCs w:val="16"/>
                  <w:lang w:val="es-EC"/>
                </w:rPr>
                <w:t>import jakarta.xml.ws.WebServiceException;</w:t>
              </w:r>
            </w:ins>
          </w:p>
          <w:p w14:paraId="40A84D41">
            <w:pPr>
              <w:spacing w:before="0" w:after="0" w:line="240" w:lineRule="auto"/>
              <w:rPr>
                <w:ins w:id="6454" w:author="marpa" w:date="2026-10-25T23:46:24Z"/>
                <w:rFonts w:hint="default" w:ascii="Courier New" w:hAnsi="Courier New" w:eastAsia="Courier New" w:cs="Courier New"/>
                <w:color w:val="000000"/>
                <w:sz w:val="16"/>
                <w:szCs w:val="16"/>
                <w:lang w:val="es-EC"/>
              </w:rPr>
            </w:pPr>
            <w:ins w:id="6455" w:author="marpa" w:date="2026-10-25T23:46:24Z">
              <w:r>
                <w:rPr>
                  <w:rFonts w:hint="default" w:ascii="Courier New" w:hAnsi="Courier New" w:eastAsia="Courier New" w:cs="Courier New"/>
                  <w:color w:val="000000"/>
                  <w:sz w:val="16"/>
                  <w:szCs w:val="16"/>
                  <w:lang w:val="es-EC"/>
                </w:rPr>
                <w:t>import jakarta.xml.ws.handler.Handler;</w:t>
              </w:r>
            </w:ins>
          </w:p>
          <w:p w14:paraId="3B35078B">
            <w:pPr>
              <w:spacing w:before="0" w:after="0" w:line="240" w:lineRule="auto"/>
              <w:rPr>
                <w:ins w:id="6456" w:author="marpa" w:date="2026-10-25T23:46:24Z"/>
                <w:rFonts w:hint="default" w:ascii="Courier New" w:hAnsi="Courier New" w:eastAsia="Courier New" w:cs="Courier New"/>
                <w:color w:val="000000"/>
                <w:sz w:val="16"/>
                <w:szCs w:val="16"/>
                <w:lang w:val="es-EC"/>
              </w:rPr>
            </w:pPr>
          </w:p>
          <w:p w14:paraId="3C71D78A">
            <w:pPr>
              <w:spacing w:before="0" w:after="0" w:line="240" w:lineRule="auto"/>
              <w:rPr>
                <w:ins w:id="6457" w:author="marpa" w:date="2026-10-25T23:46:24Z"/>
                <w:rFonts w:hint="default" w:ascii="Courier New" w:hAnsi="Courier New" w:eastAsia="Courier New" w:cs="Courier New"/>
                <w:color w:val="000000"/>
                <w:sz w:val="16"/>
                <w:szCs w:val="16"/>
                <w:lang w:val="es-EC"/>
              </w:rPr>
            </w:pPr>
            <w:ins w:id="6458" w:author="marpa" w:date="2026-10-25T23:46:24Z">
              <w:r>
                <w:rPr>
                  <w:rFonts w:hint="default" w:ascii="Courier New" w:hAnsi="Courier New" w:eastAsia="Courier New" w:cs="Courier New"/>
                  <w:color w:val="000000"/>
                  <w:sz w:val="16"/>
                  <w:szCs w:val="16"/>
                  <w:lang w:val="es-EC"/>
                </w:rPr>
                <w:t>import ec.edu.monster.controladores.config.SoapConfig;</w:t>
              </w:r>
            </w:ins>
          </w:p>
          <w:p w14:paraId="11CDE1F1">
            <w:pPr>
              <w:spacing w:before="0" w:after="0" w:line="240" w:lineRule="auto"/>
              <w:rPr>
                <w:ins w:id="6459" w:author="marpa" w:date="2026-10-25T23:46:24Z"/>
                <w:rFonts w:hint="default" w:ascii="Courier New" w:hAnsi="Courier New" w:eastAsia="Courier New" w:cs="Courier New"/>
                <w:color w:val="000000"/>
                <w:sz w:val="16"/>
                <w:szCs w:val="16"/>
                <w:lang w:val="es-EC"/>
              </w:rPr>
            </w:pPr>
            <w:ins w:id="6460" w:author="marpa" w:date="2026-10-25T23:46:24Z">
              <w:r>
                <w:rPr>
                  <w:rFonts w:hint="default" w:ascii="Courier New" w:hAnsi="Courier New" w:eastAsia="Courier New" w:cs="Courier New"/>
                  <w:color w:val="000000"/>
                  <w:sz w:val="16"/>
                  <w:szCs w:val="16"/>
                  <w:lang w:val="es-EC"/>
                </w:rPr>
                <w:t>import ec.edu.monster.seguridad.AdministradorTokensCliente;</w:t>
              </w:r>
            </w:ins>
          </w:p>
          <w:p w14:paraId="46ED9743">
            <w:pPr>
              <w:spacing w:before="0" w:after="0" w:line="240" w:lineRule="auto"/>
              <w:rPr>
                <w:ins w:id="6461" w:author="marpa" w:date="2026-10-25T23:46:24Z"/>
                <w:rFonts w:hint="default" w:ascii="Courier New" w:hAnsi="Courier New" w:eastAsia="Courier New" w:cs="Courier New"/>
                <w:color w:val="000000"/>
                <w:sz w:val="16"/>
                <w:szCs w:val="16"/>
                <w:lang w:val="es-EC"/>
              </w:rPr>
            </w:pPr>
            <w:ins w:id="6462" w:author="marpa" w:date="2026-10-25T23:46:24Z">
              <w:r>
                <w:rPr>
                  <w:rFonts w:hint="default" w:ascii="Courier New" w:hAnsi="Courier New" w:eastAsia="Courier New" w:cs="Courier New"/>
                  <w:color w:val="000000"/>
                  <w:sz w:val="16"/>
                  <w:szCs w:val="16"/>
                  <w:lang w:val="es-EC"/>
                </w:rPr>
                <w:t>import ec.edu.monster.seguridad.ManejadorClienteAutenticacion;</w:t>
              </w:r>
            </w:ins>
          </w:p>
          <w:p w14:paraId="729E0704">
            <w:pPr>
              <w:spacing w:before="0" w:after="0" w:line="240" w:lineRule="auto"/>
              <w:rPr>
                <w:ins w:id="6463" w:author="marpa" w:date="2026-10-25T23:46:24Z"/>
                <w:rFonts w:hint="default" w:ascii="Courier New" w:hAnsi="Courier New" w:eastAsia="Courier New" w:cs="Courier New"/>
                <w:color w:val="000000"/>
                <w:sz w:val="16"/>
                <w:szCs w:val="16"/>
                <w:lang w:val="es-EC"/>
              </w:rPr>
            </w:pPr>
            <w:ins w:id="6464" w:author="marpa" w:date="2026-10-25T23:46:24Z">
              <w:r>
                <w:rPr>
                  <w:rFonts w:hint="default" w:ascii="Courier New" w:hAnsi="Courier New" w:eastAsia="Courier New" w:cs="Courier New"/>
                  <w:color w:val="000000"/>
                  <w:sz w:val="16"/>
                  <w:szCs w:val="16"/>
                  <w:lang w:val="es-EC"/>
                </w:rPr>
                <w:t>import ec.edu.monster.seguridad.TlsInseguro;</w:t>
              </w:r>
            </w:ins>
          </w:p>
          <w:p w14:paraId="1AE2E572">
            <w:pPr>
              <w:spacing w:before="0" w:after="0" w:line="240" w:lineRule="auto"/>
              <w:rPr>
                <w:ins w:id="6465" w:author="marpa" w:date="2026-10-25T23:46:24Z"/>
                <w:rFonts w:hint="default" w:ascii="Courier New" w:hAnsi="Courier New" w:eastAsia="Courier New" w:cs="Courier New"/>
                <w:color w:val="000000"/>
                <w:sz w:val="16"/>
                <w:szCs w:val="16"/>
                <w:lang w:val="es-EC"/>
              </w:rPr>
            </w:pPr>
            <w:ins w:id="6466" w:author="marpa" w:date="2026-10-25T23:46:24Z">
              <w:r>
                <w:rPr>
                  <w:rFonts w:hint="default" w:ascii="Courier New" w:hAnsi="Courier New" w:eastAsia="Courier New" w:cs="Courier New"/>
                  <w:color w:val="000000"/>
                  <w:sz w:val="16"/>
                  <w:szCs w:val="16"/>
                  <w:lang w:val="es-EC"/>
                </w:rPr>
                <w:t>import java.net.URL;</w:t>
              </w:r>
            </w:ins>
          </w:p>
          <w:p w14:paraId="5AE77815">
            <w:pPr>
              <w:spacing w:before="0" w:after="0" w:line="240" w:lineRule="auto"/>
              <w:rPr>
                <w:ins w:id="6467" w:author="marpa" w:date="2026-10-25T23:46:24Z"/>
                <w:rFonts w:hint="default" w:ascii="Courier New" w:hAnsi="Courier New" w:eastAsia="Courier New" w:cs="Courier New"/>
                <w:color w:val="000000"/>
                <w:sz w:val="16"/>
                <w:szCs w:val="16"/>
                <w:lang w:val="es-EC"/>
              </w:rPr>
            </w:pPr>
            <w:ins w:id="6468" w:author="marpa" w:date="2026-10-25T23:46:24Z">
              <w:r>
                <w:rPr>
                  <w:rFonts w:hint="default" w:ascii="Courier New" w:hAnsi="Courier New" w:eastAsia="Courier New" w:cs="Courier New"/>
                  <w:color w:val="000000"/>
                  <w:sz w:val="16"/>
                  <w:szCs w:val="16"/>
                  <w:lang w:val="es-EC"/>
                </w:rPr>
                <w:t>import java.util.List;</w:t>
              </w:r>
            </w:ins>
          </w:p>
          <w:p w14:paraId="2C102799">
            <w:pPr>
              <w:spacing w:before="0" w:after="0" w:line="240" w:lineRule="auto"/>
              <w:rPr>
                <w:ins w:id="6469" w:author="marpa" w:date="2026-10-25T23:46:24Z"/>
                <w:rFonts w:hint="default" w:ascii="Courier New" w:hAnsi="Courier New" w:eastAsia="Courier New" w:cs="Courier New"/>
                <w:color w:val="000000"/>
                <w:sz w:val="16"/>
                <w:szCs w:val="16"/>
                <w:lang w:val="es-EC"/>
              </w:rPr>
            </w:pPr>
            <w:ins w:id="6470" w:author="marpa" w:date="2026-10-25T23:46:24Z">
              <w:r>
                <w:rPr>
                  <w:rFonts w:hint="default" w:ascii="Courier New" w:hAnsi="Courier New" w:eastAsia="Courier New" w:cs="Courier New"/>
                  <w:color w:val="000000"/>
                  <w:sz w:val="16"/>
                  <w:szCs w:val="16"/>
                  <w:lang w:val="es-EC"/>
                </w:rPr>
                <w:t>import java.util.Map;</w:t>
              </w:r>
            </w:ins>
          </w:p>
          <w:p w14:paraId="7B152FAF">
            <w:pPr>
              <w:spacing w:before="0" w:after="0" w:line="240" w:lineRule="auto"/>
              <w:rPr>
                <w:ins w:id="6471" w:author="marpa" w:date="2026-10-25T23:46:24Z"/>
                <w:rFonts w:hint="default" w:ascii="Courier New" w:hAnsi="Courier New" w:eastAsia="Courier New" w:cs="Courier New"/>
                <w:color w:val="000000"/>
                <w:sz w:val="16"/>
                <w:szCs w:val="16"/>
                <w:lang w:val="es-EC"/>
              </w:rPr>
            </w:pPr>
            <w:ins w:id="6472" w:author="marpa" w:date="2026-10-25T23:46:24Z">
              <w:r>
                <w:rPr>
                  <w:rFonts w:hint="default" w:ascii="Courier New" w:hAnsi="Courier New" w:eastAsia="Courier New" w:cs="Courier New"/>
                  <w:color w:val="000000"/>
                  <w:sz w:val="16"/>
                  <w:szCs w:val="16"/>
                  <w:lang w:val="es-EC"/>
                </w:rPr>
                <w:t>/**</w:t>
              </w:r>
            </w:ins>
          </w:p>
          <w:p w14:paraId="714FCCD0">
            <w:pPr>
              <w:spacing w:before="0" w:after="0" w:line="240" w:lineRule="auto"/>
              <w:rPr>
                <w:ins w:id="6473" w:author="marpa" w:date="2026-10-25T23:46:24Z"/>
                <w:rFonts w:hint="default" w:ascii="Courier New" w:hAnsi="Courier New" w:eastAsia="Courier New" w:cs="Courier New"/>
                <w:color w:val="000000"/>
                <w:sz w:val="16"/>
                <w:szCs w:val="16"/>
                <w:lang w:val="es-EC"/>
              </w:rPr>
            </w:pPr>
            <w:ins w:id="6474" w:author="marpa" w:date="2026-10-25T23:46:24Z">
              <w:r>
                <w:rPr>
                  <w:rFonts w:hint="default" w:ascii="Courier New" w:hAnsi="Courier New" w:eastAsia="Courier New" w:cs="Courier New"/>
                  <w:color w:val="000000"/>
                  <w:sz w:val="16"/>
                  <w:szCs w:val="16"/>
                  <w:lang w:val="es-EC"/>
                </w:rPr>
                <w:t xml:space="preserve"> *</w:t>
              </w:r>
            </w:ins>
          </w:p>
          <w:p w14:paraId="5ADEEE62">
            <w:pPr>
              <w:spacing w:before="0" w:after="0" w:line="240" w:lineRule="auto"/>
              <w:rPr>
                <w:ins w:id="6475" w:author="marpa" w:date="2026-10-25T23:46:24Z"/>
                <w:rFonts w:hint="default" w:ascii="Courier New" w:hAnsi="Courier New" w:eastAsia="Courier New" w:cs="Courier New"/>
                <w:color w:val="000000"/>
                <w:sz w:val="16"/>
                <w:szCs w:val="16"/>
                <w:lang w:val="es-EC"/>
              </w:rPr>
            </w:pPr>
            <w:ins w:id="6476" w:author="marpa" w:date="2026-10-25T23:46:24Z">
              <w:r>
                <w:rPr>
                  <w:rFonts w:hint="default" w:ascii="Courier New" w:hAnsi="Courier New" w:eastAsia="Courier New" w:cs="Courier New"/>
                  <w:color w:val="000000"/>
                  <w:sz w:val="16"/>
                  <w:szCs w:val="16"/>
                  <w:lang w:val="es-EC"/>
                </w:rPr>
                <w:t xml:space="preserve"> * @author gmlop</w:t>
              </w:r>
            </w:ins>
          </w:p>
          <w:p w14:paraId="79BC5752">
            <w:pPr>
              <w:spacing w:before="0" w:after="0" w:line="240" w:lineRule="auto"/>
              <w:rPr>
                <w:ins w:id="6477" w:author="marpa" w:date="2026-10-25T23:46:24Z"/>
                <w:rFonts w:hint="default" w:ascii="Courier New" w:hAnsi="Courier New" w:eastAsia="Courier New" w:cs="Courier New"/>
                <w:color w:val="000000"/>
                <w:sz w:val="16"/>
                <w:szCs w:val="16"/>
                <w:lang w:val="es-EC"/>
              </w:rPr>
            </w:pPr>
            <w:ins w:id="6478" w:author="marpa" w:date="2026-10-25T23:46:24Z">
              <w:r>
                <w:rPr>
                  <w:rFonts w:hint="default" w:ascii="Courier New" w:hAnsi="Courier New" w:eastAsia="Courier New" w:cs="Courier New"/>
                  <w:color w:val="000000"/>
                  <w:sz w:val="16"/>
                  <w:szCs w:val="16"/>
                  <w:lang w:val="es-EC"/>
                </w:rPr>
                <w:t xml:space="preserve"> */</w:t>
              </w:r>
            </w:ins>
          </w:p>
          <w:p w14:paraId="7E5C6B83">
            <w:pPr>
              <w:spacing w:before="0" w:after="0" w:line="240" w:lineRule="auto"/>
              <w:rPr>
                <w:ins w:id="6479" w:author="marpa" w:date="2026-10-25T23:46:24Z"/>
                <w:rFonts w:hint="default" w:ascii="Courier New" w:hAnsi="Courier New" w:eastAsia="Courier New" w:cs="Courier New"/>
                <w:color w:val="000000"/>
                <w:sz w:val="16"/>
                <w:szCs w:val="16"/>
                <w:lang w:val="es-EC"/>
              </w:rPr>
            </w:pPr>
            <w:ins w:id="6480" w:author="marpa" w:date="2026-10-25T23:46:24Z">
              <w:r>
                <w:rPr>
                  <w:rFonts w:hint="default" w:ascii="Courier New" w:hAnsi="Courier New" w:eastAsia="Courier New" w:cs="Courier New"/>
                  <w:color w:val="000000"/>
                  <w:sz w:val="16"/>
                  <w:szCs w:val="16"/>
                  <w:lang w:val="es-EC"/>
                </w:rPr>
                <w:t>public class WSConversorCliente {</w:t>
              </w:r>
            </w:ins>
          </w:p>
          <w:p w14:paraId="0D3C6268">
            <w:pPr>
              <w:spacing w:before="0" w:after="0" w:line="240" w:lineRule="auto"/>
              <w:rPr>
                <w:ins w:id="6481" w:author="marpa" w:date="2026-10-25T23:46:24Z"/>
                <w:rFonts w:hint="default" w:ascii="Courier New" w:hAnsi="Courier New" w:eastAsia="Courier New" w:cs="Courier New"/>
                <w:color w:val="000000"/>
                <w:sz w:val="16"/>
                <w:szCs w:val="16"/>
                <w:lang w:val="es-EC"/>
              </w:rPr>
            </w:pPr>
            <w:ins w:id="6482" w:author="marpa" w:date="2026-10-25T23:46:24Z">
              <w:r>
                <w:rPr>
                  <w:rFonts w:hint="default" w:ascii="Courier New" w:hAnsi="Courier New" w:eastAsia="Courier New" w:cs="Courier New"/>
                  <w:color w:val="000000"/>
                  <w:sz w:val="16"/>
                  <w:szCs w:val="16"/>
                  <w:lang w:val="es-EC"/>
                </w:rPr>
                <w:t xml:space="preserve">    private final WSConversorUnidades puerto;</w:t>
              </w:r>
            </w:ins>
          </w:p>
          <w:p w14:paraId="5ACDFF53">
            <w:pPr>
              <w:spacing w:before="0" w:after="0" w:line="240" w:lineRule="auto"/>
              <w:rPr>
                <w:ins w:id="6483" w:author="marpa" w:date="2026-10-25T23:46:24Z"/>
                <w:rFonts w:hint="default" w:ascii="Courier New" w:hAnsi="Courier New" w:eastAsia="Courier New" w:cs="Courier New"/>
                <w:color w:val="000000"/>
                <w:sz w:val="16"/>
                <w:szCs w:val="16"/>
                <w:lang w:val="es-EC"/>
              </w:rPr>
            </w:pPr>
            <w:ins w:id="6484" w:author="marpa" w:date="2026-10-25T23:46:24Z">
              <w:r>
                <w:rPr>
                  <w:rFonts w:hint="default" w:ascii="Courier New" w:hAnsi="Courier New" w:eastAsia="Courier New" w:cs="Courier New"/>
                  <w:color w:val="000000"/>
                  <w:sz w:val="16"/>
                  <w:szCs w:val="16"/>
                  <w:lang w:val="es-EC"/>
                </w:rPr>
                <w:t xml:space="preserve">    </w:t>
              </w:r>
            </w:ins>
          </w:p>
          <w:p w14:paraId="6F90E838">
            <w:pPr>
              <w:spacing w:before="0" w:after="0" w:line="240" w:lineRule="auto"/>
              <w:rPr>
                <w:ins w:id="6485" w:author="marpa" w:date="2026-10-25T23:46:24Z"/>
                <w:rFonts w:hint="default" w:ascii="Courier New" w:hAnsi="Courier New" w:eastAsia="Courier New" w:cs="Courier New"/>
                <w:color w:val="000000"/>
                <w:sz w:val="16"/>
                <w:szCs w:val="16"/>
                <w:lang w:val="es-EC"/>
              </w:rPr>
            </w:pPr>
            <w:ins w:id="6486" w:author="marpa" w:date="2026-10-25T23:46:24Z">
              <w:r>
                <w:rPr>
                  <w:rFonts w:hint="default" w:ascii="Courier New" w:hAnsi="Courier New" w:eastAsia="Courier New" w:cs="Courier New"/>
                  <w:color w:val="000000"/>
                  <w:sz w:val="16"/>
                  <w:szCs w:val="16"/>
                  <w:lang w:val="es-EC"/>
                </w:rPr>
                <w:t xml:space="preserve">    public WSConversorCliente() throws Exception {</w:t>
              </w:r>
            </w:ins>
          </w:p>
          <w:p w14:paraId="66A4A7E4">
            <w:pPr>
              <w:spacing w:before="0" w:after="0" w:line="240" w:lineRule="auto"/>
              <w:rPr>
                <w:ins w:id="6487" w:author="marpa" w:date="2026-10-25T23:46:24Z"/>
                <w:rFonts w:hint="default" w:ascii="Courier New" w:hAnsi="Courier New" w:eastAsia="Courier New" w:cs="Courier New"/>
                <w:color w:val="000000"/>
                <w:sz w:val="16"/>
                <w:szCs w:val="16"/>
                <w:lang w:val="es-EC"/>
              </w:rPr>
            </w:pPr>
          </w:p>
          <w:p w14:paraId="6A198DC4">
            <w:pPr>
              <w:spacing w:before="0" w:after="0" w:line="240" w:lineRule="auto"/>
              <w:rPr>
                <w:ins w:id="6488" w:author="marpa" w:date="2026-10-25T23:46:24Z"/>
                <w:rFonts w:hint="default" w:ascii="Courier New" w:hAnsi="Courier New" w:eastAsia="Courier New" w:cs="Courier New"/>
                <w:color w:val="000000"/>
                <w:sz w:val="16"/>
                <w:szCs w:val="16"/>
                <w:lang w:val="es-EC"/>
              </w:rPr>
            </w:pPr>
            <w:ins w:id="6489" w:author="marpa" w:date="2026-10-25T23:46:24Z">
              <w:r>
                <w:rPr>
                  <w:rFonts w:hint="default" w:ascii="Courier New" w:hAnsi="Courier New" w:eastAsia="Courier New" w:cs="Courier New"/>
                  <w:color w:val="000000"/>
                  <w:sz w:val="16"/>
                  <w:szCs w:val="16"/>
                  <w:lang w:val="es-EC"/>
                </w:rPr>
                <w:t xml:space="preserve">        if (SoapConfig.insecureTls()) {</w:t>
              </w:r>
            </w:ins>
          </w:p>
          <w:p w14:paraId="08788757">
            <w:pPr>
              <w:spacing w:before="0" w:after="0" w:line="240" w:lineRule="auto"/>
              <w:rPr>
                <w:ins w:id="6490" w:author="marpa" w:date="2026-10-25T23:46:24Z"/>
                <w:rFonts w:hint="default" w:ascii="Courier New" w:hAnsi="Courier New" w:eastAsia="Courier New" w:cs="Courier New"/>
                <w:color w:val="000000"/>
                <w:sz w:val="16"/>
                <w:szCs w:val="16"/>
                <w:lang w:val="es-EC"/>
              </w:rPr>
            </w:pPr>
            <w:ins w:id="6491" w:author="marpa" w:date="2026-10-25T23:46:24Z">
              <w:r>
                <w:rPr>
                  <w:rFonts w:hint="default" w:ascii="Courier New" w:hAnsi="Courier New" w:eastAsia="Courier New" w:cs="Courier New"/>
                  <w:color w:val="000000"/>
                  <w:sz w:val="16"/>
                  <w:szCs w:val="16"/>
                  <w:lang w:val="es-EC"/>
                </w:rPr>
                <w:t xml:space="preserve">            TlsInseguro.habilitar();</w:t>
              </w:r>
            </w:ins>
          </w:p>
          <w:p w14:paraId="2299BB11">
            <w:pPr>
              <w:spacing w:before="0" w:after="0" w:line="240" w:lineRule="auto"/>
              <w:rPr>
                <w:ins w:id="6492" w:author="marpa" w:date="2026-10-25T23:46:24Z"/>
                <w:rFonts w:hint="default" w:ascii="Courier New" w:hAnsi="Courier New" w:eastAsia="Courier New" w:cs="Courier New"/>
                <w:color w:val="000000"/>
                <w:sz w:val="16"/>
                <w:szCs w:val="16"/>
                <w:lang w:val="es-EC"/>
              </w:rPr>
            </w:pPr>
            <w:ins w:id="6493" w:author="marpa" w:date="2026-10-25T23:46:24Z">
              <w:r>
                <w:rPr>
                  <w:rFonts w:hint="default" w:ascii="Courier New" w:hAnsi="Courier New" w:eastAsia="Courier New" w:cs="Courier New"/>
                  <w:color w:val="000000"/>
                  <w:sz w:val="16"/>
                  <w:szCs w:val="16"/>
                  <w:lang w:val="es-EC"/>
                </w:rPr>
                <w:t xml:space="preserve">        }</w:t>
              </w:r>
            </w:ins>
          </w:p>
          <w:p w14:paraId="515AC5EE">
            <w:pPr>
              <w:spacing w:before="0" w:after="0" w:line="240" w:lineRule="auto"/>
              <w:rPr>
                <w:ins w:id="6494" w:author="marpa" w:date="2026-10-25T23:46:24Z"/>
                <w:rFonts w:hint="default" w:ascii="Courier New" w:hAnsi="Courier New" w:eastAsia="Courier New" w:cs="Courier New"/>
                <w:color w:val="000000"/>
                <w:sz w:val="16"/>
                <w:szCs w:val="16"/>
                <w:lang w:val="es-EC"/>
              </w:rPr>
            </w:pPr>
          </w:p>
          <w:p w14:paraId="66BE7E26">
            <w:pPr>
              <w:spacing w:before="0" w:after="0" w:line="240" w:lineRule="auto"/>
              <w:rPr>
                <w:ins w:id="6495" w:author="marpa" w:date="2026-10-25T23:46:24Z"/>
                <w:rFonts w:hint="default" w:ascii="Courier New" w:hAnsi="Courier New" w:eastAsia="Courier New" w:cs="Courier New"/>
                <w:color w:val="000000"/>
                <w:sz w:val="16"/>
                <w:szCs w:val="16"/>
                <w:lang w:val="es-EC"/>
              </w:rPr>
            </w:pPr>
            <w:ins w:id="6496" w:author="marpa" w:date="2026-10-25T23:46:24Z">
              <w:r>
                <w:rPr>
                  <w:rFonts w:hint="default" w:ascii="Courier New" w:hAnsi="Courier New" w:eastAsia="Courier New" w:cs="Courier New"/>
                  <w:color w:val="000000"/>
                  <w:sz w:val="16"/>
                  <w:szCs w:val="16"/>
                  <w:lang w:val="es-EC"/>
                </w:rPr>
                <w:t xml:space="preserve">        URL wsdlUrl = SoapConfig.wsdlLocal();</w:t>
              </w:r>
            </w:ins>
          </w:p>
          <w:p w14:paraId="5218BDB4">
            <w:pPr>
              <w:spacing w:before="0" w:after="0" w:line="240" w:lineRule="auto"/>
              <w:rPr>
                <w:ins w:id="6497" w:author="marpa" w:date="2026-10-25T23:46:24Z"/>
                <w:rFonts w:hint="default" w:ascii="Courier New" w:hAnsi="Courier New" w:eastAsia="Courier New" w:cs="Courier New"/>
                <w:color w:val="000000"/>
                <w:sz w:val="16"/>
                <w:szCs w:val="16"/>
                <w:lang w:val="es-EC"/>
              </w:rPr>
            </w:pPr>
            <w:ins w:id="6498" w:author="marpa" w:date="2026-10-25T23:46:24Z">
              <w:r>
                <w:rPr>
                  <w:rFonts w:hint="default" w:ascii="Courier New" w:hAnsi="Courier New" w:eastAsia="Courier New" w:cs="Courier New"/>
                  <w:color w:val="000000"/>
                  <w:sz w:val="16"/>
                  <w:szCs w:val="16"/>
                  <w:lang w:val="es-EC"/>
                </w:rPr>
                <w:t xml:space="preserve">        WSConversorUnidades_Service service = new WSConversorUnidades_Service(wsdlUrl);</w:t>
              </w:r>
            </w:ins>
          </w:p>
          <w:p w14:paraId="20C16C35">
            <w:pPr>
              <w:spacing w:before="0" w:after="0" w:line="240" w:lineRule="auto"/>
              <w:rPr>
                <w:ins w:id="6499" w:author="marpa" w:date="2026-10-25T23:46:24Z"/>
                <w:rFonts w:hint="default" w:ascii="Courier New" w:hAnsi="Courier New" w:eastAsia="Courier New" w:cs="Courier New"/>
                <w:color w:val="000000"/>
                <w:sz w:val="16"/>
                <w:szCs w:val="16"/>
                <w:lang w:val="es-EC"/>
              </w:rPr>
            </w:pPr>
            <w:ins w:id="6500" w:author="marpa" w:date="2026-10-25T23:46:24Z">
              <w:r>
                <w:rPr>
                  <w:rFonts w:hint="default" w:ascii="Courier New" w:hAnsi="Courier New" w:eastAsia="Courier New" w:cs="Courier New"/>
                  <w:color w:val="000000"/>
                  <w:sz w:val="16"/>
                  <w:szCs w:val="16"/>
                  <w:lang w:val="es-EC"/>
                </w:rPr>
                <w:t xml:space="preserve">        this.puerto = service.getWSConversorUnidadesPort();</w:t>
              </w:r>
            </w:ins>
          </w:p>
          <w:p w14:paraId="4F4C5D3A">
            <w:pPr>
              <w:spacing w:before="0" w:after="0" w:line="240" w:lineRule="auto"/>
              <w:rPr>
                <w:ins w:id="6501" w:author="marpa" w:date="2026-10-25T23:46:24Z"/>
                <w:rFonts w:hint="default" w:ascii="Courier New" w:hAnsi="Courier New" w:eastAsia="Courier New" w:cs="Courier New"/>
                <w:color w:val="000000"/>
                <w:sz w:val="16"/>
                <w:szCs w:val="16"/>
                <w:lang w:val="es-EC"/>
              </w:rPr>
            </w:pPr>
          </w:p>
          <w:p w14:paraId="4FCF823B">
            <w:pPr>
              <w:spacing w:before="0" w:after="0" w:line="240" w:lineRule="auto"/>
              <w:rPr>
                <w:ins w:id="6502" w:author="marpa" w:date="2026-10-25T23:46:24Z"/>
                <w:rFonts w:hint="default" w:ascii="Courier New" w:hAnsi="Courier New" w:eastAsia="Courier New" w:cs="Courier New"/>
                <w:color w:val="000000"/>
                <w:sz w:val="16"/>
                <w:szCs w:val="16"/>
                <w:lang w:val="es-EC"/>
              </w:rPr>
            </w:pPr>
            <w:ins w:id="6503" w:author="marpa" w:date="2026-10-25T23:46:24Z">
              <w:r>
                <w:rPr>
                  <w:rFonts w:hint="default" w:ascii="Courier New" w:hAnsi="Courier New" w:eastAsia="Courier New" w:cs="Courier New"/>
                  <w:color w:val="000000"/>
                  <w:sz w:val="16"/>
                  <w:szCs w:val="16"/>
                  <w:lang w:val="es-EC"/>
                </w:rPr>
                <w:t xml:space="preserve">        configurarBindingProvider();</w:t>
              </w:r>
            </w:ins>
          </w:p>
          <w:p w14:paraId="76FED89E">
            <w:pPr>
              <w:spacing w:before="0" w:after="0" w:line="240" w:lineRule="auto"/>
              <w:rPr>
                <w:ins w:id="6504" w:author="marpa" w:date="2026-10-25T23:46:24Z"/>
                <w:rFonts w:hint="default" w:ascii="Courier New" w:hAnsi="Courier New" w:eastAsia="Courier New" w:cs="Courier New"/>
                <w:color w:val="000000"/>
                <w:sz w:val="16"/>
                <w:szCs w:val="16"/>
                <w:lang w:val="es-EC"/>
              </w:rPr>
            </w:pPr>
            <w:ins w:id="6505" w:author="marpa" w:date="2026-10-25T23:46:24Z">
              <w:r>
                <w:rPr>
                  <w:rFonts w:hint="default" w:ascii="Courier New" w:hAnsi="Courier New" w:eastAsia="Courier New" w:cs="Courier New"/>
                  <w:color w:val="000000"/>
                  <w:sz w:val="16"/>
                  <w:szCs w:val="16"/>
                  <w:lang w:val="es-EC"/>
                </w:rPr>
                <w:t xml:space="preserve">    }</w:t>
              </w:r>
            </w:ins>
          </w:p>
          <w:p w14:paraId="2BA24D4F">
            <w:pPr>
              <w:spacing w:before="0" w:after="0" w:line="240" w:lineRule="auto"/>
              <w:rPr>
                <w:ins w:id="6506" w:author="marpa" w:date="2026-10-25T23:46:24Z"/>
                <w:rFonts w:hint="default" w:ascii="Courier New" w:hAnsi="Courier New" w:eastAsia="Courier New" w:cs="Courier New"/>
                <w:color w:val="000000"/>
                <w:sz w:val="16"/>
                <w:szCs w:val="16"/>
                <w:lang w:val="es-EC"/>
              </w:rPr>
            </w:pPr>
            <w:ins w:id="6507" w:author="marpa" w:date="2026-10-25T23:46:24Z">
              <w:r>
                <w:rPr>
                  <w:rFonts w:hint="default" w:ascii="Courier New" w:hAnsi="Courier New" w:eastAsia="Courier New" w:cs="Courier New"/>
                  <w:color w:val="000000"/>
                  <w:sz w:val="16"/>
                  <w:szCs w:val="16"/>
                  <w:lang w:val="es-EC"/>
                </w:rPr>
                <w:t xml:space="preserve">    </w:t>
              </w:r>
            </w:ins>
          </w:p>
          <w:p w14:paraId="08D8DF9E">
            <w:pPr>
              <w:spacing w:before="0" w:after="0" w:line="240" w:lineRule="auto"/>
              <w:rPr>
                <w:ins w:id="6508" w:author="marpa" w:date="2026-10-25T23:46:24Z"/>
                <w:rFonts w:hint="default" w:ascii="Courier New" w:hAnsi="Courier New" w:eastAsia="Courier New" w:cs="Courier New"/>
                <w:color w:val="000000"/>
                <w:sz w:val="16"/>
                <w:szCs w:val="16"/>
                <w:lang w:val="es-EC"/>
              </w:rPr>
            </w:pPr>
            <w:ins w:id="6509" w:author="marpa" w:date="2026-10-25T23:46:24Z">
              <w:r>
                <w:rPr>
                  <w:rFonts w:hint="default" w:ascii="Courier New" w:hAnsi="Courier New" w:eastAsia="Courier New" w:cs="Courier New"/>
                  <w:color w:val="000000"/>
                  <w:sz w:val="16"/>
                  <w:szCs w:val="16"/>
                  <w:lang w:val="es-EC"/>
                </w:rPr>
                <w:t xml:space="preserve">    private void configurarBindingProvider() {</w:t>
              </w:r>
            </w:ins>
          </w:p>
          <w:p w14:paraId="59B0B1F2">
            <w:pPr>
              <w:spacing w:before="0" w:after="0" w:line="240" w:lineRule="auto"/>
              <w:rPr>
                <w:ins w:id="6510" w:author="marpa" w:date="2026-10-25T23:46:24Z"/>
                <w:rFonts w:hint="default" w:ascii="Courier New" w:hAnsi="Courier New" w:eastAsia="Courier New" w:cs="Courier New"/>
                <w:color w:val="000000"/>
                <w:sz w:val="16"/>
                <w:szCs w:val="16"/>
                <w:lang w:val="es-EC"/>
              </w:rPr>
            </w:pPr>
            <w:ins w:id="6511" w:author="marpa" w:date="2026-10-25T23:46:24Z">
              <w:r>
                <w:rPr>
                  <w:rFonts w:hint="default" w:ascii="Courier New" w:hAnsi="Courier New" w:eastAsia="Courier New" w:cs="Courier New"/>
                  <w:color w:val="000000"/>
                  <w:sz w:val="16"/>
                  <w:szCs w:val="16"/>
                  <w:lang w:val="es-EC"/>
                </w:rPr>
                <w:t xml:space="preserve">        BindingProvider bp = (BindingProvider) puerto;</w:t>
              </w:r>
            </w:ins>
          </w:p>
          <w:p w14:paraId="4CBC502D">
            <w:pPr>
              <w:spacing w:before="0" w:after="0" w:line="240" w:lineRule="auto"/>
              <w:rPr>
                <w:ins w:id="6512" w:author="marpa" w:date="2026-10-25T23:46:24Z"/>
                <w:rFonts w:hint="default" w:ascii="Courier New" w:hAnsi="Courier New" w:eastAsia="Courier New" w:cs="Courier New"/>
                <w:color w:val="000000"/>
                <w:sz w:val="16"/>
                <w:szCs w:val="16"/>
                <w:lang w:val="es-EC"/>
              </w:rPr>
            </w:pPr>
            <w:ins w:id="6513" w:author="marpa" w:date="2026-10-25T23:46:24Z">
              <w:r>
                <w:rPr>
                  <w:rFonts w:hint="default" w:ascii="Courier New" w:hAnsi="Courier New" w:eastAsia="Courier New" w:cs="Courier New"/>
                  <w:color w:val="000000"/>
                  <w:sz w:val="16"/>
                  <w:szCs w:val="16"/>
                  <w:lang w:val="es-EC"/>
                </w:rPr>
                <w:t xml:space="preserve">        Map&lt;String, Object&gt; ctx = bp.getRequestContext();</w:t>
              </w:r>
            </w:ins>
          </w:p>
          <w:p w14:paraId="2D1655DB">
            <w:pPr>
              <w:spacing w:before="0" w:after="0" w:line="240" w:lineRule="auto"/>
              <w:rPr>
                <w:ins w:id="6514" w:author="marpa" w:date="2026-10-25T23:46:24Z"/>
                <w:rFonts w:hint="default" w:ascii="Courier New" w:hAnsi="Courier New" w:eastAsia="Courier New" w:cs="Courier New"/>
                <w:color w:val="000000"/>
                <w:sz w:val="16"/>
                <w:szCs w:val="16"/>
                <w:lang w:val="es-EC"/>
              </w:rPr>
            </w:pPr>
          </w:p>
          <w:p w14:paraId="69A10254">
            <w:pPr>
              <w:spacing w:before="0" w:after="0" w:line="240" w:lineRule="auto"/>
              <w:rPr>
                <w:ins w:id="6515" w:author="marpa" w:date="2026-10-25T23:46:24Z"/>
                <w:rFonts w:hint="default" w:ascii="Courier New" w:hAnsi="Courier New" w:eastAsia="Courier New" w:cs="Courier New"/>
                <w:color w:val="000000"/>
                <w:sz w:val="16"/>
                <w:szCs w:val="16"/>
                <w:lang w:val="es-EC"/>
              </w:rPr>
            </w:pPr>
            <w:ins w:id="6516" w:author="marpa" w:date="2026-10-25T23:46:24Z">
              <w:r>
                <w:rPr>
                  <w:rFonts w:hint="default" w:ascii="Courier New" w:hAnsi="Courier New" w:eastAsia="Courier New" w:cs="Courier New"/>
                  <w:color w:val="000000"/>
                  <w:sz w:val="16"/>
                  <w:szCs w:val="16"/>
                  <w:lang w:val="es-EC"/>
                </w:rPr>
                <w:t xml:space="preserve">        ctx.put(BindingProvider.ENDPOINT_ADDRESS_PROPERTY, SoapConfig.endpoint());</w:t>
              </w:r>
            </w:ins>
          </w:p>
          <w:p w14:paraId="48AE6AE8">
            <w:pPr>
              <w:spacing w:before="0" w:after="0" w:line="240" w:lineRule="auto"/>
              <w:rPr>
                <w:ins w:id="6517" w:author="marpa" w:date="2026-10-25T23:46:24Z"/>
                <w:rFonts w:hint="default" w:ascii="Courier New" w:hAnsi="Courier New" w:eastAsia="Courier New" w:cs="Courier New"/>
                <w:color w:val="000000"/>
                <w:sz w:val="16"/>
                <w:szCs w:val="16"/>
                <w:lang w:val="es-EC"/>
              </w:rPr>
            </w:pPr>
          </w:p>
          <w:p w14:paraId="566F179D">
            <w:pPr>
              <w:spacing w:before="0" w:after="0" w:line="240" w:lineRule="auto"/>
              <w:rPr>
                <w:ins w:id="6518" w:author="marpa" w:date="2026-10-25T23:46:24Z"/>
                <w:rFonts w:hint="default" w:ascii="Courier New" w:hAnsi="Courier New" w:eastAsia="Courier New" w:cs="Courier New"/>
                <w:color w:val="000000"/>
                <w:sz w:val="16"/>
                <w:szCs w:val="16"/>
                <w:lang w:val="es-EC"/>
              </w:rPr>
            </w:pPr>
            <w:ins w:id="6519" w:author="marpa" w:date="2026-10-25T23:46:24Z">
              <w:r>
                <w:rPr>
                  <w:rFonts w:hint="default" w:ascii="Courier New" w:hAnsi="Courier New" w:eastAsia="Courier New" w:cs="Courier New"/>
                  <w:color w:val="000000"/>
                  <w:sz w:val="16"/>
                  <w:szCs w:val="16"/>
                  <w:lang w:val="es-EC"/>
                </w:rPr>
                <w:t xml:space="preserve">        // Timeouts: usa las claves de Jakarta para compatibilidad general</w:t>
              </w:r>
            </w:ins>
          </w:p>
          <w:p w14:paraId="40B9351E">
            <w:pPr>
              <w:spacing w:before="0" w:after="0" w:line="240" w:lineRule="auto"/>
              <w:rPr>
                <w:ins w:id="6520" w:author="marpa" w:date="2026-10-25T23:46:24Z"/>
                <w:rFonts w:hint="default" w:ascii="Courier New" w:hAnsi="Courier New" w:eastAsia="Courier New" w:cs="Courier New"/>
                <w:color w:val="000000"/>
                <w:sz w:val="16"/>
                <w:szCs w:val="16"/>
                <w:lang w:val="es-EC"/>
              </w:rPr>
            </w:pPr>
            <w:ins w:id="6521" w:author="marpa" w:date="2026-10-25T23:46:24Z">
              <w:r>
                <w:rPr>
                  <w:rFonts w:hint="default" w:ascii="Courier New" w:hAnsi="Courier New" w:eastAsia="Courier New" w:cs="Courier New"/>
                  <w:color w:val="000000"/>
                  <w:sz w:val="16"/>
                  <w:szCs w:val="16"/>
                  <w:lang w:val="es-EC"/>
                </w:rPr>
                <w:t xml:space="preserve">        // Si usas Metro, también puedes usar com.sun.xml.ws.developer.JAXWSProperties</w:t>
              </w:r>
            </w:ins>
          </w:p>
          <w:p w14:paraId="02823E3A">
            <w:pPr>
              <w:spacing w:before="0" w:after="0" w:line="240" w:lineRule="auto"/>
              <w:rPr>
                <w:ins w:id="6522" w:author="marpa" w:date="2026-10-25T23:46:24Z"/>
                <w:rFonts w:hint="default" w:ascii="Courier New" w:hAnsi="Courier New" w:eastAsia="Courier New" w:cs="Courier New"/>
                <w:color w:val="000000"/>
                <w:sz w:val="16"/>
                <w:szCs w:val="16"/>
                <w:lang w:val="es-EC"/>
              </w:rPr>
            </w:pPr>
            <w:ins w:id="6523" w:author="marpa" w:date="2026-10-25T23:46:24Z">
              <w:r>
                <w:rPr>
                  <w:rFonts w:hint="default" w:ascii="Courier New" w:hAnsi="Courier New" w:eastAsia="Courier New" w:cs="Courier New"/>
                  <w:color w:val="000000"/>
                  <w:sz w:val="16"/>
                  <w:szCs w:val="16"/>
                  <w:lang w:val="es-EC"/>
                </w:rPr>
                <w:t xml:space="preserve">        ctx.put("jakarta.xml.ws.client.connectionTimeout", SoapConfig.connectTimeout());</w:t>
              </w:r>
            </w:ins>
          </w:p>
          <w:p w14:paraId="6D8B41C0">
            <w:pPr>
              <w:spacing w:before="0" w:after="0" w:line="240" w:lineRule="auto"/>
              <w:rPr>
                <w:ins w:id="6524" w:author="marpa" w:date="2026-10-25T23:46:24Z"/>
                <w:rFonts w:hint="default" w:ascii="Courier New" w:hAnsi="Courier New" w:eastAsia="Courier New" w:cs="Courier New"/>
                <w:color w:val="000000"/>
                <w:sz w:val="16"/>
                <w:szCs w:val="16"/>
                <w:lang w:val="es-EC"/>
              </w:rPr>
            </w:pPr>
            <w:ins w:id="6525" w:author="marpa" w:date="2026-10-25T23:46:24Z">
              <w:r>
                <w:rPr>
                  <w:rFonts w:hint="default" w:ascii="Courier New" w:hAnsi="Courier New" w:eastAsia="Courier New" w:cs="Courier New"/>
                  <w:color w:val="000000"/>
                  <w:sz w:val="16"/>
                  <w:szCs w:val="16"/>
                  <w:lang w:val="es-EC"/>
                </w:rPr>
                <w:t xml:space="preserve">        ctx.put("jakarta.xml.ws.client.receiveTimeout",    SoapConfig.readTimeout());</w:t>
              </w:r>
            </w:ins>
          </w:p>
          <w:p w14:paraId="4CC55DE7">
            <w:pPr>
              <w:spacing w:before="0" w:after="0" w:line="240" w:lineRule="auto"/>
              <w:rPr>
                <w:ins w:id="6526" w:author="marpa" w:date="2026-10-25T23:46:24Z"/>
                <w:rFonts w:hint="default" w:ascii="Courier New" w:hAnsi="Courier New" w:eastAsia="Courier New" w:cs="Courier New"/>
                <w:color w:val="000000"/>
                <w:sz w:val="16"/>
                <w:szCs w:val="16"/>
                <w:lang w:val="es-EC"/>
              </w:rPr>
            </w:pPr>
          </w:p>
          <w:p w14:paraId="7B480FA0">
            <w:pPr>
              <w:spacing w:before="0" w:after="0" w:line="240" w:lineRule="auto"/>
              <w:rPr>
                <w:ins w:id="6527" w:author="marpa" w:date="2026-10-25T23:46:24Z"/>
                <w:rFonts w:hint="default" w:ascii="Courier New" w:hAnsi="Courier New" w:eastAsia="Courier New" w:cs="Courier New"/>
                <w:color w:val="000000"/>
                <w:sz w:val="16"/>
                <w:szCs w:val="16"/>
                <w:lang w:val="es-EC"/>
              </w:rPr>
            </w:pPr>
            <w:ins w:id="6528" w:author="marpa" w:date="2026-10-25T23:46:24Z">
              <w:r>
                <w:rPr>
                  <w:rFonts w:hint="default" w:ascii="Courier New" w:hAnsi="Courier New" w:eastAsia="Courier New" w:cs="Courier New"/>
                  <w:color w:val="000000"/>
                  <w:sz w:val="16"/>
                  <w:szCs w:val="16"/>
                  <w:lang w:val="es-EC"/>
                </w:rPr>
                <w:t xml:space="preserve">        List&lt;Handler&gt; cadenaManejadores = bp.getBinding().getHandlerChain();</w:t>
              </w:r>
            </w:ins>
          </w:p>
          <w:p w14:paraId="67FC66CD">
            <w:pPr>
              <w:spacing w:before="0" w:after="0" w:line="240" w:lineRule="auto"/>
              <w:rPr>
                <w:ins w:id="6529" w:author="marpa" w:date="2026-10-25T23:46:24Z"/>
                <w:rFonts w:hint="default" w:ascii="Courier New" w:hAnsi="Courier New" w:eastAsia="Courier New" w:cs="Courier New"/>
                <w:color w:val="000000"/>
                <w:sz w:val="16"/>
                <w:szCs w:val="16"/>
                <w:lang w:val="es-EC"/>
              </w:rPr>
            </w:pPr>
            <w:ins w:id="6530" w:author="marpa" w:date="2026-10-25T23:46:24Z">
              <w:r>
                <w:rPr>
                  <w:rFonts w:hint="default" w:ascii="Courier New" w:hAnsi="Courier New" w:eastAsia="Courier New" w:cs="Courier New"/>
                  <w:color w:val="000000"/>
                  <w:sz w:val="16"/>
                  <w:szCs w:val="16"/>
                  <w:lang w:val="es-EC"/>
                </w:rPr>
                <w:t xml:space="preserve">        cadenaManejadores.add(new ManejadorClienteAutenticacion());</w:t>
              </w:r>
            </w:ins>
          </w:p>
          <w:p w14:paraId="23EE7F97">
            <w:pPr>
              <w:spacing w:before="0" w:after="0" w:line="240" w:lineRule="auto"/>
              <w:rPr>
                <w:ins w:id="6531" w:author="marpa" w:date="2026-10-25T23:46:24Z"/>
                <w:rFonts w:hint="default" w:ascii="Courier New" w:hAnsi="Courier New" w:eastAsia="Courier New" w:cs="Courier New"/>
                <w:color w:val="000000"/>
                <w:sz w:val="16"/>
                <w:szCs w:val="16"/>
                <w:lang w:val="es-EC"/>
              </w:rPr>
            </w:pPr>
            <w:ins w:id="6532" w:author="marpa" w:date="2026-10-25T23:46:24Z">
              <w:r>
                <w:rPr>
                  <w:rFonts w:hint="default" w:ascii="Courier New" w:hAnsi="Courier New" w:eastAsia="Courier New" w:cs="Courier New"/>
                  <w:color w:val="000000"/>
                  <w:sz w:val="16"/>
                  <w:szCs w:val="16"/>
                  <w:lang w:val="es-EC"/>
                </w:rPr>
                <w:t xml:space="preserve">        bp.getBinding().setHandlerChain(cadenaManejadores);</w:t>
              </w:r>
            </w:ins>
          </w:p>
          <w:p w14:paraId="75152963">
            <w:pPr>
              <w:spacing w:before="0" w:after="0" w:line="240" w:lineRule="auto"/>
              <w:rPr>
                <w:ins w:id="6533" w:author="marpa" w:date="2026-10-25T23:46:24Z"/>
                <w:rFonts w:hint="default" w:ascii="Courier New" w:hAnsi="Courier New" w:eastAsia="Courier New" w:cs="Courier New"/>
                <w:color w:val="000000"/>
                <w:sz w:val="16"/>
                <w:szCs w:val="16"/>
                <w:lang w:val="es-EC"/>
              </w:rPr>
            </w:pPr>
            <w:ins w:id="6534" w:author="marpa" w:date="2026-10-25T23:46:24Z">
              <w:r>
                <w:rPr>
                  <w:rFonts w:hint="default" w:ascii="Courier New" w:hAnsi="Courier New" w:eastAsia="Courier New" w:cs="Courier New"/>
                  <w:color w:val="000000"/>
                  <w:sz w:val="16"/>
                  <w:szCs w:val="16"/>
                  <w:lang w:val="es-EC"/>
                </w:rPr>
                <w:t xml:space="preserve">    }</w:t>
              </w:r>
            </w:ins>
          </w:p>
          <w:p w14:paraId="4C0A0F82">
            <w:pPr>
              <w:spacing w:before="0" w:after="0" w:line="240" w:lineRule="auto"/>
              <w:rPr>
                <w:ins w:id="6535" w:author="marpa" w:date="2026-10-25T23:46:24Z"/>
                <w:rFonts w:hint="default" w:ascii="Courier New" w:hAnsi="Courier New" w:eastAsia="Courier New" w:cs="Courier New"/>
                <w:color w:val="000000"/>
                <w:sz w:val="16"/>
                <w:szCs w:val="16"/>
                <w:lang w:val="es-EC"/>
              </w:rPr>
            </w:pPr>
            <w:ins w:id="6536" w:author="marpa" w:date="2026-10-25T23:46:24Z">
              <w:r>
                <w:rPr>
                  <w:rFonts w:hint="default" w:ascii="Courier New" w:hAnsi="Courier New" w:eastAsia="Courier New" w:cs="Courier New"/>
                  <w:color w:val="000000"/>
                  <w:sz w:val="16"/>
                  <w:szCs w:val="16"/>
                  <w:lang w:val="es-EC"/>
                </w:rPr>
                <w:t xml:space="preserve">    </w:t>
              </w:r>
            </w:ins>
          </w:p>
          <w:p w14:paraId="2220024B">
            <w:pPr>
              <w:spacing w:before="0" w:after="0" w:line="240" w:lineRule="auto"/>
              <w:rPr>
                <w:ins w:id="6537" w:author="marpa" w:date="2026-10-25T23:46:24Z"/>
                <w:rFonts w:hint="default" w:ascii="Courier New" w:hAnsi="Courier New" w:eastAsia="Courier New" w:cs="Courier New"/>
                <w:color w:val="000000"/>
                <w:sz w:val="16"/>
                <w:szCs w:val="16"/>
                <w:lang w:val="es-EC"/>
              </w:rPr>
            </w:pPr>
            <w:ins w:id="6538" w:author="marpa" w:date="2026-10-25T23:46:24Z">
              <w:r>
                <w:rPr>
                  <w:rFonts w:hint="default" w:ascii="Courier New" w:hAnsi="Courier New" w:eastAsia="Courier New" w:cs="Courier New"/>
                  <w:color w:val="000000"/>
                  <w:sz w:val="16"/>
                  <w:szCs w:val="16"/>
                  <w:lang w:val="es-EC"/>
                </w:rPr>
                <w:t xml:space="preserve">    public boolean login(String usuario, String contrasenia) {</w:t>
              </w:r>
            </w:ins>
          </w:p>
          <w:p w14:paraId="2607A7E7">
            <w:pPr>
              <w:spacing w:before="0" w:after="0" w:line="240" w:lineRule="auto"/>
              <w:rPr>
                <w:ins w:id="6539" w:author="marpa" w:date="2026-10-25T23:46:24Z"/>
                <w:rFonts w:hint="default" w:ascii="Courier New" w:hAnsi="Courier New" w:eastAsia="Courier New" w:cs="Courier New"/>
                <w:color w:val="000000"/>
                <w:sz w:val="16"/>
                <w:szCs w:val="16"/>
                <w:lang w:val="es-EC"/>
              </w:rPr>
            </w:pPr>
            <w:ins w:id="6540" w:author="marpa" w:date="2026-10-25T23:46:24Z">
              <w:r>
                <w:rPr>
                  <w:rFonts w:hint="default" w:ascii="Courier New" w:hAnsi="Courier New" w:eastAsia="Courier New" w:cs="Courier New"/>
                  <w:color w:val="000000"/>
                  <w:sz w:val="16"/>
                  <w:szCs w:val="16"/>
                  <w:lang w:val="es-EC"/>
                </w:rPr>
                <w:t xml:space="preserve">        try {</w:t>
              </w:r>
            </w:ins>
          </w:p>
          <w:p w14:paraId="48852CF8">
            <w:pPr>
              <w:spacing w:before="0" w:after="0" w:line="240" w:lineRule="auto"/>
              <w:rPr>
                <w:ins w:id="6541" w:author="marpa" w:date="2026-10-25T23:46:24Z"/>
                <w:rFonts w:hint="default" w:ascii="Courier New" w:hAnsi="Courier New" w:eastAsia="Courier New" w:cs="Courier New"/>
                <w:color w:val="000000"/>
                <w:sz w:val="16"/>
                <w:szCs w:val="16"/>
                <w:lang w:val="es-EC"/>
              </w:rPr>
            </w:pPr>
            <w:ins w:id="6542" w:author="marpa" w:date="2026-10-25T23:46:24Z">
              <w:r>
                <w:rPr>
                  <w:rFonts w:hint="default" w:ascii="Courier New" w:hAnsi="Courier New" w:eastAsia="Courier New" w:cs="Courier New"/>
                  <w:color w:val="000000"/>
                  <w:sz w:val="16"/>
                  <w:szCs w:val="16"/>
                  <w:lang w:val="es-EC"/>
                </w:rPr>
                <w:t xml:space="preserve">            String token = puerto.login(usuario, contrasenia);</w:t>
              </w:r>
            </w:ins>
          </w:p>
          <w:p w14:paraId="60A11B8E">
            <w:pPr>
              <w:spacing w:before="0" w:after="0" w:line="240" w:lineRule="auto"/>
              <w:rPr>
                <w:ins w:id="6543" w:author="marpa" w:date="2026-10-25T23:46:24Z"/>
                <w:rFonts w:hint="default" w:ascii="Courier New" w:hAnsi="Courier New" w:eastAsia="Courier New" w:cs="Courier New"/>
                <w:color w:val="000000"/>
                <w:sz w:val="16"/>
                <w:szCs w:val="16"/>
                <w:lang w:val="es-EC"/>
              </w:rPr>
            </w:pPr>
            <w:ins w:id="6544" w:author="marpa" w:date="2026-10-25T23:46:24Z">
              <w:r>
                <w:rPr>
                  <w:rFonts w:hint="default" w:ascii="Courier New" w:hAnsi="Courier New" w:eastAsia="Courier New" w:cs="Courier New"/>
                  <w:color w:val="000000"/>
                  <w:sz w:val="16"/>
                  <w:szCs w:val="16"/>
                  <w:lang w:val="es-EC"/>
                </w:rPr>
                <w:t xml:space="preserve">            if (token == null || token.isBlank()) {</w:t>
              </w:r>
            </w:ins>
          </w:p>
          <w:p w14:paraId="333A1BEE">
            <w:pPr>
              <w:spacing w:before="0" w:after="0" w:line="240" w:lineRule="auto"/>
              <w:rPr>
                <w:ins w:id="6545" w:author="marpa" w:date="2026-10-25T23:46:24Z"/>
                <w:rFonts w:hint="default" w:ascii="Courier New" w:hAnsi="Courier New" w:eastAsia="Courier New" w:cs="Courier New"/>
                <w:color w:val="000000"/>
                <w:sz w:val="16"/>
                <w:szCs w:val="16"/>
                <w:lang w:val="es-EC"/>
              </w:rPr>
            </w:pPr>
            <w:ins w:id="6546" w:author="marpa" w:date="2026-10-25T23:46:24Z">
              <w:r>
                <w:rPr>
                  <w:rFonts w:hint="default" w:ascii="Courier New" w:hAnsi="Courier New" w:eastAsia="Courier New" w:cs="Courier New"/>
                  <w:color w:val="000000"/>
                  <w:sz w:val="16"/>
                  <w:szCs w:val="16"/>
                  <w:lang w:val="es-EC"/>
                </w:rPr>
                <w:t xml:space="preserve">                return false;</w:t>
              </w:r>
            </w:ins>
          </w:p>
          <w:p w14:paraId="1B824FBC">
            <w:pPr>
              <w:spacing w:before="0" w:after="0" w:line="240" w:lineRule="auto"/>
              <w:rPr>
                <w:ins w:id="6547" w:author="marpa" w:date="2026-10-25T23:46:24Z"/>
                <w:rFonts w:hint="default" w:ascii="Courier New" w:hAnsi="Courier New" w:eastAsia="Courier New" w:cs="Courier New"/>
                <w:color w:val="000000"/>
                <w:sz w:val="16"/>
                <w:szCs w:val="16"/>
                <w:lang w:val="es-EC"/>
              </w:rPr>
            </w:pPr>
            <w:ins w:id="6548" w:author="marpa" w:date="2026-10-25T23:46:24Z">
              <w:r>
                <w:rPr>
                  <w:rFonts w:hint="default" w:ascii="Courier New" w:hAnsi="Courier New" w:eastAsia="Courier New" w:cs="Courier New"/>
                  <w:color w:val="000000"/>
                  <w:sz w:val="16"/>
                  <w:szCs w:val="16"/>
                  <w:lang w:val="es-EC"/>
                </w:rPr>
                <w:t xml:space="preserve">            }</w:t>
              </w:r>
            </w:ins>
          </w:p>
          <w:p w14:paraId="7BB07AF7">
            <w:pPr>
              <w:spacing w:before="0" w:after="0" w:line="240" w:lineRule="auto"/>
              <w:rPr>
                <w:ins w:id="6549" w:author="marpa" w:date="2026-10-25T23:46:24Z"/>
                <w:rFonts w:hint="default" w:ascii="Courier New" w:hAnsi="Courier New" w:eastAsia="Courier New" w:cs="Courier New"/>
                <w:color w:val="000000"/>
                <w:sz w:val="16"/>
                <w:szCs w:val="16"/>
                <w:lang w:val="es-EC"/>
              </w:rPr>
            </w:pPr>
            <w:ins w:id="6550" w:author="marpa" w:date="2026-10-25T23:46:24Z">
              <w:r>
                <w:rPr>
                  <w:rFonts w:hint="default" w:ascii="Courier New" w:hAnsi="Courier New" w:eastAsia="Courier New" w:cs="Courier New"/>
                  <w:color w:val="000000"/>
                  <w:sz w:val="16"/>
                  <w:szCs w:val="16"/>
                  <w:lang w:val="es-EC"/>
                </w:rPr>
                <w:t xml:space="preserve">            AdministradorTokensCliente.guardarToken(token);</w:t>
              </w:r>
            </w:ins>
          </w:p>
          <w:p w14:paraId="4DFCDE83">
            <w:pPr>
              <w:spacing w:before="0" w:after="0" w:line="240" w:lineRule="auto"/>
              <w:rPr>
                <w:ins w:id="6551" w:author="marpa" w:date="2026-10-25T23:46:24Z"/>
                <w:rFonts w:hint="default" w:ascii="Courier New" w:hAnsi="Courier New" w:eastAsia="Courier New" w:cs="Courier New"/>
                <w:color w:val="000000"/>
                <w:sz w:val="16"/>
                <w:szCs w:val="16"/>
                <w:lang w:val="es-EC"/>
              </w:rPr>
            </w:pPr>
            <w:ins w:id="6552" w:author="marpa" w:date="2026-10-25T23:46:24Z">
              <w:r>
                <w:rPr>
                  <w:rFonts w:hint="default" w:ascii="Courier New" w:hAnsi="Courier New" w:eastAsia="Courier New" w:cs="Courier New"/>
                  <w:color w:val="000000"/>
                  <w:sz w:val="16"/>
                  <w:szCs w:val="16"/>
                  <w:lang w:val="es-EC"/>
                </w:rPr>
                <w:t xml:space="preserve">            return true;</w:t>
              </w:r>
            </w:ins>
          </w:p>
          <w:p w14:paraId="49B8D744">
            <w:pPr>
              <w:spacing w:before="0" w:after="0" w:line="240" w:lineRule="auto"/>
              <w:rPr>
                <w:ins w:id="6553" w:author="marpa" w:date="2026-10-25T23:46:24Z"/>
                <w:rFonts w:hint="default" w:ascii="Courier New" w:hAnsi="Courier New" w:eastAsia="Courier New" w:cs="Courier New"/>
                <w:color w:val="000000"/>
                <w:sz w:val="16"/>
                <w:szCs w:val="16"/>
                <w:lang w:val="es-EC"/>
              </w:rPr>
            </w:pPr>
            <w:ins w:id="6554" w:author="marpa" w:date="2026-10-25T23:46:24Z">
              <w:r>
                <w:rPr>
                  <w:rFonts w:hint="default" w:ascii="Courier New" w:hAnsi="Courier New" w:eastAsia="Courier New" w:cs="Courier New"/>
                  <w:color w:val="000000"/>
                  <w:sz w:val="16"/>
                  <w:szCs w:val="16"/>
                  <w:lang w:val="es-EC"/>
                </w:rPr>
                <w:t xml:space="preserve">        } catch (WebServiceException e) {</w:t>
              </w:r>
            </w:ins>
          </w:p>
          <w:p w14:paraId="0E4F7001">
            <w:pPr>
              <w:spacing w:before="0" w:after="0" w:line="240" w:lineRule="auto"/>
              <w:rPr>
                <w:ins w:id="6555" w:author="marpa" w:date="2026-10-25T23:46:24Z"/>
                <w:rFonts w:hint="default" w:ascii="Courier New" w:hAnsi="Courier New" w:eastAsia="Courier New" w:cs="Courier New"/>
                <w:color w:val="000000"/>
                <w:sz w:val="16"/>
                <w:szCs w:val="16"/>
                <w:lang w:val="es-EC"/>
              </w:rPr>
            </w:pPr>
            <w:ins w:id="6556" w:author="marpa" w:date="2026-10-25T23:46:24Z">
              <w:r>
                <w:rPr>
                  <w:rFonts w:hint="default" w:ascii="Courier New" w:hAnsi="Courier New" w:eastAsia="Courier New" w:cs="Courier New"/>
                  <w:color w:val="000000"/>
                  <w:sz w:val="16"/>
                  <w:szCs w:val="16"/>
                  <w:lang w:val="es-EC"/>
                </w:rPr>
                <w:t xml:space="preserve">            System.err.println("[SOAP] login falló: " + e.getMessage());</w:t>
              </w:r>
            </w:ins>
          </w:p>
          <w:p w14:paraId="00E3A487">
            <w:pPr>
              <w:spacing w:before="0" w:after="0" w:line="240" w:lineRule="auto"/>
              <w:rPr>
                <w:ins w:id="6557" w:author="marpa" w:date="2026-10-25T23:46:24Z"/>
                <w:rFonts w:hint="default" w:ascii="Courier New" w:hAnsi="Courier New" w:eastAsia="Courier New" w:cs="Courier New"/>
                <w:color w:val="000000"/>
                <w:sz w:val="16"/>
                <w:szCs w:val="16"/>
                <w:lang w:val="es-EC"/>
              </w:rPr>
            </w:pPr>
            <w:ins w:id="6558" w:author="marpa" w:date="2026-10-25T23:46:24Z">
              <w:r>
                <w:rPr>
                  <w:rFonts w:hint="default" w:ascii="Courier New" w:hAnsi="Courier New" w:eastAsia="Courier New" w:cs="Courier New"/>
                  <w:color w:val="000000"/>
                  <w:sz w:val="16"/>
                  <w:szCs w:val="16"/>
                  <w:lang w:val="es-EC"/>
                </w:rPr>
                <w:t xml:space="preserve">            return false;</w:t>
              </w:r>
            </w:ins>
          </w:p>
          <w:p w14:paraId="6B227B94">
            <w:pPr>
              <w:spacing w:before="0" w:after="0" w:line="240" w:lineRule="auto"/>
              <w:rPr>
                <w:ins w:id="6559" w:author="marpa" w:date="2026-10-25T23:46:24Z"/>
                <w:rFonts w:hint="default" w:ascii="Courier New" w:hAnsi="Courier New" w:eastAsia="Courier New" w:cs="Courier New"/>
                <w:color w:val="000000"/>
                <w:sz w:val="16"/>
                <w:szCs w:val="16"/>
                <w:lang w:val="es-EC"/>
              </w:rPr>
            </w:pPr>
            <w:ins w:id="6560" w:author="marpa" w:date="2026-10-25T23:46:24Z">
              <w:r>
                <w:rPr>
                  <w:rFonts w:hint="default" w:ascii="Courier New" w:hAnsi="Courier New" w:eastAsia="Courier New" w:cs="Courier New"/>
                  <w:color w:val="000000"/>
                  <w:sz w:val="16"/>
                  <w:szCs w:val="16"/>
                  <w:lang w:val="es-EC"/>
                </w:rPr>
                <w:t xml:space="preserve">        }</w:t>
              </w:r>
            </w:ins>
          </w:p>
          <w:p w14:paraId="07C573EB">
            <w:pPr>
              <w:spacing w:before="0" w:after="0" w:line="240" w:lineRule="auto"/>
              <w:rPr>
                <w:ins w:id="6561" w:author="marpa" w:date="2026-10-25T23:46:24Z"/>
                <w:rFonts w:hint="default" w:ascii="Courier New" w:hAnsi="Courier New" w:eastAsia="Courier New" w:cs="Courier New"/>
                <w:color w:val="000000"/>
                <w:sz w:val="16"/>
                <w:szCs w:val="16"/>
                <w:lang w:val="es-EC"/>
              </w:rPr>
            </w:pPr>
            <w:ins w:id="6562" w:author="marpa" w:date="2026-10-25T23:46:24Z">
              <w:r>
                <w:rPr>
                  <w:rFonts w:hint="default" w:ascii="Courier New" w:hAnsi="Courier New" w:eastAsia="Courier New" w:cs="Courier New"/>
                  <w:color w:val="000000"/>
                  <w:sz w:val="16"/>
                  <w:szCs w:val="16"/>
                  <w:lang w:val="es-EC"/>
                </w:rPr>
                <w:t xml:space="preserve">    }</w:t>
              </w:r>
            </w:ins>
          </w:p>
          <w:p w14:paraId="3AEA7BFE">
            <w:pPr>
              <w:spacing w:before="0" w:after="0" w:line="240" w:lineRule="auto"/>
              <w:rPr>
                <w:ins w:id="6563" w:author="marpa" w:date="2026-10-25T23:46:24Z"/>
                <w:rFonts w:hint="default" w:ascii="Courier New" w:hAnsi="Courier New" w:eastAsia="Courier New" w:cs="Courier New"/>
                <w:color w:val="000000"/>
                <w:sz w:val="16"/>
                <w:szCs w:val="16"/>
                <w:lang w:val="es-EC"/>
              </w:rPr>
            </w:pPr>
          </w:p>
          <w:p w14:paraId="0F80F080">
            <w:pPr>
              <w:spacing w:before="0" w:after="0" w:line="240" w:lineRule="auto"/>
              <w:rPr>
                <w:ins w:id="6564" w:author="marpa" w:date="2026-10-25T23:46:24Z"/>
                <w:rFonts w:hint="default" w:ascii="Courier New" w:hAnsi="Courier New" w:eastAsia="Courier New" w:cs="Courier New"/>
                <w:color w:val="000000"/>
                <w:sz w:val="16"/>
                <w:szCs w:val="16"/>
                <w:lang w:val="es-EC"/>
              </w:rPr>
            </w:pPr>
            <w:ins w:id="6565" w:author="marpa" w:date="2026-10-25T23:46:24Z">
              <w:r>
                <w:rPr>
                  <w:rFonts w:hint="default" w:ascii="Courier New" w:hAnsi="Courier New" w:eastAsia="Courier New" w:cs="Courier New"/>
                  <w:color w:val="000000"/>
                  <w:sz w:val="16"/>
                  <w:szCs w:val="16"/>
                  <w:lang w:val="es-EC"/>
                </w:rPr>
                <w:t xml:space="preserve">    public boolean cambiarContrasenia(String usuario, String actual, String nueva) {</w:t>
              </w:r>
            </w:ins>
          </w:p>
          <w:p w14:paraId="4A623F83">
            <w:pPr>
              <w:spacing w:before="0" w:after="0" w:line="240" w:lineRule="auto"/>
              <w:rPr>
                <w:ins w:id="6566" w:author="marpa" w:date="2026-10-25T23:46:24Z"/>
                <w:rFonts w:hint="default" w:ascii="Courier New" w:hAnsi="Courier New" w:eastAsia="Courier New" w:cs="Courier New"/>
                <w:color w:val="000000"/>
                <w:sz w:val="16"/>
                <w:szCs w:val="16"/>
                <w:lang w:val="es-EC"/>
              </w:rPr>
            </w:pPr>
            <w:ins w:id="6567" w:author="marpa" w:date="2026-10-25T23:46:24Z">
              <w:r>
                <w:rPr>
                  <w:rFonts w:hint="default" w:ascii="Courier New" w:hAnsi="Courier New" w:eastAsia="Courier New" w:cs="Courier New"/>
                  <w:color w:val="000000"/>
                  <w:sz w:val="16"/>
                  <w:szCs w:val="16"/>
                  <w:lang w:val="es-EC"/>
                </w:rPr>
                <w:t xml:space="preserve">        try {</w:t>
              </w:r>
            </w:ins>
          </w:p>
          <w:p w14:paraId="203EA6EB">
            <w:pPr>
              <w:spacing w:before="0" w:after="0" w:line="240" w:lineRule="auto"/>
              <w:rPr>
                <w:ins w:id="6568" w:author="marpa" w:date="2026-10-25T23:46:24Z"/>
                <w:rFonts w:hint="default" w:ascii="Courier New" w:hAnsi="Courier New" w:eastAsia="Courier New" w:cs="Courier New"/>
                <w:color w:val="000000"/>
                <w:sz w:val="16"/>
                <w:szCs w:val="16"/>
                <w:lang w:val="es-EC"/>
              </w:rPr>
            </w:pPr>
            <w:ins w:id="6569" w:author="marpa" w:date="2026-10-25T23:46:24Z">
              <w:r>
                <w:rPr>
                  <w:rFonts w:hint="default" w:ascii="Courier New" w:hAnsi="Courier New" w:eastAsia="Courier New" w:cs="Courier New"/>
                  <w:color w:val="000000"/>
                  <w:sz w:val="16"/>
                  <w:szCs w:val="16"/>
                  <w:lang w:val="es-EC"/>
                </w:rPr>
                <w:t xml:space="preserve">            return !puerto.cambiarContrasenia(actual, nueva).isBlank();</w:t>
              </w:r>
            </w:ins>
          </w:p>
          <w:p w14:paraId="7F677B1B">
            <w:pPr>
              <w:spacing w:before="0" w:after="0" w:line="240" w:lineRule="auto"/>
              <w:rPr>
                <w:ins w:id="6570" w:author="marpa" w:date="2026-10-25T23:46:24Z"/>
                <w:rFonts w:hint="default" w:ascii="Courier New" w:hAnsi="Courier New" w:eastAsia="Courier New" w:cs="Courier New"/>
                <w:color w:val="000000"/>
                <w:sz w:val="16"/>
                <w:szCs w:val="16"/>
                <w:lang w:val="es-EC"/>
              </w:rPr>
            </w:pPr>
            <w:ins w:id="6571" w:author="marpa" w:date="2026-10-25T23:46:24Z">
              <w:r>
                <w:rPr>
                  <w:rFonts w:hint="default" w:ascii="Courier New" w:hAnsi="Courier New" w:eastAsia="Courier New" w:cs="Courier New"/>
                  <w:color w:val="000000"/>
                  <w:sz w:val="16"/>
                  <w:szCs w:val="16"/>
                  <w:lang w:val="es-EC"/>
                </w:rPr>
                <w:t xml:space="preserve">        } catch (WebServiceException e) {</w:t>
              </w:r>
            </w:ins>
          </w:p>
          <w:p w14:paraId="384C71E1">
            <w:pPr>
              <w:spacing w:before="0" w:after="0" w:line="240" w:lineRule="auto"/>
              <w:rPr>
                <w:ins w:id="6572" w:author="marpa" w:date="2026-10-25T23:46:24Z"/>
                <w:rFonts w:hint="default" w:ascii="Courier New" w:hAnsi="Courier New" w:eastAsia="Courier New" w:cs="Courier New"/>
                <w:color w:val="000000"/>
                <w:sz w:val="16"/>
                <w:szCs w:val="16"/>
                <w:lang w:val="es-EC"/>
              </w:rPr>
            </w:pPr>
            <w:ins w:id="6573" w:author="marpa" w:date="2026-10-25T23:46:24Z">
              <w:r>
                <w:rPr>
                  <w:rFonts w:hint="default" w:ascii="Courier New" w:hAnsi="Courier New" w:eastAsia="Courier New" w:cs="Courier New"/>
                  <w:color w:val="000000"/>
                  <w:sz w:val="16"/>
                  <w:szCs w:val="16"/>
                  <w:lang w:val="es-EC"/>
                </w:rPr>
                <w:t xml:space="preserve">            System.err.println("[SOAP] cambiarContrasenia falló: " + e.getMessage());</w:t>
              </w:r>
            </w:ins>
          </w:p>
          <w:p w14:paraId="0B6C3955">
            <w:pPr>
              <w:spacing w:before="0" w:after="0" w:line="240" w:lineRule="auto"/>
              <w:rPr>
                <w:ins w:id="6574" w:author="marpa" w:date="2026-10-25T23:46:24Z"/>
                <w:rFonts w:hint="default" w:ascii="Courier New" w:hAnsi="Courier New" w:eastAsia="Courier New" w:cs="Courier New"/>
                <w:color w:val="000000"/>
                <w:sz w:val="16"/>
                <w:szCs w:val="16"/>
                <w:lang w:val="es-EC"/>
              </w:rPr>
            </w:pPr>
            <w:ins w:id="6575" w:author="marpa" w:date="2026-10-25T23:46:24Z">
              <w:r>
                <w:rPr>
                  <w:rFonts w:hint="default" w:ascii="Courier New" w:hAnsi="Courier New" w:eastAsia="Courier New" w:cs="Courier New"/>
                  <w:color w:val="000000"/>
                  <w:sz w:val="16"/>
                  <w:szCs w:val="16"/>
                  <w:lang w:val="es-EC"/>
                </w:rPr>
                <w:t xml:space="preserve">            return false;</w:t>
              </w:r>
            </w:ins>
          </w:p>
          <w:p w14:paraId="42666C12">
            <w:pPr>
              <w:spacing w:before="0" w:after="0" w:line="240" w:lineRule="auto"/>
              <w:rPr>
                <w:ins w:id="6576" w:author="marpa" w:date="2026-10-25T23:46:24Z"/>
                <w:rFonts w:hint="default" w:ascii="Courier New" w:hAnsi="Courier New" w:eastAsia="Courier New" w:cs="Courier New"/>
                <w:color w:val="000000"/>
                <w:sz w:val="16"/>
                <w:szCs w:val="16"/>
                <w:lang w:val="es-EC"/>
              </w:rPr>
            </w:pPr>
            <w:ins w:id="6577" w:author="marpa" w:date="2026-10-25T23:46:24Z">
              <w:r>
                <w:rPr>
                  <w:rFonts w:hint="default" w:ascii="Courier New" w:hAnsi="Courier New" w:eastAsia="Courier New" w:cs="Courier New"/>
                  <w:color w:val="000000"/>
                  <w:sz w:val="16"/>
                  <w:szCs w:val="16"/>
                  <w:lang w:val="es-EC"/>
                </w:rPr>
                <w:t xml:space="preserve">        }</w:t>
              </w:r>
            </w:ins>
          </w:p>
          <w:p w14:paraId="791217A5">
            <w:pPr>
              <w:spacing w:before="0" w:after="0" w:line="240" w:lineRule="auto"/>
              <w:rPr>
                <w:ins w:id="6578" w:author="marpa" w:date="2026-10-25T23:46:24Z"/>
                <w:rFonts w:hint="default" w:ascii="Courier New" w:hAnsi="Courier New" w:eastAsia="Courier New" w:cs="Courier New"/>
                <w:color w:val="000000"/>
                <w:sz w:val="16"/>
                <w:szCs w:val="16"/>
                <w:lang w:val="es-EC"/>
              </w:rPr>
            </w:pPr>
            <w:ins w:id="6579" w:author="marpa" w:date="2026-10-25T23:46:24Z">
              <w:r>
                <w:rPr>
                  <w:rFonts w:hint="default" w:ascii="Courier New" w:hAnsi="Courier New" w:eastAsia="Courier New" w:cs="Courier New"/>
                  <w:color w:val="000000"/>
                  <w:sz w:val="16"/>
                  <w:szCs w:val="16"/>
                  <w:lang w:val="es-EC"/>
                </w:rPr>
                <w:t xml:space="preserve">    }</w:t>
              </w:r>
            </w:ins>
          </w:p>
          <w:p w14:paraId="5CA52405">
            <w:pPr>
              <w:spacing w:before="0" w:after="0" w:line="240" w:lineRule="auto"/>
              <w:rPr>
                <w:ins w:id="6580" w:author="marpa" w:date="2026-10-25T23:46:24Z"/>
                <w:rFonts w:hint="default" w:ascii="Courier New" w:hAnsi="Courier New" w:eastAsia="Courier New" w:cs="Courier New"/>
                <w:color w:val="000000"/>
                <w:sz w:val="16"/>
                <w:szCs w:val="16"/>
                <w:lang w:val="es-EC"/>
              </w:rPr>
            </w:pPr>
          </w:p>
          <w:p w14:paraId="2D8EE87B">
            <w:pPr>
              <w:spacing w:before="0" w:after="0" w:line="240" w:lineRule="auto"/>
              <w:rPr>
                <w:ins w:id="6581" w:author="marpa" w:date="2026-10-25T23:46:24Z"/>
                <w:rFonts w:hint="default" w:ascii="Courier New" w:hAnsi="Courier New" w:eastAsia="Courier New" w:cs="Courier New"/>
                <w:color w:val="000000"/>
                <w:sz w:val="16"/>
                <w:szCs w:val="16"/>
                <w:lang w:val="es-EC"/>
              </w:rPr>
            </w:pPr>
            <w:ins w:id="6582" w:author="marpa" w:date="2026-10-25T23:46:24Z">
              <w:r>
                <w:rPr>
                  <w:rFonts w:hint="default" w:ascii="Courier New" w:hAnsi="Courier New" w:eastAsia="Courier New" w:cs="Courier New"/>
                  <w:color w:val="000000"/>
                  <w:sz w:val="16"/>
                  <w:szCs w:val="16"/>
                  <w:lang w:val="es-EC"/>
                </w:rPr>
                <w:t xml:space="preserve">    public double convertirTemperatura(double valor, String origen, String destino) {</w:t>
              </w:r>
            </w:ins>
          </w:p>
          <w:p w14:paraId="4234E55A">
            <w:pPr>
              <w:spacing w:before="0" w:after="0" w:line="240" w:lineRule="auto"/>
              <w:rPr>
                <w:ins w:id="6583" w:author="marpa" w:date="2026-10-25T23:46:24Z"/>
                <w:rFonts w:hint="default" w:ascii="Courier New" w:hAnsi="Courier New" w:eastAsia="Courier New" w:cs="Courier New"/>
                <w:color w:val="000000"/>
                <w:sz w:val="16"/>
                <w:szCs w:val="16"/>
                <w:lang w:val="es-EC"/>
              </w:rPr>
            </w:pPr>
            <w:ins w:id="6584" w:author="marpa" w:date="2026-10-25T23:46:24Z">
              <w:r>
                <w:rPr>
                  <w:rFonts w:hint="default" w:ascii="Courier New" w:hAnsi="Courier New" w:eastAsia="Courier New" w:cs="Courier New"/>
                  <w:color w:val="000000"/>
                  <w:sz w:val="16"/>
                  <w:szCs w:val="16"/>
                  <w:lang w:val="es-EC"/>
                </w:rPr>
                <w:t xml:space="preserve">        try {</w:t>
              </w:r>
            </w:ins>
          </w:p>
          <w:p w14:paraId="519D21D7">
            <w:pPr>
              <w:spacing w:before="0" w:after="0" w:line="240" w:lineRule="auto"/>
              <w:rPr>
                <w:ins w:id="6585" w:author="marpa" w:date="2026-10-25T23:46:24Z"/>
                <w:rFonts w:hint="default" w:ascii="Courier New" w:hAnsi="Courier New" w:eastAsia="Courier New" w:cs="Courier New"/>
                <w:color w:val="000000"/>
                <w:sz w:val="16"/>
                <w:szCs w:val="16"/>
                <w:lang w:val="es-EC"/>
              </w:rPr>
            </w:pPr>
            <w:ins w:id="6586" w:author="marpa" w:date="2026-10-25T23:46:24Z">
              <w:r>
                <w:rPr>
                  <w:rFonts w:hint="default" w:ascii="Courier New" w:hAnsi="Courier New" w:eastAsia="Courier New" w:cs="Courier New"/>
                  <w:color w:val="000000"/>
                  <w:sz w:val="16"/>
                  <w:szCs w:val="16"/>
                  <w:lang w:val="es-EC"/>
                </w:rPr>
                <w:t xml:space="preserve">            return puerto.convertirTemperatura(valor, origen, destino);</w:t>
              </w:r>
            </w:ins>
          </w:p>
          <w:p w14:paraId="3A855CFB">
            <w:pPr>
              <w:spacing w:before="0" w:after="0" w:line="240" w:lineRule="auto"/>
              <w:rPr>
                <w:ins w:id="6587" w:author="marpa" w:date="2026-10-25T23:46:24Z"/>
                <w:rFonts w:hint="default" w:ascii="Courier New" w:hAnsi="Courier New" w:eastAsia="Courier New" w:cs="Courier New"/>
                <w:color w:val="000000"/>
                <w:sz w:val="16"/>
                <w:szCs w:val="16"/>
                <w:lang w:val="es-EC"/>
              </w:rPr>
            </w:pPr>
            <w:ins w:id="6588" w:author="marpa" w:date="2026-10-25T23:46:24Z">
              <w:r>
                <w:rPr>
                  <w:rFonts w:hint="default" w:ascii="Courier New" w:hAnsi="Courier New" w:eastAsia="Courier New" w:cs="Courier New"/>
                  <w:color w:val="000000"/>
                  <w:sz w:val="16"/>
                  <w:szCs w:val="16"/>
                  <w:lang w:val="es-EC"/>
                </w:rPr>
                <w:t xml:space="preserve">        } catch (WebServiceException e) {</w:t>
              </w:r>
            </w:ins>
          </w:p>
          <w:p w14:paraId="035713C7">
            <w:pPr>
              <w:spacing w:before="0" w:after="0" w:line="240" w:lineRule="auto"/>
              <w:rPr>
                <w:ins w:id="6589" w:author="marpa" w:date="2026-10-25T23:46:24Z"/>
                <w:rFonts w:hint="default" w:ascii="Courier New" w:hAnsi="Courier New" w:eastAsia="Courier New" w:cs="Courier New"/>
                <w:color w:val="000000"/>
                <w:sz w:val="16"/>
                <w:szCs w:val="16"/>
                <w:lang w:val="es-EC"/>
              </w:rPr>
            </w:pPr>
            <w:ins w:id="6590" w:author="marpa" w:date="2026-10-25T23:46:24Z">
              <w:r>
                <w:rPr>
                  <w:rFonts w:hint="default" w:ascii="Courier New" w:hAnsi="Courier New" w:eastAsia="Courier New" w:cs="Courier New"/>
                  <w:color w:val="000000"/>
                  <w:sz w:val="16"/>
                  <w:szCs w:val="16"/>
                  <w:lang w:val="es-EC"/>
                </w:rPr>
                <w:t xml:space="preserve">            throw new RuntimeException("Error al convertir temperatura: " + e.getMessage(), e);</w:t>
              </w:r>
            </w:ins>
          </w:p>
          <w:p w14:paraId="275C2D1E">
            <w:pPr>
              <w:spacing w:before="0" w:after="0" w:line="240" w:lineRule="auto"/>
              <w:rPr>
                <w:ins w:id="6591" w:author="marpa" w:date="2026-10-25T23:46:24Z"/>
                <w:rFonts w:hint="default" w:ascii="Courier New" w:hAnsi="Courier New" w:eastAsia="Courier New" w:cs="Courier New"/>
                <w:color w:val="000000"/>
                <w:sz w:val="16"/>
                <w:szCs w:val="16"/>
                <w:lang w:val="es-EC"/>
              </w:rPr>
            </w:pPr>
            <w:ins w:id="6592" w:author="marpa" w:date="2026-10-25T23:46:24Z">
              <w:r>
                <w:rPr>
                  <w:rFonts w:hint="default" w:ascii="Courier New" w:hAnsi="Courier New" w:eastAsia="Courier New" w:cs="Courier New"/>
                  <w:color w:val="000000"/>
                  <w:sz w:val="16"/>
                  <w:szCs w:val="16"/>
                  <w:lang w:val="es-EC"/>
                </w:rPr>
                <w:t xml:space="preserve">        }</w:t>
              </w:r>
            </w:ins>
          </w:p>
          <w:p w14:paraId="1689D3C8">
            <w:pPr>
              <w:spacing w:before="0" w:after="0" w:line="240" w:lineRule="auto"/>
              <w:rPr>
                <w:ins w:id="6593" w:author="marpa" w:date="2026-10-25T23:46:24Z"/>
                <w:rFonts w:hint="default" w:ascii="Courier New" w:hAnsi="Courier New" w:eastAsia="Courier New" w:cs="Courier New"/>
                <w:color w:val="000000"/>
                <w:sz w:val="16"/>
                <w:szCs w:val="16"/>
                <w:lang w:val="es-EC"/>
              </w:rPr>
            </w:pPr>
            <w:ins w:id="6594" w:author="marpa" w:date="2026-10-25T23:46:24Z">
              <w:r>
                <w:rPr>
                  <w:rFonts w:hint="default" w:ascii="Courier New" w:hAnsi="Courier New" w:eastAsia="Courier New" w:cs="Courier New"/>
                  <w:color w:val="000000"/>
                  <w:sz w:val="16"/>
                  <w:szCs w:val="16"/>
                  <w:lang w:val="es-EC"/>
                </w:rPr>
                <w:t xml:space="preserve">    }</w:t>
              </w:r>
            </w:ins>
          </w:p>
          <w:p w14:paraId="3A672215">
            <w:pPr>
              <w:spacing w:before="0" w:after="0" w:line="240" w:lineRule="auto"/>
              <w:rPr>
                <w:ins w:id="6595" w:author="marpa" w:date="2026-10-25T23:46:24Z"/>
                <w:rFonts w:hint="default" w:ascii="Courier New" w:hAnsi="Courier New" w:eastAsia="Courier New" w:cs="Courier New"/>
                <w:color w:val="000000"/>
                <w:sz w:val="16"/>
                <w:szCs w:val="16"/>
                <w:lang w:val="es-EC"/>
              </w:rPr>
            </w:pPr>
          </w:p>
          <w:p w14:paraId="04B69115">
            <w:pPr>
              <w:spacing w:before="0" w:after="0" w:line="240" w:lineRule="auto"/>
              <w:rPr>
                <w:ins w:id="6596" w:author="marpa" w:date="2026-10-25T23:46:24Z"/>
                <w:rFonts w:hint="default" w:ascii="Courier New" w:hAnsi="Courier New" w:eastAsia="Courier New" w:cs="Courier New"/>
                <w:color w:val="000000"/>
                <w:sz w:val="16"/>
                <w:szCs w:val="16"/>
                <w:lang w:val="es-EC"/>
              </w:rPr>
            </w:pPr>
            <w:ins w:id="6597" w:author="marpa" w:date="2026-10-25T23:46:24Z">
              <w:r>
                <w:rPr>
                  <w:rFonts w:hint="default" w:ascii="Courier New" w:hAnsi="Courier New" w:eastAsia="Courier New" w:cs="Courier New"/>
                  <w:color w:val="000000"/>
                  <w:sz w:val="16"/>
                  <w:szCs w:val="16"/>
                  <w:lang w:val="es-EC"/>
                </w:rPr>
                <w:t xml:space="preserve">    public double convertirLongitud(double valor, String origen, String destino) {</w:t>
              </w:r>
            </w:ins>
          </w:p>
          <w:p w14:paraId="5B6AD075">
            <w:pPr>
              <w:spacing w:before="0" w:after="0" w:line="240" w:lineRule="auto"/>
              <w:rPr>
                <w:ins w:id="6598" w:author="marpa" w:date="2026-10-25T23:46:24Z"/>
                <w:rFonts w:hint="default" w:ascii="Courier New" w:hAnsi="Courier New" w:eastAsia="Courier New" w:cs="Courier New"/>
                <w:color w:val="000000"/>
                <w:sz w:val="16"/>
                <w:szCs w:val="16"/>
                <w:lang w:val="es-EC"/>
              </w:rPr>
            </w:pPr>
            <w:ins w:id="6599" w:author="marpa" w:date="2026-10-25T23:46:24Z">
              <w:r>
                <w:rPr>
                  <w:rFonts w:hint="default" w:ascii="Courier New" w:hAnsi="Courier New" w:eastAsia="Courier New" w:cs="Courier New"/>
                  <w:color w:val="000000"/>
                  <w:sz w:val="16"/>
                  <w:szCs w:val="16"/>
                  <w:lang w:val="es-EC"/>
                </w:rPr>
                <w:t xml:space="preserve">        try {</w:t>
              </w:r>
            </w:ins>
          </w:p>
          <w:p w14:paraId="6FC3D3FA">
            <w:pPr>
              <w:spacing w:before="0" w:after="0" w:line="240" w:lineRule="auto"/>
              <w:rPr>
                <w:ins w:id="6600" w:author="marpa" w:date="2026-10-25T23:46:24Z"/>
                <w:rFonts w:hint="default" w:ascii="Courier New" w:hAnsi="Courier New" w:eastAsia="Courier New" w:cs="Courier New"/>
                <w:color w:val="000000"/>
                <w:sz w:val="16"/>
                <w:szCs w:val="16"/>
                <w:lang w:val="es-EC"/>
              </w:rPr>
            </w:pPr>
            <w:ins w:id="6601" w:author="marpa" w:date="2026-10-25T23:46:24Z">
              <w:r>
                <w:rPr>
                  <w:rFonts w:hint="default" w:ascii="Courier New" w:hAnsi="Courier New" w:eastAsia="Courier New" w:cs="Courier New"/>
                  <w:color w:val="000000"/>
                  <w:sz w:val="16"/>
                  <w:szCs w:val="16"/>
                  <w:lang w:val="es-EC"/>
                </w:rPr>
                <w:t xml:space="preserve">            return puerto.convertirLongitud(valor, origen, destino);</w:t>
              </w:r>
            </w:ins>
          </w:p>
          <w:p w14:paraId="1BACC45A">
            <w:pPr>
              <w:spacing w:before="0" w:after="0" w:line="240" w:lineRule="auto"/>
              <w:rPr>
                <w:ins w:id="6602" w:author="marpa" w:date="2026-10-25T23:46:24Z"/>
                <w:rFonts w:hint="default" w:ascii="Courier New" w:hAnsi="Courier New" w:eastAsia="Courier New" w:cs="Courier New"/>
                <w:color w:val="000000"/>
                <w:sz w:val="16"/>
                <w:szCs w:val="16"/>
                <w:lang w:val="es-EC"/>
              </w:rPr>
            </w:pPr>
            <w:ins w:id="6603" w:author="marpa" w:date="2026-10-25T23:46:24Z">
              <w:r>
                <w:rPr>
                  <w:rFonts w:hint="default" w:ascii="Courier New" w:hAnsi="Courier New" w:eastAsia="Courier New" w:cs="Courier New"/>
                  <w:color w:val="000000"/>
                  <w:sz w:val="16"/>
                  <w:szCs w:val="16"/>
                  <w:lang w:val="es-EC"/>
                </w:rPr>
                <w:t xml:space="preserve">        } catch (WebServiceException e) {</w:t>
              </w:r>
            </w:ins>
          </w:p>
          <w:p w14:paraId="330D80FF">
            <w:pPr>
              <w:spacing w:before="0" w:after="0" w:line="240" w:lineRule="auto"/>
              <w:rPr>
                <w:ins w:id="6604" w:author="marpa" w:date="2026-10-25T23:46:24Z"/>
                <w:rFonts w:hint="default" w:ascii="Courier New" w:hAnsi="Courier New" w:eastAsia="Courier New" w:cs="Courier New"/>
                <w:color w:val="000000"/>
                <w:sz w:val="16"/>
                <w:szCs w:val="16"/>
                <w:lang w:val="es-EC"/>
              </w:rPr>
            </w:pPr>
            <w:ins w:id="6605" w:author="marpa" w:date="2026-10-25T23:46:24Z">
              <w:r>
                <w:rPr>
                  <w:rFonts w:hint="default" w:ascii="Courier New" w:hAnsi="Courier New" w:eastAsia="Courier New" w:cs="Courier New"/>
                  <w:color w:val="000000"/>
                  <w:sz w:val="16"/>
                  <w:szCs w:val="16"/>
                  <w:lang w:val="es-EC"/>
                </w:rPr>
                <w:t xml:space="preserve">            throw new RuntimeException("Error al convertir longitud: " + e.getMessage(), e);</w:t>
              </w:r>
            </w:ins>
          </w:p>
          <w:p w14:paraId="0ECD9648">
            <w:pPr>
              <w:spacing w:before="0" w:after="0" w:line="240" w:lineRule="auto"/>
              <w:rPr>
                <w:ins w:id="6606" w:author="marpa" w:date="2026-10-25T23:46:24Z"/>
                <w:rFonts w:hint="default" w:ascii="Courier New" w:hAnsi="Courier New" w:eastAsia="Courier New" w:cs="Courier New"/>
                <w:color w:val="000000"/>
                <w:sz w:val="16"/>
                <w:szCs w:val="16"/>
                <w:lang w:val="es-EC"/>
              </w:rPr>
            </w:pPr>
            <w:ins w:id="6607" w:author="marpa" w:date="2026-10-25T23:46:24Z">
              <w:r>
                <w:rPr>
                  <w:rFonts w:hint="default" w:ascii="Courier New" w:hAnsi="Courier New" w:eastAsia="Courier New" w:cs="Courier New"/>
                  <w:color w:val="000000"/>
                  <w:sz w:val="16"/>
                  <w:szCs w:val="16"/>
                  <w:lang w:val="es-EC"/>
                </w:rPr>
                <w:t xml:space="preserve">        }</w:t>
              </w:r>
            </w:ins>
          </w:p>
          <w:p w14:paraId="395F9131">
            <w:pPr>
              <w:spacing w:before="0" w:after="0" w:line="240" w:lineRule="auto"/>
              <w:rPr>
                <w:ins w:id="6608" w:author="marpa" w:date="2026-10-25T23:46:24Z"/>
                <w:rFonts w:hint="default" w:ascii="Courier New" w:hAnsi="Courier New" w:eastAsia="Courier New" w:cs="Courier New"/>
                <w:color w:val="000000"/>
                <w:sz w:val="16"/>
                <w:szCs w:val="16"/>
                <w:lang w:val="es-EC"/>
              </w:rPr>
            </w:pPr>
            <w:ins w:id="6609" w:author="marpa" w:date="2026-10-25T23:46:24Z">
              <w:r>
                <w:rPr>
                  <w:rFonts w:hint="default" w:ascii="Courier New" w:hAnsi="Courier New" w:eastAsia="Courier New" w:cs="Courier New"/>
                  <w:color w:val="000000"/>
                  <w:sz w:val="16"/>
                  <w:szCs w:val="16"/>
                  <w:lang w:val="es-EC"/>
                </w:rPr>
                <w:t xml:space="preserve">    }</w:t>
              </w:r>
            </w:ins>
          </w:p>
          <w:p w14:paraId="71F667D9">
            <w:pPr>
              <w:spacing w:before="0" w:after="0" w:line="240" w:lineRule="auto"/>
              <w:rPr>
                <w:ins w:id="6610" w:author="marpa" w:date="2026-10-25T23:46:24Z"/>
                <w:rFonts w:hint="default" w:ascii="Courier New" w:hAnsi="Courier New" w:eastAsia="Courier New" w:cs="Courier New"/>
                <w:color w:val="000000"/>
                <w:sz w:val="16"/>
                <w:szCs w:val="16"/>
                <w:lang w:val="es-EC"/>
              </w:rPr>
            </w:pPr>
          </w:p>
          <w:p w14:paraId="33B81E5E">
            <w:pPr>
              <w:spacing w:before="0" w:after="0" w:line="240" w:lineRule="auto"/>
              <w:rPr>
                <w:ins w:id="6611" w:author="marpa" w:date="2026-10-25T23:46:24Z"/>
                <w:rFonts w:hint="default" w:ascii="Courier New" w:hAnsi="Courier New" w:eastAsia="Courier New" w:cs="Courier New"/>
                <w:color w:val="000000"/>
                <w:sz w:val="16"/>
                <w:szCs w:val="16"/>
                <w:lang w:val="es-EC"/>
              </w:rPr>
            </w:pPr>
            <w:ins w:id="6612" w:author="marpa" w:date="2026-10-25T23:46:24Z">
              <w:r>
                <w:rPr>
                  <w:rFonts w:hint="default" w:ascii="Courier New" w:hAnsi="Courier New" w:eastAsia="Courier New" w:cs="Courier New"/>
                  <w:color w:val="000000"/>
                  <w:sz w:val="16"/>
                  <w:szCs w:val="16"/>
                  <w:lang w:val="es-EC"/>
                </w:rPr>
                <w:t xml:space="preserve">    public double convertirMasa(double valor, String origen, String destino) {</w:t>
              </w:r>
            </w:ins>
          </w:p>
          <w:p w14:paraId="2F5C4012">
            <w:pPr>
              <w:spacing w:before="0" w:after="0" w:line="240" w:lineRule="auto"/>
              <w:rPr>
                <w:ins w:id="6613" w:author="marpa" w:date="2026-10-25T23:46:24Z"/>
                <w:rFonts w:hint="default" w:ascii="Courier New" w:hAnsi="Courier New" w:eastAsia="Courier New" w:cs="Courier New"/>
                <w:color w:val="000000"/>
                <w:sz w:val="16"/>
                <w:szCs w:val="16"/>
                <w:lang w:val="es-EC"/>
              </w:rPr>
            </w:pPr>
            <w:ins w:id="6614" w:author="marpa" w:date="2026-10-25T23:46:24Z">
              <w:r>
                <w:rPr>
                  <w:rFonts w:hint="default" w:ascii="Courier New" w:hAnsi="Courier New" w:eastAsia="Courier New" w:cs="Courier New"/>
                  <w:color w:val="000000"/>
                  <w:sz w:val="16"/>
                  <w:szCs w:val="16"/>
                  <w:lang w:val="es-EC"/>
                </w:rPr>
                <w:t xml:space="preserve">        try {</w:t>
              </w:r>
            </w:ins>
          </w:p>
          <w:p w14:paraId="17FF86B8">
            <w:pPr>
              <w:spacing w:before="0" w:after="0" w:line="240" w:lineRule="auto"/>
              <w:rPr>
                <w:ins w:id="6615" w:author="marpa" w:date="2026-10-25T23:46:24Z"/>
                <w:rFonts w:hint="default" w:ascii="Courier New" w:hAnsi="Courier New" w:eastAsia="Courier New" w:cs="Courier New"/>
                <w:color w:val="000000"/>
                <w:sz w:val="16"/>
                <w:szCs w:val="16"/>
                <w:lang w:val="es-EC"/>
              </w:rPr>
            </w:pPr>
            <w:ins w:id="6616" w:author="marpa" w:date="2026-10-25T23:46:24Z">
              <w:r>
                <w:rPr>
                  <w:rFonts w:hint="default" w:ascii="Courier New" w:hAnsi="Courier New" w:eastAsia="Courier New" w:cs="Courier New"/>
                  <w:color w:val="000000"/>
                  <w:sz w:val="16"/>
                  <w:szCs w:val="16"/>
                  <w:lang w:val="es-EC"/>
                </w:rPr>
                <w:t xml:space="preserve">            return puerto.convertirMasa(valor, origen, destino);</w:t>
              </w:r>
            </w:ins>
          </w:p>
          <w:p w14:paraId="1BF584B9">
            <w:pPr>
              <w:spacing w:before="0" w:after="0" w:line="240" w:lineRule="auto"/>
              <w:rPr>
                <w:ins w:id="6617" w:author="marpa" w:date="2026-10-25T23:46:24Z"/>
                <w:rFonts w:hint="default" w:ascii="Courier New" w:hAnsi="Courier New" w:eastAsia="Courier New" w:cs="Courier New"/>
                <w:color w:val="000000"/>
                <w:sz w:val="16"/>
                <w:szCs w:val="16"/>
                <w:lang w:val="es-EC"/>
              </w:rPr>
            </w:pPr>
            <w:ins w:id="6618" w:author="marpa" w:date="2026-10-25T23:46:24Z">
              <w:r>
                <w:rPr>
                  <w:rFonts w:hint="default" w:ascii="Courier New" w:hAnsi="Courier New" w:eastAsia="Courier New" w:cs="Courier New"/>
                  <w:color w:val="000000"/>
                  <w:sz w:val="16"/>
                  <w:szCs w:val="16"/>
                  <w:lang w:val="es-EC"/>
                </w:rPr>
                <w:t xml:space="preserve">        } catch (WebServiceException e) {</w:t>
              </w:r>
            </w:ins>
          </w:p>
          <w:p w14:paraId="5AF4999F">
            <w:pPr>
              <w:spacing w:before="0" w:after="0" w:line="240" w:lineRule="auto"/>
              <w:rPr>
                <w:ins w:id="6619" w:author="marpa" w:date="2026-10-25T23:46:24Z"/>
                <w:rFonts w:hint="default" w:ascii="Courier New" w:hAnsi="Courier New" w:eastAsia="Courier New" w:cs="Courier New"/>
                <w:color w:val="000000"/>
                <w:sz w:val="16"/>
                <w:szCs w:val="16"/>
                <w:lang w:val="es-EC"/>
              </w:rPr>
            </w:pPr>
            <w:ins w:id="6620" w:author="marpa" w:date="2026-10-25T23:46:24Z">
              <w:r>
                <w:rPr>
                  <w:rFonts w:hint="default" w:ascii="Courier New" w:hAnsi="Courier New" w:eastAsia="Courier New" w:cs="Courier New"/>
                  <w:color w:val="000000"/>
                  <w:sz w:val="16"/>
                  <w:szCs w:val="16"/>
                  <w:lang w:val="es-EC"/>
                </w:rPr>
                <w:t xml:space="preserve">            throw new RuntimeException("Error al convertir masa: " + e.getMessage(), e);</w:t>
              </w:r>
            </w:ins>
          </w:p>
          <w:p w14:paraId="6D58F419">
            <w:pPr>
              <w:spacing w:before="0" w:after="0" w:line="240" w:lineRule="auto"/>
              <w:rPr>
                <w:ins w:id="6621" w:author="marpa" w:date="2026-10-25T23:46:24Z"/>
                <w:rFonts w:hint="default" w:ascii="Courier New" w:hAnsi="Courier New" w:eastAsia="Courier New" w:cs="Courier New"/>
                <w:color w:val="000000"/>
                <w:sz w:val="16"/>
                <w:szCs w:val="16"/>
                <w:lang w:val="es-EC"/>
              </w:rPr>
            </w:pPr>
            <w:ins w:id="6622" w:author="marpa" w:date="2026-10-25T23:46:24Z">
              <w:r>
                <w:rPr>
                  <w:rFonts w:hint="default" w:ascii="Courier New" w:hAnsi="Courier New" w:eastAsia="Courier New" w:cs="Courier New"/>
                  <w:color w:val="000000"/>
                  <w:sz w:val="16"/>
                  <w:szCs w:val="16"/>
                  <w:lang w:val="es-EC"/>
                </w:rPr>
                <w:t xml:space="preserve">        }</w:t>
              </w:r>
            </w:ins>
          </w:p>
          <w:p w14:paraId="7F692056">
            <w:pPr>
              <w:spacing w:before="0" w:after="0" w:line="240" w:lineRule="auto"/>
              <w:rPr>
                <w:ins w:id="6623" w:author="marpa" w:date="2026-10-25T23:46:24Z"/>
                <w:rFonts w:hint="default" w:ascii="Courier New" w:hAnsi="Courier New" w:eastAsia="Courier New" w:cs="Courier New"/>
                <w:color w:val="000000"/>
                <w:sz w:val="16"/>
                <w:szCs w:val="16"/>
                <w:lang w:val="es-EC"/>
              </w:rPr>
            </w:pPr>
            <w:ins w:id="6624" w:author="marpa" w:date="2026-10-25T23:46:24Z">
              <w:r>
                <w:rPr>
                  <w:rFonts w:hint="default" w:ascii="Courier New" w:hAnsi="Courier New" w:eastAsia="Courier New" w:cs="Courier New"/>
                  <w:color w:val="000000"/>
                  <w:sz w:val="16"/>
                  <w:szCs w:val="16"/>
                  <w:lang w:val="es-EC"/>
                </w:rPr>
                <w:t xml:space="preserve">    }</w:t>
              </w:r>
            </w:ins>
          </w:p>
          <w:p w14:paraId="5739C5B8">
            <w:pPr>
              <w:spacing w:before="0" w:after="0" w:line="240" w:lineRule="auto"/>
              <w:rPr>
                <w:ins w:id="6625" w:author="marpa" w:date="2026-10-25T23:46:24Z"/>
                <w:rFonts w:hint="default" w:ascii="Courier New" w:hAnsi="Courier New" w:eastAsia="Courier New" w:cs="Courier New"/>
                <w:color w:val="000000"/>
                <w:sz w:val="16"/>
                <w:szCs w:val="16"/>
                <w:lang w:val="es-EC"/>
              </w:rPr>
            </w:pPr>
          </w:p>
          <w:p w14:paraId="740D6522">
            <w:pPr>
              <w:spacing w:before="0" w:after="0" w:line="240" w:lineRule="auto"/>
              <w:rPr>
                <w:ins w:id="6626" w:author="marpa" w:date="2026-10-25T23:33:28Z"/>
                <w:rFonts w:hint="default" w:ascii="Courier New" w:hAnsi="Courier New" w:eastAsia="Courier New" w:cs="Courier New"/>
                <w:color w:val="000000"/>
                <w:sz w:val="16"/>
                <w:szCs w:val="16"/>
                <w:lang w:val="es-EC"/>
              </w:rPr>
            </w:pPr>
            <w:ins w:id="6627" w:author="marpa" w:date="2026-10-25T23:46:24Z">
              <w:r>
                <w:rPr>
                  <w:rFonts w:hint="default" w:ascii="Courier New" w:hAnsi="Courier New" w:eastAsia="Courier New" w:cs="Courier New"/>
                  <w:color w:val="000000"/>
                  <w:sz w:val="16"/>
                  <w:szCs w:val="16"/>
                  <w:lang w:val="es-EC"/>
                </w:rPr>
                <w:t>}</w:t>
              </w:r>
            </w:ins>
          </w:p>
        </w:tc>
      </w:tr>
    </w:tbl>
    <w:p w14:paraId="1FAF3B0E">
      <w:pPr>
        <w:pStyle w:val="6"/>
        <w:rPr>
          <w:ins w:id="6628" w:author="marpa" w:date="2026-10-25T23:33:28Z"/>
          <w:rFonts w:hint="default"/>
          <w:lang w:val="es-EC"/>
        </w:rPr>
      </w:pPr>
      <w:ins w:id="6629" w:author="marpa" w:date="2026-10-25T23:33:28Z">
        <w:bookmarkStart w:id="243" w:name="_Toc5430"/>
        <w:bookmarkStart w:id="244" w:name="_Toc16275"/>
        <w:r>
          <w:rPr/>
          <w:t xml:space="preserve">Tabla </w:t>
        </w:r>
      </w:ins>
      <w:r>
        <w:rPr>
          <w:rFonts w:hint="default"/>
          <w:lang w:val="es-EC"/>
        </w:rPr>
        <w:t>36</w:t>
      </w:r>
      <w:ins w:id="6630" w:author="marpa" w:date="2026-10-25T23:33:28Z">
        <w:r>
          <w:rPr/>
          <w:t xml:space="preserve">. Clase </w:t>
        </w:r>
      </w:ins>
      <w:ins w:id="6631" w:author="marpa" w:date="2026-10-25T23:33:28Z">
        <w:r>
          <w:rPr>
            <w:rFonts w:hint="default"/>
          </w:rPr>
          <w:t>SoapConfig</w:t>
        </w:r>
      </w:ins>
      <w:ins w:id="6632" w:author="marpa" w:date="2026-10-25T23:33:28Z">
        <w:r>
          <w:rPr/>
          <w:t xml:space="preserve">- Cliente </w:t>
        </w:r>
      </w:ins>
      <w:ins w:id="6633" w:author="marpa" w:date="2026-10-25T23:46:28Z">
        <w:r>
          <w:rPr>
            <w:rFonts w:hint="default"/>
            <w:lang w:val="es-EC"/>
          </w:rPr>
          <w:t>escrit</w:t>
        </w:r>
      </w:ins>
      <w:ins w:id="6634" w:author="marpa" w:date="2026-10-25T23:47:23Z">
        <w:r>
          <w:rPr>
            <w:rFonts w:hint="default"/>
            <w:lang w:val="es-EC"/>
          </w:rPr>
          <w:t>o</w:t>
        </w:r>
      </w:ins>
      <w:ins w:id="6635" w:author="marpa" w:date="2026-10-25T23:47:24Z">
        <w:r>
          <w:rPr>
            <w:rFonts w:hint="default"/>
            <w:lang w:val="es-EC"/>
          </w:rPr>
          <w:t>rio</w:t>
        </w:r>
        <w:bookmarkEnd w:id="243"/>
        <w:bookmarkEnd w:id="244"/>
      </w:ins>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743B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6636" w:author="marpa" w:date="2026-10-25T23:33:28Z"/>
        </w:trPr>
        <w:tc>
          <w:tcPr>
            <w:tcW w:w="8494" w:type="dxa"/>
            <w:shd w:val="clear" w:color="auto" w:fill="D9D9D9"/>
          </w:tcPr>
          <w:p w14:paraId="721F02EC">
            <w:pPr>
              <w:spacing w:before="0" w:after="0" w:line="240" w:lineRule="auto"/>
              <w:rPr>
                <w:ins w:id="6637" w:author="marpa" w:date="2026-10-25T23:33:28Z"/>
                <w:rFonts w:hint="default" w:ascii="Courier New" w:hAnsi="Courier New" w:eastAsia="Courier New" w:cs="Courier New"/>
                <w:color w:val="000000"/>
                <w:sz w:val="16"/>
                <w:szCs w:val="16"/>
                <w:lang w:val="es-EC"/>
              </w:rPr>
            </w:pPr>
            <w:ins w:id="6638" w:author="marpa" w:date="2026-10-25T23:33:28Z">
              <w:r>
                <w:rPr>
                  <w:rFonts w:hint="default" w:ascii="Courier New" w:hAnsi="Courier New" w:eastAsia="Courier New" w:cs="Courier New"/>
                  <w:color w:val="000000"/>
                  <w:sz w:val="16"/>
                  <w:szCs w:val="16"/>
                  <w:lang w:val="es-EC"/>
                </w:rPr>
                <w:t>package ec.edu.monster.configuracion;</w:t>
              </w:r>
            </w:ins>
          </w:p>
          <w:p w14:paraId="2E8C3791">
            <w:pPr>
              <w:spacing w:before="0" w:after="0" w:line="240" w:lineRule="auto"/>
              <w:rPr>
                <w:ins w:id="6639" w:author="marpa" w:date="2026-10-25T23:33:28Z"/>
                <w:rFonts w:hint="default" w:ascii="Courier New" w:hAnsi="Courier New" w:eastAsia="Courier New" w:cs="Courier New"/>
                <w:color w:val="000000"/>
                <w:sz w:val="16"/>
                <w:szCs w:val="16"/>
                <w:lang w:val="es-EC"/>
              </w:rPr>
            </w:pPr>
          </w:p>
          <w:p w14:paraId="38B22D57">
            <w:pPr>
              <w:spacing w:before="0" w:after="0" w:line="240" w:lineRule="auto"/>
              <w:rPr>
                <w:ins w:id="6640" w:author="marpa" w:date="2026-10-25T23:33:28Z"/>
                <w:rFonts w:hint="default" w:ascii="Courier New" w:hAnsi="Courier New" w:eastAsia="Courier New" w:cs="Courier New"/>
                <w:color w:val="000000"/>
                <w:sz w:val="16"/>
                <w:szCs w:val="16"/>
                <w:lang w:val="es-EC"/>
              </w:rPr>
            </w:pPr>
            <w:ins w:id="6641" w:author="marpa" w:date="2026-10-25T23:33:28Z">
              <w:r>
                <w:rPr>
                  <w:rFonts w:hint="default" w:ascii="Courier New" w:hAnsi="Courier New" w:eastAsia="Courier New" w:cs="Courier New"/>
                  <w:color w:val="000000"/>
                  <w:sz w:val="16"/>
                  <w:szCs w:val="16"/>
                  <w:lang w:val="es-EC"/>
                </w:rPr>
                <w:t>import io.github.cdimascio.dotenv.Dotenv;</w:t>
              </w:r>
            </w:ins>
          </w:p>
          <w:p w14:paraId="4C54C4DE">
            <w:pPr>
              <w:spacing w:before="0" w:after="0" w:line="240" w:lineRule="auto"/>
              <w:rPr>
                <w:ins w:id="6642" w:author="marpa" w:date="2026-10-25T23:33:28Z"/>
                <w:rFonts w:hint="default" w:ascii="Courier New" w:hAnsi="Courier New" w:eastAsia="Courier New" w:cs="Courier New"/>
                <w:color w:val="000000"/>
                <w:sz w:val="16"/>
                <w:szCs w:val="16"/>
                <w:lang w:val="es-EC"/>
              </w:rPr>
            </w:pPr>
            <w:ins w:id="6643" w:author="marpa" w:date="2026-10-25T23:33:28Z">
              <w:r>
                <w:rPr>
                  <w:rFonts w:hint="default" w:ascii="Courier New" w:hAnsi="Courier New" w:eastAsia="Courier New" w:cs="Courier New"/>
                  <w:color w:val="000000"/>
                  <w:sz w:val="16"/>
                  <w:szCs w:val="16"/>
                  <w:lang w:val="es-EC"/>
                </w:rPr>
                <w:t>import java.io.File;</w:t>
              </w:r>
            </w:ins>
          </w:p>
          <w:p w14:paraId="6AC5AB81">
            <w:pPr>
              <w:spacing w:before="0" w:after="0" w:line="240" w:lineRule="auto"/>
              <w:rPr>
                <w:ins w:id="6644" w:author="marpa" w:date="2026-10-25T23:33:28Z"/>
                <w:rFonts w:hint="default" w:ascii="Courier New" w:hAnsi="Courier New" w:eastAsia="Courier New" w:cs="Courier New"/>
                <w:color w:val="000000"/>
                <w:sz w:val="16"/>
                <w:szCs w:val="16"/>
                <w:lang w:val="es-EC"/>
              </w:rPr>
            </w:pPr>
            <w:ins w:id="6645" w:author="marpa" w:date="2026-10-25T23:33:28Z">
              <w:r>
                <w:rPr>
                  <w:rFonts w:hint="default" w:ascii="Courier New" w:hAnsi="Courier New" w:eastAsia="Courier New" w:cs="Courier New"/>
                  <w:color w:val="000000"/>
                  <w:sz w:val="16"/>
                  <w:szCs w:val="16"/>
                  <w:lang w:val="es-EC"/>
                </w:rPr>
                <w:t>import java.net.URISyntaxException;</w:t>
              </w:r>
            </w:ins>
          </w:p>
          <w:p w14:paraId="4B0A01CF">
            <w:pPr>
              <w:spacing w:before="0" w:after="0" w:line="240" w:lineRule="auto"/>
              <w:rPr>
                <w:ins w:id="6646" w:author="marpa" w:date="2026-10-25T23:33:28Z"/>
                <w:rFonts w:hint="default" w:ascii="Courier New" w:hAnsi="Courier New" w:eastAsia="Courier New" w:cs="Courier New"/>
                <w:color w:val="000000"/>
                <w:sz w:val="16"/>
                <w:szCs w:val="16"/>
                <w:lang w:val="es-EC"/>
              </w:rPr>
            </w:pPr>
            <w:ins w:id="6647" w:author="marpa" w:date="2026-10-25T23:33:28Z">
              <w:r>
                <w:rPr>
                  <w:rFonts w:hint="default" w:ascii="Courier New" w:hAnsi="Courier New" w:eastAsia="Courier New" w:cs="Courier New"/>
                  <w:color w:val="000000"/>
                  <w:sz w:val="16"/>
                  <w:szCs w:val="16"/>
                  <w:lang w:val="es-EC"/>
                </w:rPr>
                <w:t>import java.net.MalformedURLException;</w:t>
              </w:r>
            </w:ins>
          </w:p>
          <w:p w14:paraId="402D1438">
            <w:pPr>
              <w:spacing w:before="0" w:after="0" w:line="240" w:lineRule="auto"/>
              <w:rPr>
                <w:ins w:id="6648" w:author="marpa" w:date="2026-10-25T23:33:28Z"/>
                <w:rFonts w:hint="default" w:ascii="Courier New" w:hAnsi="Courier New" w:eastAsia="Courier New" w:cs="Courier New"/>
                <w:color w:val="000000"/>
                <w:sz w:val="16"/>
                <w:szCs w:val="16"/>
                <w:lang w:val="es-EC"/>
              </w:rPr>
            </w:pPr>
            <w:ins w:id="6649" w:author="marpa" w:date="2026-10-25T23:33:28Z">
              <w:r>
                <w:rPr>
                  <w:rFonts w:hint="default" w:ascii="Courier New" w:hAnsi="Courier New" w:eastAsia="Courier New" w:cs="Courier New"/>
                  <w:color w:val="000000"/>
                  <w:sz w:val="16"/>
                  <w:szCs w:val="16"/>
                  <w:lang w:val="es-EC"/>
                </w:rPr>
                <w:t>import java.net.URL;</w:t>
              </w:r>
            </w:ins>
          </w:p>
          <w:p w14:paraId="1878883A">
            <w:pPr>
              <w:spacing w:before="0" w:after="0" w:line="240" w:lineRule="auto"/>
              <w:rPr>
                <w:ins w:id="6650" w:author="marpa" w:date="2026-10-25T23:33:28Z"/>
                <w:rFonts w:hint="default" w:ascii="Courier New" w:hAnsi="Courier New" w:eastAsia="Courier New" w:cs="Courier New"/>
                <w:color w:val="000000"/>
                <w:sz w:val="16"/>
                <w:szCs w:val="16"/>
                <w:lang w:val="es-EC"/>
              </w:rPr>
            </w:pPr>
          </w:p>
          <w:p w14:paraId="0F1A5195">
            <w:pPr>
              <w:spacing w:before="0" w:after="0" w:line="240" w:lineRule="auto"/>
              <w:rPr>
                <w:ins w:id="6651" w:author="marpa" w:date="2026-10-25T23:33:28Z"/>
                <w:rFonts w:hint="default" w:ascii="Courier New" w:hAnsi="Courier New" w:eastAsia="Courier New" w:cs="Courier New"/>
                <w:color w:val="000000"/>
                <w:sz w:val="16"/>
                <w:szCs w:val="16"/>
                <w:lang w:val="es-EC"/>
              </w:rPr>
            </w:pPr>
            <w:ins w:id="6652" w:author="marpa" w:date="2026-10-25T23:33:28Z">
              <w:r>
                <w:rPr>
                  <w:rFonts w:hint="default" w:ascii="Courier New" w:hAnsi="Courier New" w:eastAsia="Courier New" w:cs="Courier New"/>
                  <w:color w:val="000000"/>
                  <w:sz w:val="16"/>
                  <w:szCs w:val="16"/>
                  <w:lang w:val="es-EC"/>
                </w:rPr>
                <w:t>/** Lee la configuración del servicio sin dejar direcciones dentro del código. */</w:t>
              </w:r>
            </w:ins>
          </w:p>
          <w:p w14:paraId="631C3FCB">
            <w:pPr>
              <w:spacing w:before="0" w:after="0" w:line="240" w:lineRule="auto"/>
              <w:rPr>
                <w:ins w:id="6653" w:author="marpa" w:date="2026-10-25T23:33:28Z"/>
                <w:rFonts w:hint="default" w:ascii="Courier New" w:hAnsi="Courier New" w:eastAsia="Courier New" w:cs="Courier New"/>
                <w:color w:val="000000"/>
                <w:sz w:val="16"/>
                <w:szCs w:val="16"/>
                <w:lang w:val="es-EC"/>
              </w:rPr>
            </w:pPr>
            <w:ins w:id="6654" w:author="marpa" w:date="2026-10-25T23:33:28Z">
              <w:r>
                <w:rPr>
                  <w:rFonts w:hint="default" w:ascii="Courier New" w:hAnsi="Courier New" w:eastAsia="Courier New" w:cs="Courier New"/>
                  <w:color w:val="000000"/>
                  <w:sz w:val="16"/>
                  <w:szCs w:val="16"/>
                  <w:lang w:val="es-EC"/>
                </w:rPr>
                <w:t>public final class SoapConfig {</w:t>
              </w:r>
            </w:ins>
          </w:p>
          <w:p w14:paraId="66F7F03B">
            <w:pPr>
              <w:spacing w:before="0" w:after="0" w:line="240" w:lineRule="auto"/>
              <w:rPr>
                <w:ins w:id="6655" w:author="marpa" w:date="2026-10-25T23:33:28Z"/>
                <w:rFonts w:hint="default" w:ascii="Courier New" w:hAnsi="Courier New" w:eastAsia="Courier New" w:cs="Courier New"/>
                <w:color w:val="000000"/>
                <w:sz w:val="16"/>
                <w:szCs w:val="16"/>
                <w:lang w:val="es-EC"/>
              </w:rPr>
            </w:pPr>
            <w:ins w:id="6656" w:author="marpa" w:date="2026-10-25T23:33:28Z">
              <w:r>
                <w:rPr>
                  <w:rFonts w:hint="default" w:ascii="Courier New" w:hAnsi="Courier New" w:eastAsia="Courier New" w:cs="Courier New"/>
                  <w:color w:val="000000"/>
                  <w:sz w:val="16"/>
                  <w:szCs w:val="16"/>
                  <w:lang w:val="es-EC"/>
                </w:rPr>
                <w:t xml:space="preserve">    private static final String ARCHIVO_ENV = ".development.env";</w:t>
              </w:r>
            </w:ins>
          </w:p>
          <w:p w14:paraId="5DFD3EA6">
            <w:pPr>
              <w:spacing w:before="0" w:after="0" w:line="240" w:lineRule="auto"/>
              <w:rPr>
                <w:ins w:id="6657" w:author="marpa" w:date="2026-10-25T23:33:28Z"/>
                <w:rFonts w:hint="default" w:ascii="Courier New" w:hAnsi="Courier New" w:eastAsia="Courier New" w:cs="Courier New"/>
                <w:color w:val="000000"/>
                <w:sz w:val="16"/>
                <w:szCs w:val="16"/>
                <w:lang w:val="es-EC"/>
              </w:rPr>
            </w:pPr>
            <w:ins w:id="6658" w:author="marpa" w:date="2026-10-25T23:33:28Z">
              <w:r>
                <w:rPr>
                  <w:rFonts w:hint="default" w:ascii="Courier New" w:hAnsi="Courier New" w:eastAsia="Courier New" w:cs="Courier New"/>
                  <w:color w:val="000000"/>
                  <w:sz w:val="16"/>
                  <w:szCs w:val="16"/>
                  <w:lang w:val="es-EC"/>
                </w:rPr>
                <w:t xml:space="preserve">    private static final Dotenv ENV = Dotenv.configure()</w:t>
              </w:r>
            </w:ins>
          </w:p>
          <w:p w14:paraId="6ED6E9C4">
            <w:pPr>
              <w:spacing w:before="0" w:after="0" w:line="240" w:lineRule="auto"/>
              <w:rPr>
                <w:ins w:id="6659" w:author="marpa" w:date="2026-10-25T23:33:28Z"/>
                <w:rFonts w:hint="default" w:ascii="Courier New" w:hAnsi="Courier New" w:eastAsia="Courier New" w:cs="Courier New"/>
                <w:color w:val="000000"/>
                <w:sz w:val="16"/>
                <w:szCs w:val="16"/>
                <w:lang w:val="es-EC"/>
              </w:rPr>
            </w:pPr>
            <w:ins w:id="6660" w:author="marpa" w:date="2026-10-25T23:33:28Z">
              <w:r>
                <w:rPr>
                  <w:rFonts w:hint="default" w:ascii="Courier New" w:hAnsi="Courier New" w:eastAsia="Courier New" w:cs="Courier New"/>
                  <w:color w:val="000000"/>
                  <w:sz w:val="16"/>
                  <w:szCs w:val="16"/>
                  <w:lang w:val="es-EC"/>
                </w:rPr>
                <w:t xml:space="preserve">            .directory(ubicarDirectorio())</w:t>
              </w:r>
            </w:ins>
          </w:p>
          <w:p w14:paraId="570A12F5">
            <w:pPr>
              <w:spacing w:before="0" w:after="0" w:line="240" w:lineRule="auto"/>
              <w:rPr>
                <w:ins w:id="6661" w:author="marpa" w:date="2026-10-25T23:33:28Z"/>
                <w:rFonts w:hint="default" w:ascii="Courier New" w:hAnsi="Courier New" w:eastAsia="Courier New" w:cs="Courier New"/>
                <w:color w:val="000000"/>
                <w:sz w:val="16"/>
                <w:szCs w:val="16"/>
                <w:lang w:val="es-EC"/>
              </w:rPr>
            </w:pPr>
            <w:ins w:id="6662" w:author="marpa" w:date="2026-10-25T23:33:28Z">
              <w:r>
                <w:rPr>
                  <w:rFonts w:hint="default" w:ascii="Courier New" w:hAnsi="Courier New" w:eastAsia="Courier New" w:cs="Courier New"/>
                  <w:color w:val="000000"/>
                  <w:sz w:val="16"/>
                  <w:szCs w:val="16"/>
                  <w:lang w:val="es-EC"/>
                </w:rPr>
                <w:t xml:space="preserve">            .filename(ARCHIVO_ENV)</w:t>
              </w:r>
            </w:ins>
          </w:p>
          <w:p w14:paraId="7F34AC7A">
            <w:pPr>
              <w:spacing w:before="0" w:after="0" w:line="240" w:lineRule="auto"/>
              <w:rPr>
                <w:ins w:id="6663" w:author="marpa" w:date="2026-10-25T23:33:28Z"/>
                <w:rFonts w:hint="default" w:ascii="Courier New" w:hAnsi="Courier New" w:eastAsia="Courier New" w:cs="Courier New"/>
                <w:color w:val="000000"/>
                <w:sz w:val="16"/>
                <w:szCs w:val="16"/>
                <w:lang w:val="es-EC"/>
              </w:rPr>
            </w:pPr>
            <w:ins w:id="6664" w:author="marpa" w:date="2026-10-25T23:33:28Z">
              <w:r>
                <w:rPr>
                  <w:rFonts w:hint="default" w:ascii="Courier New" w:hAnsi="Courier New" w:eastAsia="Courier New" w:cs="Courier New"/>
                  <w:color w:val="000000"/>
                  <w:sz w:val="16"/>
                  <w:szCs w:val="16"/>
                  <w:lang w:val="es-EC"/>
                </w:rPr>
                <w:t xml:space="preserve">            .ignoreIfMissing()</w:t>
              </w:r>
            </w:ins>
          </w:p>
          <w:p w14:paraId="30C55F19">
            <w:pPr>
              <w:spacing w:before="0" w:after="0" w:line="240" w:lineRule="auto"/>
              <w:rPr>
                <w:ins w:id="6665" w:author="marpa" w:date="2026-10-25T23:33:28Z"/>
                <w:rFonts w:hint="default" w:ascii="Courier New" w:hAnsi="Courier New" w:eastAsia="Courier New" w:cs="Courier New"/>
                <w:color w:val="000000"/>
                <w:sz w:val="16"/>
                <w:szCs w:val="16"/>
                <w:lang w:val="es-EC"/>
              </w:rPr>
            </w:pPr>
            <w:ins w:id="6666" w:author="marpa" w:date="2026-10-25T23:33:28Z">
              <w:r>
                <w:rPr>
                  <w:rFonts w:hint="default" w:ascii="Courier New" w:hAnsi="Courier New" w:eastAsia="Courier New" w:cs="Courier New"/>
                  <w:color w:val="000000"/>
                  <w:sz w:val="16"/>
                  <w:szCs w:val="16"/>
                  <w:lang w:val="es-EC"/>
                </w:rPr>
                <w:t xml:space="preserve">            .load();</w:t>
              </w:r>
            </w:ins>
          </w:p>
          <w:p w14:paraId="13C71C79">
            <w:pPr>
              <w:spacing w:before="0" w:after="0" w:line="240" w:lineRule="auto"/>
              <w:rPr>
                <w:ins w:id="6667" w:author="marpa" w:date="2026-10-25T23:33:28Z"/>
                <w:rFonts w:hint="default" w:ascii="Courier New" w:hAnsi="Courier New" w:eastAsia="Courier New" w:cs="Courier New"/>
                <w:color w:val="000000"/>
                <w:sz w:val="16"/>
                <w:szCs w:val="16"/>
                <w:lang w:val="es-EC"/>
              </w:rPr>
            </w:pPr>
          </w:p>
          <w:p w14:paraId="3482EB03">
            <w:pPr>
              <w:spacing w:before="0" w:after="0" w:line="240" w:lineRule="auto"/>
              <w:rPr>
                <w:ins w:id="6668" w:author="marpa" w:date="2026-10-25T23:33:28Z"/>
                <w:rFonts w:hint="default" w:ascii="Courier New" w:hAnsi="Courier New" w:eastAsia="Courier New" w:cs="Courier New"/>
                <w:color w:val="000000"/>
                <w:sz w:val="16"/>
                <w:szCs w:val="16"/>
                <w:lang w:val="es-EC"/>
              </w:rPr>
            </w:pPr>
            <w:ins w:id="6669" w:author="marpa" w:date="2026-10-25T23:33:28Z">
              <w:r>
                <w:rPr>
                  <w:rFonts w:hint="default" w:ascii="Courier New" w:hAnsi="Courier New" w:eastAsia="Courier New" w:cs="Courier New"/>
                  <w:color w:val="000000"/>
                  <w:sz w:val="16"/>
                  <w:szCs w:val="16"/>
                  <w:lang w:val="es-EC"/>
                </w:rPr>
                <w:t xml:space="preserve">    private SoapConfig() { }</w:t>
              </w:r>
            </w:ins>
          </w:p>
          <w:p w14:paraId="07ABD0F1">
            <w:pPr>
              <w:spacing w:before="0" w:after="0" w:line="240" w:lineRule="auto"/>
              <w:rPr>
                <w:ins w:id="6670" w:author="marpa" w:date="2026-10-25T23:33:28Z"/>
                <w:rFonts w:hint="default" w:ascii="Courier New" w:hAnsi="Courier New" w:eastAsia="Courier New" w:cs="Courier New"/>
                <w:color w:val="000000"/>
                <w:sz w:val="16"/>
                <w:szCs w:val="16"/>
                <w:lang w:val="es-EC"/>
              </w:rPr>
            </w:pPr>
          </w:p>
          <w:p w14:paraId="724E4311">
            <w:pPr>
              <w:spacing w:before="0" w:after="0" w:line="240" w:lineRule="auto"/>
              <w:rPr>
                <w:ins w:id="6671" w:author="marpa" w:date="2026-10-25T23:33:28Z"/>
                <w:rFonts w:hint="default" w:ascii="Courier New" w:hAnsi="Courier New" w:eastAsia="Courier New" w:cs="Courier New"/>
                <w:color w:val="000000"/>
                <w:sz w:val="16"/>
                <w:szCs w:val="16"/>
                <w:lang w:val="es-EC"/>
              </w:rPr>
            </w:pPr>
            <w:ins w:id="6672" w:author="marpa" w:date="2026-10-25T23:33:28Z">
              <w:r>
                <w:rPr>
                  <w:rFonts w:hint="default" w:ascii="Courier New" w:hAnsi="Courier New" w:eastAsia="Courier New" w:cs="Courier New"/>
                  <w:color w:val="000000"/>
                  <w:sz w:val="16"/>
                  <w:szCs w:val="16"/>
                  <w:lang w:val="es-EC"/>
                </w:rPr>
                <w:t xml:space="preserve">    private static String ubicarDirectorio() {</w:t>
              </w:r>
            </w:ins>
          </w:p>
          <w:p w14:paraId="614EC601">
            <w:pPr>
              <w:spacing w:before="0" w:after="0" w:line="240" w:lineRule="auto"/>
              <w:rPr>
                <w:ins w:id="6673" w:author="marpa" w:date="2026-10-25T23:33:28Z"/>
                <w:rFonts w:hint="default" w:ascii="Courier New" w:hAnsi="Courier New" w:eastAsia="Courier New" w:cs="Courier New"/>
                <w:color w:val="000000"/>
                <w:sz w:val="16"/>
                <w:szCs w:val="16"/>
                <w:lang w:val="es-EC"/>
              </w:rPr>
            </w:pPr>
            <w:ins w:id="6674" w:author="marpa" w:date="2026-10-25T23:33:28Z">
              <w:r>
                <w:rPr>
                  <w:rFonts w:hint="default" w:ascii="Courier New" w:hAnsi="Courier New" w:eastAsia="Courier New" w:cs="Courier New"/>
                  <w:color w:val="000000"/>
                  <w:sz w:val="16"/>
                  <w:szCs w:val="16"/>
                  <w:lang w:val="es-EC"/>
                </w:rPr>
                <w:t xml:space="preserve">        if (new File(ARCHIVO_ENV).isFile()) return ".";</w:t>
              </w:r>
            </w:ins>
          </w:p>
          <w:p w14:paraId="5C84DC37">
            <w:pPr>
              <w:spacing w:before="0" w:after="0" w:line="240" w:lineRule="auto"/>
              <w:rPr>
                <w:ins w:id="6675" w:author="marpa" w:date="2026-10-25T23:33:28Z"/>
                <w:rFonts w:hint="default" w:ascii="Courier New" w:hAnsi="Courier New" w:eastAsia="Courier New" w:cs="Courier New"/>
                <w:color w:val="000000"/>
                <w:sz w:val="16"/>
                <w:szCs w:val="16"/>
                <w:lang w:val="es-EC"/>
              </w:rPr>
            </w:pPr>
            <w:ins w:id="6676" w:author="marpa" w:date="2026-10-25T23:33:28Z">
              <w:r>
                <w:rPr>
                  <w:rFonts w:hint="default" w:ascii="Courier New" w:hAnsi="Courier New" w:eastAsia="Courier New" w:cs="Courier New"/>
                  <w:color w:val="000000"/>
                  <w:sz w:val="16"/>
                  <w:szCs w:val="16"/>
                  <w:lang w:val="es-EC"/>
                </w:rPr>
                <w:t xml:space="preserve">        try {</w:t>
              </w:r>
            </w:ins>
          </w:p>
          <w:p w14:paraId="1436808E">
            <w:pPr>
              <w:spacing w:before="0" w:after="0" w:line="240" w:lineRule="auto"/>
              <w:rPr>
                <w:ins w:id="6677" w:author="marpa" w:date="2026-10-25T23:33:28Z"/>
                <w:rFonts w:hint="default" w:ascii="Courier New" w:hAnsi="Courier New" w:eastAsia="Courier New" w:cs="Courier New"/>
                <w:color w:val="000000"/>
                <w:sz w:val="16"/>
                <w:szCs w:val="16"/>
                <w:lang w:val="es-EC"/>
              </w:rPr>
            </w:pPr>
            <w:ins w:id="6678" w:author="marpa" w:date="2026-10-25T23:33:28Z">
              <w:r>
                <w:rPr>
                  <w:rFonts w:hint="default" w:ascii="Courier New" w:hAnsi="Courier New" w:eastAsia="Courier New" w:cs="Courier New"/>
                  <w:color w:val="000000"/>
                  <w:sz w:val="16"/>
                  <w:szCs w:val="16"/>
                  <w:lang w:val="es-EC"/>
                </w:rPr>
                <w:t xml:space="preserve">            var recurso = SoapConfig.class.getResource("/" + ARCHIVO_ENV);</w:t>
              </w:r>
            </w:ins>
          </w:p>
          <w:p w14:paraId="4AEF06D6">
            <w:pPr>
              <w:spacing w:before="0" w:after="0" w:line="240" w:lineRule="auto"/>
              <w:rPr>
                <w:ins w:id="6679" w:author="marpa" w:date="2026-10-25T23:33:28Z"/>
                <w:rFonts w:hint="default" w:ascii="Courier New" w:hAnsi="Courier New" w:eastAsia="Courier New" w:cs="Courier New"/>
                <w:color w:val="000000"/>
                <w:sz w:val="16"/>
                <w:szCs w:val="16"/>
                <w:lang w:val="es-EC"/>
              </w:rPr>
            </w:pPr>
            <w:ins w:id="6680" w:author="marpa" w:date="2026-10-25T23:33:28Z">
              <w:r>
                <w:rPr>
                  <w:rFonts w:hint="default" w:ascii="Courier New" w:hAnsi="Courier New" w:eastAsia="Courier New" w:cs="Courier New"/>
                  <w:color w:val="000000"/>
                  <w:sz w:val="16"/>
                  <w:szCs w:val="16"/>
                  <w:lang w:val="es-EC"/>
                </w:rPr>
                <w:t xml:space="preserve">            if (recurso != null &amp;&amp; "file".equalsIgnoreCase(recurso.getProtocol())) {</w:t>
              </w:r>
            </w:ins>
          </w:p>
          <w:p w14:paraId="7D4E6D1C">
            <w:pPr>
              <w:spacing w:before="0" w:after="0" w:line="240" w:lineRule="auto"/>
              <w:rPr>
                <w:ins w:id="6681" w:author="marpa" w:date="2026-10-25T23:33:28Z"/>
                <w:rFonts w:hint="default" w:ascii="Courier New" w:hAnsi="Courier New" w:eastAsia="Courier New" w:cs="Courier New"/>
                <w:color w:val="000000"/>
                <w:sz w:val="16"/>
                <w:szCs w:val="16"/>
                <w:lang w:val="es-EC"/>
              </w:rPr>
            </w:pPr>
            <w:ins w:id="6682" w:author="marpa" w:date="2026-10-25T23:33:28Z">
              <w:r>
                <w:rPr>
                  <w:rFonts w:hint="default" w:ascii="Courier New" w:hAnsi="Courier New" w:eastAsia="Courier New" w:cs="Courier New"/>
                  <w:color w:val="000000"/>
                  <w:sz w:val="16"/>
                  <w:szCs w:val="16"/>
                  <w:lang w:val="es-EC"/>
                </w:rPr>
                <w:t xml:space="preserve">                return new File(recurso.toURI()).getParent();</w:t>
              </w:r>
            </w:ins>
          </w:p>
          <w:p w14:paraId="51FA767C">
            <w:pPr>
              <w:spacing w:before="0" w:after="0" w:line="240" w:lineRule="auto"/>
              <w:rPr>
                <w:ins w:id="6683" w:author="marpa" w:date="2026-10-25T23:33:28Z"/>
                <w:rFonts w:hint="default" w:ascii="Courier New" w:hAnsi="Courier New" w:eastAsia="Courier New" w:cs="Courier New"/>
                <w:color w:val="000000"/>
                <w:sz w:val="16"/>
                <w:szCs w:val="16"/>
                <w:lang w:val="es-EC"/>
              </w:rPr>
            </w:pPr>
            <w:ins w:id="6684" w:author="marpa" w:date="2026-10-25T23:33:28Z">
              <w:r>
                <w:rPr>
                  <w:rFonts w:hint="default" w:ascii="Courier New" w:hAnsi="Courier New" w:eastAsia="Courier New" w:cs="Courier New"/>
                  <w:color w:val="000000"/>
                  <w:sz w:val="16"/>
                  <w:szCs w:val="16"/>
                  <w:lang w:val="es-EC"/>
                </w:rPr>
                <w:t xml:space="preserve">            }</w:t>
              </w:r>
            </w:ins>
          </w:p>
          <w:p w14:paraId="71E4A5A6">
            <w:pPr>
              <w:spacing w:before="0" w:after="0" w:line="240" w:lineRule="auto"/>
              <w:rPr>
                <w:ins w:id="6685" w:author="marpa" w:date="2026-10-25T23:33:28Z"/>
                <w:rFonts w:hint="default" w:ascii="Courier New" w:hAnsi="Courier New" w:eastAsia="Courier New" w:cs="Courier New"/>
                <w:color w:val="000000"/>
                <w:sz w:val="16"/>
                <w:szCs w:val="16"/>
                <w:lang w:val="es-EC"/>
              </w:rPr>
            </w:pPr>
            <w:ins w:id="6686" w:author="marpa" w:date="2026-10-25T23:33:28Z">
              <w:r>
                <w:rPr>
                  <w:rFonts w:hint="default" w:ascii="Courier New" w:hAnsi="Courier New" w:eastAsia="Courier New" w:cs="Courier New"/>
                  <w:color w:val="000000"/>
                  <w:sz w:val="16"/>
                  <w:szCs w:val="16"/>
                  <w:lang w:val="es-EC"/>
                </w:rPr>
                <w:t xml:space="preserve">        } catch (URISyntaxException ignored) {</w:t>
              </w:r>
            </w:ins>
          </w:p>
          <w:p w14:paraId="18821C8E">
            <w:pPr>
              <w:spacing w:before="0" w:after="0" w:line="240" w:lineRule="auto"/>
              <w:rPr>
                <w:ins w:id="6687" w:author="marpa" w:date="2026-10-25T23:33:28Z"/>
                <w:rFonts w:hint="default" w:ascii="Courier New" w:hAnsi="Courier New" w:eastAsia="Courier New" w:cs="Courier New"/>
                <w:color w:val="000000"/>
                <w:sz w:val="16"/>
                <w:szCs w:val="16"/>
                <w:lang w:val="es-EC"/>
              </w:rPr>
            </w:pPr>
            <w:ins w:id="6688" w:author="marpa" w:date="2026-10-25T23:33:28Z">
              <w:r>
                <w:rPr>
                  <w:rFonts w:hint="default" w:ascii="Courier New" w:hAnsi="Courier New" w:eastAsia="Courier New" w:cs="Courier New"/>
                  <w:color w:val="000000"/>
                  <w:sz w:val="16"/>
                  <w:szCs w:val="16"/>
                  <w:lang w:val="es-EC"/>
                </w:rPr>
                <w:t xml:space="preserve">            // Se probará el archivo de desarrollo a continuación.</w:t>
              </w:r>
            </w:ins>
          </w:p>
          <w:p w14:paraId="1320A043">
            <w:pPr>
              <w:spacing w:before="0" w:after="0" w:line="240" w:lineRule="auto"/>
              <w:rPr>
                <w:ins w:id="6689" w:author="marpa" w:date="2026-10-25T23:33:28Z"/>
                <w:rFonts w:hint="default" w:ascii="Courier New" w:hAnsi="Courier New" w:eastAsia="Courier New" w:cs="Courier New"/>
                <w:color w:val="000000"/>
                <w:sz w:val="16"/>
                <w:szCs w:val="16"/>
                <w:lang w:val="es-EC"/>
              </w:rPr>
            </w:pPr>
            <w:ins w:id="6690" w:author="marpa" w:date="2026-10-25T23:33:28Z">
              <w:r>
                <w:rPr>
                  <w:rFonts w:hint="default" w:ascii="Courier New" w:hAnsi="Courier New" w:eastAsia="Courier New" w:cs="Courier New"/>
                  <w:color w:val="000000"/>
                  <w:sz w:val="16"/>
                  <w:szCs w:val="16"/>
                  <w:lang w:val="es-EC"/>
                </w:rPr>
                <w:t xml:space="preserve">        }</w:t>
              </w:r>
            </w:ins>
          </w:p>
          <w:p w14:paraId="540A9F68">
            <w:pPr>
              <w:spacing w:before="0" w:after="0" w:line="240" w:lineRule="auto"/>
              <w:rPr>
                <w:ins w:id="6691" w:author="marpa" w:date="2026-10-25T23:33:28Z"/>
                <w:rFonts w:hint="default" w:ascii="Courier New" w:hAnsi="Courier New" w:eastAsia="Courier New" w:cs="Courier New"/>
                <w:color w:val="000000"/>
                <w:sz w:val="16"/>
                <w:szCs w:val="16"/>
                <w:lang w:val="es-EC"/>
              </w:rPr>
            </w:pPr>
            <w:ins w:id="6692" w:author="marpa" w:date="2026-10-25T23:33:28Z">
              <w:r>
                <w:rPr>
                  <w:rFonts w:hint="default" w:ascii="Courier New" w:hAnsi="Courier New" w:eastAsia="Courier New" w:cs="Courier New"/>
                  <w:color w:val="000000"/>
                  <w:sz w:val="16"/>
                  <w:szCs w:val="16"/>
                  <w:lang w:val="es-EC"/>
                </w:rPr>
                <w:t xml:space="preserve">        File desarrollo = new File("src/main/recursos", ARCHIVO_ENV);</w:t>
              </w:r>
            </w:ins>
          </w:p>
          <w:p w14:paraId="7C6A7EA6">
            <w:pPr>
              <w:spacing w:before="0" w:after="0" w:line="240" w:lineRule="auto"/>
              <w:rPr>
                <w:ins w:id="6693" w:author="marpa" w:date="2026-10-25T23:33:28Z"/>
                <w:rFonts w:hint="default" w:ascii="Courier New" w:hAnsi="Courier New" w:eastAsia="Courier New" w:cs="Courier New"/>
                <w:color w:val="000000"/>
                <w:sz w:val="16"/>
                <w:szCs w:val="16"/>
                <w:lang w:val="es-EC"/>
              </w:rPr>
            </w:pPr>
            <w:ins w:id="6694" w:author="marpa" w:date="2026-10-25T23:33:28Z">
              <w:r>
                <w:rPr>
                  <w:rFonts w:hint="default" w:ascii="Courier New" w:hAnsi="Courier New" w:eastAsia="Courier New" w:cs="Courier New"/>
                  <w:color w:val="000000"/>
                  <w:sz w:val="16"/>
                  <w:szCs w:val="16"/>
                  <w:lang w:val="es-EC"/>
                </w:rPr>
                <w:t xml:space="preserve">        return desarrollo.isFile() ? desarrollo.getParent() : ".";</w:t>
              </w:r>
            </w:ins>
          </w:p>
          <w:p w14:paraId="36902572">
            <w:pPr>
              <w:spacing w:before="0" w:after="0" w:line="240" w:lineRule="auto"/>
              <w:rPr>
                <w:ins w:id="6695" w:author="marpa" w:date="2026-10-25T23:33:28Z"/>
                <w:rFonts w:hint="default" w:ascii="Courier New" w:hAnsi="Courier New" w:eastAsia="Courier New" w:cs="Courier New"/>
                <w:color w:val="000000"/>
                <w:sz w:val="16"/>
                <w:szCs w:val="16"/>
                <w:lang w:val="es-EC"/>
              </w:rPr>
            </w:pPr>
            <w:ins w:id="6696" w:author="marpa" w:date="2026-10-25T23:33:28Z">
              <w:r>
                <w:rPr>
                  <w:rFonts w:hint="default" w:ascii="Courier New" w:hAnsi="Courier New" w:eastAsia="Courier New" w:cs="Courier New"/>
                  <w:color w:val="000000"/>
                  <w:sz w:val="16"/>
                  <w:szCs w:val="16"/>
                  <w:lang w:val="es-EC"/>
                </w:rPr>
                <w:t xml:space="preserve">    }</w:t>
              </w:r>
            </w:ins>
          </w:p>
          <w:p w14:paraId="3EE7ADE4">
            <w:pPr>
              <w:spacing w:before="0" w:after="0" w:line="240" w:lineRule="auto"/>
              <w:rPr>
                <w:ins w:id="6697" w:author="marpa" w:date="2026-10-25T23:33:28Z"/>
                <w:rFonts w:hint="default" w:ascii="Courier New" w:hAnsi="Courier New" w:eastAsia="Courier New" w:cs="Courier New"/>
                <w:color w:val="000000"/>
                <w:sz w:val="16"/>
                <w:szCs w:val="16"/>
                <w:lang w:val="es-EC"/>
              </w:rPr>
            </w:pPr>
          </w:p>
          <w:p w14:paraId="3A0025A6">
            <w:pPr>
              <w:spacing w:before="0" w:after="0" w:line="240" w:lineRule="auto"/>
              <w:rPr>
                <w:ins w:id="6698" w:author="marpa" w:date="2026-10-25T23:33:28Z"/>
                <w:rFonts w:hint="default" w:ascii="Courier New" w:hAnsi="Courier New" w:eastAsia="Courier New" w:cs="Courier New"/>
                <w:color w:val="000000"/>
                <w:sz w:val="16"/>
                <w:szCs w:val="16"/>
                <w:lang w:val="es-EC"/>
              </w:rPr>
            </w:pPr>
            <w:ins w:id="6699" w:author="marpa" w:date="2026-10-25T23:33:28Z">
              <w:r>
                <w:rPr>
                  <w:rFonts w:hint="default" w:ascii="Courier New" w:hAnsi="Courier New" w:eastAsia="Courier New" w:cs="Courier New"/>
                  <w:color w:val="000000"/>
                  <w:sz w:val="16"/>
                  <w:szCs w:val="16"/>
                  <w:lang w:val="es-EC"/>
                </w:rPr>
                <w:t xml:space="preserve">    private static String requerido(String clave) {</w:t>
              </w:r>
            </w:ins>
          </w:p>
          <w:p w14:paraId="3272AE8D">
            <w:pPr>
              <w:spacing w:before="0" w:after="0" w:line="240" w:lineRule="auto"/>
              <w:rPr>
                <w:ins w:id="6700" w:author="marpa" w:date="2026-10-25T23:33:28Z"/>
                <w:rFonts w:hint="default" w:ascii="Courier New" w:hAnsi="Courier New" w:eastAsia="Courier New" w:cs="Courier New"/>
                <w:color w:val="000000"/>
                <w:sz w:val="16"/>
                <w:szCs w:val="16"/>
                <w:lang w:val="es-EC"/>
              </w:rPr>
            </w:pPr>
            <w:ins w:id="6701" w:author="marpa" w:date="2026-10-25T23:33:28Z">
              <w:r>
                <w:rPr>
                  <w:rFonts w:hint="default" w:ascii="Courier New" w:hAnsi="Courier New" w:eastAsia="Courier New" w:cs="Courier New"/>
                  <w:color w:val="000000"/>
                  <w:sz w:val="16"/>
                  <w:szCs w:val="16"/>
                  <w:lang w:val="es-EC"/>
                </w:rPr>
                <w:t xml:space="preserve">        String valor = ENV.get(clave);</w:t>
              </w:r>
            </w:ins>
          </w:p>
          <w:p w14:paraId="6300F556">
            <w:pPr>
              <w:spacing w:before="0" w:after="0" w:line="240" w:lineRule="auto"/>
              <w:rPr>
                <w:ins w:id="6702" w:author="marpa" w:date="2026-10-25T23:33:28Z"/>
                <w:rFonts w:hint="default" w:ascii="Courier New" w:hAnsi="Courier New" w:eastAsia="Courier New" w:cs="Courier New"/>
                <w:color w:val="000000"/>
                <w:sz w:val="16"/>
                <w:szCs w:val="16"/>
                <w:lang w:val="es-EC"/>
              </w:rPr>
            </w:pPr>
            <w:ins w:id="6703" w:author="marpa" w:date="2026-10-25T23:33:28Z">
              <w:r>
                <w:rPr>
                  <w:rFonts w:hint="default" w:ascii="Courier New" w:hAnsi="Courier New" w:eastAsia="Courier New" w:cs="Courier New"/>
                  <w:color w:val="000000"/>
                  <w:sz w:val="16"/>
                  <w:szCs w:val="16"/>
                  <w:lang w:val="es-EC"/>
                </w:rPr>
                <w:t xml:space="preserve">        if (valor == null || valor.isBlank()) {</w:t>
              </w:r>
            </w:ins>
          </w:p>
          <w:p w14:paraId="63952E1C">
            <w:pPr>
              <w:spacing w:before="0" w:after="0" w:line="240" w:lineRule="auto"/>
              <w:rPr>
                <w:ins w:id="6704" w:author="marpa" w:date="2026-10-25T23:33:28Z"/>
                <w:rFonts w:hint="default" w:ascii="Courier New" w:hAnsi="Courier New" w:eastAsia="Courier New" w:cs="Courier New"/>
                <w:color w:val="000000"/>
                <w:sz w:val="16"/>
                <w:szCs w:val="16"/>
                <w:lang w:val="es-EC"/>
              </w:rPr>
            </w:pPr>
            <w:ins w:id="6705" w:author="marpa" w:date="2026-10-25T23:33:28Z">
              <w:r>
                <w:rPr>
                  <w:rFonts w:hint="default" w:ascii="Courier New" w:hAnsi="Courier New" w:eastAsia="Courier New" w:cs="Courier New"/>
                  <w:color w:val="000000"/>
                  <w:sz w:val="16"/>
                  <w:szCs w:val="16"/>
                  <w:lang w:val="es-EC"/>
                </w:rPr>
                <w:t xml:space="preserve">            throw new IllegalStateException("Falta la variable '" + clave + "' en " + ARCHIVO_ENV);</w:t>
              </w:r>
            </w:ins>
          </w:p>
          <w:p w14:paraId="2D6493C7">
            <w:pPr>
              <w:spacing w:before="0" w:after="0" w:line="240" w:lineRule="auto"/>
              <w:rPr>
                <w:ins w:id="6706" w:author="marpa" w:date="2026-10-25T23:33:28Z"/>
                <w:rFonts w:hint="default" w:ascii="Courier New" w:hAnsi="Courier New" w:eastAsia="Courier New" w:cs="Courier New"/>
                <w:color w:val="000000"/>
                <w:sz w:val="16"/>
                <w:szCs w:val="16"/>
                <w:lang w:val="es-EC"/>
              </w:rPr>
            </w:pPr>
            <w:ins w:id="6707" w:author="marpa" w:date="2026-10-25T23:33:28Z">
              <w:r>
                <w:rPr>
                  <w:rFonts w:hint="default" w:ascii="Courier New" w:hAnsi="Courier New" w:eastAsia="Courier New" w:cs="Courier New"/>
                  <w:color w:val="000000"/>
                  <w:sz w:val="16"/>
                  <w:szCs w:val="16"/>
                  <w:lang w:val="es-EC"/>
                </w:rPr>
                <w:t xml:space="preserve">        }</w:t>
              </w:r>
            </w:ins>
          </w:p>
          <w:p w14:paraId="764772A1">
            <w:pPr>
              <w:spacing w:before="0" w:after="0" w:line="240" w:lineRule="auto"/>
              <w:rPr>
                <w:ins w:id="6708" w:author="marpa" w:date="2026-10-25T23:33:28Z"/>
                <w:rFonts w:hint="default" w:ascii="Courier New" w:hAnsi="Courier New" w:eastAsia="Courier New" w:cs="Courier New"/>
                <w:color w:val="000000"/>
                <w:sz w:val="16"/>
                <w:szCs w:val="16"/>
                <w:lang w:val="es-EC"/>
              </w:rPr>
            </w:pPr>
            <w:ins w:id="6709" w:author="marpa" w:date="2026-10-25T23:33:28Z">
              <w:r>
                <w:rPr>
                  <w:rFonts w:hint="default" w:ascii="Courier New" w:hAnsi="Courier New" w:eastAsia="Courier New" w:cs="Courier New"/>
                  <w:color w:val="000000"/>
                  <w:sz w:val="16"/>
                  <w:szCs w:val="16"/>
                  <w:lang w:val="es-EC"/>
                </w:rPr>
                <w:t xml:space="preserve">        return valor;</w:t>
              </w:r>
            </w:ins>
          </w:p>
          <w:p w14:paraId="1CAEC810">
            <w:pPr>
              <w:spacing w:before="0" w:after="0" w:line="240" w:lineRule="auto"/>
              <w:rPr>
                <w:ins w:id="6710" w:author="marpa" w:date="2026-10-25T23:33:28Z"/>
                <w:rFonts w:hint="default" w:ascii="Courier New" w:hAnsi="Courier New" w:eastAsia="Courier New" w:cs="Courier New"/>
                <w:color w:val="000000"/>
                <w:sz w:val="16"/>
                <w:szCs w:val="16"/>
                <w:lang w:val="es-EC"/>
              </w:rPr>
            </w:pPr>
            <w:ins w:id="6711" w:author="marpa" w:date="2026-10-25T23:33:28Z">
              <w:r>
                <w:rPr>
                  <w:rFonts w:hint="default" w:ascii="Courier New" w:hAnsi="Courier New" w:eastAsia="Courier New" w:cs="Courier New"/>
                  <w:color w:val="000000"/>
                  <w:sz w:val="16"/>
                  <w:szCs w:val="16"/>
                  <w:lang w:val="es-EC"/>
                </w:rPr>
                <w:t xml:space="preserve">    }</w:t>
              </w:r>
            </w:ins>
          </w:p>
          <w:p w14:paraId="58175675">
            <w:pPr>
              <w:spacing w:before="0" w:after="0" w:line="240" w:lineRule="auto"/>
              <w:rPr>
                <w:ins w:id="6712" w:author="marpa" w:date="2026-10-25T23:33:28Z"/>
                <w:rFonts w:hint="default" w:ascii="Courier New" w:hAnsi="Courier New" w:eastAsia="Courier New" w:cs="Courier New"/>
                <w:color w:val="000000"/>
                <w:sz w:val="16"/>
                <w:szCs w:val="16"/>
                <w:lang w:val="es-EC"/>
              </w:rPr>
            </w:pPr>
          </w:p>
          <w:p w14:paraId="5A5282CB">
            <w:pPr>
              <w:spacing w:before="0" w:after="0" w:line="240" w:lineRule="auto"/>
              <w:rPr>
                <w:ins w:id="6713" w:author="marpa" w:date="2026-10-25T23:33:28Z"/>
                <w:rFonts w:hint="default" w:ascii="Courier New" w:hAnsi="Courier New" w:eastAsia="Courier New" w:cs="Courier New"/>
                <w:color w:val="000000"/>
                <w:sz w:val="16"/>
                <w:szCs w:val="16"/>
                <w:lang w:val="es-EC"/>
              </w:rPr>
            </w:pPr>
            <w:ins w:id="6714" w:author="marpa" w:date="2026-10-25T23:33:28Z">
              <w:r>
                <w:rPr>
                  <w:rFonts w:hint="default" w:ascii="Courier New" w:hAnsi="Courier New" w:eastAsia="Courier New" w:cs="Courier New"/>
                  <w:color w:val="000000"/>
                  <w:sz w:val="16"/>
                  <w:szCs w:val="16"/>
                  <w:lang w:val="es-EC"/>
                </w:rPr>
                <w:t xml:space="preserve">    public static String endpoint() { return requerido("SOAP_ENDPOINT"); }</w:t>
              </w:r>
            </w:ins>
          </w:p>
          <w:p w14:paraId="08E665A0">
            <w:pPr>
              <w:spacing w:before="0" w:after="0" w:line="240" w:lineRule="auto"/>
              <w:rPr>
                <w:ins w:id="6715" w:author="marpa" w:date="2026-10-25T23:33:28Z"/>
                <w:rFonts w:hint="default" w:ascii="Courier New" w:hAnsi="Courier New" w:eastAsia="Courier New" w:cs="Courier New"/>
                <w:color w:val="000000"/>
                <w:sz w:val="16"/>
                <w:szCs w:val="16"/>
                <w:lang w:val="es-EC"/>
              </w:rPr>
            </w:pPr>
            <w:ins w:id="6716" w:author="marpa" w:date="2026-10-25T23:33:28Z">
              <w:r>
                <w:rPr>
                  <w:rFonts w:hint="default" w:ascii="Courier New" w:hAnsi="Courier New" w:eastAsia="Courier New" w:cs="Courier New"/>
                  <w:color w:val="000000"/>
                  <w:sz w:val="16"/>
                  <w:szCs w:val="16"/>
                  <w:lang w:val="es-EC"/>
                </w:rPr>
                <w:t xml:space="preserve">    public static String targetNamespace() { return requerido("SOAP_TARGET_NAMESPACE"); }</w:t>
              </w:r>
            </w:ins>
          </w:p>
          <w:p w14:paraId="5FF0D419">
            <w:pPr>
              <w:spacing w:before="0" w:after="0" w:line="240" w:lineRule="auto"/>
              <w:rPr>
                <w:ins w:id="6717" w:author="marpa" w:date="2026-10-25T23:33:28Z"/>
                <w:rFonts w:hint="default" w:ascii="Courier New" w:hAnsi="Courier New" w:eastAsia="Courier New" w:cs="Courier New"/>
                <w:color w:val="000000"/>
                <w:sz w:val="16"/>
                <w:szCs w:val="16"/>
                <w:lang w:val="es-EC"/>
              </w:rPr>
            </w:pPr>
          </w:p>
          <w:p w14:paraId="3A96B0E6">
            <w:pPr>
              <w:spacing w:before="0" w:after="0" w:line="240" w:lineRule="auto"/>
              <w:rPr>
                <w:ins w:id="6718" w:author="marpa" w:date="2026-10-25T23:33:28Z"/>
                <w:rFonts w:hint="default" w:ascii="Courier New" w:hAnsi="Courier New" w:eastAsia="Courier New" w:cs="Courier New"/>
                <w:color w:val="000000"/>
                <w:sz w:val="16"/>
                <w:szCs w:val="16"/>
                <w:lang w:val="es-EC"/>
              </w:rPr>
            </w:pPr>
            <w:ins w:id="6719" w:author="marpa" w:date="2026-10-25T23:33:28Z">
              <w:r>
                <w:rPr>
                  <w:rFonts w:hint="default" w:ascii="Courier New" w:hAnsi="Courier New" w:eastAsia="Courier New" w:cs="Courier New"/>
                  <w:color w:val="000000"/>
                  <w:sz w:val="16"/>
                  <w:szCs w:val="16"/>
                  <w:lang w:val="es-EC"/>
                </w:rPr>
                <w:t xml:space="preserve">    public static URL wsdl() {</w:t>
              </w:r>
            </w:ins>
          </w:p>
          <w:p w14:paraId="7F91B962">
            <w:pPr>
              <w:spacing w:before="0" w:after="0" w:line="240" w:lineRule="auto"/>
              <w:rPr>
                <w:ins w:id="6720" w:author="marpa" w:date="2026-10-25T23:33:28Z"/>
                <w:rFonts w:hint="default" w:ascii="Courier New" w:hAnsi="Courier New" w:eastAsia="Courier New" w:cs="Courier New"/>
                <w:color w:val="000000"/>
                <w:sz w:val="16"/>
                <w:szCs w:val="16"/>
                <w:lang w:val="es-EC"/>
              </w:rPr>
            </w:pPr>
            <w:ins w:id="6721" w:author="marpa" w:date="2026-10-25T23:33:28Z">
              <w:r>
                <w:rPr>
                  <w:rFonts w:hint="default" w:ascii="Courier New" w:hAnsi="Courier New" w:eastAsia="Courier New" w:cs="Courier New"/>
                  <w:color w:val="000000"/>
                  <w:sz w:val="16"/>
                  <w:szCs w:val="16"/>
                  <w:lang w:val="es-EC"/>
                </w:rPr>
                <w:t xml:space="preserve">        try {</w:t>
              </w:r>
            </w:ins>
          </w:p>
          <w:p w14:paraId="5BAF6A0F">
            <w:pPr>
              <w:spacing w:before="0" w:after="0" w:line="240" w:lineRule="auto"/>
              <w:rPr>
                <w:ins w:id="6722" w:author="marpa" w:date="2026-10-25T23:33:28Z"/>
                <w:rFonts w:hint="default" w:ascii="Courier New" w:hAnsi="Courier New" w:eastAsia="Courier New" w:cs="Courier New"/>
                <w:color w:val="000000"/>
                <w:sz w:val="16"/>
                <w:szCs w:val="16"/>
                <w:lang w:val="es-EC"/>
              </w:rPr>
            </w:pPr>
            <w:ins w:id="6723" w:author="marpa" w:date="2026-10-25T23:33:28Z">
              <w:r>
                <w:rPr>
                  <w:rFonts w:hint="default" w:ascii="Courier New" w:hAnsi="Courier New" w:eastAsia="Courier New" w:cs="Courier New"/>
                  <w:color w:val="000000"/>
                  <w:sz w:val="16"/>
                  <w:szCs w:val="16"/>
                  <w:lang w:val="es-EC"/>
                </w:rPr>
                <w:t xml:space="preserve">            return new URL(requerido("SOAP_WSDL"));</w:t>
              </w:r>
            </w:ins>
          </w:p>
          <w:p w14:paraId="7012BACC">
            <w:pPr>
              <w:spacing w:before="0" w:after="0" w:line="240" w:lineRule="auto"/>
              <w:rPr>
                <w:ins w:id="6724" w:author="marpa" w:date="2026-10-25T23:33:28Z"/>
                <w:rFonts w:hint="default" w:ascii="Courier New" w:hAnsi="Courier New" w:eastAsia="Courier New" w:cs="Courier New"/>
                <w:color w:val="000000"/>
                <w:sz w:val="16"/>
                <w:szCs w:val="16"/>
                <w:lang w:val="es-EC"/>
              </w:rPr>
            </w:pPr>
            <w:ins w:id="6725" w:author="marpa" w:date="2026-10-25T23:33:28Z">
              <w:r>
                <w:rPr>
                  <w:rFonts w:hint="default" w:ascii="Courier New" w:hAnsi="Courier New" w:eastAsia="Courier New" w:cs="Courier New"/>
                  <w:color w:val="000000"/>
                  <w:sz w:val="16"/>
                  <w:szCs w:val="16"/>
                  <w:lang w:val="es-EC"/>
                </w:rPr>
                <w:t xml:space="preserve">        } catch (MalformedURLException ex) {</w:t>
              </w:r>
            </w:ins>
          </w:p>
          <w:p w14:paraId="3232B4C3">
            <w:pPr>
              <w:spacing w:before="0" w:after="0" w:line="240" w:lineRule="auto"/>
              <w:rPr>
                <w:ins w:id="6726" w:author="marpa" w:date="2026-10-25T23:33:28Z"/>
                <w:rFonts w:hint="default" w:ascii="Courier New" w:hAnsi="Courier New" w:eastAsia="Courier New" w:cs="Courier New"/>
                <w:color w:val="000000"/>
                <w:sz w:val="16"/>
                <w:szCs w:val="16"/>
                <w:lang w:val="es-EC"/>
              </w:rPr>
            </w:pPr>
            <w:ins w:id="6727" w:author="marpa" w:date="2026-10-25T23:33:28Z">
              <w:r>
                <w:rPr>
                  <w:rFonts w:hint="default" w:ascii="Courier New" w:hAnsi="Courier New" w:eastAsia="Courier New" w:cs="Courier New"/>
                  <w:color w:val="000000"/>
                  <w:sz w:val="16"/>
                  <w:szCs w:val="16"/>
                  <w:lang w:val="es-EC"/>
                </w:rPr>
                <w:t xml:space="preserve">            throw new IllegalStateException("SOAP_WSDL no contiene una URL válida", ex);</w:t>
              </w:r>
            </w:ins>
          </w:p>
          <w:p w14:paraId="2915CBD7">
            <w:pPr>
              <w:spacing w:before="0" w:after="0" w:line="240" w:lineRule="auto"/>
              <w:rPr>
                <w:ins w:id="6728" w:author="marpa" w:date="2026-10-25T23:33:28Z"/>
                <w:rFonts w:hint="default" w:ascii="Courier New" w:hAnsi="Courier New" w:eastAsia="Courier New" w:cs="Courier New"/>
                <w:color w:val="000000"/>
                <w:sz w:val="16"/>
                <w:szCs w:val="16"/>
                <w:lang w:val="es-EC"/>
              </w:rPr>
            </w:pPr>
            <w:ins w:id="6729" w:author="marpa" w:date="2026-10-25T23:33:28Z">
              <w:r>
                <w:rPr>
                  <w:rFonts w:hint="default" w:ascii="Courier New" w:hAnsi="Courier New" w:eastAsia="Courier New" w:cs="Courier New"/>
                  <w:color w:val="000000"/>
                  <w:sz w:val="16"/>
                  <w:szCs w:val="16"/>
                  <w:lang w:val="es-EC"/>
                </w:rPr>
                <w:t xml:space="preserve">        }</w:t>
              </w:r>
            </w:ins>
          </w:p>
          <w:p w14:paraId="5078AD43">
            <w:pPr>
              <w:spacing w:before="0" w:after="0" w:line="240" w:lineRule="auto"/>
              <w:rPr>
                <w:ins w:id="6730" w:author="marpa" w:date="2026-10-25T23:33:28Z"/>
                <w:rFonts w:hint="default" w:ascii="Courier New" w:hAnsi="Courier New" w:eastAsia="Courier New" w:cs="Courier New"/>
                <w:color w:val="000000"/>
                <w:sz w:val="16"/>
                <w:szCs w:val="16"/>
                <w:lang w:val="es-EC"/>
              </w:rPr>
            </w:pPr>
            <w:ins w:id="6731" w:author="marpa" w:date="2026-10-25T23:33:28Z">
              <w:r>
                <w:rPr>
                  <w:rFonts w:hint="default" w:ascii="Courier New" w:hAnsi="Courier New" w:eastAsia="Courier New" w:cs="Courier New"/>
                  <w:color w:val="000000"/>
                  <w:sz w:val="16"/>
                  <w:szCs w:val="16"/>
                  <w:lang w:val="es-EC"/>
                </w:rPr>
                <w:t xml:space="preserve">    }</w:t>
              </w:r>
            </w:ins>
          </w:p>
          <w:p w14:paraId="6B6E998E">
            <w:pPr>
              <w:spacing w:before="0" w:after="0" w:line="240" w:lineRule="auto"/>
              <w:rPr>
                <w:ins w:id="6732" w:author="marpa" w:date="2026-10-25T23:33:28Z"/>
                <w:rFonts w:hint="default" w:ascii="Courier New" w:hAnsi="Courier New" w:eastAsia="Courier New" w:cs="Courier New"/>
                <w:color w:val="000000"/>
                <w:sz w:val="16"/>
                <w:szCs w:val="16"/>
                <w:lang w:val="es-EC"/>
              </w:rPr>
            </w:pPr>
          </w:p>
          <w:p w14:paraId="59B99152">
            <w:pPr>
              <w:spacing w:before="0" w:after="0" w:line="240" w:lineRule="auto"/>
              <w:rPr>
                <w:ins w:id="6733" w:author="marpa" w:date="2026-10-25T23:33:28Z"/>
                <w:rFonts w:hint="default" w:ascii="Courier New" w:hAnsi="Courier New" w:eastAsia="Courier New" w:cs="Courier New"/>
                <w:color w:val="000000"/>
                <w:sz w:val="16"/>
                <w:szCs w:val="16"/>
                <w:lang w:val="es-EC"/>
              </w:rPr>
            </w:pPr>
            <w:ins w:id="6734" w:author="marpa" w:date="2026-10-25T23:33:28Z">
              <w:r>
                <w:rPr>
                  <w:rFonts w:hint="default" w:ascii="Courier New" w:hAnsi="Courier New" w:eastAsia="Courier New" w:cs="Courier New"/>
                  <w:color w:val="000000"/>
                  <w:sz w:val="16"/>
                  <w:szCs w:val="16"/>
                  <w:lang w:val="es-EC"/>
                </w:rPr>
                <w:t xml:space="preserve">    public static int connectTimeout() { return entero("SOAP_CONNECT_TIMEOUT"); }</w:t>
              </w:r>
            </w:ins>
          </w:p>
          <w:p w14:paraId="7BE6CD2B">
            <w:pPr>
              <w:spacing w:before="0" w:after="0" w:line="240" w:lineRule="auto"/>
              <w:rPr>
                <w:ins w:id="6735" w:author="marpa" w:date="2026-10-25T23:33:28Z"/>
                <w:rFonts w:hint="default" w:ascii="Courier New" w:hAnsi="Courier New" w:eastAsia="Courier New" w:cs="Courier New"/>
                <w:color w:val="000000"/>
                <w:sz w:val="16"/>
                <w:szCs w:val="16"/>
                <w:lang w:val="es-EC"/>
              </w:rPr>
            </w:pPr>
            <w:ins w:id="6736" w:author="marpa" w:date="2026-10-25T23:33:28Z">
              <w:r>
                <w:rPr>
                  <w:rFonts w:hint="default" w:ascii="Courier New" w:hAnsi="Courier New" w:eastAsia="Courier New" w:cs="Courier New"/>
                  <w:color w:val="000000"/>
                  <w:sz w:val="16"/>
                  <w:szCs w:val="16"/>
                  <w:lang w:val="es-EC"/>
                </w:rPr>
                <w:t xml:space="preserve">    public static int readTimeout() { return entero("SOAP_READ_TIMEOUT"); }</w:t>
              </w:r>
            </w:ins>
          </w:p>
          <w:p w14:paraId="533D919E">
            <w:pPr>
              <w:spacing w:before="0" w:after="0" w:line="240" w:lineRule="auto"/>
              <w:rPr>
                <w:ins w:id="6737" w:author="marpa" w:date="2026-10-25T23:33:28Z"/>
                <w:rFonts w:hint="default" w:ascii="Courier New" w:hAnsi="Courier New" w:eastAsia="Courier New" w:cs="Courier New"/>
                <w:color w:val="000000"/>
                <w:sz w:val="16"/>
                <w:szCs w:val="16"/>
                <w:lang w:val="es-EC"/>
              </w:rPr>
            </w:pPr>
            <w:ins w:id="6738" w:author="marpa" w:date="2026-10-25T23:33:28Z">
              <w:r>
                <w:rPr>
                  <w:rFonts w:hint="default" w:ascii="Courier New" w:hAnsi="Courier New" w:eastAsia="Courier New" w:cs="Courier New"/>
                  <w:color w:val="000000"/>
                  <w:sz w:val="16"/>
                  <w:szCs w:val="16"/>
                  <w:lang w:val="es-EC"/>
                </w:rPr>
                <w:t xml:space="preserve">    public static boolean insecureTls() { return Boolean.parseBoolean(ENV.get("SOAP_INSECURE_TLS", "false")); }</w:t>
              </w:r>
            </w:ins>
          </w:p>
          <w:p w14:paraId="010AC97C">
            <w:pPr>
              <w:spacing w:before="0" w:after="0" w:line="240" w:lineRule="auto"/>
              <w:rPr>
                <w:ins w:id="6739" w:author="marpa" w:date="2026-10-25T23:33:28Z"/>
                <w:rFonts w:hint="default" w:ascii="Courier New" w:hAnsi="Courier New" w:eastAsia="Courier New" w:cs="Courier New"/>
                <w:color w:val="000000"/>
                <w:sz w:val="16"/>
                <w:szCs w:val="16"/>
                <w:lang w:val="es-EC"/>
              </w:rPr>
            </w:pPr>
          </w:p>
          <w:p w14:paraId="549C6B80">
            <w:pPr>
              <w:spacing w:before="0" w:after="0" w:line="240" w:lineRule="auto"/>
              <w:rPr>
                <w:ins w:id="6740" w:author="marpa" w:date="2026-10-25T23:33:28Z"/>
                <w:rFonts w:hint="default" w:ascii="Courier New" w:hAnsi="Courier New" w:eastAsia="Courier New" w:cs="Courier New"/>
                <w:color w:val="000000"/>
                <w:sz w:val="16"/>
                <w:szCs w:val="16"/>
                <w:lang w:val="es-EC"/>
              </w:rPr>
            </w:pPr>
            <w:ins w:id="6741" w:author="marpa" w:date="2026-10-25T23:33:28Z">
              <w:r>
                <w:rPr>
                  <w:rFonts w:hint="default" w:ascii="Courier New" w:hAnsi="Courier New" w:eastAsia="Courier New" w:cs="Courier New"/>
                  <w:color w:val="000000"/>
                  <w:sz w:val="16"/>
                  <w:szCs w:val="16"/>
                  <w:lang w:val="es-EC"/>
                </w:rPr>
                <w:t xml:space="preserve">    private static int entero(String clave) {</w:t>
              </w:r>
            </w:ins>
          </w:p>
          <w:p w14:paraId="50C48178">
            <w:pPr>
              <w:spacing w:before="0" w:after="0" w:line="240" w:lineRule="auto"/>
              <w:rPr>
                <w:ins w:id="6742" w:author="marpa" w:date="2026-10-25T23:33:28Z"/>
                <w:rFonts w:hint="default" w:ascii="Courier New" w:hAnsi="Courier New" w:eastAsia="Courier New" w:cs="Courier New"/>
                <w:color w:val="000000"/>
                <w:sz w:val="16"/>
                <w:szCs w:val="16"/>
                <w:lang w:val="es-EC"/>
              </w:rPr>
            </w:pPr>
            <w:ins w:id="6743" w:author="marpa" w:date="2026-10-25T23:33:28Z">
              <w:r>
                <w:rPr>
                  <w:rFonts w:hint="default" w:ascii="Courier New" w:hAnsi="Courier New" w:eastAsia="Courier New" w:cs="Courier New"/>
                  <w:color w:val="000000"/>
                  <w:sz w:val="16"/>
                  <w:szCs w:val="16"/>
                  <w:lang w:val="es-EC"/>
                </w:rPr>
                <w:t xml:space="preserve">        try {</w:t>
              </w:r>
            </w:ins>
          </w:p>
          <w:p w14:paraId="12D71486">
            <w:pPr>
              <w:spacing w:before="0" w:after="0" w:line="240" w:lineRule="auto"/>
              <w:rPr>
                <w:ins w:id="6744" w:author="marpa" w:date="2026-10-25T23:33:28Z"/>
                <w:rFonts w:hint="default" w:ascii="Courier New" w:hAnsi="Courier New" w:eastAsia="Courier New" w:cs="Courier New"/>
                <w:color w:val="000000"/>
                <w:sz w:val="16"/>
                <w:szCs w:val="16"/>
                <w:lang w:val="es-EC"/>
              </w:rPr>
            </w:pPr>
            <w:ins w:id="6745" w:author="marpa" w:date="2026-10-25T23:33:28Z">
              <w:r>
                <w:rPr>
                  <w:rFonts w:hint="default" w:ascii="Courier New" w:hAnsi="Courier New" w:eastAsia="Courier New" w:cs="Courier New"/>
                  <w:color w:val="000000"/>
                  <w:sz w:val="16"/>
                  <w:szCs w:val="16"/>
                  <w:lang w:val="es-EC"/>
                </w:rPr>
                <w:t xml:space="preserve">            return Integer.parseInt(requerido(clave));</w:t>
              </w:r>
            </w:ins>
          </w:p>
          <w:p w14:paraId="6EFD168E">
            <w:pPr>
              <w:spacing w:before="0" w:after="0" w:line="240" w:lineRule="auto"/>
              <w:rPr>
                <w:ins w:id="6746" w:author="marpa" w:date="2026-10-25T23:33:28Z"/>
                <w:rFonts w:hint="default" w:ascii="Courier New" w:hAnsi="Courier New" w:eastAsia="Courier New" w:cs="Courier New"/>
                <w:color w:val="000000"/>
                <w:sz w:val="16"/>
                <w:szCs w:val="16"/>
                <w:lang w:val="es-EC"/>
              </w:rPr>
            </w:pPr>
            <w:ins w:id="6747" w:author="marpa" w:date="2026-10-25T23:33:28Z">
              <w:r>
                <w:rPr>
                  <w:rFonts w:hint="default" w:ascii="Courier New" w:hAnsi="Courier New" w:eastAsia="Courier New" w:cs="Courier New"/>
                  <w:color w:val="000000"/>
                  <w:sz w:val="16"/>
                  <w:szCs w:val="16"/>
                  <w:lang w:val="es-EC"/>
                </w:rPr>
                <w:t xml:space="preserve">        } catch (NumberFormatException ex) {</w:t>
              </w:r>
            </w:ins>
          </w:p>
          <w:p w14:paraId="02B77297">
            <w:pPr>
              <w:spacing w:before="0" w:after="0" w:line="240" w:lineRule="auto"/>
              <w:rPr>
                <w:ins w:id="6748" w:author="marpa" w:date="2026-10-25T23:33:28Z"/>
                <w:rFonts w:hint="default" w:ascii="Courier New" w:hAnsi="Courier New" w:eastAsia="Courier New" w:cs="Courier New"/>
                <w:color w:val="000000"/>
                <w:sz w:val="16"/>
                <w:szCs w:val="16"/>
                <w:lang w:val="es-EC"/>
              </w:rPr>
            </w:pPr>
            <w:ins w:id="6749" w:author="marpa" w:date="2026-10-25T23:33:28Z">
              <w:r>
                <w:rPr>
                  <w:rFonts w:hint="default" w:ascii="Courier New" w:hAnsi="Courier New" w:eastAsia="Courier New" w:cs="Courier New"/>
                  <w:color w:val="000000"/>
                  <w:sz w:val="16"/>
                  <w:szCs w:val="16"/>
                  <w:lang w:val="es-EC"/>
                </w:rPr>
                <w:t xml:space="preserve">            throw new IllegalStateException("La variable '" + clave + "' debe ser un entero", ex);</w:t>
              </w:r>
            </w:ins>
          </w:p>
          <w:p w14:paraId="40007AE3">
            <w:pPr>
              <w:spacing w:before="0" w:after="0" w:line="240" w:lineRule="auto"/>
              <w:rPr>
                <w:ins w:id="6750" w:author="marpa" w:date="2026-10-25T23:33:28Z"/>
                <w:rFonts w:hint="default" w:ascii="Courier New" w:hAnsi="Courier New" w:eastAsia="Courier New" w:cs="Courier New"/>
                <w:color w:val="000000"/>
                <w:sz w:val="16"/>
                <w:szCs w:val="16"/>
                <w:lang w:val="es-EC"/>
              </w:rPr>
            </w:pPr>
            <w:ins w:id="6751" w:author="marpa" w:date="2026-10-25T23:33:28Z">
              <w:r>
                <w:rPr>
                  <w:rFonts w:hint="default" w:ascii="Courier New" w:hAnsi="Courier New" w:eastAsia="Courier New" w:cs="Courier New"/>
                  <w:color w:val="000000"/>
                  <w:sz w:val="16"/>
                  <w:szCs w:val="16"/>
                  <w:lang w:val="es-EC"/>
                </w:rPr>
                <w:t xml:space="preserve">        }</w:t>
              </w:r>
            </w:ins>
          </w:p>
          <w:p w14:paraId="197E4168">
            <w:pPr>
              <w:spacing w:before="0" w:after="0" w:line="240" w:lineRule="auto"/>
              <w:rPr>
                <w:ins w:id="6752" w:author="marpa" w:date="2026-10-25T23:33:28Z"/>
                <w:rFonts w:hint="default" w:ascii="Courier New" w:hAnsi="Courier New" w:eastAsia="Courier New" w:cs="Courier New"/>
                <w:color w:val="000000"/>
                <w:sz w:val="16"/>
                <w:szCs w:val="16"/>
                <w:lang w:val="es-EC"/>
              </w:rPr>
            </w:pPr>
            <w:ins w:id="6753" w:author="marpa" w:date="2026-10-25T23:33:28Z">
              <w:r>
                <w:rPr>
                  <w:rFonts w:hint="default" w:ascii="Courier New" w:hAnsi="Courier New" w:eastAsia="Courier New" w:cs="Courier New"/>
                  <w:color w:val="000000"/>
                  <w:sz w:val="16"/>
                  <w:szCs w:val="16"/>
                  <w:lang w:val="es-EC"/>
                </w:rPr>
                <w:t xml:space="preserve">    }</w:t>
              </w:r>
            </w:ins>
          </w:p>
          <w:p w14:paraId="54404FFC">
            <w:pPr>
              <w:spacing w:before="0" w:after="0" w:line="240" w:lineRule="auto"/>
              <w:rPr>
                <w:ins w:id="6754" w:author="marpa" w:date="2026-10-25T23:33:28Z"/>
                <w:rFonts w:hint="default" w:ascii="Courier New" w:hAnsi="Courier New" w:eastAsia="Courier New" w:cs="Courier New"/>
                <w:color w:val="000000"/>
                <w:sz w:val="16"/>
                <w:szCs w:val="16"/>
                <w:lang w:val="es-EC"/>
              </w:rPr>
            </w:pPr>
            <w:ins w:id="6755" w:author="marpa" w:date="2026-10-25T23:33:28Z">
              <w:r>
                <w:rPr>
                  <w:rFonts w:hint="default" w:ascii="Courier New" w:hAnsi="Courier New" w:eastAsia="Courier New" w:cs="Courier New"/>
                  <w:color w:val="000000"/>
                  <w:sz w:val="16"/>
                  <w:szCs w:val="16"/>
                  <w:lang w:val="es-EC"/>
                </w:rPr>
                <w:t>}</w:t>
              </w:r>
            </w:ins>
          </w:p>
        </w:tc>
      </w:tr>
    </w:tbl>
    <w:p w14:paraId="1423DCC3">
      <w:pPr>
        <w:pStyle w:val="6"/>
        <w:rPr>
          <w:ins w:id="6756" w:author="marpa" w:date="2026-10-25T23:33:28Z"/>
          <w:rFonts w:hint="default"/>
          <w:lang w:val="es-EC"/>
        </w:rPr>
      </w:pPr>
      <w:ins w:id="6757" w:author="marpa" w:date="2026-10-25T23:33:28Z">
        <w:bookmarkStart w:id="245" w:name="_Toc4006"/>
        <w:bookmarkStart w:id="246" w:name="_Toc24660"/>
        <w:r>
          <w:rPr/>
          <w:t xml:space="preserve">Tabla </w:t>
        </w:r>
      </w:ins>
      <w:r>
        <w:rPr>
          <w:rFonts w:hint="default"/>
          <w:lang w:val="es-EC"/>
        </w:rPr>
        <w:t>37</w:t>
      </w:r>
      <w:ins w:id="6758" w:author="marpa" w:date="2026-10-25T23:33:28Z">
        <w:r>
          <w:rPr/>
          <w:t xml:space="preserve">. Clase </w:t>
        </w:r>
      </w:ins>
      <w:ins w:id="6759" w:author="marpa" w:date="2026-10-25T23:33:28Z">
        <w:r>
          <w:rPr>
            <w:rFonts w:hint="default"/>
          </w:rPr>
          <w:t>AdministradorTokensCliente</w:t>
        </w:r>
      </w:ins>
      <w:ins w:id="6760" w:author="marpa" w:date="2026-10-25T23:33:28Z">
        <w:r>
          <w:rPr/>
          <w:t xml:space="preserve">- Cliente </w:t>
        </w:r>
      </w:ins>
      <w:r>
        <w:rPr>
          <w:rFonts w:hint="default"/>
          <w:lang w:val="es-EC"/>
        </w:rPr>
        <w:t>escritorio</w:t>
      </w:r>
      <w:bookmarkEnd w:id="245"/>
      <w:bookmarkEnd w:id="246"/>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5749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6761" w:author="marpa" w:date="2026-10-25T23:33:28Z"/>
        </w:trPr>
        <w:tc>
          <w:tcPr>
            <w:tcW w:w="8494" w:type="dxa"/>
            <w:shd w:val="clear" w:color="auto" w:fill="D9D9D9"/>
          </w:tcPr>
          <w:p w14:paraId="43517816">
            <w:pPr>
              <w:spacing w:before="0" w:after="0" w:line="240" w:lineRule="auto"/>
              <w:rPr>
                <w:ins w:id="6762" w:author="marpa" w:date="2026-10-25T23:33:28Z"/>
                <w:rFonts w:hint="default" w:ascii="Courier New" w:hAnsi="Courier New" w:eastAsia="Courier New" w:cs="Courier New"/>
                <w:color w:val="000000"/>
                <w:sz w:val="16"/>
                <w:szCs w:val="16"/>
                <w:lang w:val="es-EC"/>
              </w:rPr>
            </w:pPr>
            <w:ins w:id="6763" w:author="marpa" w:date="2026-10-25T23:33:28Z">
              <w:r>
                <w:rPr>
                  <w:rFonts w:hint="default" w:ascii="Courier New" w:hAnsi="Courier New" w:eastAsia="Courier New" w:cs="Courier New"/>
                  <w:color w:val="000000"/>
                  <w:sz w:val="16"/>
                  <w:szCs w:val="16"/>
                  <w:lang w:val="es-EC"/>
                </w:rPr>
                <w:t>package ec.edu.monster.seguridad;</w:t>
              </w:r>
            </w:ins>
          </w:p>
          <w:p w14:paraId="5105A35E">
            <w:pPr>
              <w:spacing w:before="0" w:after="0" w:line="240" w:lineRule="auto"/>
              <w:rPr>
                <w:ins w:id="6764" w:author="marpa" w:date="2026-10-25T23:33:28Z"/>
                <w:rFonts w:hint="default" w:ascii="Courier New" w:hAnsi="Courier New" w:eastAsia="Courier New" w:cs="Courier New"/>
                <w:color w:val="000000"/>
                <w:sz w:val="16"/>
                <w:szCs w:val="16"/>
                <w:lang w:val="es-EC"/>
              </w:rPr>
            </w:pPr>
          </w:p>
          <w:p w14:paraId="2EFD87D4">
            <w:pPr>
              <w:spacing w:before="0" w:after="0" w:line="240" w:lineRule="auto"/>
              <w:rPr>
                <w:ins w:id="6765" w:author="marpa" w:date="2026-10-25T23:33:28Z"/>
                <w:rFonts w:hint="default" w:ascii="Courier New" w:hAnsi="Courier New" w:eastAsia="Courier New" w:cs="Courier New"/>
                <w:color w:val="000000"/>
                <w:sz w:val="16"/>
                <w:szCs w:val="16"/>
                <w:lang w:val="es-EC"/>
              </w:rPr>
            </w:pPr>
            <w:ins w:id="6766" w:author="marpa" w:date="2026-10-25T23:33:28Z">
              <w:r>
                <w:rPr>
                  <w:rFonts w:hint="default" w:ascii="Courier New" w:hAnsi="Courier New" w:eastAsia="Courier New" w:cs="Courier New"/>
                  <w:color w:val="000000"/>
                  <w:sz w:val="16"/>
                  <w:szCs w:val="16"/>
                  <w:lang w:val="es-EC"/>
                </w:rPr>
                <w:t>public final class AdministradorTokensCliente {</w:t>
              </w:r>
            </w:ins>
          </w:p>
          <w:p w14:paraId="362B10CA">
            <w:pPr>
              <w:spacing w:before="0" w:after="0" w:line="240" w:lineRule="auto"/>
              <w:rPr>
                <w:ins w:id="6767" w:author="marpa" w:date="2026-10-25T23:33:28Z"/>
                <w:rFonts w:hint="default" w:ascii="Courier New" w:hAnsi="Courier New" w:eastAsia="Courier New" w:cs="Courier New"/>
                <w:color w:val="000000"/>
                <w:sz w:val="16"/>
                <w:szCs w:val="16"/>
                <w:lang w:val="es-EC"/>
              </w:rPr>
            </w:pPr>
            <w:ins w:id="6768" w:author="marpa" w:date="2026-10-25T23:33:28Z">
              <w:r>
                <w:rPr>
                  <w:rFonts w:hint="default" w:ascii="Courier New" w:hAnsi="Courier New" w:eastAsia="Courier New" w:cs="Courier New"/>
                  <w:color w:val="000000"/>
                  <w:sz w:val="16"/>
                  <w:szCs w:val="16"/>
                  <w:lang w:val="es-EC"/>
                </w:rPr>
                <w:t xml:space="preserve">    private static volatile String tokenActual;</w:t>
              </w:r>
            </w:ins>
          </w:p>
          <w:p w14:paraId="66E2ECF1">
            <w:pPr>
              <w:spacing w:before="0" w:after="0" w:line="240" w:lineRule="auto"/>
              <w:rPr>
                <w:ins w:id="6769" w:author="marpa" w:date="2026-10-25T23:33:28Z"/>
                <w:rFonts w:hint="default" w:ascii="Courier New" w:hAnsi="Courier New" w:eastAsia="Courier New" w:cs="Courier New"/>
                <w:color w:val="000000"/>
                <w:sz w:val="16"/>
                <w:szCs w:val="16"/>
                <w:lang w:val="es-EC"/>
              </w:rPr>
            </w:pPr>
          </w:p>
          <w:p w14:paraId="6397ADCA">
            <w:pPr>
              <w:spacing w:before="0" w:after="0" w:line="240" w:lineRule="auto"/>
              <w:rPr>
                <w:ins w:id="6770" w:author="marpa" w:date="2026-10-25T23:33:28Z"/>
                <w:rFonts w:hint="default" w:ascii="Courier New" w:hAnsi="Courier New" w:eastAsia="Courier New" w:cs="Courier New"/>
                <w:color w:val="000000"/>
                <w:sz w:val="16"/>
                <w:szCs w:val="16"/>
                <w:lang w:val="es-EC"/>
              </w:rPr>
            </w:pPr>
            <w:ins w:id="6771" w:author="marpa" w:date="2026-10-25T23:33:28Z">
              <w:r>
                <w:rPr>
                  <w:rFonts w:hint="default" w:ascii="Courier New" w:hAnsi="Courier New" w:eastAsia="Courier New" w:cs="Courier New"/>
                  <w:color w:val="000000"/>
                  <w:sz w:val="16"/>
                  <w:szCs w:val="16"/>
                  <w:lang w:val="es-EC"/>
                </w:rPr>
                <w:t xml:space="preserve">    private AdministradorTokensCliente() { }</w:t>
              </w:r>
            </w:ins>
          </w:p>
          <w:p w14:paraId="5C6605CF">
            <w:pPr>
              <w:spacing w:before="0" w:after="0" w:line="240" w:lineRule="auto"/>
              <w:rPr>
                <w:ins w:id="6772" w:author="marpa" w:date="2026-10-25T23:33:28Z"/>
                <w:rFonts w:hint="default" w:ascii="Courier New" w:hAnsi="Courier New" w:eastAsia="Courier New" w:cs="Courier New"/>
                <w:color w:val="000000"/>
                <w:sz w:val="16"/>
                <w:szCs w:val="16"/>
                <w:lang w:val="es-EC"/>
              </w:rPr>
            </w:pPr>
          </w:p>
          <w:p w14:paraId="3DD825B2">
            <w:pPr>
              <w:spacing w:before="0" w:after="0" w:line="240" w:lineRule="auto"/>
              <w:rPr>
                <w:ins w:id="6773" w:author="marpa" w:date="2026-10-25T23:33:28Z"/>
                <w:rFonts w:hint="default" w:ascii="Courier New" w:hAnsi="Courier New" w:eastAsia="Courier New" w:cs="Courier New"/>
                <w:color w:val="000000"/>
                <w:sz w:val="16"/>
                <w:szCs w:val="16"/>
                <w:lang w:val="es-EC"/>
              </w:rPr>
            </w:pPr>
            <w:ins w:id="6774" w:author="marpa" w:date="2026-10-25T23:33:28Z">
              <w:r>
                <w:rPr>
                  <w:rFonts w:hint="default" w:ascii="Courier New" w:hAnsi="Courier New" w:eastAsia="Courier New" w:cs="Courier New"/>
                  <w:color w:val="000000"/>
                  <w:sz w:val="16"/>
                  <w:szCs w:val="16"/>
                  <w:lang w:val="es-EC"/>
                </w:rPr>
                <w:t xml:space="preserve">    public static void guardarToken(String token) { tokenActual = token; }</w:t>
              </w:r>
            </w:ins>
          </w:p>
          <w:p w14:paraId="40C9CA7B">
            <w:pPr>
              <w:spacing w:before="0" w:after="0" w:line="240" w:lineRule="auto"/>
              <w:rPr>
                <w:ins w:id="6775" w:author="marpa" w:date="2026-10-25T23:33:28Z"/>
                <w:rFonts w:hint="default" w:ascii="Courier New" w:hAnsi="Courier New" w:eastAsia="Courier New" w:cs="Courier New"/>
                <w:color w:val="000000"/>
                <w:sz w:val="16"/>
                <w:szCs w:val="16"/>
                <w:lang w:val="es-EC"/>
              </w:rPr>
            </w:pPr>
            <w:ins w:id="6776" w:author="marpa" w:date="2026-10-25T23:33:28Z">
              <w:r>
                <w:rPr>
                  <w:rFonts w:hint="default" w:ascii="Courier New" w:hAnsi="Courier New" w:eastAsia="Courier New" w:cs="Courier New"/>
                  <w:color w:val="000000"/>
                  <w:sz w:val="16"/>
                  <w:szCs w:val="16"/>
                  <w:lang w:val="es-EC"/>
                </w:rPr>
                <w:t xml:space="preserve">    public static String obtenerToken() { return tokenActual; }</w:t>
              </w:r>
            </w:ins>
          </w:p>
          <w:p w14:paraId="3B05FF3F">
            <w:pPr>
              <w:spacing w:before="0" w:after="0" w:line="240" w:lineRule="auto"/>
              <w:rPr>
                <w:ins w:id="6777" w:author="marpa" w:date="2026-10-25T23:33:28Z"/>
                <w:rFonts w:hint="default" w:ascii="Courier New" w:hAnsi="Courier New" w:eastAsia="Courier New" w:cs="Courier New"/>
                <w:color w:val="000000"/>
                <w:sz w:val="16"/>
                <w:szCs w:val="16"/>
                <w:lang w:val="es-EC"/>
              </w:rPr>
            </w:pPr>
            <w:ins w:id="6778" w:author="marpa" w:date="2026-10-25T23:33:28Z">
              <w:r>
                <w:rPr>
                  <w:rFonts w:hint="default" w:ascii="Courier New" w:hAnsi="Courier New" w:eastAsia="Courier New" w:cs="Courier New"/>
                  <w:color w:val="000000"/>
                  <w:sz w:val="16"/>
                  <w:szCs w:val="16"/>
                  <w:lang w:val="es-EC"/>
                </w:rPr>
                <w:t xml:space="preserve">    public static void limpiar() { tokenActual = null; }</w:t>
              </w:r>
            </w:ins>
          </w:p>
          <w:p w14:paraId="3581282A">
            <w:pPr>
              <w:spacing w:before="0" w:after="0" w:line="240" w:lineRule="auto"/>
              <w:rPr>
                <w:ins w:id="6779" w:author="marpa" w:date="2026-10-25T23:33:28Z"/>
                <w:rFonts w:hint="default" w:ascii="Courier New" w:hAnsi="Courier New" w:eastAsia="Courier New" w:cs="Courier New"/>
                <w:color w:val="000000"/>
                <w:sz w:val="16"/>
                <w:szCs w:val="16"/>
                <w:lang w:val="es-EC"/>
              </w:rPr>
            </w:pPr>
            <w:ins w:id="6780" w:author="marpa" w:date="2026-10-25T23:33:28Z">
              <w:r>
                <w:rPr>
                  <w:rFonts w:hint="default" w:ascii="Courier New" w:hAnsi="Courier New" w:eastAsia="Courier New" w:cs="Courier New"/>
                  <w:color w:val="000000"/>
                  <w:sz w:val="16"/>
                  <w:szCs w:val="16"/>
                  <w:lang w:val="es-EC"/>
                </w:rPr>
                <w:t>}</w:t>
              </w:r>
            </w:ins>
          </w:p>
          <w:p w14:paraId="736A171D">
            <w:pPr>
              <w:spacing w:before="0" w:after="0" w:line="240" w:lineRule="auto"/>
              <w:rPr>
                <w:ins w:id="6781" w:author="marpa" w:date="2026-10-25T23:33:28Z"/>
                <w:rFonts w:hint="default" w:ascii="Courier New" w:hAnsi="Courier New" w:eastAsia="Courier New" w:cs="Courier New"/>
                <w:color w:val="000000"/>
                <w:sz w:val="16"/>
                <w:szCs w:val="16"/>
                <w:lang w:val="es-EC"/>
              </w:rPr>
            </w:pPr>
          </w:p>
        </w:tc>
      </w:tr>
    </w:tbl>
    <w:p w14:paraId="6F6DD061">
      <w:pPr>
        <w:pStyle w:val="6"/>
        <w:rPr>
          <w:ins w:id="6782" w:author="marpa" w:date="2026-10-25T23:33:28Z"/>
          <w:rFonts w:hint="default"/>
          <w:lang w:val="es-EC"/>
        </w:rPr>
      </w:pPr>
      <w:ins w:id="6783" w:author="marpa" w:date="2026-10-25T23:33:28Z">
        <w:bookmarkStart w:id="247" w:name="_Toc28732"/>
        <w:bookmarkStart w:id="248" w:name="_Toc24671"/>
        <w:r>
          <w:rPr/>
          <w:t xml:space="preserve">Tabla </w:t>
        </w:r>
      </w:ins>
      <w:r>
        <w:rPr>
          <w:rFonts w:hint="default"/>
          <w:lang w:val="es-EC"/>
        </w:rPr>
        <w:t>38</w:t>
      </w:r>
      <w:ins w:id="6784" w:author="marpa" w:date="2026-10-25T23:33:28Z">
        <w:r>
          <w:rPr/>
          <w:t xml:space="preserve">. Clase </w:t>
        </w:r>
      </w:ins>
      <w:ins w:id="6785" w:author="marpa" w:date="2026-10-25T23:33:28Z">
        <w:r>
          <w:rPr>
            <w:rFonts w:hint="default"/>
          </w:rPr>
          <w:t>ManejadorClienteAutenticacion</w:t>
        </w:r>
      </w:ins>
      <w:ins w:id="6786" w:author="marpa" w:date="2026-10-25T23:33:28Z">
        <w:r>
          <w:rPr/>
          <w:t xml:space="preserve">- Cliente </w:t>
        </w:r>
      </w:ins>
      <w:r>
        <w:rPr>
          <w:rFonts w:hint="default"/>
          <w:lang w:val="es-EC"/>
        </w:rPr>
        <w:t>escritorio</w:t>
      </w:r>
      <w:bookmarkEnd w:id="247"/>
      <w:bookmarkEnd w:id="248"/>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4732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6787" w:author="marpa" w:date="2026-10-25T23:33:28Z"/>
        </w:trPr>
        <w:tc>
          <w:tcPr>
            <w:tcW w:w="8494" w:type="dxa"/>
            <w:shd w:val="clear" w:color="auto" w:fill="D9D9D9"/>
          </w:tcPr>
          <w:p w14:paraId="37ECE043">
            <w:pPr>
              <w:spacing w:before="0" w:after="0" w:line="240" w:lineRule="auto"/>
              <w:rPr>
                <w:ins w:id="6788" w:author="marpa" w:date="2026-10-25T23:33:28Z"/>
                <w:rFonts w:hint="default" w:ascii="Courier New" w:hAnsi="Courier New" w:eastAsia="Courier New" w:cs="Courier New"/>
                <w:color w:val="000000"/>
                <w:sz w:val="16"/>
                <w:szCs w:val="16"/>
                <w:lang w:val="es-EC"/>
              </w:rPr>
            </w:pPr>
            <w:ins w:id="6789" w:author="marpa" w:date="2026-10-25T23:33:28Z">
              <w:r>
                <w:rPr>
                  <w:rFonts w:hint="default" w:ascii="Courier New" w:hAnsi="Courier New" w:eastAsia="Courier New" w:cs="Courier New"/>
                  <w:color w:val="000000"/>
                  <w:sz w:val="16"/>
                  <w:szCs w:val="16"/>
                  <w:lang w:val="es-EC"/>
                </w:rPr>
                <w:t>package ec.edu.monster.seguridad;</w:t>
              </w:r>
            </w:ins>
          </w:p>
          <w:p w14:paraId="20B9ECF1">
            <w:pPr>
              <w:spacing w:before="0" w:after="0" w:line="240" w:lineRule="auto"/>
              <w:rPr>
                <w:ins w:id="6790" w:author="marpa" w:date="2026-10-25T23:33:28Z"/>
                <w:rFonts w:hint="default" w:ascii="Courier New" w:hAnsi="Courier New" w:eastAsia="Courier New" w:cs="Courier New"/>
                <w:color w:val="000000"/>
                <w:sz w:val="16"/>
                <w:szCs w:val="16"/>
                <w:lang w:val="es-EC"/>
              </w:rPr>
            </w:pPr>
          </w:p>
          <w:p w14:paraId="3FA5EFFC">
            <w:pPr>
              <w:spacing w:before="0" w:after="0" w:line="240" w:lineRule="auto"/>
              <w:rPr>
                <w:ins w:id="6791" w:author="marpa" w:date="2026-10-25T23:33:28Z"/>
                <w:rFonts w:hint="default" w:ascii="Courier New" w:hAnsi="Courier New" w:eastAsia="Courier New" w:cs="Courier New"/>
                <w:color w:val="000000"/>
                <w:sz w:val="16"/>
                <w:szCs w:val="16"/>
                <w:lang w:val="es-EC"/>
              </w:rPr>
            </w:pPr>
            <w:ins w:id="6792" w:author="marpa" w:date="2026-10-25T23:33:28Z">
              <w:r>
                <w:rPr>
                  <w:rFonts w:hint="default" w:ascii="Courier New" w:hAnsi="Courier New" w:eastAsia="Courier New" w:cs="Courier New"/>
                  <w:color w:val="000000"/>
                  <w:sz w:val="16"/>
                  <w:szCs w:val="16"/>
                  <w:lang w:val="es-EC"/>
                </w:rPr>
                <w:t>import jakarta.xml.soap.Node;</w:t>
              </w:r>
            </w:ins>
          </w:p>
          <w:p w14:paraId="69BADB81">
            <w:pPr>
              <w:spacing w:before="0" w:after="0" w:line="240" w:lineRule="auto"/>
              <w:rPr>
                <w:ins w:id="6793" w:author="marpa" w:date="2026-10-25T23:33:28Z"/>
                <w:rFonts w:hint="default" w:ascii="Courier New" w:hAnsi="Courier New" w:eastAsia="Courier New" w:cs="Courier New"/>
                <w:color w:val="000000"/>
                <w:sz w:val="16"/>
                <w:szCs w:val="16"/>
                <w:lang w:val="es-EC"/>
              </w:rPr>
            </w:pPr>
            <w:ins w:id="6794" w:author="marpa" w:date="2026-10-25T23:33:28Z">
              <w:r>
                <w:rPr>
                  <w:rFonts w:hint="default" w:ascii="Courier New" w:hAnsi="Courier New" w:eastAsia="Courier New" w:cs="Courier New"/>
                  <w:color w:val="000000"/>
                  <w:sz w:val="16"/>
                  <w:szCs w:val="16"/>
                  <w:lang w:val="es-EC"/>
                </w:rPr>
                <w:t>import jakarta.xml.soap.SOAPElement;</w:t>
              </w:r>
            </w:ins>
          </w:p>
          <w:p w14:paraId="6CFD029B">
            <w:pPr>
              <w:spacing w:before="0" w:after="0" w:line="240" w:lineRule="auto"/>
              <w:rPr>
                <w:ins w:id="6795" w:author="marpa" w:date="2026-10-25T23:33:28Z"/>
                <w:rFonts w:hint="default" w:ascii="Courier New" w:hAnsi="Courier New" w:eastAsia="Courier New" w:cs="Courier New"/>
                <w:color w:val="000000"/>
                <w:sz w:val="16"/>
                <w:szCs w:val="16"/>
                <w:lang w:val="es-EC"/>
              </w:rPr>
            </w:pPr>
            <w:ins w:id="6796" w:author="marpa" w:date="2026-10-25T23:33:28Z">
              <w:r>
                <w:rPr>
                  <w:rFonts w:hint="default" w:ascii="Courier New" w:hAnsi="Courier New" w:eastAsia="Courier New" w:cs="Courier New"/>
                  <w:color w:val="000000"/>
                  <w:sz w:val="16"/>
                  <w:szCs w:val="16"/>
                  <w:lang w:val="es-EC"/>
                </w:rPr>
                <w:t>import jakarta.xml.soap.SOAPEnvelope;</w:t>
              </w:r>
            </w:ins>
          </w:p>
          <w:p w14:paraId="54B9B169">
            <w:pPr>
              <w:spacing w:before="0" w:after="0" w:line="240" w:lineRule="auto"/>
              <w:rPr>
                <w:ins w:id="6797" w:author="marpa" w:date="2026-10-25T23:33:28Z"/>
                <w:rFonts w:hint="default" w:ascii="Courier New" w:hAnsi="Courier New" w:eastAsia="Courier New" w:cs="Courier New"/>
                <w:color w:val="000000"/>
                <w:sz w:val="16"/>
                <w:szCs w:val="16"/>
                <w:lang w:val="es-EC"/>
              </w:rPr>
            </w:pPr>
            <w:ins w:id="6798" w:author="marpa" w:date="2026-10-25T23:33:28Z">
              <w:r>
                <w:rPr>
                  <w:rFonts w:hint="default" w:ascii="Courier New" w:hAnsi="Courier New" w:eastAsia="Courier New" w:cs="Courier New"/>
                  <w:color w:val="000000"/>
                  <w:sz w:val="16"/>
                  <w:szCs w:val="16"/>
                  <w:lang w:val="es-EC"/>
                </w:rPr>
                <w:t>import jakarta.xml.soap.SOAPHeader;</w:t>
              </w:r>
            </w:ins>
          </w:p>
          <w:p w14:paraId="61E0B212">
            <w:pPr>
              <w:spacing w:before="0" w:after="0" w:line="240" w:lineRule="auto"/>
              <w:rPr>
                <w:ins w:id="6799" w:author="marpa" w:date="2026-10-25T23:33:28Z"/>
                <w:rFonts w:hint="default" w:ascii="Courier New" w:hAnsi="Courier New" w:eastAsia="Courier New" w:cs="Courier New"/>
                <w:color w:val="000000"/>
                <w:sz w:val="16"/>
                <w:szCs w:val="16"/>
                <w:lang w:val="es-EC"/>
              </w:rPr>
            </w:pPr>
            <w:ins w:id="6800" w:author="marpa" w:date="2026-10-25T23:33:28Z">
              <w:r>
                <w:rPr>
                  <w:rFonts w:hint="default" w:ascii="Courier New" w:hAnsi="Courier New" w:eastAsia="Courier New" w:cs="Courier New"/>
                  <w:color w:val="000000"/>
                  <w:sz w:val="16"/>
                  <w:szCs w:val="16"/>
                  <w:lang w:val="es-EC"/>
                </w:rPr>
                <w:t>import jakarta.xml.soap.SOAPMessage;</w:t>
              </w:r>
            </w:ins>
          </w:p>
          <w:p w14:paraId="5562FFA3">
            <w:pPr>
              <w:spacing w:before="0" w:after="0" w:line="240" w:lineRule="auto"/>
              <w:rPr>
                <w:ins w:id="6801" w:author="marpa" w:date="2026-10-25T23:33:28Z"/>
                <w:rFonts w:hint="default" w:ascii="Courier New" w:hAnsi="Courier New" w:eastAsia="Courier New" w:cs="Courier New"/>
                <w:color w:val="000000"/>
                <w:sz w:val="16"/>
                <w:szCs w:val="16"/>
                <w:lang w:val="es-EC"/>
              </w:rPr>
            </w:pPr>
            <w:ins w:id="6802" w:author="marpa" w:date="2026-10-25T23:33:28Z">
              <w:r>
                <w:rPr>
                  <w:rFonts w:hint="default" w:ascii="Courier New" w:hAnsi="Courier New" w:eastAsia="Courier New" w:cs="Courier New"/>
                  <w:color w:val="000000"/>
                  <w:sz w:val="16"/>
                  <w:szCs w:val="16"/>
                  <w:lang w:val="es-EC"/>
                </w:rPr>
                <w:t>import jakarta.xml.ws.handler.MessageContext;</w:t>
              </w:r>
            </w:ins>
          </w:p>
          <w:p w14:paraId="091B4878">
            <w:pPr>
              <w:spacing w:before="0" w:after="0" w:line="240" w:lineRule="auto"/>
              <w:rPr>
                <w:ins w:id="6803" w:author="marpa" w:date="2026-10-25T23:33:28Z"/>
                <w:rFonts w:hint="default" w:ascii="Courier New" w:hAnsi="Courier New" w:eastAsia="Courier New" w:cs="Courier New"/>
                <w:color w:val="000000"/>
                <w:sz w:val="16"/>
                <w:szCs w:val="16"/>
                <w:lang w:val="es-EC"/>
              </w:rPr>
            </w:pPr>
            <w:ins w:id="6804" w:author="marpa" w:date="2026-10-25T23:33:28Z">
              <w:r>
                <w:rPr>
                  <w:rFonts w:hint="default" w:ascii="Courier New" w:hAnsi="Courier New" w:eastAsia="Courier New" w:cs="Courier New"/>
                  <w:color w:val="000000"/>
                  <w:sz w:val="16"/>
                  <w:szCs w:val="16"/>
                  <w:lang w:val="es-EC"/>
                </w:rPr>
                <w:t>import jakarta.xml.ws.handler.soap.SOAPHandler;</w:t>
              </w:r>
            </w:ins>
          </w:p>
          <w:p w14:paraId="207525DE">
            <w:pPr>
              <w:spacing w:before="0" w:after="0" w:line="240" w:lineRule="auto"/>
              <w:rPr>
                <w:ins w:id="6805" w:author="marpa" w:date="2026-10-25T23:33:28Z"/>
                <w:rFonts w:hint="default" w:ascii="Courier New" w:hAnsi="Courier New" w:eastAsia="Courier New" w:cs="Courier New"/>
                <w:color w:val="000000"/>
                <w:sz w:val="16"/>
                <w:szCs w:val="16"/>
                <w:lang w:val="es-EC"/>
              </w:rPr>
            </w:pPr>
            <w:ins w:id="6806" w:author="marpa" w:date="2026-10-25T23:33:28Z">
              <w:r>
                <w:rPr>
                  <w:rFonts w:hint="default" w:ascii="Courier New" w:hAnsi="Courier New" w:eastAsia="Courier New" w:cs="Courier New"/>
                  <w:color w:val="000000"/>
                  <w:sz w:val="16"/>
                  <w:szCs w:val="16"/>
                  <w:lang w:val="es-EC"/>
                </w:rPr>
                <w:t>import jakarta.xml.ws.handler.soap.SOAPMessageContext;</w:t>
              </w:r>
            </w:ins>
          </w:p>
          <w:p w14:paraId="09261430">
            <w:pPr>
              <w:spacing w:before="0" w:after="0" w:line="240" w:lineRule="auto"/>
              <w:rPr>
                <w:ins w:id="6807" w:author="marpa" w:date="2026-10-25T23:33:28Z"/>
                <w:rFonts w:hint="default" w:ascii="Courier New" w:hAnsi="Courier New" w:eastAsia="Courier New" w:cs="Courier New"/>
                <w:color w:val="000000"/>
                <w:sz w:val="16"/>
                <w:szCs w:val="16"/>
                <w:lang w:val="es-EC"/>
              </w:rPr>
            </w:pPr>
            <w:ins w:id="6808" w:author="marpa" w:date="2026-10-25T23:33:28Z">
              <w:r>
                <w:rPr>
                  <w:rFonts w:hint="default" w:ascii="Courier New" w:hAnsi="Courier New" w:eastAsia="Courier New" w:cs="Courier New"/>
                  <w:color w:val="000000"/>
                  <w:sz w:val="16"/>
                  <w:szCs w:val="16"/>
                  <w:lang w:val="es-EC"/>
                </w:rPr>
                <w:t>import java.util.Collections;</w:t>
              </w:r>
            </w:ins>
          </w:p>
          <w:p w14:paraId="2CBEF196">
            <w:pPr>
              <w:spacing w:before="0" w:after="0" w:line="240" w:lineRule="auto"/>
              <w:rPr>
                <w:ins w:id="6809" w:author="marpa" w:date="2026-10-25T23:33:28Z"/>
                <w:rFonts w:hint="default" w:ascii="Courier New" w:hAnsi="Courier New" w:eastAsia="Courier New" w:cs="Courier New"/>
                <w:color w:val="000000"/>
                <w:sz w:val="16"/>
                <w:szCs w:val="16"/>
                <w:lang w:val="es-EC"/>
              </w:rPr>
            </w:pPr>
            <w:ins w:id="6810" w:author="marpa" w:date="2026-10-25T23:33:28Z">
              <w:r>
                <w:rPr>
                  <w:rFonts w:hint="default" w:ascii="Courier New" w:hAnsi="Courier New" w:eastAsia="Courier New" w:cs="Courier New"/>
                  <w:color w:val="000000"/>
                  <w:sz w:val="16"/>
                  <w:szCs w:val="16"/>
                  <w:lang w:val="es-EC"/>
                </w:rPr>
                <w:t>import java.util.Set;</w:t>
              </w:r>
            </w:ins>
          </w:p>
          <w:p w14:paraId="0002F345">
            <w:pPr>
              <w:spacing w:before="0" w:after="0" w:line="240" w:lineRule="auto"/>
              <w:rPr>
                <w:ins w:id="6811" w:author="marpa" w:date="2026-10-25T23:33:28Z"/>
                <w:rFonts w:hint="default" w:ascii="Courier New" w:hAnsi="Courier New" w:eastAsia="Courier New" w:cs="Courier New"/>
                <w:color w:val="000000"/>
                <w:sz w:val="16"/>
                <w:szCs w:val="16"/>
                <w:lang w:val="es-EC"/>
              </w:rPr>
            </w:pPr>
            <w:ins w:id="6812" w:author="marpa" w:date="2026-10-25T23:33:28Z">
              <w:r>
                <w:rPr>
                  <w:rFonts w:hint="default" w:ascii="Courier New" w:hAnsi="Courier New" w:eastAsia="Courier New" w:cs="Courier New"/>
                  <w:color w:val="000000"/>
                  <w:sz w:val="16"/>
                  <w:szCs w:val="16"/>
                  <w:lang w:val="es-EC"/>
                </w:rPr>
                <w:t>import javax.xml.namespace.QName;</w:t>
              </w:r>
            </w:ins>
          </w:p>
          <w:p w14:paraId="130C3F1A">
            <w:pPr>
              <w:spacing w:before="0" w:after="0" w:line="240" w:lineRule="auto"/>
              <w:rPr>
                <w:ins w:id="6813" w:author="marpa" w:date="2026-10-25T23:33:28Z"/>
                <w:rFonts w:hint="default" w:ascii="Courier New" w:hAnsi="Courier New" w:eastAsia="Courier New" w:cs="Courier New"/>
                <w:color w:val="000000"/>
                <w:sz w:val="16"/>
                <w:szCs w:val="16"/>
                <w:lang w:val="es-EC"/>
              </w:rPr>
            </w:pPr>
          </w:p>
          <w:p w14:paraId="69F1D6B3">
            <w:pPr>
              <w:spacing w:before="0" w:after="0" w:line="240" w:lineRule="auto"/>
              <w:rPr>
                <w:ins w:id="6814" w:author="marpa" w:date="2026-10-25T23:33:28Z"/>
                <w:rFonts w:hint="default" w:ascii="Courier New" w:hAnsi="Courier New" w:eastAsia="Courier New" w:cs="Courier New"/>
                <w:color w:val="000000"/>
                <w:sz w:val="16"/>
                <w:szCs w:val="16"/>
                <w:lang w:val="es-EC"/>
              </w:rPr>
            </w:pPr>
            <w:ins w:id="6815" w:author="marpa" w:date="2026-10-25T23:33:28Z">
              <w:r>
                <w:rPr>
                  <w:rFonts w:hint="default" w:ascii="Courier New" w:hAnsi="Courier New" w:eastAsia="Courier New" w:cs="Courier New"/>
                  <w:color w:val="000000"/>
                  <w:sz w:val="16"/>
                  <w:szCs w:val="16"/>
                  <w:lang w:val="es-EC"/>
                </w:rPr>
                <w:t>/** Inserta el token que exige el manejador de autenticación del servidor. */</w:t>
              </w:r>
            </w:ins>
          </w:p>
          <w:p w14:paraId="31CA72C9">
            <w:pPr>
              <w:spacing w:before="0" w:after="0" w:line="240" w:lineRule="auto"/>
              <w:rPr>
                <w:ins w:id="6816" w:author="marpa" w:date="2026-10-25T23:33:28Z"/>
                <w:rFonts w:hint="default" w:ascii="Courier New" w:hAnsi="Courier New" w:eastAsia="Courier New" w:cs="Courier New"/>
                <w:color w:val="000000"/>
                <w:sz w:val="16"/>
                <w:szCs w:val="16"/>
                <w:lang w:val="es-EC"/>
              </w:rPr>
            </w:pPr>
            <w:ins w:id="6817" w:author="marpa" w:date="2026-10-25T23:33:28Z">
              <w:r>
                <w:rPr>
                  <w:rFonts w:hint="default" w:ascii="Courier New" w:hAnsi="Courier New" w:eastAsia="Courier New" w:cs="Courier New"/>
                  <w:color w:val="000000"/>
                  <w:sz w:val="16"/>
                  <w:szCs w:val="16"/>
                  <w:lang w:val="es-EC"/>
                </w:rPr>
                <w:t>public final class ManejadorClienteAutenticacion implements SOAPHandler&lt;SOAPMessageContext&gt; {</w:t>
              </w:r>
            </w:ins>
          </w:p>
          <w:p w14:paraId="64E7BE25">
            <w:pPr>
              <w:spacing w:before="0" w:after="0" w:line="240" w:lineRule="auto"/>
              <w:rPr>
                <w:ins w:id="6818" w:author="marpa" w:date="2026-10-25T23:33:28Z"/>
                <w:rFonts w:hint="default" w:ascii="Courier New" w:hAnsi="Courier New" w:eastAsia="Courier New" w:cs="Courier New"/>
                <w:color w:val="000000"/>
                <w:sz w:val="16"/>
                <w:szCs w:val="16"/>
                <w:lang w:val="es-EC"/>
              </w:rPr>
            </w:pPr>
            <w:ins w:id="6819" w:author="marpa" w:date="2026-10-25T23:33:28Z">
              <w:r>
                <w:rPr>
                  <w:rFonts w:hint="default" w:ascii="Courier New" w:hAnsi="Courier New" w:eastAsia="Courier New" w:cs="Courier New"/>
                  <w:color w:val="000000"/>
                  <w:sz w:val="16"/>
                  <w:szCs w:val="16"/>
                  <w:lang w:val="es-EC"/>
                </w:rPr>
                <w:t xml:space="preserve">    private static final String NS_SEGURIDAD = "http://ws.monster.edu.ec/seguridad";</w:t>
              </w:r>
            </w:ins>
          </w:p>
          <w:p w14:paraId="2B92E5D9">
            <w:pPr>
              <w:spacing w:before="0" w:after="0" w:line="240" w:lineRule="auto"/>
              <w:rPr>
                <w:ins w:id="6820" w:author="marpa" w:date="2026-10-25T23:33:28Z"/>
                <w:rFonts w:hint="default" w:ascii="Courier New" w:hAnsi="Courier New" w:eastAsia="Courier New" w:cs="Courier New"/>
                <w:color w:val="000000"/>
                <w:sz w:val="16"/>
                <w:szCs w:val="16"/>
                <w:lang w:val="es-EC"/>
              </w:rPr>
            </w:pPr>
          </w:p>
          <w:p w14:paraId="7B893CDC">
            <w:pPr>
              <w:spacing w:before="0" w:after="0" w:line="240" w:lineRule="auto"/>
              <w:rPr>
                <w:ins w:id="6821" w:author="marpa" w:date="2026-10-25T23:33:28Z"/>
                <w:rFonts w:hint="default" w:ascii="Courier New" w:hAnsi="Courier New" w:eastAsia="Courier New" w:cs="Courier New"/>
                <w:color w:val="000000"/>
                <w:sz w:val="16"/>
                <w:szCs w:val="16"/>
                <w:lang w:val="es-EC"/>
              </w:rPr>
            </w:pPr>
            <w:ins w:id="6822" w:author="marpa" w:date="2026-10-25T23:33:28Z">
              <w:r>
                <w:rPr>
                  <w:rFonts w:hint="default" w:ascii="Courier New" w:hAnsi="Courier New" w:eastAsia="Courier New" w:cs="Courier New"/>
                  <w:color w:val="000000"/>
                  <w:sz w:val="16"/>
                  <w:szCs w:val="16"/>
                  <w:lang w:val="es-EC"/>
                </w:rPr>
                <w:t xml:space="preserve">    @Override</w:t>
              </w:r>
            </w:ins>
          </w:p>
          <w:p w14:paraId="3EB58488">
            <w:pPr>
              <w:spacing w:before="0" w:after="0" w:line="240" w:lineRule="auto"/>
              <w:rPr>
                <w:ins w:id="6823" w:author="marpa" w:date="2026-10-25T23:33:28Z"/>
                <w:rFonts w:hint="default" w:ascii="Courier New" w:hAnsi="Courier New" w:eastAsia="Courier New" w:cs="Courier New"/>
                <w:color w:val="000000"/>
                <w:sz w:val="16"/>
                <w:szCs w:val="16"/>
                <w:lang w:val="es-EC"/>
              </w:rPr>
            </w:pPr>
            <w:ins w:id="6824" w:author="marpa" w:date="2026-10-25T23:33:28Z">
              <w:r>
                <w:rPr>
                  <w:rFonts w:hint="default" w:ascii="Courier New" w:hAnsi="Courier New" w:eastAsia="Courier New" w:cs="Courier New"/>
                  <w:color w:val="000000"/>
                  <w:sz w:val="16"/>
                  <w:szCs w:val="16"/>
                  <w:lang w:val="es-EC"/>
                </w:rPr>
                <w:t xml:space="preserve">    public boolean handleMessage(SOAPMessageContext contexto) {</w:t>
              </w:r>
            </w:ins>
          </w:p>
          <w:p w14:paraId="03A09C19">
            <w:pPr>
              <w:spacing w:before="0" w:after="0" w:line="240" w:lineRule="auto"/>
              <w:rPr>
                <w:ins w:id="6825" w:author="marpa" w:date="2026-10-25T23:33:28Z"/>
                <w:rFonts w:hint="default" w:ascii="Courier New" w:hAnsi="Courier New" w:eastAsia="Courier New" w:cs="Courier New"/>
                <w:color w:val="000000"/>
                <w:sz w:val="16"/>
                <w:szCs w:val="16"/>
                <w:lang w:val="es-EC"/>
              </w:rPr>
            </w:pPr>
            <w:ins w:id="6826" w:author="marpa" w:date="2026-10-25T23:33:28Z">
              <w:r>
                <w:rPr>
                  <w:rFonts w:hint="default" w:ascii="Courier New" w:hAnsi="Courier New" w:eastAsia="Courier New" w:cs="Courier New"/>
                  <w:color w:val="000000"/>
                  <w:sz w:val="16"/>
                  <w:szCs w:val="16"/>
                  <w:lang w:val="es-EC"/>
                </w:rPr>
                <w:t xml:space="preserve">        if (Boolean.TRUE.equals(contexto.get(MessageContext.MESSAGE_OUTBOUND_PROPERTY))) {</w:t>
              </w:r>
            </w:ins>
          </w:p>
          <w:p w14:paraId="2E650CFD">
            <w:pPr>
              <w:spacing w:before="0" w:after="0" w:line="240" w:lineRule="auto"/>
              <w:rPr>
                <w:ins w:id="6827" w:author="marpa" w:date="2026-10-25T23:33:28Z"/>
                <w:rFonts w:hint="default" w:ascii="Courier New" w:hAnsi="Courier New" w:eastAsia="Courier New" w:cs="Courier New"/>
                <w:color w:val="000000"/>
                <w:sz w:val="16"/>
                <w:szCs w:val="16"/>
                <w:lang w:val="es-EC"/>
              </w:rPr>
            </w:pPr>
            <w:ins w:id="6828" w:author="marpa" w:date="2026-10-25T23:33:28Z">
              <w:r>
                <w:rPr>
                  <w:rFonts w:hint="default" w:ascii="Courier New" w:hAnsi="Courier New" w:eastAsia="Courier New" w:cs="Courier New"/>
                  <w:color w:val="000000"/>
                  <w:sz w:val="16"/>
                  <w:szCs w:val="16"/>
                  <w:lang w:val="es-EC"/>
                </w:rPr>
                <w:t xml:space="preserve">            agregarToken(contexto);</w:t>
              </w:r>
            </w:ins>
          </w:p>
          <w:p w14:paraId="5F0909C2">
            <w:pPr>
              <w:spacing w:before="0" w:after="0" w:line="240" w:lineRule="auto"/>
              <w:rPr>
                <w:ins w:id="6829" w:author="marpa" w:date="2026-10-25T23:33:28Z"/>
                <w:rFonts w:hint="default" w:ascii="Courier New" w:hAnsi="Courier New" w:eastAsia="Courier New" w:cs="Courier New"/>
                <w:color w:val="000000"/>
                <w:sz w:val="16"/>
                <w:szCs w:val="16"/>
                <w:lang w:val="es-EC"/>
              </w:rPr>
            </w:pPr>
            <w:ins w:id="6830" w:author="marpa" w:date="2026-10-25T23:33:28Z">
              <w:r>
                <w:rPr>
                  <w:rFonts w:hint="default" w:ascii="Courier New" w:hAnsi="Courier New" w:eastAsia="Courier New" w:cs="Courier New"/>
                  <w:color w:val="000000"/>
                  <w:sz w:val="16"/>
                  <w:szCs w:val="16"/>
                  <w:lang w:val="es-EC"/>
                </w:rPr>
                <w:t xml:space="preserve">        }</w:t>
              </w:r>
            </w:ins>
          </w:p>
          <w:p w14:paraId="0BA49898">
            <w:pPr>
              <w:spacing w:before="0" w:after="0" w:line="240" w:lineRule="auto"/>
              <w:rPr>
                <w:ins w:id="6831" w:author="marpa" w:date="2026-10-25T23:33:28Z"/>
                <w:rFonts w:hint="default" w:ascii="Courier New" w:hAnsi="Courier New" w:eastAsia="Courier New" w:cs="Courier New"/>
                <w:color w:val="000000"/>
                <w:sz w:val="16"/>
                <w:szCs w:val="16"/>
                <w:lang w:val="es-EC"/>
              </w:rPr>
            </w:pPr>
            <w:ins w:id="6832" w:author="marpa" w:date="2026-10-25T23:33:28Z">
              <w:r>
                <w:rPr>
                  <w:rFonts w:hint="default" w:ascii="Courier New" w:hAnsi="Courier New" w:eastAsia="Courier New" w:cs="Courier New"/>
                  <w:color w:val="000000"/>
                  <w:sz w:val="16"/>
                  <w:szCs w:val="16"/>
                  <w:lang w:val="es-EC"/>
                </w:rPr>
                <w:t xml:space="preserve">        return true;</w:t>
              </w:r>
            </w:ins>
          </w:p>
          <w:p w14:paraId="110822B0">
            <w:pPr>
              <w:spacing w:before="0" w:after="0" w:line="240" w:lineRule="auto"/>
              <w:rPr>
                <w:ins w:id="6833" w:author="marpa" w:date="2026-10-25T23:33:28Z"/>
                <w:rFonts w:hint="default" w:ascii="Courier New" w:hAnsi="Courier New" w:eastAsia="Courier New" w:cs="Courier New"/>
                <w:color w:val="000000"/>
                <w:sz w:val="16"/>
                <w:szCs w:val="16"/>
                <w:lang w:val="es-EC"/>
              </w:rPr>
            </w:pPr>
            <w:ins w:id="6834" w:author="marpa" w:date="2026-10-25T23:33:28Z">
              <w:r>
                <w:rPr>
                  <w:rFonts w:hint="default" w:ascii="Courier New" w:hAnsi="Courier New" w:eastAsia="Courier New" w:cs="Courier New"/>
                  <w:color w:val="000000"/>
                  <w:sz w:val="16"/>
                  <w:szCs w:val="16"/>
                  <w:lang w:val="es-EC"/>
                </w:rPr>
                <w:t xml:space="preserve">    }</w:t>
              </w:r>
            </w:ins>
          </w:p>
          <w:p w14:paraId="164999C2">
            <w:pPr>
              <w:spacing w:before="0" w:after="0" w:line="240" w:lineRule="auto"/>
              <w:rPr>
                <w:ins w:id="6835" w:author="marpa" w:date="2026-10-25T23:33:28Z"/>
                <w:rFonts w:hint="default" w:ascii="Courier New" w:hAnsi="Courier New" w:eastAsia="Courier New" w:cs="Courier New"/>
                <w:color w:val="000000"/>
                <w:sz w:val="16"/>
                <w:szCs w:val="16"/>
                <w:lang w:val="es-EC"/>
              </w:rPr>
            </w:pPr>
          </w:p>
          <w:p w14:paraId="62747B77">
            <w:pPr>
              <w:spacing w:before="0" w:after="0" w:line="240" w:lineRule="auto"/>
              <w:rPr>
                <w:ins w:id="6836" w:author="marpa" w:date="2026-10-25T23:33:28Z"/>
                <w:rFonts w:hint="default" w:ascii="Courier New" w:hAnsi="Courier New" w:eastAsia="Courier New" w:cs="Courier New"/>
                <w:color w:val="000000"/>
                <w:sz w:val="16"/>
                <w:szCs w:val="16"/>
                <w:lang w:val="es-EC"/>
              </w:rPr>
            </w:pPr>
            <w:ins w:id="6837" w:author="marpa" w:date="2026-10-25T23:33:28Z">
              <w:r>
                <w:rPr>
                  <w:rFonts w:hint="default" w:ascii="Courier New" w:hAnsi="Courier New" w:eastAsia="Courier New" w:cs="Courier New"/>
                  <w:color w:val="000000"/>
                  <w:sz w:val="16"/>
                  <w:szCs w:val="16"/>
                  <w:lang w:val="es-EC"/>
                </w:rPr>
                <w:t xml:space="preserve">    private void agregarToken(SOAPMessageContext contexto) {</w:t>
              </w:r>
            </w:ins>
          </w:p>
          <w:p w14:paraId="394B4496">
            <w:pPr>
              <w:spacing w:before="0" w:after="0" w:line="240" w:lineRule="auto"/>
              <w:rPr>
                <w:ins w:id="6838" w:author="marpa" w:date="2026-10-25T23:33:28Z"/>
                <w:rFonts w:hint="default" w:ascii="Courier New" w:hAnsi="Courier New" w:eastAsia="Courier New" w:cs="Courier New"/>
                <w:color w:val="000000"/>
                <w:sz w:val="16"/>
                <w:szCs w:val="16"/>
                <w:lang w:val="es-EC"/>
              </w:rPr>
            </w:pPr>
            <w:ins w:id="6839" w:author="marpa" w:date="2026-10-25T23:33:28Z">
              <w:r>
                <w:rPr>
                  <w:rFonts w:hint="default" w:ascii="Courier New" w:hAnsi="Courier New" w:eastAsia="Courier New" w:cs="Courier New"/>
                  <w:color w:val="000000"/>
                  <w:sz w:val="16"/>
                  <w:szCs w:val="16"/>
                  <w:lang w:val="es-EC"/>
                </w:rPr>
                <w:t xml:space="preserve">        String token = AdministradorTokensCliente.obtenerToken();</w:t>
              </w:r>
            </w:ins>
          </w:p>
          <w:p w14:paraId="020A2C43">
            <w:pPr>
              <w:spacing w:before="0" w:after="0" w:line="240" w:lineRule="auto"/>
              <w:rPr>
                <w:ins w:id="6840" w:author="marpa" w:date="2026-10-25T23:33:28Z"/>
                <w:rFonts w:hint="default" w:ascii="Courier New" w:hAnsi="Courier New" w:eastAsia="Courier New" w:cs="Courier New"/>
                <w:color w:val="000000"/>
                <w:sz w:val="16"/>
                <w:szCs w:val="16"/>
                <w:lang w:val="es-EC"/>
              </w:rPr>
            </w:pPr>
            <w:ins w:id="6841" w:author="marpa" w:date="2026-10-25T23:33:28Z">
              <w:r>
                <w:rPr>
                  <w:rFonts w:hint="default" w:ascii="Courier New" w:hAnsi="Courier New" w:eastAsia="Courier New" w:cs="Courier New"/>
                  <w:color w:val="000000"/>
                  <w:sz w:val="16"/>
                  <w:szCs w:val="16"/>
                  <w:lang w:val="es-EC"/>
                </w:rPr>
                <w:t xml:space="preserve">        if (token == null || token.isBlank()) return;</w:t>
              </w:r>
            </w:ins>
          </w:p>
          <w:p w14:paraId="7C8939E3">
            <w:pPr>
              <w:spacing w:before="0" w:after="0" w:line="240" w:lineRule="auto"/>
              <w:rPr>
                <w:ins w:id="6842" w:author="marpa" w:date="2026-10-25T23:33:28Z"/>
                <w:rFonts w:hint="default" w:ascii="Courier New" w:hAnsi="Courier New" w:eastAsia="Courier New" w:cs="Courier New"/>
                <w:color w:val="000000"/>
                <w:sz w:val="16"/>
                <w:szCs w:val="16"/>
                <w:lang w:val="es-EC"/>
              </w:rPr>
            </w:pPr>
            <w:ins w:id="6843" w:author="marpa" w:date="2026-10-25T23:33:28Z">
              <w:r>
                <w:rPr>
                  <w:rFonts w:hint="default" w:ascii="Courier New" w:hAnsi="Courier New" w:eastAsia="Courier New" w:cs="Courier New"/>
                  <w:color w:val="000000"/>
                  <w:sz w:val="16"/>
                  <w:szCs w:val="16"/>
                  <w:lang w:val="es-EC"/>
                </w:rPr>
                <w:t xml:space="preserve">        try {</w:t>
              </w:r>
            </w:ins>
          </w:p>
          <w:p w14:paraId="515D03C6">
            <w:pPr>
              <w:spacing w:before="0" w:after="0" w:line="240" w:lineRule="auto"/>
              <w:rPr>
                <w:ins w:id="6844" w:author="marpa" w:date="2026-10-25T23:33:28Z"/>
                <w:rFonts w:hint="default" w:ascii="Courier New" w:hAnsi="Courier New" w:eastAsia="Courier New" w:cs="Courier New"/>
                <w:color w:val="000000"/>
                <w:sz w:val="16"/>
                <w:szCs w:val="16"/>
                <w:lang w:val="es-EC"/>
              </w:rPr>
            </w:pPr>
            <w:ins w:id="6845" w:author="marpa" w:date="2026-10-25T23:33:28Z">
              <w:r>
                <w:rPr>
                  <w:rFonts w:hint="default" w:ascii="Courier New" w:hAnsi="Courier New" w:eastAsia="Courier New" w:cs="Courier New"/>
                  <w:color w:val="000000"/>
                  <w:sz w:val="16"/>
                  <w:szCs w:val="16"/>
                  <w:lang w:val="es-EC"/>
                </w:rPr>
                <w:t xml:space="preserve">            SOAPMessage mensaje = contexto.getMessage();</w:t>
              </w:r>
            </w:ins>
          </w:p>
          <w:p w14:paraId="42AB973E">
            <w:pPr>
              <w:spacing w:before="0" w:after="0" w:line="240" w:lineRule="auto"/>
              <w:rPr>
                <w:ins w:id="6846" w:author="marpa" w:date="2026-10-25T23:33:28Z"/>
                <w:rFonts w:hint="default" w:ascii="Courier New" w:hAnsi="Courier New" w:eastAsia="Courier New" w:cs="Courier New"/>
                <w:color w:val="000000"/>
                <w:sz w:val="16"/>
                <w:szCs w:val="16"/>
                <w:lang w:val="es-EC"/>
              </w:rPr>
            </w:pPr>
            <w:ins w:id="6847" w:author="marpa" w:date="2026-10-25T23:33:28Z">
              <w:r>
                <w:rPr>
                  <w:rFonts w:hint="default" w:ascii="Courier New" w:hAnsi="Courier New" w:eastAsia="Courier New" w:cs="Courier New"/>
                  <w:color w:val="000000"/>
                  <w:sz w:val="16"/>
                  <w:szCs w:val="16"/>
                  <w:lang w:val="es-EC"/>
                </w:rPr>
                <w:t xml:space="preserve">            Node cuerpo = (Node) mensaje.getSOAPBody().getFirstChild();</w:t>
              </w:r>
            </w:ins>
          </w:p>
          <w:p w14:paraId="1CD7B759">
            <w:pPr>
              <w:spacing w:before="0" w:after="0" w:line="240" w:lineRule="auto"/>
              <w:rPr>
                <w:ins w:id="6848" w:author="marpa" w:date="2026-10-25T23:33:28Z"/>
                <w:rFonts w:hint="default" w:ascii="Courier New" w:hAnsi="Courier New" w:eastAsia="Courier New" w:cs="Courier New"/>
                <w:color w:val="000000"/>
                <w:sz w:val="16"/>
                <w:szCs w:val="16"/>
                <w:lang w:val="es-EC"/>
              </w:rPr>
            </w:pPr>
            <w:ins w:id="6849" w:author="marpa" w:date="2026-10-25T23:33:28Z">
              <w:r>
                <w:rPr>
                  <w:rFonts w:hint="default" w:ascii="Courier New" w:hAnsi="Courier New" w:eastAsia="Courier New" w:cs="Courier New"/>
                  <w:color w:val="000000"/>
                  <w:sz w:val="16"/>
                  <w:szCs w:val="16"/>
                  <w:lang w:val="es-EC"/>
                </w:rPr>
                <w:t xml:space="preserve">            if (cuerpo instanceof SOAPElement elemento &amp;&amp; "login".equals(elemento.getLocalName())) return;</w:t>
              </w:r>
            </w:ins>
          </w:p>
          <w:p w14:paraId="5EC4F693">
            <w:pPr>
              <w:spacing w:before="0" w:after="0" w:line="240" w:lineRule="auto"/>
              <w:rPr>
                <w:ins w:id="6850" w:author="marpa" w:date="2026-10-25T23:33:28Z"/>
                <w:rFonts w:hint="default" w:ascii="Courier New" w:hAnsi="Courier New" w:eastAsia="Courier New" w:cs="Courier New"/>
                <w:color w:val="000000"/>
                <w:sz w:val="16"/>
                <w:szCs w:val="16"/>
                <w:lang w:val="es-EC"/>
              </w:rPr>
            </w:pPr>
            <w:ins w:id="6851" w:author="marpa" w:date="2026-10-25T23:33:28Z">
              <w:r>
                <w:rPr>
                  <w:rFonts w:hint="default" w:ascii="Courier New" w:hAnsi="Courier New" w:eastAsia="Courier New" w:cs="Courier New"/>
                  <w:color w:val="000000"/>
                  <w:sz w:val="16"/>
                  <w:szCs w:val="16"/>
                  <w:lang w:val="es-EC"/>
                </w:rPr>
                <w:t xml:space="preserve">            SOAPEnvelope sobre = mensaje.getSOAPPart().getEnvelope();</w:t>
              </w:r>
            </w:ins>
          </w:p>
          <w:p w14:paraId="1AAC1C9C">
            <w:pPr>
              <w:spacing w:before="0" w:after="0" w:line="240" w:lineRule="auto"/>
              <w:rPr>
                <w:ins w:id="6852" w:author="marpa" w:date="2026-10-25T23:33:28Z"/>
                <w:rFonts w:hint="default" w:ascii="Courier New" w:hAnsi="Courier New" w:eastAsia="Courier New" w:cs="Courier New"/>
                <w:color w:val="000000"/>
                <w:sz w:val="16"/>
                <w:szCs w:val="16"/>
                <w:lang w:val="es-EC"/>
              </w:rPr>
            </w:pPr>
            <w:ins w:id="6853" w:author="marpa" w:date="2026-10-25T23:33:28Z">
              <w:r>
                <w:rPr>
                  <w:rFonts w:hint="default" w:ascii="Courier New" w:hAnsi="Courier New" w:eastAsia="Courier New" w:cs="Courier New"/>
                  <w:color w:val="000000"/>
                  <w:sz w:val="16"/>
                  <w:szCs w:val="16"/>
                  <w:lang w:val="es-EC"/>
                </w:rPr>
                <w:t xml:space="preserve">            SOAPHeader cabecera = sobre.getHeader() == null ? sobre.addHeader() : sobre.getHeader();</w:t>
              </w:r>
            </w:ins>
          </w:p>
          <w:p w14:paraId="6C3F082B">
            <w:pPr>
              <w:spacing w:before="0" w:after="0" w:line="240" w:lineRule="auto"/>
              <w:rPr>
                <w:ins w:id="6854" w:author="marpa" w:date="2026-10-25T23:33:28Z"/>
                <w:rFonts w:hint="default" w:ascii="Courier New" w:hAnsi="Courier New" w:eastAsia="Courier New" w:cs="Courier New"/>
                <w:color w:val="000000"/>
                <w:sz w:val="16"/>
                <w:szCs w:val="16"/>
                <w:lang w:val="es-EC"/>
              </w:rPr>
            </w:pPr>
            <w:ins w:id="6855" w:author="marpa" w:date="2026-10-25T23:33:28Z">
              <w:r>
                <w:rPr>
                  <w:rFonts w:hint="default" w:ascii="Courier New" w:hAnsi="Courier New" w:eastAsia="Courier New" w:cs="Courier New"/>
                  <w:color w:val="000000"/>
                  <w:sz w:val="16"/>
                  <w:szCs w:val="16"/>
                  <w:lang w:val="es-EC"/>
                </w:rPr>
                <w:t xml:space="preserve">            cabecera.addChildElement("token", "seg", NS_SEGURIDAD).addTextNode(token);</w:t>
              </w:r>
            </w:ins>
          </w:p>
          <w:p w14:paraId="0BA7FB0A">
            <w:pPr>
              <w:spacing w:before="0" w:after="0" w:line="240" w:lineRule="auto"/>
              <w:rPr>
                <w:ins w:id="6856" w:author="marpa" w:date="2026-10-25T23:33:28Z"/>
                <w:rFonts w:hint="default" w:ascii="Courier New" w:hAnsi="Courier New" w:eastAsia="Courier New" w:cs="Courier New"/>
                <w:color w:val="000000"/>
                <w:sz w:val="16"/>
                <w:szCs w:val="16"/>
                <w:lang w:val="es-EC"/>
              </w:rPr>
            </w:pPr>
            <w:ins w:id="6857" w:author="marpa" w:date="2026-10-25T23:33:28Z">
              <w:r>
                <w:rPr>
                  <w:rFonts w:hint="default" w:ascii="Courier New" w:hAnsi="Courier New" w:eastAsia="Courier New" w:cs="Courier New"/>
                  <w:color w:val="000000"/>
                  <w:sz w:val="16"/>
                  <w:szCs w:val="16"/>
                  <w:lang w:val="es-EC"/>
                </w:rPr>
                <w:t xml:space="preserve">            mensaje.saveChanges();</w:t>
              </w:r>
            </w:ins>
          </w:p>
          <w:p w14:paraId="75EE2310">
            <w:pPr>
              <w:spacing w:before="0" w:after="0" w:line="240" w:lineRule="auto"/>
              <w:rPr>
                <w:ins w:id="6858" w:author="marpa" w:date="2026-10-25T23:33:28Z"/>
                <w:rFonts w:hint="default" w:ascii="Courier New" w:hAnsi="Courier New" w:eastAsia="Courier New" w:cs="Courier New"/>
                <w:color w:val="000000"/>
                <w:sz w:val="16"/>
                <w:szCs w:val="16"/>
                <w:lang w:val="es-EC"/>
              </w:rPr>
            </w:pPr>
            <w:ins w:id="6859" w:author="marpa" w:date="2026-10-25T23:33:28Z">
              <w:r>
                <w:rPr>
                  <w:rFonts w:hint="default" w:ascii="Courier New" w:hAnsi="Courier New" w:eastAsia="Courier New" w:cs="Courier New"/>
                  <w:color w:val="000000"/>
                  <w:sz w:val="16"/>
                  <w:szCs w:val="16"/>
                  <w:lang w:val="es-EC"/>
                </w:rPr>
                <w:t xml:space="preserve">        } catch (Exception ex) {</w:t>
              </w:r>
            </w:ins>
          </w:p>
          <w:p w14:paraId="62DB5C5A">
            <w:pPr>
              <w:spacing w:before="0" w:after="0" w:line="240" w:lineRule="auto"/>
              <w:rPr>
                <w:ins w:id="6860" w:author="marpa" w:date="2026-10-25T23:33:28Z"/>
                <w:rFonts w:hint="default" w:ascii="Courier New" w:hAnsi="Courier New" w:eastAsia="Courier New" w:cs="Courier New"/>
                <w:color w:val="000000"/>
                <w:sz w:val="16"/>
                <w:szCs w:val="16"/>
                <w:lang w:val="es-EC"/>
              </w:rPr>
            </w:pPr>
            <w:ins w:id="6861" w:author="marpa" w:date="2026-10-25T23:33:28Z">
              <w:r>
                <w:rPr>
                  <w:rFonts w:hint="default" w:ascii="Courier New" w:hAnsi="Courier New" w:eastAsia="Courier New" w:cs="Courier New"/>
                  <w:color w:val="000000"/>
                  <w:sz w:val="16"/>
                  <w:szCs w:val="16"/>
                  <w:lang w:val="es-EC"/>
                </w:rPr>
                <w:t xml:space="preserve">            throw new IllegalStateException("No fue posible agregar el token SOAP", ex);</w:t>
              </w:r>
            </w:ins>
          </w:p>
          <w:p w14:paraId="38AA3CB0">
            <w:pPr>
              <w:spacing w:before="0" w:after="0" w:line="240" w:lineRule="auto"/>
              <w:rPr>
                <w:ins w:id="6862" w:author="marpa" w:date="2026-10-25T23:33:28Z"/>
                <w:rFonts w:hint="default" w:ascii="Courier New" w:hAnsi="Courier New" w:eastAsia="Courier New" w:cs="Courier New"/>
                <w:color w:val="000000"/>
                <w:sz w:val="16"/>
                <w:szCs w:val="16"/>
                <w:lang w:val="es-EC"/>
              </w:rPr>
            </w:pPr>
            <w:ins w:id="6863" w:author="marpa" w:date="2026-10-25T23:33:28Z">
              <w:r>
                <w:rPr>
                  <w:rFonts w:hint="default" w:ascii="Courier New" w:hAnsi="Courier New" w:eastAsia="Courier New" w:cs="Courier New"/>
                  <w:color w:val="000000"/>
                  <w:sz w:val="16"/>
                  <w:szCs w:val="16"/>
                  <w:lang w:val="es-EC"/>
                </w:rPr>
                <w:t xml:space="preserve">        }</w:t>
              </w:r>
            </w:ins>
          </w:p>
          <w:p w14:paraId="783025E4">
            <w:pPr>
              <w:spacing w:before="0" w:after="0" w:line="240" w:lineRule="auto"/>
              <w:rPr>
                <w:ins w:id="6864" w:author="marpa" w:date="2026-10-25T23:33:28Z"/>
                <w:rFonts w:hint="default" w:ascii="Courier New" w:hAnsi="Courier New" w:eastAsia="Courier New" w:cs="Courier New"/>
                <w:color w:val="000000"/>
                <w:sz w:val="16"/>
                <w:szCs w:val="16"/>
                <w:lang w:val="es-EC"/>
              </w:rPr>
            </w:pPr>
            <w:ins w:id="6865" w:author="marpa" w:date="2026-10-25T23:33:28Z">
              <w:r>
                <w:rPr>
                  <w:rFonts w:hint="default" w:ascii="Courier New" w:hAnsi="Courier New" w:eastAsia="Courier New" w:cs="Courier New"/>
                  <w:color w:val="000000"/>
                  <w:sz w:val="16"/>
                  <w:szCs w:val="16"/>
                  <w:lang w:val="es-EC"/>
                </w:rPr>
                <w:t xml:space="preserve">    }</w:t>
              </w:r>
            </w:ins>
          </w:p>
          <w:p w14:paraId="2218B5E2">
            <w:pPr>
              <w:spacing w:before="0" w:after="0" w:line="240" w:lineRule="auto"/>
              <w:rPr>
                <w:ins w:id="6866" w:author="marpa" w:date="2026-10-25T23:33:28Z"/>
                <w:rFonts w:hint="default" w:ascii="Courier New" w:hAnsi="Courier New" w:eastAsia="Courier New" w:cs="Courier New"/>
                <w:color w:val="000000"/>
                <w:sz w:val="16"/>
                <w:szCs w:val="16"/>
                <w:lang w:val="es-EC"/>
              </w:rPr>
            </w:pPr>
          </w:p>
          <w:p w14:paraId="69E1B6C8">
            <w:pPr>
              <w:spacing w:before="0" w:after="0" w:line="240" w:lineRule="auto"/>
              <w:rPr>
                <w:ins w:id="6867" w:author="marpa" w:date="2026-10-25T23:33:28Z"/>
                <w:rFonts w:hint="default" w:ascii="Courier New" w:hAnsi="Courier New" w:eastAsia="Courier New" w:cs="Courier New"/>
                <w:color w:val="000000"/>
                <w:sz w:val="16"/>
                <w:szCs w:val="16"/>
                <w:lang w:val="es-EC"/>
              </w:rPr>
            </w:pPr>
            <w:ins w:id="6868" w:author="marpa" w:date="2026-10-25T23:33:28Z">
              <w:r>
                <w:rPr>
                  <w:rFonts w:hint="default" w:ascii="Courier New" w:hAnsi="Courier New" w:eastAsia="Courier New" w:cs="Courier New"/>
                  <w:color w:val="000000"/>
                  <w:sz w:val="16"/>
                  <w:szCs w:val="16"/>
                  <w:lang w:val="es-EC"/>
                </w:rPr>
                <w:t xml:space="preserve">    @Override public Set&lt;QName&gt; getHeaders() { return Collections.singleton(new QName(NS_SEGURIDAD, "token")); }</w:t>
              </w:r>
            </w:ins>
          </w:p>
          <w:p w14:paraId="3D989B42">
            <w:pPr>
              <w:spacing w:before="0" w:after="0" w:line="240" w:lineRule="auto"/>
              <w:rPr>
                <w:ins w:id="6869" w:author="marpa" w:date="2026-10-25T23:33:28Z"/>
                <w:rFonts w:hint="default" w:ascii="Courier New" w:hAnsi="Courier New" w:eastAsia="Courier New" w:cs="Courier New"/>
                <w:color w:val="000000"/>
                <w:sz w:val="16"/>
                <w:szCs w:val="16"/>
                <w:lang w:val="es-EC"/>
              </w:rPr>
            </w:pPr>
            <w:ins w:id="6870" w:author="marpa" w:date="2026-10-25T23:33:28Z">
              <w:r>
                <w:rPr>
                  <w:rFonts w:hint="default" w:ascii="Courier New" w:hAnsi="Courier New" w:eastAsia="Courier New" w:cs="Courier New"/>
                  <w:color w:val="000000"/>
                  <w:sz w:val="16"/>
                  <w:szCs w:val="16"/>
                  <w:lang w:val="es-EC"/>
                </w:rPr>
                <w:t xml:space="preserve">    @Override public boolean handleFault(SOAPMessageContext contexto) { return true; }</w:t>
              </w:r>
            </w:ins>
          </w:p>
          <w:p w14:paraId="2B9F5F97">
            <w:pPr>
              <w:spacing w:before="0" w:after="0" w:line="240" w:lineRule="auto"/>
              <w:rPr>
                <w:ins w:id="6871" w:author="marpa" w:date="2026-10-25T23:33:28Z"/>
                <w:rFonts w:hint="default" w:ascii="Courier New" w:hAnsi="Courier New" w:eastAsia="Courier New" w:cs="Courier New"/>
                <w:color w:val="000000"/>
                <w:sz w:val="16"/>
                <w:szCs w:val="16"/>
                <w:lang w:val="es-EC"/>
              </w:rPr>
            </w:pPr>
            <w:ins w:id="6872" w:author="marpa" w:date="2026-10-25T23:33:28Z">
              <w:r>
                <w:rPr>
                  <w:rFonts w:hint="default" w:ascii="Courier New" w:hAnsi="Courier New" w:eastAsia="Courier New" w:cs="Courier New"/>
                  <w:color w:val="000000"/>
                  <w:sz w:val="16"/>
                  <w:szCs w:val="16"/>
                  <w:lang w:val="es-EC"/>
                </w:rPr>
                <w:t xml:space="preserve">    @Override public void close(MessageContext contexto) { }</w:t>
              </w:r>
            </w:ins>
          </w:p>
          <w:p w14:paraId="3309D208">
            <w:pPr>
              <w:spacing w:before="0" w:after="0" w:line="240" w:lineRule="auto"/>
              <w:rPr>
                <w:ins w:id="6873" w:author="marpa" w:date="2026-10-25T23:33:28Z"/>
                <w:rFonts w:hint="default" w:ascii="Courier New" w:hAnsi="Courier New" w:eastAsia="Courier New" w:cs="Courier New"/>
                <w:color w:val="000000"/>
                <w:sz w:val="16"/>
                <w:szCs w:val="16"/>
                <w:lang w:val="es-EC"/>
              </w:rPr>
            </w:pPr>
            <w:ins w:id="6874" w:author="marpa" w:date="2026-10-25T23:33:28Z">
              <w:r>
                <w:rPr>
                  <w:rFonts w:hint="default" w:ascii="Courier New" w:hAnsi="Courier New" w:eastAsia="Courier New" w:cs="Courier New"/>
                  <w:color w:val="000000"/>
                  <w:sz w:val="16"/>
                  <w:szCs w:val="16"/>
                  <w:lang w:val="es-EC"/>
                </w:rPr>
                <w:t>}</w:t>
              </w:r>
            </w:ins>
          </w:p>
        </w:tc>
      </w:tr>
    </w:tbl>
    <w:p w14:paraId="4D6D51CA">
      <w:pPr>
        <w:pStyle w:val="6"/>
        <w:rPr>
          <w:ins w:id="6875" w:author="marpa" w:date="2026-10-25T23:33:28Z"/>
          <w:rFonts w:hint="default"/>
          <w:lang w:val="es-EC"/>
        </w:rPr>
      </w:pPr>
      <w:ins w:id="6876" w:author="marpa" w:date="2026-10-25T23:33:28Z">
        <w:bookmarkStart w:id="249" w:name="_Toc4342"/>
        <w:bookmarkStart w:id="250" w:name="_Toc9606"/>
        <w:r>
          <w:rPr/>
          <w:t xml:space="preserve">Tabla </w:t>
        </w:r>
      </w:ins>
      <w:r>
        <w:rPr>
          <w:rFonts w:hint="default"/>
          <w:lang w:val="es-EC"/>
        </w:rPr>
        <w:t>39</w:t>
      </w:r>
      <w:ins w:id="6877" w:author="marpa" w:date="2026-10-25T23:33:28Z">
        <w:r>
          <w:rPr/>
          <w:t xml:space="preserve">. Clase </w:t>
        </w:r>
      </w:ins>
      <w:ins w:id="6878" w:author="marpa" w:date="2026-10-25T23:33:28Z">
        <w:r>
          <w:rPr>
            <w:rFonts w:hint="default"/>
          </w:rPr>
          <w:t>TlsInseguro</w:t>
        </w:r>
      </w:ins>
      <w:ins w:id="6879" w:author="marpa" w:date="2026-10-25T23:33:28Z">
        <w:r>
          <w:rPr>
            <w:rFonts w:hint="default"/>
            <w:lang w:val="es-EC"/>
          </w:rPr>
          <w:t xml:space="preserve"> </w:t>
        </w:r>
      </w:ins>
      <w:ins w:id="6880" w:author="marpa" w:date="2026-10-25T23:33:28Z">
        <w:r>
          <w:rPr/>
          <w:t xml:space="preserve">- Cliente </w:t>
        </w:r>
      </w:ins>
      <w:r>
        <w:rPr>
          <w:rFonts w:hint="default"/>
          <w:lang w:val="es-EC"/>
        </w:rPr>
        <w:t>escritorio</w:t>
      </w:r>
      <w:bookmarkEnd w:id="249"/>
      <w:bookmarkEnd w:id="250"/>
    </w:p>
    <w:tbl>
      <w:tblPr>
        <w:tblStyle w:val="34"/>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9CD9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6881" w:author="marpa" w:date="2026-10-25T23:33:28Z"/>
        </w:trPr>
        <w:tc>
          <w:tcPr>
            <w:tcW w:w="8494" w:type="dxa"/>
            <w:shd w:val="clear" w:color="auto" w:fill="D9D9D9"/>
          </w:tcPr>
          <w:p w14:paraId="6030E438">
            <w:pPr>
              <w:spacing w:before="0" w:after="0" w:line="240" w:lineRule="auto"/>
              <w:rPr>
                <w:ins w:id="6882" w:author="marpa" w:date="2026-10-25T23:33:28Z"/>
                <w:rFonts w:hint="default" w:ascii="Courier New" w:hAnsi="Courier New" w:eastAsia="Courier New" w:cs="Courier New"/>
                <w:color w:val="000000"/>
                <w:sz w:val="16"/>
                <w:szCs w:val="16"/>
                <w:lang w:val="es-EC"/>
              </w:rPr>
            </w:pPr>
            <w:ins w:id="6883" w:author="marpa" w:date="2026-10-25T23:33:28Z">
              <w:r>
                <w:rPr>
                  <w:rFonts w:hint="default" w:ascii="Courier New" w:hAnsi="Courier New" w:eastAsia="Courier New" w:cs="Courier New"/>
                  <w:color w:val="000000"/>
                  <w:sz w:val="16"/>
                  <w:szCs w:val="16"/>
                  <w:lang w:val="es-EC"/>
                </w:rPr>
                <w:t>package ec.edu.monster.seguridad;</w:t>
              </w:r>
            </w:ins>
          </w:p>
          <w:p w14:paraId="19DBBE85">
            <w:pPr>
              <w:spacing w:before="0" w:after="0" w:line="240" w:lineRule="auto"/>
              <w:rPr>
                <w:ins w:id="6884" w:author="marpa" w:date="2026-10-25T23:33:28Z"/>
                <w:rFonts w:hint="default" w:ascii="Courier New" w:hAnsi="Courier New" w:eastAsia="Courier New" w:cs="Courier New"/>
                <w:color w:val="000000"/>
                <w:sz w:val="16"/>
                <w:szCs w:val="16"/>
                <w:lang w:val="es-EC"/>
              </w:rPr>
            </w:pPr>
          </w:p>
          <w:p w14:paraId="6989D8C5">
            <w:pPr>
              <w:spacing w:before="0" w:after="0" w:line="240" w:lineRule="auto"/>
              <w:rPr>
                <w:ins w:id="6885" w:author="marpa" w:date="2026-10-25T23:33:28Z"/>
                <w:rFonts w:hint="default" w:ascii="Courier New" w:hAnsi="Courier New" w:eastAsia="Courier New" w:cs="Courier New"/>
                <w:color w:val="000000"/>
                <w:sz w:val="16"/>
                <w:szCs w:val="16"/>
                <w:lang w:val="es-EC"/>
              </w:rPr>
            </w:pPr>
            <w:ins w:id="6886" w:author="marpa" w:date="2026-10-25T23:33:28Z">
              <w:r>
                <w:rPr>
                  <w:rFonts w:hint="default" w:ascii="Courier New" w:hAnsi="Courier New" w:eastAsia="Courier New" w:cs="Courier New"/>
                  <w:color w:val="000000"/>
                  <w:sz w:val="16"/>
                  <w:szCs w:val="16"/>
                  <w:lang w:val="es-EC"/>
                </w:rPr>
                <w:t>import java.security.SecureRandom;</w:t>
              </w:r>
            </w:ins>
          </w:p>
          <w:p w14:paraId="2C8FB29B">
            <w:pPr>
              <w:spacing w:before="0" w:after="0" w:line="240" w:lineRule="auto"/>
              <w:rPr>
                <w:ins w:id="6887" w:author="marpa" w:date="2026-10-25T23:33:28Z"/>
                <w:rFonts w:hint="default" w:ascii="Courier New" w:hAnsi="Courier New" w:eastAsia="Courier New" w:cs="Courier New"/>
                <w:color w:val="000000"/>
                <w:sz w:val="16"/>
                <w:szCs w:val="16"/>
                <w:lang w:val="es-EC"/>
              </w:rPr>
            </w:pPr>
            <w:ins w:id="6888" w:author="marpa" w:date="2026-10-25T23:33:28Z">
              <w:r>
                <w:rPr>
                  <w:rFonts w:hint="default" w:ascii="Courier New" w:hAnsi="Courier New" w:eastAsia="Courier New" w:cs="Courier New"/>
                  <w:color w:val="000000"/>
                  <w:sz w:val="16"/>
                  <w:szCs w:val="16"/>
                  <w:lang w:val="es-EC"/>
                </w:rPr>
                <w:t>import java.security.cert.X509Certificate;</w:t>
              </w:r>
            </w:ins>
          </w:p>
          <w:p w14:paraId="5530785B">
            <w:pPr>
              <w:spacing w:before="0" w:after="0" w:line="240" w:lineRule="auto"/>
              <w:rPr>
                <w:ins w:id="6889" w:author="marpa" w:date="2026-10-25T23:33:28Z"/>
                <w:rFonts w:hint="default" w:ascii="Courier New" w:hAnsi="Courier New" w:eastAsia="Courier New" w:cs="Courier New"/>
                <w:color w:val="000000"/>
                <w:sz w:val="16"/>
                <w:szCs w:val="16"/>
                <w:lang w:val="es-EC"/>
              </w:rPr>
            </w:pPr>
            <w:ins w:id="6890" w:author="marpa" w:date="2026-10-25T23:33:28Z">
              <w:r>
                <w:rPr>
                  <w:rFonts w:hint="default" w:ascii="Courier New" w:hAnsi="Courier New" w:eastAsia="Courier New" w:cs="Courier New"/>
                  <w:color w:val="000000"/>
                  <w:sz w:val="16"/>
                  <w:szCs w:val="16"/>
                  <w:lang w:val="es-EC"/>
                </w:rPr>
                <w:t>import javax.net.ssl.HttpsURLConnection;</w:t>
              </w:r>
            </w:ins>
          </w:p>
          <w:p w14:paraId="3AEB5CF9">
            <w:pPr>
              <w:spacing w:before="0" w:after="0" w:line="240" w:lineRule="auto"/>
              <w:rPr>
                <w:ins w:id="6891" w:author="marpa" w:date="2026-10-25T23:33:28Z"/>
                <w:rFonts w:hint="default" w:ascii="Courier New" w:hAnsi="Courier New" w:eastAsia="Courier New" w:cs="Courier New"/>
                <w:color w:val="000000"/>
                <w:sz w:val="16"/>
                <w:szCs w:val="16"/>
                <w:lang w:val="es-EC"/>
              </w:rPr>
            </w:pPr>
            <w:ins w:id="6892" w:author="marpa" w:date="2026-10-25T23:33:28Z">
              <w:r>
                <w:rPr>
                  <w:rFonts w:hint="default" w:ascii="Courier New" w:hAnsi="Courier New" w:eastAsia="Courier New" w:cs="Courier New"/>
                  <w:color w:val="000000"/>
                  <w:sz w:val="16"/>
                  <w:szCs w:val="16"/>
                  <w:lang w:val="es-EC"/>
                </w:rPr>
                <w:t>import javax.net.ssl.SSLContext;</w:t>
              </w:r>
            </w:ins>
          </w:p>
          <w:p w14:paraId="4068C56C">
            <w:pPr>
              <w:spacing w:before="0" w:after="0" w:line="240" w:lineRule="auto"/>
              <w:rPr>
                <w:ins w:id="6893" w:author="marpa" w:date="2026-10-25T23:33:28Z"/>
                <w:rFonts w:hint="default" w:ascii="Courier New" w:hAnsi="Courier New" w:eastAsia="Courier New" w:cs="Courier New"/>
                <w:color w:val="000000"/>
                <w:sz w:val="16"/>
                <w:szCs w:val="16"/>
                <w:lang w:val="es-EC"/>
              </w:rPr>
            </w:pPr>
            <w:ins w:id="6894" w:author="marpa" w:date="2026-10-25T23:33:28Z">
              <w:r>
                <w:rPr>
                  <w:rFonts w:hint="default" w:ascii="Courier New" w:hAnsi="Courier New" w:eastAsia="Courier New" w:cs="Courier New"/>
                  <w:color w:val="000000"/>
                  <w:sz w:val="16"/>
                  <w:szCs w:val="16"/>
                  <w:lang w:val="es-EC"/>
                </w:rPr>
                <w:t>import javax.net.ssl.TrustManager;</w:t>
              </w:r>
            </w:ins>
          </w:p>
          <w:p w14:paraId="5F7CFC04">
            <w:pPr>
              <w:spacing w:before="0" w:after="0" w:line="240" w:lineRule="auto"/>
              <w:rPr>
                <w:ins w:id="6895" w:author="marpa" w:date="2026-10-25T23:33:28Z"/>
                <w:rFonts w:hint="default" w:ascii="Courier New" w:hAnsi="Courier New" w:eastAsia="Courier New" w:cs="Courier New"/>
                <w:color w:val="000000"/>
                <w:sz w:val="16"/>
                <w:szCs w:val="16"/>
                <w:lang w:val="es-EC"/>
              </w:rPr>
            </w:pPr>
            <w:ins w:id="6896" w:author="marpa" w:date="2026-10-25T23:33:28Z">
              <w:r>
                <w:rPr>
                  <w:rFonts w:hint="default" w:ascii="Courier New" w:hAnsi="Courier New" w:eastAsia="Courier New" w:cs="Courier New"/>
                  <w:color w:val="000000"/>
                  <w:sz w:val="16"/>
                  <w:szCs w:val="16"/>
                  <w:lang w:val="es-EC"/>
                </w:rPr>
                <w:t>import javax.net.ssl.X509TrustManager;</w:t>
              </w:r>
            </w:ins>
          </w:p>
          <w:p w14:paraId="72DBCCC8">
            <w:pPr>
              <w:spacing w:before="0" w:after="0" w:line="240" w:lineRule="auto"/>
              <w:rPr>
                <w:ins w:id="6897" w:author="marpa" w:date="2026-10-25T23:33:28Z"/>
                <w:rFonts w:hint="default" w:ascii="Courier New" w:hAnsi="Courier New" w:eastAsia="Courier New" w:cs="Courier New"/>
                <w:color w:val="000000"/>
                <w:sz w:val="16"/>
                <w:szCs w:val="16"/>
                <w:lang w:val="es-EC"/>
              </w:rPr>
            </w:pPr>
          </w:p>
          <w:p w14:paraId="7303B449">
            <w:pPr>
              <w:spacing w:before="0" w:after="0" w:line="240" w:lineRule="auto"/>
              <w:rPr>
                <w:ins w:id="6898" w:author="marpa" w:date="2026-10-25T23:33:28Z"/>
                <w:rFonts w:hint="default" w:ascii="Courier New" w:hAnsi="Courier New" w:eastAsia="Courier New" w:cs="Courier New"/>
                <w:color w:val="000000"/>
                <w:sz w:val="16"/>
                <w:szCs w:val="16"/>
                <w:lang w:val="es-EC"/>
              </w:rPr>
            </w:pPr>
            <w:ins w:id="6899" w:author="marpa" w:date="2026-10-25T23:33:28Z">
              <w:r>
                <w:rPr>
                  <w:rFonts w:hint="default" w:ascii="Courier New" w:hAnsi="Courier New" w:eastAsia="Courier New" w:cs="Courier New"/>
                  <w:color w:val="000000"/>
                  <w:sz w:val="16"/>
                  <w:szCs w:val="16"/>
                  <w:lang w:val="es-EC"/>
                </w:rPr>
                <w:t>/** Permite usar el certificado autofirmado de desarrollo cuando se habilita en el .env. */</w:t>
              </w:r>
            </w:ins>
          </w:p>
          <w:p w14:paraId="7E8D8066">
            <w:pPr>
              <w:spacing w:before="0" w:after="0" w:line="240" w:lineRule="auto"/>
              <w:rPr>
                <w:ins w:id="6900" w:author="marpa" w:date="2026-10-25T23:33:28Z"/>
                <w:rFonts w:hint="default" w:ascii="Courier New" w:hAnsi="Courier New" w:eastAsia="Courier New" w:cs="Courier New"/>
                <w:color w:val="000000"/>
                <w:sz w:val="16"/>
                <w:szCs w:val="16"/>
                <w:lang w:val="es-EC"/>
              </w:rPr>
            </w:pPr>
            <w:ins w:id="6901" w:author="marpa" w:date="2026-10-25T23:33:28Z">
              <w:r>
                <w:rPr>
                  <w:rFonts w:hint="default" w:ascii="Courier New" w:hAnsi="Courier New" w:eastAsia="Courier New" w:cs="Courier New"/>
                  <w:color w:val="000000"/>
                  <w:sz w:val="16"/>
                  <w:szCs w:val="16"/>
                  <w:lang w:val="es-EC"/>
                </w:rPr>
                <w:t>public final class TlsInseguro {</w:t>
              </w:r>
            </w:ins>
          </w:p>
          <w:p w14:paraId="0E1138AD">
            <w:pPr>
              <w:spacing w:before="0" w:after="0" w:line="240" w:lineRule="auto"/>
              <w:rPr>
                <w:ins w:id="6902" w:author="marpa" w:date="2026-10-25T23:33:28Z"/>
                <w:rFonts w:hint="default" w:ascii="Courier New" w:hAnsi="Courier New" w:eastAsia="Courier New" w:cs="Courier New"/>
                <w:color w:val="000000"/>
                <w:sz w:val="16"/>
                <w:szCs w:val="16"/>
                <w:lang w:val="es-EC"/>
              </w:rPr>
            </w:pPr>
            <w:ins w:id="6903" w:author="marpa" w:date="2026-10-25T23:33:28Z">
              <w:r>
                <w:rPr>
                  <w:rFonts w:hint="default" w:ascii="Courier New" w:hAnsi="Courier New" w:eastAsia="Courier New" w:cs="Courier New"/>
                  <w:color w:val="000000"/>
                  <w:sz w:val="16"/>
                  <w:szCs w:val="16"/>
                  <w:lang w:val="es-EC"/>
                </w:rPr>
                <w:t xml:space="preserve">    private TlsInseguro() { }</w:t>
              </w:r>
            </w:ins>
          </w:p>
          <w:p w14:paraId="51630C39">
            <w:pPr>
              <w:spacing w:before="0" w:after="0" w:line="240" w:lineRule="auto"/>
              <w:rPr>
                <w:ins w:id="6904" w:author="marpa" w:date="2026-10-25T23:33:28Z"/>
                <w:rFonts w:hint="default" w:ascii="Courier New" w:hAnsi="Courier New" w:eastAsia="Courier New" w:cs="Courier New"/>
                <w:color w:val="000000"/>
                <w:sz w:val="16"/>
                <w:szCs w:val="16"/>
                <w:lang w:val="es-EC"/>
              </w:rPr>
            </w:pPr>
          </w:p>
          <w:p w14:paraId="7395351F">
            <w:pPr>
              <w:spacing w:before="0" w:after="0" w:line="240" w:lineRule="auto"/>
              <w:rPr>
                <w:ins w:id="6905" w:author="marpa" w:date="2026-10-25T23:33:28Z"/>
                <w:rFonts w:hint="default" w:ascii="Courier New" w:hAnsi="Courier New" w:eastAsia="Courier New" w:cs="Courier New"/>
                <w:color w:val="000000"/>
                <w:sz w:val="16"/>
                <w:szCs w:val="16"/>
                <w:lang w:val="es-EC"/>
              </w:rPr>
            </w:pPr>
            <w:ins w:id="6906" w:author="marpa" w:date="2026-10-25T23:33:28Z">
              <w:r>
                <w:rPr>
                  <w:rFonts w:hint="default" w:ascii="Courier New" w:hAnsi="Courier New" w:eastAsia="Courier New" w:cs="Courier New"/>
                  <w:color w:val="000000"/>
                  <w:sz w:val="16"/>
                  <w:szCs w:val="16"/>
                  <w:lang w:val="es-EC"/>
                </w:rPr>
                <w:t xml:space="preserve">    public static void habilitar() {</w:t>
              </w:r>
            </w:ins>
          </w:p>
          <w:p w14:paraId="4587A898">
            <w:pPr>
              <w:spacing w:before="0" w:after="0" w:line="240" w:lineRule="auto"/>
              <w:rPr>
                <w:ins w:id="6907" w:author="marpa" w:date="2026-10-25T23:33:28Z"/>
                <w:rFonts w:hint="default" w:ascii="Courier New" w:hAnsi="Courier New" w:eastAsia="Courier New" w:cs="Courier New"/>
                <w:color w:val="000000"/>
                <w:sz w:val="16"/>
                <w:szCs w:val="16"/>
                <w:lang w:val="es-EC"/>
              </w:rPr>
            </w:pPr>
            <w:ins w:id="6908" w:author="marpa" w:date="2026-10-25T23:33:28Z">
              <w:r>
                <w:rPr>
                  <w:rFonts w:hint="default" w:ascii="Courier New" w:hAnsi="Courier New" w:eastAsia="Courier New" w:cs="Courier New"/>
                  <w:color w:val="000000"/>
                  <w:sz w:val="16"/>
                  <w:szCs w:val="16"/>
                  <w:lang w:val="es-EC"/>
                </w:rPr>
                <w:t xml:space="preserve">        try {</w:t>
              </w:r>
            </w:ins>
          </w:p>
          <w:p w14:paraId="77D486CB">
            <w:pPr>
              <w:spacing w:before="0" w:after="0" w:line="240" w:lineRule="auto"/>
              <w:rPr>
                <w:ins w:id="6909" w:author="marpa" w:date="2026-10-25T23:33:28Z"/>
                <w:rFonts w:hint="default" w:ascii="Courier New" w:hAnsi="Courier New" w:eastAsia="Courier New" w:cs="Courier New"/>
                <w:color w:val="000000"/>
                <w:sz w:val="16"/>
                <w:szCs w:val="16"/>
                <w:lang w:val="es-EC"/>
              </w:rPr>
            </w:pPr>
            <w:ins w:id="6910" w:author="marpa" w:date="2026-10-25T23:33:28Z">
              <w:r>
                <w:rPr>
                  <w:rFonts w:hint="default" w:ascii="Courier New" w:hAnsi="Courier New" w:eastAsia="Courier New" w:cs="Courier New"/>
                  <w:color w:val="000000"/>
                  <w:sz w:val="16"/>
                  <w:szCs w:val="16"/>
                  <w:lang w:val="es-EC"/>
                </w:rPr>
                <w:t xml:space="preserve">            TrustManager[] confianzaTotal = {new X509TrustManager() {</w:t>
              </w:r>
            </w:ins>
          </w:p>
          <w:p w14:paraId="27ACB6CB">
            <w:pPr>
              <w:spacing w:before="0" w:after="0" w:line="240" w:lineRule="auto"/>
              <w:rPr>
                <w:ins w:id="6911" w:author="marpa" w:date="2026-10-25T23:33:28Z"/>
                <w:rFonts w:hint="default" w:ascii="Courier New" w:hAnsi="Courier New" w:eastAsia="Courier New" w:cs="Courier New"/>
                <w:color w:val="000000"/>
                <w:sz w:val="16"/>
                <w:szCs w:val="16"/>
                <w:lang w:val="es-EC"/>
              </w:rPr>
            </w:pPr>
            <w:ins w:id="6912" w:author="marpa" w:date="2026-10-25T23:33:28Z">
              <w:r>
                <w:rPr>
                  <w:rFonts w:hint="default" w:ascii="Courier New" w:hAnsi="Courier New" w:eastAsia="Courier New" w:cs="Courier New"/>
                  <w:color w:val="000000"/>
                  <w:sz w:val="16"/>
                  <w:szCs w:val="16"/>
                  <w:lang w:val="es-EC"/>
                </w:rPr>
                <w:t xml:space="preserve">                @Override public X509Certificate[] getAcceptedIssuers() { return new X509Certificate[0]; }</w:t>
              </w:r>
            </w:ins>
          </w:p>
          <w:p w14:paraId="7F71CA8C">
            <w:pPr>
              <w:spacing w:before="0" w:after="0" w:line="240" w:lineRule="auto"/>
              <w:rPr>
                <w:ins w:id="6913" w:author="marpa" w:date="2026-10-25T23:33:28Z"/>
                <w:rFonts w:hint="default" w:ascii="Courier New" w:hAnsi="Courier New" w:eastAsia="Courier New" w:cs="Courier New"/>
                <w:color w:val="000000"/>
                <w:sz w:val="16"/>
                <w:szCs w:val="16"/>
                <w:lang w:val="es-EC"/>
              </w:rPr>
            </w:pPr>
            <w:ins w:id="6914" w:author="marpa" w:date="2026-10-25T23:33:28Z">
              <w:r>
                <w:rPr>
                  <w:rFonts w:hint="default" w:ascii="Courier New" w:hAnsi="Courier New" w:eastAsia="Courier New" w:cs="Courier New"/>
                  <w:color w:val="000000"/>
                  <w:sz w:val="16"/>
                  <w:szCs w:val="16"/>
                  <w:lang w:val="es-EC"/>
                </w:rPr>
                <w:t xml:space="preserve">                @Override public void checkClientTrusted(X509Certificate[] cadena, String tipo) { }</w:t>
              </w:r>
            </w:ins>
          </w:p>
          <w:p w14:paraId="66FCA367">
            <w:pPr>
              <w:spacing w:before="0" w:after="0" w:line="240" w:lineRule="auto"/>
              <w:rPr>
                <w:ins w:id="6915" w:author="marpa" w:date="2026-10-25T23:33:28Z"/>
                <w:rFonts w:hint="default" w:ascii="Courier New" w:hAnsi="Courier New" w:eastAsia="Courier New" w:cs="Courier New"/>
                <w:color w:val="000000"/>
                <w:sz w:val="16"/>
                <w:szCs w:val="16"/>
                <w:lang w:val="es-EC"/>
              </w:rPr>
            </w:pPr>
            <w:ins w:id="6916" w:author="marpa" w:date="2026-10-25T23:33:28Z">
              <w:r>
                <w:rPr>
                  <w:rFonts w:hint="default" w:ascii="Courier New" w:hAnsi="Courier New" w:eastAsia="Courier New" w:cs="Courier New"/>
                  <w:color w:val="000000"/>
                  <w:sz w:val="16"/>
                  <w:szCs w:val="16"/>
                  <w:lang w:val="es-EC"/>
                </w:rPr>
                <w:t xml:space="preserve">                @Override public void checkServerTrusted(X509Certificate[] cadena, String tipo) { }</w:t>
              </w:r>
            </w:ins>
          </w:p>
          <w:p w14:paraId="3B4770AF">
            <w:pPr>
              <w:spacing w:before="0" w:after="0" w:line="240" w:lineRule="auto"/>
              <w:rPr>
                <w:ins w:id="6917" w:author="marpa" w:date="2026-10-25T23:33:28Z"/>
                <w:rFonts w:hint="default" w:ascii="Courier New" w:hAnsi="Courier New" w:eastAsia="Courier New" w:cs="Courier New"/>
                <w:color w:val="000000"/>
                <w:sz w:val="16"/>
                <w:szCs w:val="16"/>
                <w:lang w:val="es-EC"/>
              </w:rPr>
            </w:pPr>
            <w:ins w:id="6918" w:author="marpa" w:date="2026-10-25T23:33:28Z">
              <w:r>
                <w:rPr>
                  <w:rFonts w:hint="default" w:ascii="Courier New" w:hAnsi="Courier New" w:eastAsia="Courier New" w:cs="Courier New"/>
                  <w:color w:val="000000"/>
                  <w:sz w:val="16"/>
                  <w:szCs w:val="16"/>
                  <w:lang w:val="es-EC"/>
                </w:rPr>
                <w:t xml:space="preserve">            }};</w:t>
              </w:r>
            </w:ins>
          </w:p>
          <w:p w14:paraId="2270CB2F">
            <w:pPr>
              <w:spacing w:before="0" w:after="0" w:line="240" w:lineRule="auto"/>
              <w:rPr>
                <w:ins w:id="6919" w:author="marpa" w:date="2026-10-25T23:33:28Z"/>
                <w:rFonts w:hint="default" w:ascii="Courier New" w:hAnsi="Courier New" w:eastAsia="Courier New" w:cs="Courier New"/>
                <w:color w:val="000000"/>
                <w:sz w:val="16"/>
                <w:szCs w:val="16"/>
                <w:lang w:val="es-EC"/>
              </w:rPr>
            </w:pPr>
            <w:ins w:id="6920" w:author="marpa" w:date="2026-10-25T23:33:28Z">
              <w:r>
                <w:rPr>
                  <w:rFonts w:hint="default" w:ascii="Courier New" w:hAnsi="Courier New" w:eastAsia="Courier New" w:cs="Courier New"/>
                  <w:color w:val="000000"/>
                  <w:sz w:val="16"/>
                  <w:szCs w:val="16"/>
                  <w:lang w:val="es-EC"/>
                </w:rPr>
                <w:t xml:space="preserve">            SSLContext contexto = SSLContext.getInstance("TLS");</w:t>
              </w:r>
            </w:ins>
          </w:p>
          <w:p w14:paraId="3CDF4053">
            <w:pPr>
              <w:spacing w:before="0" w:after="0" w:line="240" w:lineRule="auto"/>
              <w:rPr>
                <w:ins w:id="6921" w:author="marpa" w:date="2026-10-25T23:33:28Z"/>
                <w:rFonts w:hint="default" w:ascii="Courier New" w:hAnsi="Courier New" w:eastAsia="Courier New" w:cs="Courier New"/>
                <w:color w:val="000000"/>
                <w:sz w:val="16"/>
                <w:szCs w:val="16"/>
                <w:lang w:val="es-EC"/>
              </w:rPr>
            </w:pPr>
            <w:ins w:id="6922" w:author="marpa" w:date="2026-10-25T23:33:28Z">
              <w:r>
                <w:rPr>
                  <w:rFonts w:hint="default" w:ascii="Courier New" w:hAnsi="Courier New" w:eastAsia="Courier New" w:cs="Courier New"/>
                  <w:color w:val="000000"/>
                  <w:sz w:val="16"/>
                  <w:szCs w:val="16"/>
                  <w:lang w:val="es-EC"/>
                </w:rPr>
                <w:t xml:space="preserve">            contexto.init(null, confianzaTotal, new SecureRandom());</w:t>
              </w:r>
            </w:ins>
          </w:p>
          <w:p w14:paraId="072BAB0E">
            <w:pPr>
              <w:spacing w:before="0" w:after="0" w:line="240" w:lineRule="auto"/>
              <w:rPr>
                <w:ins w:id="6923" w:author="marpa" w:date="2026-10-25T23:33:28Z"/>
                <w:rFonts w:hint="default" w:ascii="Courier New" w:hAnsi="Courier New" w:eastAsia="Courier New" w:cs="Courier New"/>
                <w:color w:val="000000"/>
                <w:sz w:val="16"/>
                <w:szCs w:val="16"/>
                <w:lang w:val="es-EC"/>
              </w:rPr>
            </w:pPr>
            <w:ins w:id="6924" w:author="marpa" w:date="2026-10-25T23:33:28Z">
              <w:r>
                <w:rPr>
                  <w:rFonts w:hint="default" w:ascii="Courier New" w:hAnsi="Courier New" w:eastAsia="Courier New" w:cs="Courier New"/>
                  <w:color w:val="000000"/>
                  <w:sz w:val="16"/>
                  <w:szCs w:val="16"/>
                  <w:lang w:val="es-EC"/>
                </w:rPr>
                <w:t xml:space="preserve">            HttpsURLConnection.setDefaultSSLSocketFactory(contexto.getSocketFactory());</w:t>
              </w:r>
            </w:ins>
          </w:p>
          <w:p w14:paraId="7AA6DBBF">
            <w:pPr>
              <w:spacing w:before="0" w:after="0" w:line="240" w:lineRule="auto"/>
              <w:rPr>
                <w:ins w:id="6925" w:author="marpa" w:date="2026-10-25T23:33:28Z"/>
                <w:rFonts w:hint="default" w:ascii="Courier New" w:hAnsi="Courier New" w:eastAsia="Courier New" w:cs="Courier New"/>
                <w:color w:val="000000"/>
                <w:sz w:val="16"/>
                <w:szCs w:val="16"/>
                <w:lang w:val="es-EC"/>
              </w:rPr>
            </w:pPr>
            <w:ins w:id="6926" w:author="marpa" w:date="2026-10-25T23:33:28Z">
              <w:r>
                <w:rPr>
                  <w:rFonts w:hint="default" w:ascii="Courier New" w:hAnsi="Courier New" w:eastAsia="Courier New" w:cs="Courier New"/>
                  <w:color w:val="000000"/>
                  <w:sz w:val="16"/>
                  <w:szCs w:val="16"/>
                  <w:lang w:val="es-EC"/>
                </w:rPr>
                <w:t xml:space="preserve">            HttpsURLConnection.setDefaultHostnameVerifier((host, sesion) -&gt; true);</w:t>
              </w:r>
            </w:ins>
          </w:p>
          <w:p w14:paraId="3594345F">
            <w:pPr>
              <w:spacing w:before="0" w:after="0" w:line="240" w:lineRule="auto"/>
              <w:rPr>
                <w:ins w:id="6927" w:author="marpa" w:date="2026-10-25T23:33:28Z"/>
                <w:rFonts w:hint="default" w:ascii="Courier New" w:hAnsi="Courier New" w:eastAsia="Courier New" w:cs="Courier New"/>
                <w:color w:val="000000"/>
                <w:sz w:val="16"/>
                <w:szCs w:val="16"/>
                <w:lang w:val="es-EC"/>
              </w:rPr>
            </w:pPr>
            <w:ins w:id="6928" w:author="marpa" w:date="2026-10-25T23:33:28Z">
              <w:r>
                <w:rPr>
                  <w:rFonts w:hint="default" w:ascii="Courier New" w:hAnsi="Courier New" w:eastAsia="Courier New" w:cs="Courier New"/>
                  <w:color w:val="000000"/>
                  <w:sz w:val="16"/>
                  <w:szCs w:val="16"/>
                  <w:lang w:val="es-EC"/>
                </w:rPr>
                <w:t xml:space="preserve">        } catch (Exception ex) {</w:t>
              </w:r>
            </w:ins>
          </w:p>
          <w:p w14:paraId="1083FA31">
            <w:pPr>
              <w:spacing w:before="0" w:after="0" w:line="240" w:lineRule="auto"/>
              <w:rPr>
                <w:ins w:id="6929" w:author="marpa" w:date="2026-10-25T23:33:28Z"/>
                <w:rFonts w:hint="default" w:ascii="Courier New" w:hAnsi="Courier New" w:eastAsia="Courier New" w:cs="Courier New"/>
                <w:color w:val="000000"/>
                <w:sz w:val="16"/>
                <w:szCs w:val="16"/>
                <w:lang w:val="es-EC"/>
              </w:rPr>
            </w:pPr>
            <w:ins w:id="6930" w:author="marpa" w:date="2026-10-25T23:33:28Z">
              <w:r>
                <w:rPr>
                  <w:rFonts w:hint="default" w:ascii="Courier New" w:hAnsi="Courier New" w:eastAsia="Courier New" w:cs="Courier New"/>
                  <w:color w:val="000000"/>
                  <w:sz w:val="16"/>
                  <w:szCs w:val="16"/>
                  <w:lang w:val="es-EC"/>
                </w:rPr>
                <w:t xml:space="preserve">            throw new IllegalStateException("No fue posible habilitar TLS inseguro", ex);</w:t>
              </w:r>
            </w:ins>
          </w:p>
          <w:p w14:paraId="39330A2B">
            <w:pPr>
              <w:spacing w:before="0" w:after="0" w:line="240" w:lineRule="auto"/>
              <w:rPr>
                <w:ins w:id="6931" w:author="marpa" w:date="2026-10-25T23:33:28Z"/>
                <w:rFonts w:hint="default" w:ascii="Courier New" w:hAnsi="Courier New" w:eastAsia="Courier New" w:cs="Courier New"/>
                <w:color w:val="000000"/>
                <w:sz w:val="16"/>
                <w:szCs w:val="16"/>
                <w:lang w:val="es-EC"/>
              </w:rPr>
            </w:pPr>
            <w:ins w:id="6932" w:author="marpa" w:date="2026-10-25T23:33:28Z">
              <w:r>
                <w:rPr>
                  <w:rFonts w:hint="default" w:ascii="Courier New" w:hAnsi="Courier New" w:eastAsia="Courier New" w:cs="Courier New"/>
                  <w:color w:val="000000"/>
                  <w:sz w:val="16"/>
                  <w:szCs w:val="16"/>
                  <w:lang w:val="es-EC"/>
                </w:rPr>
                <w:t xml:space="preserve">        }</w:t>
              </w:r>
            </w:ins>
          </w:p>
          <w:p w14:paraId="5893F614">
            <w:pPr>
              <w:spacing w:before="0" w:after="0" w:line="240" w:lineRule="auto"/>
              <w:rPr>
                <w:ins w:id="6933" w:author="marpa" w:date="2026-10-25T23:33:28Z"/>
                <w:rFonts w:hint="default" w:ascii="Courier New" w:hAnsi="Courier New" w:eastAsia="Courier New" w:cs="Courier New"/>
                <w:color w:val="000000"/>
                <w:sz w:val="16"/>
                <w:szCs w:val="16"/>
                <w:lang w:val="es-EC"/>
              </w:rPr>
            </w:pPr>
            <w:ins w:id="6934" w:author="marpa" w:date="2026-10-25T23:33:28Z">
              <w:r>
                <w:rPr>
                  <w:rFonts w:hint="default" w:ascii="Courier New" w:hAnsi="Courier New" w:eastAsia="Courier New" w:cs="Courier New"/>
                  <w:color w:val="000000"/>
                  <w:sz w:val="16"/>
                  <w:szCs w:val="16"/>
                  <w:lang w:val="es-EC"/>
                </w:rPr>
                <w:t xml:space="preserve">    }</w:t>
              </w:r>
            </w:ins>
          </w:p>
          <w:p w14:paraId="1F652614">
            <w:pPr>
              <w:spacing w:before="0" w:after="0" w:line="240" w:lineRule="auto"/>
              <w:rPr>
                <w:ins w:id="6935" w:author="marpa" w:date="2026-10-25T23:33:28Z"/>
                <w:rFonts w:hint="default" w:ascii="Courier New" w:hAnsi="Courier New" w:eastAsia="Courier New" w:cs="Courier New"/>
                <w:color w:val="000000"/>
                <w:sz w:val="16"/>
                <w:szCs w:val="16"/>
                <w:lang w:val="es-EC"/>
              </w:rPr>
            </w:pPr>
            <w:ins w:id="6936" w:author="marpa" w:date="2026-10-25T23:33:28Z">
              <w:r>
                <w:rPr>
                  <w:rFonts w:hint="default" w:ascii="Courier New" w:hAnsi="Courier New" w:eastAsia="Courier New" w:cs="Courier New"/>
                  <w:color w:val="000000"/>
                  <w:sz w:val="16"/>
                  <w:szCs w:val="16"/>
                  <w:lang w:val="es-EC"/>
                </w:rPr>
                <w:t>}</w:t>
              </w:r>
            </w:ins>
          </w:p>
        </w:tc>
      </w:tr>
    </w:tbl>
    <w:p w14:paraId="17D9A109">
      <w:pPr>
        <w:rPr>
          <w:ins w:id="6937" w:author="marpa" w:date="2026-10-25T23:33:28Z"/>
          <w:rFonts w:hint="default"/>
          <w:b/>
          <w:bCs/>
          <w:color w:val="243F61"/>
          <w:sz w:val="32"/>
          <w:szCs w:val="32"/>
          <w:lang w:val="es-EC"/>
        </w:rPr>
      </w:pPr>
      <w:ins w:id="6938" w:author="marpa" w:date="2026-10-25T23:33:28Z">
        <w:r>
          <w:rPr>
            <w:rFonts w:hint="default"/>
            <w:b/>
            <w:bCs/>
            <w:color w:val="243F61"/>
            <w:sz w:val="32"/>
            <w:szCs w:val="32"/>
            <w:lang w:val="es-EC"/>
          </w:rPr>
          <w:t>CREACION DE CONTROLADORES</w:t>
        </w:r>
      </w:ins>
    </w:p>
    <w:p w14:paraId="09D36627">
      <w:pPr>
        <w:jc w:val="left"/>
        <w:rPr>
          <w:ins w:id="6939" w:author="marpa" w:date="2026-10-25T23:33:28Z"/>
          <w:rFonts w:hint="default"/>
          <w:lang w:val="es-EC"/>
        </w:rPr>
      </w:pPr>
      <w:ins w:id="6940" w:author="marpa" w:date="2026-10-25T23:33:28Z">
        <w:r>
          <w:rPr>
            <w:rFonts w:hint="default"/>
            <w:lang w:val="es-EC"/>
          </w:rPr>
          <w:t>Dentro de controladores se crean las clases para enlazar la vista con los servicios y modelos, y ejecutar flujos de control en base a los datos recibidos en los servicios o a las acciones del usuario en la interfaz. Se usan 3 controladores, uno para todo el cliente, que maneja las transiciones entre vistas de inicio de sesión y conversores, y los controladores propios de cada vista que conectan el servicio y sus endpoints con sus respectivas interfaces.</w:t>
        </w:r>
      </w:ins>
    </w:p>
    <w:p w14:paraId="799B5368">
      <w:pPr>
        <w:keepNext/>
        <w:spacing w:after="0"/>
        <w:jc w:val="center"/>
        <w:rPr>
          <w:ins w:id="6941" w:author="marpa" w:date="2026-10-25T23:33:28Z"/>
        </w:rPr>
      </w:pPr>
      <w:r>
        <w:drawing>
          <wp:inline distT="0" distB="0" distL="114300" distR="114300">
            <wp:extent cx="2169795" cy="758825"/>
            <wp:effectExtent l="0" t="0" r="1905" b="3175"/>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pic:cNvPicPr>
                  </pic:nvPicPr>
                  <pic:blipFill>
                    <a:blip r:embed="rId71"/>
                    <a:stretch>
                      <a:fillRect/>
                    </a:stretch>
                  </pic:blipFill>
                  <pic:spPr>
                    <a:xfrm>
                      <a:off x="0" y="0"/>
                      <a:ext cx="2169795" cy="758825"/>
                    </a:xfrm>
                    <a:prstGeom prst="rect">
                      <a:avLst/>
                    </a:prstGeom>
                    <a:noFill/>
                    <a:ln>
                      <a:noFill/>
                    </a:ln>
                  </pic:spPr>
                </pic:pic>
              </a:graphicData>
            </a:graphic>
          </wp:inline>
        </w:drawing>
      </w:r>
    </w:p>
    <w:p w14:paraId="51070E5B">
      <w:pPr>
        <w:pStyle w:val="5"/>
        <w:rPr>
          <w:ins w:id="6942" w:author="marpa" w:date="2026-10-25T23:33:28Z"/>
          <w:rFonts w:hint="default"/>
          <w:lang w:val="es-EC"/>
        </w:rPr>
      </w:pPr>
      <w:ins w:id="6943" w:author="marpa" w:date="2026-10-25T23:33:28Z">
        <w:bookmarkStart w:id="251" w:name="_Toc4293"/>
        <w:bookmarkStart w:id="252" w:name="_Toc425"/>
        <w:r>
          <w:rPr/>
          <w:t xml:space="preserve">Figura </w:t>
        </w:r>
      </w:ins>
      <w:r>
        <w:rPr>
          <w:rFonts w:hint="default"/>
          <w:lang w:val="es-EC"/>
        </w:rPr>
        <w:t>49</w:t>
      </w:r>
      <w:ins w:id="6944" w:author="marpa" w:date="2026-10-25T23:33:28Z">
        <w:r>
          <w:rPr/>
          <w:t>. Creación de c</w:t>
        </w:r>
      </w:ins>
      <w:ins w:id="6945" w:author="marpa" w:date="2026-10-25T23:33:28Z">
        <w:r>
          <w:rPr>
            <w:rFonts w:hint="default"/>
            <w:lang w:val="es-EC"/>
          </w:rPr>
          <w:t>ontroladores</w:t>
        </w:r>
      </w:ins>
      <w:ins w:id="6946" w:author="marpa" w:date="2026-10-25T23:33:28Z">
        <w:r>
          <w:rPr/>
          <w:t>- Cliente consola</w:t>
        </w:r>
        <w:bookmarkEnd w:id="251"/>
        <w:bookmarkEnd w:id="252"/>
      </w:ins>
    </w:p>
    <w:p w14:paraId="69E4429B">
      <w:pPr>
        <w:pStyle w:val="6"/>
        <w:rPr>
          <w:rFonts w:hint="default"/>
          <w:lang w:val="es-EC"/>
        </w:rPr>
      </w:pPr>
      <w:ins w:id="6947" w:author="marpa" w:date="2026-10-25T23:33:28Z">
        <w:bookmarkStart w:id="253" w:name="_Toc12049"/>
        <w:bookmarkStart w:id="254" w:name="_Toc14376"/>
        <w:r>
          <w:rPr/>
          <w:t xml:space="preserve">Tabla </w:t>
        </w:r>
      </w:ins>
      <w:r>
        <w:rPr>
          <w:rFonts w:hint="default"/>
          <w:lang w:val="es-EC"/>
        </w:rPr>
        <w:t>40</w:t>
      </w:r>
      <w:ins w:id="6948" w:author="marpa" w:date="2026-10-25T23:33:28Z">
        <w:r>
          <w:rPr/>
          <w:t xml:space="preserve">. Clase </w:t>
        </w:r>
      </w:ins>
      <w:r>
        <w:rPr>
          <w:rFonts w:hint="default"/>
          <w:lang w:val="es-EC"/>
        </w:rPr>
        <w:t xml:space="preserve">MainController </w:t>
      </w:r>
      <w:ins w:id="6949" w:author="marpa" w:date="2026-10-25T23:33:28Z">
        <w:r>
          <w:rPr/>
          <w:t xml:space="preserve">- Cliente </w:t>
        </w:r>
      </w:ins>
      <w:r>
        <w:rPr>
          <w:rFonts w:hint="default"/>
          <w:lang w:val="es-EC"/>
        </w:rPr>
        <w:t>escritorio</w:t>
      </w:r>
      <w:bookmarkEnd w:id="253"/>
      <w:bookmarkEnd w:id="25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FA67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1A36412F">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ec.edu.monster.modelos.TipoConversion;</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ec.edu.monster.vistas.LoginVista;</w:t>
            </w:r>
            <w:r>
              <w:rPr>
                <w:rFonts w:ascii="Courier New" w:hAnsi="Courier New"/>
                <w:color w:val="000000"/>
                <w:sz w:val="16"/>
              </w:rPr>
              <w:br w:type="textWrapping"/>
            </w:r>
            <w:r>
              <w:rPr>
                <w:rFonts w:ascii="Courier New" w:hAnsi="Courier New"/>
                <w:color w:val="000000"/>
                <w:sz w:val="16"/>
              </w:rPr>
              <w:t>import ec.edu.monster.vistas.MainVista;</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gmlop</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MainController {</w:t>
            </w:r>
            <w:r>
              <w:rPr>
                <w:rFonts w:ascii="Courier New" w:hAnsi="Courier New"/>
                <w:color w:val="000000"/>
                <w:sz w:val="16"/>
              </w:rPr>
              <w:br w:type="textWrapping"/>
            </w:r>
            <w:r>
              <w:rPr>
                <w:rFonts w:ascii="Courier New" w:hAnsi="Courier New"/>
                <w:color w:val="000000"/>
                <w:sz w:val="16"/>
              </w:rPr>
              <w:t xml:space="preserve">    private final MainVista vista;</w:t>
            </w:r>
            <w:r>
              <w:rPr>
                <w:rFonts w:ascii="Courier New" w:hAnsi="Courier New"/>
                <w:color w:val="000000"/>
                <w:sz w:val="16"/>
              </w:rPr>
              <w:br w:type="textWrapping"/>
            </w:r>
            <w:r>
              <w:rPr>
                <w:rFonts w:ascii="Courier New" w:hAnsi="Courier New"/>
                <w:color w:val="000000"/>
                <w:sz w:val="16"/>
              </w:rPr>
              <w:t xml:space="preserve">    private final WSConversorCliente 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MainController(MainVista vista, WSConversorCliente cliente) {</w:t>
            </w:r>
            <w:r>
              <w:rPr>
                <w:rFonts w:ascii="Courier New" w:hAnsi="Courier New"/>
                <w:color w:val="000000"/>
                <w:sz w:val="16"/>
              </w:rPr>
              <w:br w:type="textWrapping"/>
            </w:r>
            <w:r>
              <w:rPr>
                <w:rFonts w:ascii="Courier New" w:hAnsi="Courier New"/>
                <w:color w:val="000000"/>
                <w:sz w:val="16"/>
              </w:rPr>
              <w:t xml:space="preserve">        this.vista = vista;</w:t>
            </w:r>
            <w:r>
              <w:rPr>
                <w:rFonts w:ascii="Courier New" w:hAnsi="Courier New"/>
                <w:color w:val="000000"/>
                <w:sz w:val="16"/>
              </w:rPr>
              <w:br w:type="textWrapping"/>
            </w:r>
            <w:r>
              <w:rPr>
                <w:rFonts w:ascii="Courier New" w:hAnsi="Courier New"/>
                <w:color w:val="000000"/>
                <w:sz w:val="16"/>
              </w:rPr>
              <w:t xml:space="preserve">        this.client = cliente;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void init() {</w:t>
            </w:r>
            <w:r>
              <w:rPr>
                <w:rFonts w:ascii="Courier New" w:hAnsi="Courier New"/>
                <w:color w:val="000000"/>
                <w:sz w:val="16"/>
              </w:rPr>
              <w:br w:type="textWrapping"/>
            </w:r>
            <w:r>
              <w:rPr>
                <w:rFonts w:ascii="Courier New" w:hAnsi="Courier New"/>
                <w:color w:val="000000"/>
                <w:sz w:val="16"/>
              </w:rPr>
              <w:t xml:space="preserve">        for (TipoConversion tipo : TipoConversion.values()) {</w:t>
            </w:r>
            <w:r>
              <w:rPr>
                <w:rFonts w:ascii="Courier New" w:hAnsi="Courier New"/>
                <w:color w:val="000000"/>
                <w:sz w:val="16"/>
              </w:rPr>
              <w:br w:type="textWrapping"/>
            </w:r>
            <w:r>
              <w:rPr>
                <w:rFonts w:ascii="Courier New" w:hAnsi="Courier New"/>
                <w:color w:val="000000"/>
                <w:sz w:val="16"/>
              </w:rPr>
              <w:t xml:space="preserve">            new ConversionController(vista.getPanelConversion(tipo), client, tipo);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vista.getBtnCerrarSesion().addActionListener(evento -&gt; cerrarSesion());</w:t>
            </w:r>
            <w:r>
              <w:rPr>
                <w:rFonts w:ascii="Courier New" w:hAnsi="Courier New"/>
                <w:color w:val="000000"/>
                <w:sz w:val="16"/>
              </w:rPr>
              <w:br w:type="textWrapping"/>
            </w:r>
            <w:r>
              <w:rPr>
                <w:rFonts w:ascii="Courier New" w:hAnsi="Courier New"/>
                <w:color w:val="000000"/>
                <w:sz w:val="16"/>
              </w:rPr>
              <w:t xml:space="preserve">        vista.setLocationRelativeTo(null);</w:t>
            </w:r>
            <w:r>
              <w:rPr>
                <w:rFonts w:ascii="Courier New" w:hAnsi="Courier New"/>
                <w:color w:val="000000"/>
                <w:sz w:val="16"/>
              </w:rPr>
              <w:br w:type="textWrapping"/>
            </w:r>
            <w:r>
              <w:rPr>
                <w:rFonts w:ascii="Courier New" w:hAnsi="Courier New"/>
                <w:color w:val="000000"/>
                <w:sz w:val="16"/>
              </w:rPr>
              <w:t xml:space="preserve">        vista.setVisible(true);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cerrarSesion() {</w:t>
            </w:r>
            <w:r>
              <w:rPr>
                <w:rFonts w:ascii="Courier New" w:hAnsi="Courier New"/>
                <w:color w:val="000000"/>
                <w:sz w:val="16"/>
              </w:rPr>
              <w:br w:type="textWrapping"/>
            </w:r>
            <w:r>
              <w:rPr>
                <w:rFonts w:ascii="Courier New" w:hAnsi="Courier New"/>
                <w:color w:val="000000"/>
                <w:sz w:val="16"/>
              </w:rPr>
              <w:t xml:space="preserve">        vista.dispose();</w:t>
            </w:r>
            <w:r>
              <w:rPr>
                <w:rFonts w:ascii="Courier New" w:hAnsi="Courier New"/>
                <w:color w:val="000000"/>
                <w:sz w:val="16"/>
              </w:rPr>
              <w:br w:type="textWrapping"/>
            </w:r>
            <w:r>
              <w:rPr>
                <w:rFonts w:ascii="Courier New" w:hAnsi="Courier New"/>
                <w:color w:val="000000"/>
                <w:sz w:val="16"/>
              </w:rPr>
              <w:t xml:space="preserve">        LoginVista login = new LoginVista();</w:t>
            </w:r>
            <w:r>
              <w:rPr>
                <w:rFonts w:ascii="Courier New" w:hAnsi="Courier New"/>
                <w:color w:val="000000"/>
                <w:sz w:val="16"/>
              </w:rPr>
              <w:br w:type="textWrapping"/>
            </w:r>
            <w:r>
              <w:rPr>
                <w:rFonts w:ascii="Courier New" w:hAnsi="Courier New"/>
                <w:color w:val="000000"/>
                <w:sz w:val="16"/>
              </w:rPr>
              <w:t xml:space="preserve">        new LoginController(login, client);</w:t>
            </w:r>
            <w:r>
              <w:rPr>
                <w:rFonts w:ascii="Courier New" w:hAnsi="Courier New"/>
                <w:color w:val="000000"/>
                <w:sz w:val="16"/>
              </w:rPr>
              <w:br w:type="textWrapping"/>
            </w:r>
            <w:r>
              <w:rPr>
                <w:rFonts w:ascii="Courier New" w:hAnsi="Courier New"/>
                <w:color w:val="000000"/>
                <w:sz w:val="16"/>
              </w:rPr>
              <w:t xml:space="preserve">        login.setVisible(true);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6C6C5E58">
      <w:pPr>
        <w:pStyle w:val="6"/>
      </w:pPr>
      <w:ins w:id="6950" w:author="marpa" w:date="2026-10-25T23:33:28Z">
        <w:bookmarkStart w:id="255" w:name="_Toc28659"/>
        <w:bookmarkStart w:id="256" w:name="_Toc2784"/>
        <w:r>
          <w:rPr/>
          <w:t xml:space="preserve">Tabla </w:t>
        </w:r>
      </w:ins>
      <w:r>
        <w:rPr>
          <w:rFonts w:hint="default"/>
          <w:lang w:val="es-EC"/>
        </w:rPr>
        <w:t>41</w:t>
      </w:r>
      <w:ins w:id="6951" w:author="marpa" w:date="2026-10-25T23:33:28Z">
        <w:r>
          <w:rPr/>
          <w:t xml:space="preserve">. Clase </w:t>
        </w:r>
      </w:ins>
      <w:ins w:id="6952" w:author="marpa" w:date="2026-10-25T23:33:28Z">
        <w:r>
          <w:rPr>
            <w:rFonts w:hint="default"/>
          </w:rPr>
          <w:t>LoginController</w:t>
        </w:r>
      </w:ins>
      <w:ins w:id="6953" w:author="marpa" w:date="2026-10-25T23:33:28Z">
        <w:r>
          <w:rPr/>
          <w:t>- Cliente consola</w:t>
        </w:r>
        <w:bookmarkEnd w:id="255"/>
        <w:bookmarkEnd w:id="256"/>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CC81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778D55AC">
            <w:pPr>
              <w:spacing w:after="0" w:line="240" w:lineRule="auto"/>
            </w:pP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 Click nbfs://nbhost/SystemFileSystem/Templates/Licenses/license-default.txt to change this license</w:t>
            </w:r>
            <w:r>
              <w:rPr>
                <w:rFonts w:ascii="Courier New" w:hAnsi="Courier New"/>
                <w:color w:val="000000"/>
                <w:sz w:val="16"/>
              </w:rPr>
              <w:br w:type="textWrapping"/>
            </w:r>
            <w:r>
              <w:rPr>
                <w:rFonts w:ascii="Courier New" w:hAnsi="Courier New"/>
                <w:color w:val="000000"/>
                <w:sz w:val="16"/>
              </w:rPr>
              <w:t xml:space="preserve"> * Click nbfs://nbhost/SystemFileSystem/Templates/Classes/Class.java to edit this template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package ec.edu.monster.controladores;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ec.edu.monster.vistas.LoginVista;</w:t>
            </w:r>
            <w:r>
              <w:rPr>
                <w:rFonts w:ascii="Courier New" w:hAnsi="Courier New"/>
                <w:color w:val="000000"/>
                <w:sz w:val="16"/>
              </w:rPr>
              <w:br w:type="textWrapping"/>
            </w:r>
            <w:r>
              <w:rPr>
                <w:rFonts w:ascii="Courier New" w:hAnsi="Courier New"/>
                <w:color w:val="000000"/>
                <w:sz w:val="16"/>
              </w:rPr>
              <w:t>import ec.edu.monster.vistas.MainVista;</w:t>
            </w:r>
            <w:r>
              <w:rPr>
                <w:rFonts w:ascii="Courier New" w:hAnsi="Courier New"/>
                <w:color w:val="000000"/>
                <w:sz w:val="16"/>
              </w:rPr>
              <w:br w:type="textWrapping"/>
            </w:r>
            <w:r>
              <w:rPr>
                <w:rFonts w:ascii="Courier New" w:hAnsi="Courier New"/>
                <w:color w:val="000000"/>
                <w:sz w:val="16"/>
              </w:rPr>
              <w:t>import javax.swing.SwingWorker;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gmlop</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LoginController {</w:t>
            </w:r>
            <w:r>
              <w:rPr>
                <w:rFonts w:ascii="Courier New" w:hAnsi="Courier New"/>
                <w:color w:val="000000"/>
                <w:sz w:val="16"/>
              </w:rPr>
              <w:br w:type="textWrapping"/>
            </w:r>
            <w:r>
              <w:rPr>
                <w:rFonts w:ascii="Courier New" w:hAnsi="Courier New"/>
                <w:color w:val="000000"/>
                <w:sz w:val="16"/>
              </w:rPr>
              <w:t xml:space="preserve">    private final LoginVista vista;</w:t>
            </w:r>
            <w:r>
              <w:rPr>
                <w:rFonts w:ascii="Courier New" w:hAnsi="Courier New"/>
                <w:color w:val="000000"/>
                <w:sz w:val="16"/>
              </w:rPr>
              <w:br w:type="textWrapping"/>
            </w:r>
            <w:r>
              <w:rPr>
                <w:rFonts w:ascii="Courier New" w:hAnsi="Courier New"/>
                <w:color w:val="000000"/>
                <w:sz w:val="16"/>
              </w:rPr>
              <w:t xml:space="preserve">    private final WSConversorCliente client;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public LoginController(LoginVista vista, WSConversorCliente cliente) {</w:t>
            </w:r>
            <w:r>
              <w:rPr>
                <w:rFonts w:ascii="Courier New" w:hAnsi="Courier New"/>
                <w:color w:val="000000"/>
                <w:sz w:val="16"/>
              </w:rPr>
              <w:br w:type="textWrapping"/>
            </w:r>
            <w:r>
              <w:rPr>
                <w:rFonts w:ascii="Courier New" w:hAnsi="Courier New"/>
                <w:color w:val="000000"/>
                <w:sz w:val="16"/>
              </w:rPr>
              <w:t xml:space="preserve">        this.vista = vista;</w:t>
            </w:r>
            <w:r>
              <w:rPr>
                <w:rFonts w:ascii="Courier New" w:hAnsi="Courier New"/>
                <w:color w:val="000000"/>
                <w:sz w:val="16"/>
              </w:rPr>
              <w:br w:type="textWrapping"/>
            </w:r>
            <w:r>
              <w:rPr>
                <w:rFonts w:ascii="Courier New" w:hAnsi="Courier New"/>
                <w:color w:val="000000"/>
                <w:sz w:val="16"/>
              </w:rPr>
              <w:t xml:space="preserve">        this.client = cliente;</w:t>
            </w:r>
            <w:r>
              <w:rPr>
                <w:rFonts w:ascii="Courier New" w:hAnsi="Courier New"/>
                <w:color w:val="000000"/>
                <w:sz w:val="16"/>
              </w:rPr>
              <w:br w:type="textWrapping"/>
            </w:r>
            <w:r>
              <w:rPr>
                <w:rFonts w:ascii="Courier New" w:hAnsi="Courier New"/>
                <w:color w:val="000000"/>
                <w:sz w:val="16"/>
              </w:rPr>
              <w:t xml:space="preserve">        vista.getBtnLogin().addActionListener(e -&gt; onLogin());</w:t>
            </w:r>
            <w:r>
              <w:rPr>
                <w:rFonts w:ascii="Courier New" w:hAnsi="Courier New"/>
                <w:color w:val="000000"/>
                <w:sz w:val="16"/>
              </w:rPr>
              <w:br w:type="textWrapping"/>
            </w:r>
            <w:r>
              <w:rPr>
                <w:rFonts w:ascii="Courier New" w:hAnsi="Courier New"/>
                <w:color w:val="000000"/>
                <w:sz w:val="16"/>
              </w:rPr>
              <w:t xml:space="preserve">        vista.getBtnSalir().addActionListener(e -&gt; System.exit(0));</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private void onLogin() {</w:t>
            </w:r>
            <w:r>
              <w:rPr>
                <w:rFonts w:ascii="Courier New" w:hAnsi="Courier New"/>
                <w:color w:val="000000"/>
                <w:sz w:val="16"/>
              </w:rPr>
              <w:br w:type="textWrapping"/>
            </w:r>
            <w:r>
              <w:rPr>
                <w:rFonts w:ascii="Courier New" w:hAnsi="Courier New"/>
                <w:color w:val="000000"/>
                <w:sz w:val="16"/>
              </w:rPr>
              <w:t xml:space="preserve">        String user = vista.getUsuario();</w:t>
            </w:r>
            <w:r>
              <w:rPr>
                <w:rFonts w:ascii="Courier New" w:hAnsi="Courier New"/>
                <w:color w:val="000000"/>
                <w:sz w:val="16"/>
              </w:rPr>
              <w:br w:type="textWrapping"/>
            </w:r>
            <w:r>
              <w:rPr>
                <w:rFonts w:ascii="Courier New" w:hAnsi="Courier New"/>
                <w:color w:val="000000"/>
                <w:sz w:val="16"/>
              </w:rPr>
              <w:t xml:space="preserve">        String pass = vista.getPassword();</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(user.isBlank() || pass.isBlank()) {</w:t>
            </w:r>
            <w:r>
              <w:rPr>
                <w:rFonts w:ascii="Courier New" w:hAnsi="Courier New"/>
                <w:color w:val="000000"/>
                <w:sz w:val="16"/>
              </w:rPr>
              <w:br w:type="textWrapping"/>
            </w:r>
            <w:r>
              <w:rPr>
                <w:rFonts w:ascii="Courier New" w:hAnsi="Courier New"/>
                <w:color w:val="000000"/>
                <w:sz w:val="16"/>
              </w:rPr>
              <w:t xml:space="preserve">            vista.setMensaje("Ingresa tu usuario y contraseña para continuar.");</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vista.setMensaje("Verificando tus credenciales...");</w:t>
            </w:r>
            <w:r>
              <w:rPr>
                <w:rFonts w:ascii="Courier New" w:hAnsi="Courier New"/>
                <w:color w:val="000000"/>
                <w:sz w:val="16"/>
              </w:rPr>
              <w:br w:type="textWrapping"/>
            </w:r>
            <w:r>
              <w:rPr>
                <w:rFonts w:ascii="Courier New" w:hAnsi="Courier New"/>
                <w:color w:val="000000"/>
                <w:sz w:val="16"/>
              </w:rPr>
              <w:t xml:space="preserve">        vista.setProcesando(true);</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SwingWorker&lt;Boolean, Void&gt; worker = new SwingWorker&lt;&gt;() {</w:t>
            </w:r>
            <w:r>
              <w:rPr>
                <w:rFonts w:ascii="Courier New" w:hAnsi="Courier New"/>
                <w:color w:val="000000"/>
                <w:sz w:val="16"/>
              </w:rPr>
              <w:br w:type="textWrapping"/>
            </w:r>
            <w:r>
              <w:rPr>
                <w:rFonts w:ascii="Courier New" w:hAnsi="Courier New"/>
                <w:color w:val="000000"/>
                <w:sz w:val="16"/>
              </w:rPr>
              <w:t xml:space="preserve">            @Override protected Boolean doInBackground() {</w:t>
            </w:r>
            <w:r>
              <w:rPr>
                <w:rFonts w:ascii="Courier New" w:hAnsi="Courier New"/>
                <w:color w:val="000000"/>
                <w:sz w:val="16"/>
              </w:rPr>
              <w:br w:type="textWrapping"/>
            </w:r>
            <w:r>
              <w:rPr>
                <w:rFonts w:ascii="Courier New" w:hAnsi="Courier New"/>
                <w:color w:val="000000"/>
                <w:sz w:val="16"/>
              </w:rPr>
              <w:t xml:space="preserve">                return client.login(user, pass);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@Override protected void done() {</w:t>
            </w:r>
            <w:r>
              <w:rPr>
                <w:rFonts w:ascii="Courier New" w:hAnsi="Courier New"/>
                <w:color w:val="000000"/>
                <w:sz w:val="16"/>
              </w:rPr>
              <w:br w:type="textWrapping"/>
            </w:r>
            <w:r>
              <w:rPr>
                <w:rFonts w:ascii="Courier New" w:hAnsi="Courier New"/>
                <w:color w:val="000000"/>
                <w:sz w:val="16"/>
              </w:rPr>
              <w:t xml:space="preserve">                vista.setProcesando(false);</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if (get()) {</w:t>
            </w:r>
            <w:r>
              <w:rPr>
                <w:rFonts w:ascii="Courier New" w:hAnsi="Courier New"/>
                <w:color w:val="000000"/>
                <w:sz w:val="16"/>
              </w:rPr>
              <w:br w:type="textWrapping"/>
            </w:r>
            <w:r>
              <w:rPr>
                <w:rFonts w:ascii="Courier New" w:hAnsi="Courier New"/>
                <w:color w:val="000000"/>
                <w:sz w:val="16"/>
              </w:rPr>
              <w:t xml:space="preserve">                        vista.dispose();</w:t>
            </w:r>
            <w:r>
              <w:rPr>
                <w:rFonts w:ascii="Courier New" w:hAnsi="Courier New"/>
                <w:color w:val="000000"/>
                <w:sz w:val="16"/>
              </w:rPr>
              <w:br w:type="textWrapping"/>
            </w:r>
            <w:r>
              <w:rPr>
                <w:rFonts w:ascii="Courier New" w:hAnsi="Courier New"/>
                <w:color w:val="000000"/>
                <w:sz w:val="16"/>
              </w:rPr>
              <w:t xml:space="preserve">                        new MainController(new MainVista(user), client).init();</w:t>
            </w:r>
            <w:r>
              <w:rPr>
                <w:rFonts w:ascii="Courier New" w:hAnsi="Courier New"/>
                <w:color w:val="000000"/>
                <w:sz w:val="16"/>
              </w:rPr>
              <w:br w:type="textWrapping"/>
            </w:r>
            <w:r>
              <w:rPr>
                <w:rFonts w:ascii="Courier New" w:hAnsi="Courier New"/>
                <w:color w:val="000000"/>
                <w:sz w:val="16"/>
              </w:rPr>
              <w:t xml:space="preserve">                    } else {</w:t>
            </w:r>
            <w:r>
              <w:rPr>
                <w:rFonts w:ascii="Courier New" w:hAnsi="Courier New"/>
                <w:color w:val="000000"/>
                <w:sz w:val="16"/>
              </w:rPr>
              <w:br w:type="textWrapping"/>
            </w:r>
            <w:r>
              <w:rPr>
                <w:rFonts w:ascii="Courier New" w:hAnsi="Courier New"/>
                <w:color w:val="000000"/>
                <w:sz w:val="16"/>
              </w:rPr>
              <w:t xml:space="preserve">                        vista.setMensaje("Credenciales inválidas");</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catch (Exception ex) {</w:t>
            </w:r>
            <w:r>
              <w:rPr>
                <w:rFonts w:ascii="Courier New" w:hAnsi="Courier New"/>
                <w:color w:val="000000"/>
                <w:sz w:val="16"/>
              </w:rPr>
              <w:br w:type="textWrapping"/>
            </w:r>
            <w:r>
              <w:rPr>
                <w:rFonts w:ascii="Courier New" w:hAnsi="Courier New"/>
                <w:color w:val="000000"/>
                <w:sz w:val="16"/>
              </w:rPr>
              <w:t xml:space="preserve">                    vista.setMensaje("Error: " + ex.getMessage());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worker.execute();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1DCCCACA">
      <w:pPr>
        <w:pStyle w:val="6"/>
        <w:rPr>
          <w:rFonts w:hint="default"/>
          <w:lang w:val="es-EC"/>
        </w:rPr>
      </w:pPr>
      <w:ins w:id="6954" w:author="marpa" w:date="2026-10-25T23:33:28Z">
        <w:bookmarkStart w:id="257" w:name="_Toc15146"/>
        <w:bookmarkStart w:id="258" w:name="_Toc27466"/>
        <w:r>
          <w:rPr/>
          <w:t xml:space="preserve">Tabla </w:t>
        </w:r>
      </w:ins>
      <w:r>
        <w:rPr>
          <w:rFonts w:hint="default"/>
          <w:lang w:val="es-EC"/>
        </w:rPr>
        <w:t>43</w:t>
      </w:r>
      <w:ins w:id="6955" w:author="marpa" w:date="2026-10-25T23:33:28Z">
        <w:r>
          <w:rPr/>
          <w:t xml:space="preserve">. Clase </w:t>
        </w:r>
      </w:ins>
      <w:ins w:id="6956" w:author="marpa" w:date="2026-10-25T23:33:28Z">
        <w:r>
          <w:rPr>
            <w:rFonts w:hint="default"/>
          </w:rPr>
          <w:t>ConversionController</w:t>
        </w:r>
      </w:ins>
      <w:ins w:id="6957" w:author="marpa" w:date="2026-10-25T23:33:28Z">
        <w:r>
          <w:rPr/>
          <w:t>- Cliente consola</w:t>
        </w:r>
        <w:bookmarkEnd w:id="257"/>
        <w:bookmarkEnd w:id="258"/>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D5B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shd w:val="clear" w:color="auto" w:fill="D9D9D9"/>
          </w:tcPr>
          <w:p w14:paraId="2D596BD2">
            <w:pPr>
              <w:spacing w:after="0" w:line="240" w:lineRule="auto"/>
            </w:pPr>
            <w:r>
              <w:rPr>
                <w:rFonts w:ascii="Courier New" w:hAnsi="Courier New"/>
                <w:color w:val="000000"/>
                <w:sz w:val="16"/>
              </w:rPr>
              <w:t>package ec.edu.monster.controladores;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ec.edu.monster.modelos.ResultadoConversion;</w:t>
            </w:r>
            <w:r>
              <w:rPr>
                <w:rFonts w:ascii="Courier New" w:hAnsi="Courier New"/>
                <w:color w:val="000000"/>
                <w:sz w:val="16"/>
              </w:rPr>
              <w:br w:type="textWrapping"/>
            </w:r>
            <w:r>
              <w:rPr>
                <w:rFonts w:ascii="Courier New" w:hAnsi="Courier New"/>
                <w:color w:val="000000"/>
                <w:sz w:val="16"/>
              </w:rPr>
              <w:t>import ec.edu.monster.modelos.TipoConversion;</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ec.edu.monster.vistas.LoginVista;</w:t>
            </w:r>
            <w:r>
              <w:rPr>
                <w:rFonts w:ascii="Courier New" w:hAnsi="Courier New"/>
                <w:color w:val="000000"/>
                <w:sz w:val="16"/>
              </w:rPr>
              <w:br w:type="textWrapping"/>
            </w:r>
            <w:r>
              <w:rPr>
                <w:rFonts w:ascii="Courier New" w:hAnsi="Courier New"/>
                <w:color w:val="000000"/>
                <w:sz w:val="16"/>
              </w:rPr>
              <w:t>import ec.edu.monster.vistas.PanelConversionVista;</w:t>
            </w:r>
            <w:r>
              <w:rPr>
                <w:rFonts w:ascii="Courier New" w:hAnsi="Courier New"/>
                <w:color w:val="000000"/>
                <w:sz w:val="16"/>
              </w:rPr>
              <w:br w:type="textWrapping"/>
            </w:r>
            <w:r>
              <w:rPr>
                <w:rFonts w:ascii="Courier New" w:hAnsi="Courier New"/>
                <w:color w:val="000000"/>
                <w:sz w:val="16"/>
              </w:rPr>
              <w:t>import java.util.concurrent.ExecutionException;</w:t>
            </w:r>
            <w:r>
              <w:rPr>
                <w:rFonts w:ascii="Courier New" w:hAnsi="Courier New"/>
                <w:color w:val="000000"/>
                <w:sz w:val="16"/>
              </w:rPr>
              <w:br w:type="textWrapping"/>
            </w:r>
            <w:r>
              <w:rPr>
                <w:rFonts w:ascii="Courier New" w:hAnsi="Courier New"/>
                <w:color w:val="000000"/>
                <w:sz w:val="16"/>
              </w:rPr>
              <w:t>import javax.swing.SwingWorker;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public class ConversionController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final PanelConversionVista vista;</w:t>
            </w:r>
            <w:r>
              <w:rPr>
                <w:rFonts w:ascii="Courier New" w:hAnsi="Courier New"/>
                <w:color w:val="000000"/>
                <w:sz w:val="16"/>
              </w:rPr>
              <w:br w:type="textWrapping"/>
            </w:r>
            <w:r>
              <w:rPr>
                <w:rFonts w:ascii="Courier New" w:hAnsi="Courier New"/>
                <w:color w:val="000000"/>
                <w:sz w:val="16"/>
              </w:rPr>
              <w:t xml:space="preserve">    private final WSConversorCliente cliente;</w:t>
            </w:r>
            <w:r>
              <w:rPr>
                <w:rFonts w:ascii="Courier New" w:hAnsi="Courier New"/>
                <w:color w:val="000000"/>
                <w:sz w:val="16"/>
              </w:rPr>
              <w:br w:type="textWrapping"/>
            </w:r>
            <w:r>
              <w:rPr>
                <w:rFonts w:ascii="Courier New" w:hAnsi="Courier New"/>
                <w:color w:val="000000"/>
                <w:sz w:val="16"/>
              </w:rPr>
              <w:t xml:space="preserve">    private final TipoConversion tipo;</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ConversionController(PanelConversionVista vista, WSConversorCliente cliente,</w:t>
            </w:r>
            <w:r>
              <w:rPr>
                <w:rFonts w:ascii="Courier New" w:hAnsi="Courier New"/>
                <w:color w:val="000000"/>
                <w:sz w:val="16"/>
              </w:rPr>
              <w:br w:type="textWrapping"/>
            </w:r>
            <w:r>
              <w:rPr>
                <w:rFonts w:ascii="Courier New" w:hAnsi="Courier New"/>
                <w:color w:val="000000"/>
                <w:sz w:val="16"/>
              </w:rPr>
              <w:t xml:space="preserve">            TipoConversion tipo) {</w:t>
            </w:r>
            <w:r>
              <w:rPr>
                <w:rFonts w:ascii="Courier New" w:hAnsi="Courier New"/>
                <w:color w:val="000000"/>
                <w:sz w:val="16"/>
              </w:rPr>
              <w:br w:type="textWrapping"/>
            </w:r>
            <w:r>
              <w:rPr>
                <w:rFonts w:ascii="Courier New" w:hAnsi="Courier New"/>
                <w:color w:val="000000"/>
                <w:sz w:val="16"/>
              </w:rPr>
              <w:t xml:space="preserve">        this.vista = vista;</w:t>
            </w:r>
            <w:r>
              <w:rPr>
                <w:rFonts w:ascii="Courier New" w:hAnsi="Courier New"/>
                <w:color w:val="000000"/>
                <w:sz w:val="16"/>
              </w:rPr>
              <w:br w:type="textWrapping"/>
            </w:r>
            <w:r>
              <w:rPr>
                <w:rFonts w:ascii="Courier New" w:hAnsi="Courier New"/>
                <w:color w:val="000000"/>
                <w:sz w:val="16"/>
              </w:rPr>
              <w:t xml:space="preserve">        this.cliente = cliente;</w:t>
            </w:r>
            <w:r>
              <w:rPr>
                <w:rFonts w:ascii="Courier New" w:hAnsi="Courier New"/>
                <w:color w:val="000000"/>
                <w:sz w:val="16"/>
              </w:rPr>
              <w:br w:type="textWrapping"/>
            </w:r>
            <w:r>
              <w:rPr>
                <w:rFonts w:ascii="Courier New" w:hAnsi="Courier New"/>
                <w:color w:val="000000"/>
                <w:sz w:val="16"/>
              </w:rPr>
              <w:t xml:space="preserve">        this.tipo = tipo;</w:t>
            </w:r>
            <w:r>
              <w:rPr>
                <w:rFonts w:ascii="Courier New" w:hAnsi="Courier New"/>
                <w:color w:val="000000"/>
                <w:sz w:val="16"/>
              </w:rPr>
              <w:br w:type="textWrapping"/>
            </w:r>
            <w:r>
              <w:rPr>
                <w:rFonts w:ascii="Courier New" w:hAnsi="Courier New"/>
                <w:color w:val="000000"/>
                <w:sz w:val="16"/>
              </w:rPr>
              <w:t xml:space="preserve">        vista.agregarAccionConvertir(evento -&gt; convertir());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void convertir() {</w:t>
            </w:r>
            <w:r>
              <w:rPr>
                <w:rFonts w:ascii="Courier New" w:hAnsi="Courier New"/>
                <w:color w:val="000000"/>
                <w:sz w:val="16"/>
              </w:rPr>
              <w:br w:type="textWrapping"/>
            </w:r>
            <w:r>
              <w:rPr>
                <w:rFonts w:ascii="Courier New" w:hAnsi="Courier New"/>
                <w:color w:val="000000"/>
                <w:sz w:val="16"/>
              </w:rPr>
              <w:t xml:space="preserve">        String textoValor = vista.getValor();</w:t>
            </w:r>
            <w:r>
              <w:rPr>
                <w:rFonts w:ascii="Courier New" w:hAnsi="Courier New"/>
                <w:color w:val="000000"/>
                <w:sz w:val="16"/>
              </w:rPr>
              <w:br w:type="textWrapping"/>
            </w:r>
            <w:r>
              <w:rPr>
                <w:rFonts w:ascii="Courier New" w:hAnsi="Courier New"/>
                <w:color w:val="000000"/>
                <w:sz w:val="16"/>
              </w:rPr>
              <w:t xml:space="preserve">        if (textoValor.isBlank()) {</w:t>
            </w:r>
            <w:r>
              <w:rPr>
                <w:rFonts w:ascii="Courier New" w:hAnsi="Courier New"/>
                <w:color w:val="000000"/>
                <w:sz w:val="16"/>
              </w:rPr>
              <w:br w:type="textWrapping"/>
            </w:r>
            <w:r>
              <w:rPr>
                <w:rFonts w:ascii="Courier New" w:hAnsi="Courier New"/>
                <w:color w:val="000000"/>
                <w:sz w:val="16"/>
              </w:rPr>
              <w:t xml:space="preserve">            vista.mostrarError("Ingrese el valor que desea convertir.");</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final double valor;</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valor = Double.parseDouble(textoValor.replace(',', '.'));</w:t>
            </w:r>
            <w:r>
              <w:rPr>
                <w:rFonts w:ascii="Courier New" w:hAnsi="Courier New"/>
                <w:color w:val="000000"/>
                <w:sz w:val="16"/>
              </w:rPr>
              <w:br w:type="textWrapping"/>
            </w:r>
            <w:r>
              <w:rPr>
                <w:rFonts w:ascii="Courier New" w:hAnsi="Courier New"/>
                <w:color w:val="000000"/>
                <w:sz w:val="16"/>
              </w:rPr>
              <w:t xml:space="preserve">        } catch (NumberFormatException ex) {</w:t>
            </w:r>
            <w:r>
              <w:rPr>
                <w:rFonts w:ascii="Courier New" w:hAnsi="Courier New"/>
                <w:color w:val="000000"/>
                <w:sz w:val="16"/>
              </w:rPr>
              <w:br w:type="textWrapping"/>
            </w:r>
            <w:r>
              <w:rPr>
                <w:rFonts w:ascii="Courier New" w:hAnsi="Courier New"/>
                <w:color w:val="000000"/>
                <w:sz w:val="16"/>
              </w:rPr>
              <w:t xml:space="preserve">            vista.mostrarError("El valor debe ser un número válido.");</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if (!Double.isFinite(valor)) {</w:t>
            </w:r>
            <w:r>
              <w:rPr>
                <w:rFonts w:ascii="Courier New" w:hAnsi="Courier New"/>
                <w:color w:val="000000"/>
                <w:sz w:val="16"/>
              </w:rPr>
              <w:br w:type="textWrapping"/>
            </w:r>
            <w:r>
              <w:rPr>
                <w:rFonts w:ascii="Courier New" w:hAnsi="Courier New"/>
                <w:color w:val="000000"/>
                <w:sz w:val="16"/>
              </w:rPr>
              <w:t xml:space="preserve">            vista.mostrarError("El valor debe ser un número finito.");</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if (tipo == TipoConversion.MASA &amp;&amp; valor &lt; 0) {</w:t>
            </w:r>
            <w:r>
              <w:rPr>
                <w:rFonts w:ascii="Courier New" w:hAnsi="Courier New"/>
                <w:color w:val="000000"/>
                <w:sz w:val="16"/>
              </w:rPr>
              <w:br w:type="textWrapping"/>
            </w:r>
            <w:r>
              <w:rPr>
                <w:rFonts w:ascii="Courier New" w:hAnsi="Courier New"/>
                <w:color w:val="000000"/>
                <w:sz w:val="16"/>
              </w:rPr>
              <w:t xml:space="preserve">            vista.mostrarError("La masa no puede ser negativa.");</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String origen = vista.getUnidadOrigen();</w:t>
            </w:r>
            <w:r>
              <w:rPr>
                <w:rFonts w:ascii="Courier New" w:hAnsi="Courier New"/>
                <w:color w:val="000000"/>
                <w:sz w:val="16"/>
              </w:rPr>
              <w:br w:type="textWrapping"/>
            </w:r>
            <w:r>
              <w:rPr>
                <w:rFonts w:ascii="Courier New" w:hAnsi="Courier New"/>
                <w:color w:val="000000"/>
                <w:sz w:val="16"/>
              </w:rPr>
              <w:t xml:space="preserve">        String destino = vista.getUnidadDestino();</w:t>
            </w:r>
            <w:r>
              <w:rPr>
                <w:rFonts w:ascii="Courier New" w:hAnsi="Courier New"/>
                <w:color w:val="000000"/>
                <w:sz w:val="16"/>
              </w:rPr>
              <w:br w:type="textWrapping"/>
            </w:r>
            <w:r>
              <w:rPr>
                <w:rFonts w:ascii="Courier New" w:hAnsi="Courier New"/>
                <w:color w:val="000000"/>
                <w:sz w:val="16"/>
              </w:rPr>
              <w:t xml:space="preserve">        if (origen == null || destino == null) {</w:t>
            </w:r>
            <w:r>
              <w:rPr>
                <w:rFonts w:ascii="Courier New" w:hAnsi="Courier New"/>
                <w:color w:val="000000"/>
                <w:sz w:val="16"/>
              </w:rPr>
              <w:br w:type="textWrapping"/>
            </w:r>
            <w:r>
              <w:rPr>
                <w:rFonts w:ascii="Courier New" w:hAnsi="Courier New"/>
                <w:color w:val="000000"/>
                <w:sz w:val="16"/>
              </w:rPr>
              <w:t xml:space="preserve">            vista.mostrarError("Seleccione las unidades de origen y destino.");</w:t>
            </w:r>
            <w:r>
              <w:rPr>
                <w:rFonts w:ascii="Courier New" w:hAnsi="Courier New"/>
                <w:color w:val="000000"/>
                <w:sz w:val="16"/>
              </w:rPr>
              <w:br w:type="textWrapping"/>
            </w:r>
            <w:r>
              <w:rPr>
                <w:rFonts w:ascii="Courier New" w:hAnsi="Courier New"/>
                <w:color w:val="000000"/>
                <w:sz w:val="16"/>
              </w:rPr>
              <w:t xml:space="preserve">            return;</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vista.limpiarMensaje();</w:t>
            </w:r>
            <w:r>
              <w:rPr>
                <w:rFonts w:ascii="Courier New" w:hAnsi="Courier New"/>
                <w:color w:val="000000"/>
                <w:sz w:val="16"/>
              </w:rPr>
              <w:br w:type="textWrapping"/>
            </w:r>
            <w:r>
              <w:rPr>
                <w:rFonts w:ascii="Courier New" w:hAnsi="Courier New"/>
                <w:color w:val="000000"/>
                <w:sz w:val="16"/>
              </w:rPr>
              <w:t xml:space="preserve">        vista.setProcesando(true);</w:t>
            </w:r>
            <w:r>
              <w:rPr>
                <w:rFonts w:ascii="Courier New" w:hAnsi="Courier New"/>
                <w:color w:val="000000"/>
                <w:sz w:val="16"/>
              </w:rPr>
              <w:br w:type="textWrapping"/>
            </w:r>
            <w:r>
              <w:rPr>
                <w:rFonts w:ascii="Courier New" w:hAnsi="Courier New"/>
                <w:color w:val="000000"/>
                <w:sz w:val="16"/>
              </w:rPr>
              <w:t xml:space="preserve">        new SwingWorker&lt;ResultadoConversion, Void&gt;() {</w:t>
            </w:r>
            <w:r>
              <w:rPr>
                <w:rFonts w:ascii="Courier New" w:hAnsi="Courier New"/>
                <w:color w:val="000000"/>
                <w:sz w:val="16"/>
              </w:rPr>
              <w:br w:type="textWrapping"/>
            </w:r>
            <w:r>
              <w:rPr>
                <w:rFonts w:ascii="Courier New" w:hAnsi="Courier New"/>
                <w:color w:val="000000"/>
                <w:sz w:val="16"/>
              </w:rPr>
              <w:t xml:space="preserve">            @Override</w:t>
            </w:r>
            <w:r>
              <w:rPr>
                <w:rFonts w:ascii="Courier New" w:hAnsi="Courier New"/>
                <w:color w:val="000000"/>
                <w:sz w:val="16"/>
              </w:rPr>
              <w:br w:type="textWrapping"/>
            </w:r>
            <w:r>
              <w:rPr>
                <w:rFonts w:ascii="Courier New" w:hAnsi="Courier New"/>
                <w:color w:val="000000"/>
                <w:sz w:val="16"/>
              </w:rPr>
              <w:t xml:space="preserve">            protected ResultadoConversion doInBackground() {</w:t>
            </w:r>
            <w:r>
              <w:rPr>
                <w:rFonts w:ascii="Courier New" w:hAnsi="Courier New"/>
                <w:color w:val="000000"/>
                <w:sz w:val="16"/>
              </w:rPr>
              <w:br w:type="textWrapping"/>
            </w:r>
            <w:r>
              <w:rPr>
                <w:rFonts w:ascii="Courier New" w:hAnsi="Courier New"/>
                <w:color w:val="000000"/>
                <w:sz w:val="16"/>
              </w:rPr>
              <w:t xml:space="preserve">                double resultado = solicitarConversion(valor, origen, destino);</w:t>
            </w:r>
            <w:r>
              <w:rPr>
                <w:rFonts w:ascii="Courier New" w:hAnsi="Courier New"/>
                <w:color w:val="000000"/>
                <w:sz w:val="16"/>
              </w:rPr>
              <w:br w:type="textWrapping"/>
            </w:r>
            <w:r>
              <w:rPr>
                <w:rFonts w:ascii="Courier New" w:hAnsi="Courier New"/>
                <w:color w:val="000000"/>
                <w:sz w:val="16"/>
              </w:rPr>
              <w:t xml:space="preserve">                return new ResultadoConversion(origen, destino, resultado, valor);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@Override</w:t>
            </w:r>
            <w:r>
              <w:rPr>
                <w:rFonts w:ascii="Courier New" w:hAnsi="Courier New"/>
                <w:color w:val="000000"/>
                <w:sz w:val="16"/>
              </w:rPr>
              <w:br w:type="textWrapping"/>
            </w:r>
            <w:r>
              <w:rPr>
                <w:rFonts w:ascii="Courier New" w:hAnsi="Courier New"/>
                <w:color w:val="000000"/>
                <w:sz w:val="16"/>
              </w:rPr>
              <w:t xml:space="preserve">            protected void done() {</w:t>
            </w:r>
            <w:r>
              <w:rPr>
                <w:rFonts w:ascii="Courier New" w:hAnsi="Courier New"/>
                <w:color w:val="000000"/>
                <w:sz w:val="16"/>
              </w:rPr>
              <w:br w:type="textWrapping"/>
            </w:r>
            <w:r>
              <w:rPr>
                <w:rFonts w:ascii="Courier New" w:hAnsi="Courier New"/>
                <w:color w:val="000000"/>
                <w:sz w:val="16"/>
              </w:rPr>
              <w:t xml:space="preserve">                vista.setProcesando(false);</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vista.mostrarResultado(get());</w:t>
            </w:r>
            <w:r>
              <w:rPr>
                <w:rFonts w:ascii="Courier New" w:hAnsi="Courier New"/>
                <w:color w:val="000000"/>
                <w:sz w:val="16"/>
              </w:rPr>
              <w:br w:type="textWrapping"/>
            </w:r>
            <w:r>
              <w:rPr>
                <w:rFonts w:ascii="Courier New" w:hAnsi="Courier New"/>
                <w:color w:val="000000"/>
                <w:sz w:val="16"/>
              </w:rPr>
              <w:t xml:space="preserve">                } catch (InterruptedException ex) {</w:t>
            </w:r>
            <w:r>
              <w:rPr>
                <w:rFonts w:ascii="Courier New" w:hAnsi="Courier New"/>
                <w:color w:val="000000"/>
                <w:sz w:val="16"/>
              </w:rPr>
              <w:br w:type="textWrapping"/>
            </w:r>
            <w:r>
              <w:rPr>
                <w:rFonts w:ascii="Courier New" w:hAnsi="Courier New"/>
                <w:color w:val="000000"/>
                <w:sz w:val="16"/>
              </w:rPr>
              <w:t xml:space="preserve">                    Thread.currentThread().interrupt();</w:t>
            </w:r>
            <w:r>
              <w:rPr>
                <w:rFonts w:ascii="Courier New" w:hAnsi="Courier New"/>
                <w:color w:val="000000"/>
                <w:sz w:val="16"/>
              </w:rPr>
              <w:br w:type="textWrapping"/>
            </w:r>
            <w:r>
              <w:rPr>
                <w:rFonts w:ascii="Courier New" w:hAnsi="Courier New"/>
                <w:color w:val="000000"/>
                <w:sz w:val="16"/>
              </w:rPr>
              <w:t xml:space="preserve">                    vista.mostrarError("La conversión fue interrumpida.");</w:t>
            </w:r>
            <w:r>
              <w:rPr>
                <w:rFonts w:ascii="Courier New" w:hAnsi="Courier New"/>
                <w:color w:val="000000"/>
                <w:sz w:val="16"/>
              </w:rPr>
              <w:br w:type="textWrapping"/>
            </w:r>
            <w:r>
              <w:rPr>
                <w:rFonts w:ascii="Courier New" w:hAnsi="Courier New"/>
                <w:color w:val="000000"/>
                <w:sz w:val="16"/>
              </w:rPr>
              <w:t xml:space="preserve">                } catch (ExecutionException ex) {</w:t>
            </w:r>
            <w:r>
              <w:rPr>
                <w:rFonts w:ascii="Courier New" w:hAnsi="Courier New"/>
                <w:color w:val="000000"/>
                <w:sz w:val="16"/>
              </w:rPr>
              <w:br w:type="textWrapping"/>
            </w:r>
            <w:r>
              <w:rPr>
                <w:rFonts w:ascii="Courier New" w:hAnsi="Courier New"/>
                <w:color w:val="000000"/>
                <w:sz w:val="16"/>
              </w:rPr>
              <w:t xml:space="preserve">                    String mensaje = obtenerMensaje(ex.getCause());</w:t>
            </w:r>
            <w:r>
              <w:rPr>
                <w:rFonts w:ascii="Courier New" w:hAnsi="Courier New"/>
                <w:color w:val="000000"/>
                <w:sz w:val="16"/>
              </w:rPr>
              <w:br w:type="textWrapping"/>
            </w:r>
            <w:r>
              <w:rPr>
                <w:rFonts w:ascii="Courier New" w:hAnsi="Courier New"/>
                <w:color w:val="000000"/>
                <w:sz w:val="16"/>
              </w:rPr>
              <w:t xml:space="preserve">                    if(mensaje.contains("Token inválido o expirado"))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int eleccion = vista.mostrarAlertaCierreSesion();</w:t>
            </w:r>
            <w:r>
              <w:rPr>
                <w:rFonts w:ascii="Courier New" w:hAnsi="Courier New"/>
                <w:color w:val="000000"/>
                <w:sz w:val="16"/>
              </w:rPr>
              <w:br w:type="textWrapping"/>
            </w:r>
            <w:r>
              <w:rPr>
                <w:rFonts w:ascii="Courier New" w:hAnsi="Courier New"/>
                <w:color w:val="000000"/>
                <w:sz w:val="16"/>
              </w:rPr>
              <w:t xml:space="preserve">                        switch(eleccion){</w:t>
            </w:r>
            <w:r>
              <w:rPr>
                <w:rFonts w:ascii="Courier New" w:hAnsi="Courier New"/>
                <w:color w:val="000000"/>
                <w:sz w:val="16"/>
              </w:rPr>
              <w:br w:type="textWrapping"/>
            </w:r>
            <w:r>
              <w:rPr>
                <w:rFonts w:ascii="Courier New" w:hAnsi="Courier New"/>
                <w:color w:val="000000"/>
                <w:sz w:val="16"/>
              </w:rPr>
              <w:t xml:space="preserve">                            case 0: //Reiniciar sesion</w:t>
            </w:r>
            <w:r>
              <w:rPr>
                <w:rFonts w:ascii="Courier New" w:hAnsi="Courier New"/>
                <w:color w:val="000000"/>
                <w:sz w:val="16"/>
              </w:rPr>
              <w:br w:type="textWrapping"/>
            </w:r>
            <w:r>
              <w:rPr>
                <w:rFonts w:ascii="Courier New" w:hAnsi="Courier New"/>
                <w:color w:val="000000"/>
                <w:sz w:val="16"/>
              </w:rPr>
              <w:t xml:space="preserve">                                LoginVista vistaLogin = new LoginVista();</w:t>
            </w:r>
            <w:r>
              <w:rPr>
                <w:rFonts w:ascii="Courier New" w:hAnsi="Courier New"/>
                <w:color w:val="000000"/>
                <w:sz w:val="16"/>
              </w:rPr>
              <w:br w:type="textWrapping"/>
            </w:r>
            <w:r>
              <w:rPr>
                <w:rFonts w:ascii="Courier New" w:hAnsi="Courier New"/>
                <w:color w:val="000000"/>
                <w:sz w:val="16"/>
              </w:rPr>
              <w:t xml:space="preserve">                                LoginController controladorLogin = new LoginController(vistaLogin, cliente);</w:t>
            </w:r>
            <w:r>
              <w:rPr>
                <w:rFonts w:ascii="Courier New" w:hAnsi="Courier New"/>
                <w:color w:val="000000"/>
                <w:sz w:val="16"/>
              </w:rPr>
              <w:br w:type="textWrapping"/>
            </w:r>
            <w:r>
              <w:rPr>
                <w:rFonts w:ascii="Courier New" w:hAnsi="Courier New"/>
                <w:color w:val="000000"/>
                <w:sz w:val="16"/>
              </w:rPr>
              <w:t xml:space="preserve">                                vistaLogin.setVisible(true);</w:t>
            </w:r>
            <w:r>
              <w:rPr>
                <w:rFonts w:ascii="Courier New" w:hAnsi="Courier New"/>
                <w:color w:val="000000"/>
                <w:sz w:val="16"/>
              </w:rPr>
              <w:br w:type="textWrapping"/>
            </w:r>
            <w:r>
              <w:rPr>
                <w:rFonts w:ascii="Courier New" w:hAnsi="Courier New"/>
                <w:color w:val="000000"/>
                <w:sz w:val="16"/>
              </w:rPr>
              <w:t xml:space="preserve">                                vista.cerrarVentanaPadre();</w:t>
            </w:r>
            <w:r>
              <w:rPr>
                <w:rFonts w:ascii="Courier New" w:hAnsi="Courier New"/>
                <w:color w:val="000000"/>
                <w:sz w:val="16"/>
              </w:rPr>
              <w:br w:type="textWrapping"/>
            </w:r>
            <w:r>
              <w:rPr>
                <w:rFonts w:ascii="Courier New" w:hAnsi="Courier New"/>
                <w:color w:val="000000"/>
                <w:sz w:val="16"/>
              </w:rPr>
              <w:t xml:space="preserve">                                break;</w:t>
            </w:r>
            <w:r>
              <w:rPr>
                <w:rFonts w:ascii="Courier New" w:hAnsi="Courier New"/>
                <w:color w:val="000000"/>
                <w:sz w:val="16"/>
              </w:rPr>
              <w:br w:type="textWrapping"/>
            </w:r>
            <w:r>
              <w:rPr>
                <w:rFonts w:ascii="Courier New" w:hAnsi="Courier New"/>
                <w:color w:val="000000"/>
                <w:sz w:val="16"/>
              </w:rPr>
              <w:t xml:space="preserve">                            case 1:</w:t>
            </w:r>
            <w:r>
              <w:rPr>
                <w:rFonts w:ascii="Courier New" w:hAnsi="Courier New"/>
                <w:color w:val="000000"/>
                <w:sz w:val="16"/>
              </w:rPr>
              <w:br w:type="textWrapping"/>
            </w:r>
            <w:r>
              <w:rPr>
                <w:rFonts w:ascii="Courier New" w:hAnsi="Courier New"/>
                <w:color w:val="000000"/>
                <w:sz w:val="16"/>
              </w:rPr>
              <w:t xml:space="preserve">                                vista.cerrarVentanaPadre();</w:t>
            </w:r>
            <w:r>
              <w:rPr>
                <w:rFonts w:ascii="Courier New" w:hAnsi="Courier New"/>
                <w:color w:val="000000"/>
                <w:sz w:val="16"/>
              </w:rPr>
              <w:br w:type="textWrapping"/>
            </w:r>
            <w:r>
              <w:rPr>
                <w:rFonts w:ascii="Courier New" w:hAnsi="Courier New"/>
                <w:color w:val="000000"/>
                <w:sz w:val="16"/>
              </w:rPr>
              <w:t xml:space="preserve">                                System.exit(0);</w:t>
            </w:r>
            <w:r>
              <w:rPr>
                <w:rFonts w:ascii="Courier New" w:hAnsi="Courier New"/>
                <w:color w:val="000000"/>
                <w:sz w:val="16"/>
              </w:rPr>
              <w:br w:type="textWrapping"/>
            </w:r>
            <w:r>
              <w:rPr>
                <w:rFonts w:ascii="Courier New" w:hAnsi="Courier New"/>
                <w:color w:val="000000"/>
                <w:sz w:val="16"/>
              </w:rPr>
              <w:t xml:space="preserve">                                break;</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else{</w:t>
            </w:r>
            <w:r>
              <w:rPr>
                <w:rFonts w:ascii="Courier New" w:hAnsi="Courier New"/>
                <w:color w:val="000000"/>
                <w:sz w:val="16"/>
              </w:rPr>
              <w:br w:type="textWrapping"/>
            </w:r>
            <w:r>
              <w:rPr>
                <w:rFonts w:ascii="Courier New" w:hAnsi="Courier New"/>
                <w:color w:val="000000"/>
                <w:sz w:val="16"/>
              </w:rPr>
              <w:t xml:space="preserve">                        vista.mostrarError(mensaje);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}.execute();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double solicitarConversion(double valor, String origen, String destino) {</w:t>
            </w:r>
            <w:r>
              <w:rPr>
                <w:rFonts w:ascii="Courier New" w:hAnsi="Courier New"/>
                <w:color w:val="000000"/>
                <w:sz w:val="16"/>
              </w:rPr>
              <w:br w:type="textWrapping"/>
            </w:r>
            <w:r>
              <w:rPr>
                <w:rFonts w:ascii="Courier New" w:hAnsi="Courier New"/>
                <w:color w:val="000000"/>
                <w:sz w:val="16"/>
              </w:rPr>
              <w:t xml:space="preserve">        return switch (tipo) {</w:t>
            </w:r>
            <w:r>
              <w:rPr>
                <w:rFonts w:ascii="Courier New" w:hAnsi="Courier New"/>
                <w:color w:val="000000"/>
                <w:sz w:val="16"/>
              </w:rPr>
              <w:br w:type="textWrapping"/>
            </w:r>
            <w:r>
              <w:rPr>
                <w:rFonts w:ascii="Courier New" w:hAnsi="Courier New"/>
                <w:color w:val="000000"/>
                <w:sz w:val="16"/>
              </w:rPr>
              <w:t xml:space="preserve">            case TEMPERATURA -&gt; cliente.convertirTemperatura(valor, origen, destino);</w:t>
            </w:r>
            <w:r>
              <w:rPr>
                <w:rFonts w:ascii="Courier New" w:hAnsi="Courier New"/>
                <w:color w:val="000000"/>
                <w:sz w:val="16"/>
              </w:rPr>
              <w:br w:type="textWrapping"/>
            </w:r>
            <w:r>
              <w:rPr>
                <w:rFonts w:ascii="Courier New" w:hAnsi="Courier New"/>
                <w:color w:val="000000"/>
                <w:sz w:val="16"/>
              </w:rPr>
              <w:t xml:space="preserve">            case MASA -&gt; cliente.convertirMasa(valor, origen, destino);</w:t>
            </w:r>
            <w:r>
              <w:rPr>
                <w:rFonts w:ascii="Courier New" w:hAnsi="Courier New"/>
                <w:color w:val="000000"/>
                <w:sz w:val="16"/>
              </w:rPr>
              <w:br w:type="textWrapping"/>
            </w:r>
            <w:r>
              <w:rPr>
                <w:rFonts w:ascii="Courier New" w:hAnsi="Courier New"/>
                <w:color w:val="000000"/>
                <w:sz w:val="16"/>
              </w:rPr>
              <w:t xml:space="preserve">            case LONGITUD -&gt; cliente.convertirLongitud(valor, origen, destino);</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private String obtenerMensaje(Throwable error) {</w:t>
            </w:r>
            <w:r>
              <w:rPr>
                <w:rFonts w:ascii="Courier New" w:hAnsi="Courier New"/>
                <w:color w:val="000000"/>
                <w:sz w:val="16"/>
              </w:rPr>
              <w:br w:type="textWrapping"/>
            </w:r>
            <w:r>
              <w:rPr>
                <w:rFonts w:ascii="Courier New" w:hAnsi="Courier New"/>
                <w:color w:val="000000"/>
                <w:sz w:val="16"/>
              </w:rPr>
              <w:t xml:space="preserve">        String mensaje = error == null ? null : error.getMessage();</w:t>
            </w:r>
            <w:r>
              <w:rPr>
                <w:rFonts w:ascii="Courier New" w:hAnsi="Courier New"/>
                <w:color w:val="000000"/>
                <w:sz w:val="16"/>
              </w:rPr>
              <w:br w:type="textWrapping"/>
            </w:r>
            <w:r>
              <w:rPr>
                <w:rFonts w:ascii="Courier New" w:hAnsi="Courier New"/>
                <w:color w:val="000000"/>
                <w:sz w:val="16"/>
              </w:rPr>
              <w:t xml:space="preserve">        if (mensaje == null || mensaje.isBlank()) {</w:t>
            </w:r>
            <w:r>
              <w:rPr>
                <w:rFonts w:ascii="Courier New" w:hAnsi="Courier New"/>
                <w:color w:val="000000"/>
                <w:sz w:val="16"/>
              </w:rPr>
              <w:br w:type="textWrapping"/>
            </w:r>
            <w:r>
              <w:rPr>
                <w:rFonts w:ascii="Courier New" w:hAnsi="Courier New"/>
                <w:color w:val="000000"/>
                <w:sz w:val="16"/>
              </w:rPr>
              <w:t xml:space="preserve">            return "No se pudo completar la conversión. Verifique la conexión con el servidor.";</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return mensaje;</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070909A1">
      <w:pPr>
        <w:jc w:val="left"/>
        <w:rPr>
          <w:ins w:id="6958" w:author="marpa" w:date="2026-10-25T23:33:28Z"/>
          <w:rFonts w:hint="default"/>
          <w:lang w:val="es-EC"/>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07E2F46E">
      <w:pPr>
        <w:rPr>
          <w:ins w:id="6959" w:author="marpa" w:date="2026-10-25T23:33:28Z"/>
          <w:b/>
          <w:bCs/>
          <w:color w:val="243F61"/>
          <w:sz w:val="32"/>
          <w:szCs w:val="32"/>
        </w:rPr>
      </w:pPr>
      <w:ins w:id="6960" w:author="marpa" w:date="2026-10-25T23:33:28Z">
        <w:r>
          <w:rPr>
            <w:b/>
            <w:bCs/>
            <w:color w:val="243F61"/>
            <w:sz w:val="32"/>
            <w:szCs w:val="32"/>
          </w:rPr>
          <w:t>CLASE PRINCIPAL (EJECUCIÓN)</w:t>
        </w:r>
      </w:ins>
    </w:p>
    <w:p w14:paraId="6D34D857">
      <w:pPr>
        <w:rPr>
          <w:ins w:id="6961" w:author="marpa" w:date="2026-10-25T23:33:28Z"/>
          <w:i/>
          <w:iCs/>
        </w:rPr>
      </w:pPr>
      <w:ins w:id="6962" w:author="marpa" w:date="2026-10-25T23:33:28Z">
        <w:r>
          <w:rPr/>
          <w:t xml:space="preserve">Finalmente, se codifica la clase </w:t>
        </w:r>
      </w:ins>
      <w:r>
        <w:rPr>
          <w:rFonts w:hint="default"/>
          <w:lang w:val="es-EC"/>
        </w:rPr>
        <w:t>CLIESC_JAVA_SOAP</w:t>
      </w:r>
      <w:ins w:id="6963" w:author="marpa" w:date="2026-10-25T23:33:28Z">
        <w:r>
          <w:rPr/>
          <w:t>.java que orquesta el flujo completo de la aplicación. El sistema inicia solicitando credenciales al usuario para invocar el servicio de seguridad; únicamente si la autenticación es exitosa, se instancia la interfaz y el controlador para permitir el uso de las operaciones de conversión.</w:t>
        </w:r>
      </w:ins>
    </w:p>
    <w:p w14:paraId="79F0472A">
      <w:pPr>
        <w:keepNext/>
        <w:spacing w:after="0"/>
        <w:jc w:val="center"/>
        <w:rPr>
          <w:ins w:id="6964" w:author="marpa" w:date="2026-10-25T23:33:28Z"/>
        </w:rPr>
      </w:pPr>
      <w:r>
        <w:drawing>
          <wp:inline distT="0" distB="0" distL="114300" distR="114300">
            <wp:extent cx="2076450" cy="395605"/>
            <wp:effectExtent l="0" t="0" r="6350" b="10795"/>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pic:cNvPicPr>
                  </pic:nvPicPr>
                  <pic:blipFill>
                    <a:blip r:embed="rId72"/>
                    <a:stretch>
                      <a:fillRect/>
                    </a:stretch>
                  </pic:blipFill>
                  <pic:spPr>
                    <a:xfrm>
                      <a:off x="0" y="0"/>
                      <a:ext cx="2076450" cy="395605"/>
                    </a:xfrm>
                    <a:prstGeom prst="rect">
                      <a:avLst/>
                    </a:prstGeom>
                    <a:noFill/>
                    <a:ln>
                      <a:noFill/>
                    </a:ln>
                  </pic:spPr>
                </pic:pic>
              </a:graphicData>
            </a:graphic>
          </wp:inline>
        </w:drawing>
      </w:r>
    </w:p>
    <w:p w14:paraId="7CF54C06">
      <w:pPr>
        <w:pStyle w:val="5"/>
        <w:rPr>
          <w:ins w:id="6965" w:author="marpa" w:date="2026-10-25T23:33:28Z"/>
        </w:rPr>
      </w:pPr>
      <w:ins w:id="6966" w:author="marpa" w:date="2026-10-25T23:33:28Z">
        <w:bookmarkStart w:id="259" w:name="_Toc19551"/>
        <w:bookmarkStart w:id="260" w:name="_Toc20171"/>
        <w:r>
          <w:rPr/>
          <w:t xml:space="preserve">Figura </w:t>
        </w:r>
      </w:ins>
      <w:r>
        <w:rPr>
          <w:rFonts w:hint="default"/>
          <w:lang w:val="es-EC"/>
        </w:rPr>
        <w:t>50</w:t>
      </w:r>
      <w:ins w:id="6967" w:author="marpa" w:date="2026-10-25T23:33:28Z">
        <w:r>
          <w:rPr/>
          <w:t>. Creación de clase principal - Cliente consola</w:t>
        </w:r>
        <w:bookmarkEnd w:id="259"/>
        <w:bookmarkEnd w:id="260"/>
      </w:ins>
    </w:p>
    <w:p w14:paraId="00FBC450">
      <w:pPr>
        <w:pStyle w:val="6"/>
        <w:rPr>
          <w:ins w:id="6968" w:author="marpa" w:date="2026-10-25T23:33:28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40B95DC1">
      <w:pPr>
        <w:pStyle w:val="6"/>
        <w:rPr>
          <w:rFonts w:hint="default"/>
          <w:lang w:val="es-EC"/>
        </w:rPr>
      </w:pPr>
      <w:ins w:id="6969" w:author="marpa" w:date="2026-10-25T23:33:28Z">
        <w:bookmarkStart w:id="261" w:name="_Toc10975"/>
        <w:bookmarkStart w:id="262" w:name="_Toc10943"/>
        <w:r>
          <w:rPr/>
          <w:t xml:space="preserve">Tabla </w:t>
        </w:r>
      </w:ins>
      <w:r>
        <w:rPr>
          <w:rFonts w:hint="default"/>
          <w:lang w:val="es-EC"/>
        </w:rPr>
        <w:t>44</w:t>
      </w:r>
      <w:ins w:id="6970" w:author="marpa" w:date="2026-10-25T23:33:28Z">
        <w:r>
          <w:rPr/>
          <w:t xml:space="preserve">. Clase </w:t>
        </w:r>
      </w:ins>
      <w:r>
        <w:rPr>
          <w:rFonts w:ascii="Courier New" w:hAnsi="Courier New"/>
          <w:color w:val="000000"/>
          <w:sz w:val="16"/>
        </w:rPr>
        <w:t>CLIESC_JAVA_SOAP</w:t>
      </w:r>
      <w:ins w:id="6971" w:author="marpa" w:date="2026-10-25T23:33:28Z">
        <w:r>
          <w:rPr/>
          <w:t xml:space="preserve">- Cliente </w:t>
        </w:r>
      </w:ins>
      <w:r>
        <w:rPr>
          <w:rFonts w:hint="default"/>
          <w:lang w:val="es-EC"/>
        </w:rPr>
        <w:t>escritorio</w:t>
      </w:r>
      <w:bookmarkEnd w:id="261"/>
      <w:bookmarkEnd w:id="26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2A18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shd w:val="clear" w:color="auto" w:fill="D9D9D9"/>
          </w:tcPr>
          <w:p w14:paraId="0742356A">
            <w:pPr>
              <w:spacing w:after="0" w:line="240" w:lineRule="auto"/>
            </w:pPr>
            <w:r>
              <w:rPr>
                <w:rFonts w:ascii="Courier New" w:hAnsi="Courier New"/>
                <w:color w:val="000000"/>
                <w:sz w:val="16"/>
              </w:rPr>
              <w:t>package ec.edu.monster;</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import ec.edu.monster.controladores.LoginController;</w:t>
            </w:r>
            <w:r>
              <w:rPr>
                <w:rFonts w:ascii="Courier New" w:hAnsi="Courier New"/>
                <w:color w:val="000000"/>
                <w:sz w:val="16"/>
              </w:rPr>
              <w:br w:type="textWrapping"/>
            </w:r>
            <w:r>
              <w:rPr>
                <w:rFonts w:ascii="Courier New" w:hAnsi="Courier New"/>
                <w:color w:val="000000"/>
                <w:sz w:val="16"/>
              </w:rPr>
              <w:t>import ec.edu.monster.servicios.WSConversorCliente;</w:t>
            </w:r>
            <w:r>
              <w:rPr>
                <w:rFonts w:ascii="Courier New" w:hAnsi="Courier New"/>
                <w:color w:val="000000"/>
                <w:sz w:val="16"/>
              </w:rPr>
              <w:br w:type="textWrapping"/>
            </w:r>
            <w:r>
              <w:rPr>
                <w:rFonts w:ascii="Courier New" w:hAnsi="Courier New"/>
                <w:color w:val="000000"/>
                <w:sz w:val="16"/>
              </w:rPr>
              <w:t>import ec.edu.monster.vistas.LoginVista;</w:t>
            </w:r>
            <w:r>
              <w:rPr>
                <w:rFonts w:ascii="Courier New" w:hAnsi="Courier New"/>
                <w:color w:val="000000"/>
                <w:sz w:val="16"/>
              </w:rPr>
              <w:br w:type="textWrapping"/>
            </w:r>
            <w:r>
              <w:rPr>
                <w:rFonts w:ascii="Courier New" w:hAnsi="Courier New"/>
                <w:color w:val="000000"/>
                <w:sz w:val="16"/>
              </w:rPr>
              <w:t>import ec.edu.monster.vistas.AppTheme;</w:t>
            </w:r>
            <w:r>
              <w:rPr>
                <w:rFonts w:ascii="Courier New" w:hAnsi="Courier New"/>
                <w:color w:val="000000"/>
                <w:sz w:val="16"/>
              </w:rPr>
              <w:br w:type="textWrapping"/>
            </w:r>
            <w:r>
              <w:rPr>
                <w:rFonts w:ascii="Courier New" w:hAnsi="Courier New"/>
                <w:color w:val="000000"/>
                <w:sz w:val="16"/>
              </w:rPr>
              <w:t>import javax.swing.JOptionPane;</w:t>
            </w:r>
            <w:r>
              <w:rPr>
                <w:rFonts w:ascii="Courier New" w:hAnsi="Courier New"/>
                <w:color w:val="000000"/>
                <w:sz w:val="16"/>
              </w:rPr>
              <w:br w:type="textWrapping"/>
            </w:r>
            <w:r>
              <w:rPr>
                <w:rFonts w:ascii="Courier New" w:hAnsi="Courier New"/>
                <w:color w:val="000000"/>
                <w:sz w:val="16"/>
              </w:rPr>
              <w:t>import javax.swing.SwingUtilities;</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 @author gmlop</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public class CLIESC_JAVA_SOAP {</w:t>
            </w:r>
            <w:r>
              <w:rPr>
                <w:rFonts w:ascii="Courier New" w:hAnsi="Courier New"/>
                <w:color w:val="000000"/>
                <w:sz w:val="16"/>
              </w:rPr>
              <w:br w:type="textWrapping"/>
            </w:r>
            <w:r>
              <w:rPr>
                <w:rFonts w:ascii="Courier New" w:hAnsi="Courier New"/>
                <w:color w:val="000000"/>
                <w:sz w:val="16"/>
              </w:rPr>
              <w:br w:type="textWrapping"/>
            </w:r>
            <w:r>
              <w:rPr>
                <w:rFonts w:ascii="Courier New" w:hAnsi="Courier New"/>
                <w:color w:val="000000"/>
                <w:sz w:val="16"/>
              </w:rPr>
              <w:t xml:space="preserve">    public static void main(String[] args) {</w:t>
            </w:r>
            <w:r>
              <w:rPr>
                <w:rFonts w:ascii="Courier New" w:hAnsi="Courier New"/>
                <w:color w:val="000000"/>
                <w:sz w:val="16"/>
              </w:rPr>
              <w:br w:type="textWrapping"/>
            </w:r>
            <w:r>
              <w:rPr>
                <w:rFonts w:ascii="Courier New" w:hAnsi="Courier New"/>
                <w:color w:val="000000"/>
                <w:sz w:val="16"/>
              </w:rPr>
              <w:t xml:space="preserve">        SwingUtilities.invokeLater(() -&gt; {</w:t>
            </w:r>
            <w:r>
              <w:rPr>
                <w:rFonts w:ascii="Courier New" w:hAnsi="Courier New"/>
                <w:color w:val="000000"/>
                <w:sz w:val="16"/>
              </w:rPr>
              <w:br w:type="textWrapping"/>
            </w:r>
            <w:r>
              <w:rPr>
                <w:rFonts w:ascii="Courier New" w:hAnsi="Courier New"/>
                <w:color w:val="000000"/>
                <w:sz w:val="16"/>
              </w:rPr>
              <w:t xml:space="preserve">            try {</w:t>
            </w:r>
            <w:r>
              <w:rPr>
                <w:rFonts w:ascii="Courier New" w:hAnsi="Courier New"/>
                <w:color w:val="000000"/>
                <w:sz w:val="16"/>
              </w:rPr>
              <w:br w:type="textWrapping"/>
            </w:r>
            <w:r>
              <w:rPr>
                <w:rFonts w:ascii="Courier New" w:hAnsi="Courier New"/>
                <w:color w:val="000000"/>
                <w:sz w:val="16"/>
              </w:rPr>
              <w:t xml:space="preserve">                AppTheme.instalar();</w:t>
            </w:r>
            <w:r>
              <w:rPr>
                <w:rFonts w:ascii="Courier New" w:hAnsi="Courier New"/>
                <w:color w:val="000000"/>
                <w:sz w:val="16"/>
              </w:rPr>
              <w:br w:type="textWrapping"/>
            </w:r>
            <w:r>
              <w:rPr>
                <w:rFonts w:ascii="Courier New" w:hAnsi="Courier New"/>
                <w:color w:val="000000"/>
                <w:sz w:val="16"/>
              </w:rPr>
              <w:t xml:space="preserve">                WSConversorCliente client = new WSConversorCliente();</w:t>
            </w:r>
            <w:r>
              <w:rPr>
                <w:rFonts w:ascii="Courier New" w:hAnsi="Courier New"/>
                <w:color w:val="000000"/>
                <w:sz w:val="16"/>
              </w:rPr>
              <w:br w:type="textWrapping"/>
            </w:r>
            <w:r>
              <w:rPr>
                <w:rFonts w:ascii="Courier New" w:hAnsi="Courier New"/>
                <w:color w:val="000000"/>
                <w:sz w:val="16"/>
              </w:rPr>
              <w:t xml:space="preserve">                LoginVista login = new LoginVista();</w:t>
            </w:r>
            <w:r>
              <w:rPr>
                <w:rFonts w:ascii="Courier New" w:hAnsi="Courier New"/>
                <w:color w:val="000000"/>
                <w:sz w:val="16"/>
              </w:rPr>
              <w:br w:type="textWrapping"/>
            </w:r>
            <w:r>
              <w:rPr>
                <w:rFonts w:ascii="Courier New" w:hAnsi="Courier New"/>
                <w:color w:val="000000"/>
                <w:sz w:val="16"/>
              </w:rPr>
              <w:t xml:space="preserve">                new LoginController(login, client);</w:t>
            </w:r>
            <w:r>
              <w:rPr>
                <w:rFonts w:ascii="Courier New" w:hAnsi="Courier New"/>
                <w:color w:val="000000"/>
                <w:sz w:val="16"/>
              </w:rPr>
              <w:br w:type="textWrapping"/>
            </w:r>
            <w:r>
              <w:rPr>
                <w:rFonts w:ascii="Courier New" w:hAnsi="Courier New"/>
                <w:color w:val="000000"/>
                <w:sz w:val="16"/>
              </w:rPr>
              <w:t xml:space="preserve">                login.setVisible(true);</w:t>
            </w:r>
            <w:r>
              <w:rPr>
                <w:rFonts w:ascii="Courier New" w:hAnsi="Courier New"/>
                <w:color w:val="000000"/>
                <w:sz w:val="16"/>
              </w:rPr>
              <w:br w:type="textWrapping"/>
            </w:r>
            <w:r>
              <w:rPr>
                <w:rFonts w:ascii="Courier New" w:hAnsi="Courier New"/>
                <w:color w:val="000000"/>
                <w:sz w:val="16"/>
              </w:rPr>
              <w:t xml:space="preserve">            } catch (Exception e) {</w:t>
            </w:r>
            <w:r>
              <w:rPr>
                <w:rFonts w:ascii="Courier New" w:hAnsi="Courier New"/>
                <w:color w:val="000000"/>
                <w:sz w:val="16"/>
              </w:rPr>
              <w:br w:type="textWrapping"/>
            </w:r>
            <w:r>
              <w:rPr>
                <w:rFonts w:ascii="Courier New" w:hAnsi="Courier New"/>
                <w:color w:val="000000"/>
                <w:sz w:val="16"/>
              </w:rPr>
              <w:t xml:space="preserve">                JOptionPane.showMessageDialog(null,</w:t>
            </w:r>
            <w:r>
              <w:rPr>
                <w:rFonts w:ascii="Courier New" w:hAnsi="Courier New"/>
                <w:color w:val="000000"/>
                <w:sz w:val="16"/>
              </w:rPr>
              <w:br w:type="textWrapping"/>
            </w:r>
            <w:r>
              <w:rPr>
                <w:rFonts w:ascii="Courier New" w:hAnsi="Courier New"/>
                <w:color w:val="000000"/>
                <w:sz w:val="16"/>
              </w:rPr>
              <w:t xml:space="preserve">                    "No se pudo conectar al servidor SOAP:\n" + e.getMessage(),</w:t>
            </w:r>
            <w:r>
              <w:rPr>
                <w:rFonts w:ascii="Courier New" w:hAnsi="Courier New"/>
                <w:color w:val="000000"/>
                <w:sz w:val="16"/>
              </w:rPr>
              <w:br w:type="textWrapping"/>
            </w:r>
            <w:r>
              <w:rPr>
                <w:rFonts w:ascii="Courier New" w:hAnsi="Courier New"/>
                <w:color w:val="000000"/>
                <w:sz w:val="16"/>
              </w:rPr>
              <w:t xml:space="preserve">                    "Error de conexión", JOptionPane.ERROR_MESSAGE);</w:t>
            </w:r>
            <w:r>
              <w:rPr>
                <w:rFonts w:ascii="Courier New" w:hAnsi="Courier New"/>
                <w:color w:val="000000"/>
                <w:sz w:val="16"/>
              </w:rPr>
              <w:br w:type="textWrapping"/>
            </w:r>
            <w:r>
              <w:rPr>
                <w:rFonts w:ascii="Courier New" w:hAnsi="Courier New"/>
                <w:color w:val="000000"/>
                <w:sz w:val="16"/>
              </w:rPr>
              <w:t xml:space="preserve">                System.exit(1);</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 xml:space="preserve">    }</w:t>
            </w:r>
            <w:r>
              <w:rPr>
                <w:rFonts w:ascii="Courier New" w:hAnsi="Courier New"/>
                <w:color w:val="000000"/>
                <w:sz w:val="16"/>
              </w:rPr>
              <w:br w:type="textWrapping"/>
            </w:r>
            <w:r>
              <w:rPr>
                <w:rFonts w:ascii="Courier New" w:hAnsi="Courier New"/>
                <w:color w:val="000000"/>
                <w:sz w:val="16"/>
              </w:rPr>
              <w:t>}</w:t>
            </w:r>
            <w:r>
              <w:rPr>
                <w:rFonts w:ascii="Courier New" w:hAnsi="Courier New"/>
                <w:color w:val="000000"/>
                <w:sz w:val="16"/>
              </w:rPr>
              <w:br w:type="textWrapping"/>
            </w:r>
          </w:p>
        </w:tc>
      </w:tr>
    </w:tbl>
    <w:p w14:paraId="4DDBBEA2">
      <w:pPr>
        <w:rPr>
          <w:ins w:id="6972" w:author="marpa" w:date="2026-10-25T23:33:28Z"/>
        </w:rPr>
        <w:sectPr>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pPr>
    </w:p>
    <w:p w14:paraId="39D1CD0C">
      <w:pPr>
        <w:pStyle w:val="4"/>
        <w:rPr>
          <w:ins w:id="6973" w:author="marpa" w:date="2026-10-25T23:33:28Z"/>
        </w:rPr>
      </w:pPr>
      <w:ins w:id="6974" w:author="marpa" w:date="2026-10-25T23:33:28Z">
        <w:bookmarkStart w:id="263" w:name="_Toc22770"/>
        <w:bookmarkStart w:id="264" w:name="_Toc1389"/>
        <w:r>
          <w:rPr/>
          <w:t>EJECUCIÓN DEL CLIENTE DE CONSOLA</w:t>
        </w:r>
        <w:bookmarkEnd w:id="263"/>
        <w:bookmarkEnd w:id="264"/>
      </w:ins>
    </w:p>
    <w:p w14:paraId="5C90D4B4">
      <w:pPr>
        <w:pStyle w:val="3"/>
        <w:keepNext/>
        <w:jc w:val="center"/>
        <w:rPr>
          <w:ins w:id="6975" w:author="marpa" w:date="2026-10-25T23:33:28Z"/>
        </w:rPr>
      </w:pPr>
      <w:bookmarkStart w:id="265" w:name="_Toc12850"/>
      <w:bookmarkStart w:id="266" w:name="_Toc25592"/>
      <w:r>
        <w:drawing>
          <wp:inline distT="0" distB="0" distL="114300" distR="114300">
            <wp:extent cx="4201795" cy="2925445"/>
            <wp:effectExtent l="0" t="0" r="1905" b="8255"/>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pic:cNvPicPr>
                      <a:picLocks noChangeAspect="1"/>
                    </pic:cNvPicPr>
                  </pic:nvPicPr>
                  <pic:blipFill>
                    <a:blip r:embed="rId73"/>
                    <a:stretch>
                      <a:fillRect/>
                    </a:stretch>
                  </pic:blipFill>
                  <pic:spPr>
                    <a:xfrm>
                      <a:off x="0" y="0"/>
                      <a:ext cx="4201795" cy="2925445"/>
                    </a:xfrm>
                    <a:prstGeom prst="rect">
                      <a:avLst/>
                    </a:prstGeom>
                  </pic:spPr>
                </pic:pic>
              </a:graphicData>
            </a:graphic>
          </wp:inline>
        </w:drawing>
      </w:r>
      <w:bookmarkEnd w:id="265"/>
      <w:bookmarkEnd w:id="266"/>
    </w:p>
    <w:p w14:paraId="1DFD03BA">
      <w:pPr>
        <w:pStyle w:val="5"/>
        <w:rPr>
          <w:ins w:id="6976" w:author="marpa" w:date="2026-10-25T23:33:28Z"/>
        </w:rPr>
      </w:pPr>
      <w:ins w:id="6977" w:author="marpa" w:date="2026-10-25T23:33:28Z">
        <w:bookmarkStart w:id="267" w:name="_Toc31606"/>
        <w:bookmarkStart w:id="268" w:name="_Toc3589"/>
        <w:r>
          <w:rPr/>
          <w:t xml:space="preserve">Figura </w:t>
        </w:r>
      </w:ins>
      <w:r>
        <w:rPr>
          <w:rFonts w:hint="default"/>
          <w:lang w:val="es-EC"/>
        </w:rPr>
        <w:t>51</w:t>
      </w:r>
      <w:ins w:id="6978" w:author="marpa" w:date="2026-10-25T23:33:28Z">
        <w:r>
          <w:rPr/>
          <w:t>. Login - Cliente consola</w:t>
        </w:r>
        <w:bookmarkEnd w:id="267"/>
        <w:bookmarkEnd w:id="268"/>
      </w:ins>
    </w:p>
    <w:p w14:paraId="32AE8619">
      <w:pPr>
        <w:keepNext/>
        <w:jc w:val="center"/>
        <w:rPr>
          <w:ins w:id="6979" w:author="marpa" w:date="2026-10-25T23:33:28Z"/>
        </w:rPr>
      </w:pPr>
      <w:r>
        <w:drawing>
          <wp:inline distT="0" distB="0" distL="114300" distR="114300">
            <wp:extent cx="4481195" cy="3031490"/>
            <wp:effectExtent l="0" t="0" r="1905" b="3810"/>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
                    <pic:cNvPicPr>
                      <a:picLocks noChangeAspect="1"/>
                    </pic:cNvPicPr>
                  </pic:nvPicPr>
                  <pic:blipFill>
                    <a:blip r:embed="rId74"/>
                    <a:stretch>
                      <a:fillRect/>
                    </a:stretch>
                  </pic:blipFill>
                  <pic:spPr>
                    <a:xfrm>
                      <a:off x="0" y="0"/>
                      <a:ext cx="4481195" cy="3031490"/>
                    </a:xfrm>
                    <a:prstGeom prst="rect">
                      <a:avLst/>
                    </a:prstGeom>
                  </pic:spPr>
                </pic:pic>
              </a:graphicData>
            </a:graphic>
          </wp:inline>
        </w:drawing>
      </w:r>
    </w:p>
    <w:p w14:paraId="138150D7">
      <w:pPr>
        <w:pStyle w:val="5"/>
        <w:rPr>
          <w:ins w:id="6980" w:author="marpa" w:date="2026-10-25T23:33:28Z"/>
        </w:rPr>
      </w:pPr>
      <w:ins w:id="6981" w:author="marpa" w:date="2026-10-25T23:33:28Z">
        <w:bookmarkStart w:id="269" w:name="_Toc25165"/>
        <w:bookmarkStart w:id="270" w:name="_Toc19073"/>
        <w:r>
          <w:rPr/>
          <w:t xml:space="preserve">Figura </w:t>
        </w:r>
      </w:ins>
      <w:r>
        <w:rPr>
          <w:rFonts w:hint="default"/>
          <w:lang w:val="es-EC"/>
        </w:rPr>
        <w:t>52</w:t>
      </w:r>
      <w:ins w:id="6982" w:author="marpa" w:date="2026-10-25T23:33:28Z">
        <w:r>
          <w:rPr/>
          <w:t>. Conversión de Temperatura - Cliente consola</w:t>
        </w:r>
        <w:bookmarkEnd w:id="269"/>
        <w:bookmarkEnd w:id="270"/>
      </w:ins>
    </w:p>
    <w:p w14:paraId="5B3CF4AF">
      <w:pPr>
        <w:pStyle w:val="4"/>
        <w:rPr>
          <w:del w:id="6983" w:author="marpa" w:date="2026-10-25T23:33:27Z"/>
        </w:rPr>
      </w:pPr>
      <w:del w:id="6984" w:author="marpa" w:date="2026-10-25T23:33:27Z">
        <w:r>
          <w:rPr/>
          <w:delText>CREACIÓN DE MODELOS</w:delText>
        </w:r>
      </w:del>
    </w:p>
    <w:p w14:paraId="4C83BFCE">
      <w:pPr>
        <w:rPr>
          <w:del w:id="6985" w:author="marpa" w:date="2026-10-25T23:33:27Z"/>
          <w:i/>
          <w:iCs/>
        </w:rPr>
      </w:pPr>
      <w:del w:id="6986" w:author="marpa" w:date="2026-10-25T23:33:27Z">
        <w:r>
          <w:rPr/>
          <w:delText>Al no requerir base de datos, en el paquete modelo solo se manejan clases auxiliares y enumeradores. Estos sirven exclusivamente para llenar las opciones de listas desplegables en las ventanas.</w:delText>
        </w:r>
      </w:del>
    </w:p>
    <w:p w14:paraId="756220B1">
      <w:pPr>
        <w:keepNext/>
        <w:spacing w:after="0"/>
        <w:jc w:val="center"/>
        <w:rPr>
          <w:del w:id="6987" w:author="marpa" w:date="2026-10-25T23:33:27Z"/>
        </w:rPr>
      </w:pPr>
      <w:del w:id="6988" w:author="marpa" w:date="2026-10-25T23:33:27Z">
        <w:r>
          <w:rPr/>
          <w:drawing>
            <wp:inline distT="114300" distB="114300" distL="114300" distR="114300">
              <wp:extent cx="2476500" cy="342900"/>
              <wp:effectExtent l="0" t="0" r="0" b="0"/>
              <wp:docPr id="72" name="image3.png"/>
              <wp:cNvGraphicFramePr/>
              <a:graphic xmlns:a="http://schemas.openxmlformats.org/drawingml/2006/main">
                <a:graphicData uri="http://schemas.openxmlformats.org/drawingml/2006/picture">
                  <pic:pic xmlns:pic="http://schemas.openxmlformats.org/drawingml/2006/picture">
                    <pic:nvPicPr>
                      <pic:cNvPr id="72" name="image3.png"/>
                      <pic:cNvPicPr preferRelativeResize="0"/>
                    </pic:nvPicPr>
                    <pic:blipFill>
                      <a:blip r:embed="rId75"/>
                      <a:srcRect/>
                      <a:stretch>
                        <a:fillRect/>
                      </a:stretch>
                    </pic:blipFill>
                    <pic:spPr>
                      <a:xfrm>
                        <a:off x="0" y="0"/>
                        <a:ext cx="2476500" cy="342900"/>
                      </a:xfrm>
                      <a:prstGeom prst="rect">
                        <a:avLst/>
                      </a:prstGeom>
                    </pic:spPr>
                  </pic:pic>
                </a:graphicData>
              </a:graphic>
            </wp:inline>
          </w:drawing>
        </w:r>
      </w:del>
    </w:p>
    <w:p w14:paraId="508D24DB">
      <w:pPr>
        <w:pStyle w:val="5"/>
        <w:rPr>
          <w:del w:id="6990" w:author="marpa" w:date="2026-10-25T23:33:27Z"/>
        </w:rPr>
      </w:pPr>
      <w:del w:id="6991" w:author="marpa" w:date="2026-10-25T23:33:27Z">
        <w:r>
          <w:rPr/>
          <w:delText>Figura 34. Creación de modelo - Cliente escritorio</w:delText>
        </w:r>
      </w:del>
    </w:p>
    <w:p w14:paraId="51CBB774">
      <w:pPr>
        <w:rPr>
          <w:del w:id="6992" w:author="marpa" w:date="2026-10-25T23:33:27Z"/>
          <w:b/>
          <w:bCs/>
          <w:color w:val="243F61"/>
          <w:sz w:val="32"/>
          <w:szCs w:val="32"/>
        </w:rPr>
      </w:pPr>
      <w:del w:id="6993" w:author="marpa" w:date="2026-10-25T23:33:27Z">
        <w:r>
          <w:rPr>
            <w:b/>
            <w:bCs/>
            <w:color w:val="243F61"/>
            <w:sz w:val="32"/>
            <w:szCs w:val="32"/>
          </w:rPr>
          <w:delText>CREACIÓN DE CONTROLADOR</w:delText>
        </w:r>
      </w:del>
    </w:p>
    <w:p w14:paraId="0F49CB70">
      <w:pPr>
        <w:rPr>
          <w:del w:id="6994" w:author="marpa" w:date="2026-10-25T23:33:27Z"/>
          <w:i/>
          <w:iCs/>
        </w:rPr>
      </w:pPr>
      <w:del w:id="6995" w:author="marpa" w:date="2026-10-25T23:33:27Z">
        <w:r>
          <w:rPr/>
          <w:delText>Para conectar la interfaz con el servidor, se generaron los clientes JAX-WS a partir del WSDL. En el paquete controlador se crearon las clases que capturan los datos ingresados en las ventanas, invocan las operaciones SOAP remotas y devuelven el resultado a la pantalla.</w:delText>
        </w:r>
      </w:del>
    </w:p>
    <w:p w14:paraId="1D0E498D">
      <w:pPr>
        <w:keepNext/>
        <w:spacing w:after="0"/>
        <w:jc w:val="center"/>
        <w:rPr>
          <w:del w:id="6996" w:author="marpa" w:date="2026-10-25T23:33:27Z"/>
        </w:rPr>
      </w:pPr>
      <w:del w:id="6997" w:author="marpa" w:date="2026-10-25T23:33:27Z">
        <w:r>
          <w:rPr/>
          <w:drawing>
            <wp:inline distT="114300" distB="114300" distL="114300" distR="114300">
              <wp:extent cx="2743200" cy="457200"/>
              <wp:effectExtent l="0" t="0" r="0" b="0"/>
              <wp:docPr id="73" name="image24.png"/>
              <wp:cNvGraphicFramePr/>
              <a:graphic xmlns:a="http://schemas.openxmlformats.org/drawingml/2006/main">
                <a:graphicData uri="http://schemas.openxmlformats.org/drawingml/2006/picture">
                  <pic:pic xmlns:pic="http://schemas.openxmlformats.org/drawingml/2006/picture">
                    <pic:nvPicPr>
                      <pic:cNvPr id="73" name="image24.png"/>
                      <pic:cNvPicPr preferRelativeResize="0"/>
                    </pic:nvPicPr>
                    <pic:blipFill>
                      <a:blip r:embed="rId76"/>
                      <a:srcRect/>
                      <a:stretch>
                        <a:fillRect/>
                      </a:stretch>
                    </pic:blipFill>
                    <pic:spPr>
                      <a:xfrm>
                        <a:off x="0" y="0"/>
                        <a:ext cx="2743200" cy="457200"/>
                      </a:xfrm>
                      <a:prstGeom prst="rect">
                        <a:avLst/>
                      </a:prstGeom>
                    </pic:spPr>
                  </pic:pic>
                </a:graphicData>
              </a:graphic>
            </wp:inline>
          </w:drawing>
        </w:r>
      </w:del>
    </w:p>
    <w:p w14:paraId="48287319">
      <w:pPr>
        <w:pStyle w:val="5"/>
        <w:rPr>
          <w:del w:id="6999" w:author="marpa" w:date="2026-10-25T23:33:27Z"/>
        </w:rPr>
      </w:pPr>
      <w:del w:id="7000" w:author="marpa" w:date="2026-10-25T23:33:27Z">
        <w:r>
          <w:rPr/>
          <w:delText>Figura 35. Creación de servicio - Cliente consola</w:delText>
        </w:r>
      </w:del>
    </w:p>
    <w:p w14:paraId="52D46DDB">
      <w:pPr>
        <w:pStyle w:val="6"/>
        <w:rPr>
          <w:del w:id="7001" w:author="marpa" w:date="2026-10-25T23:33:27Z"/>
        </w:rPr>
      </w:pPr>
      <w:del w:id="7002" w:author="marpa" w:date="2026-10-25T23:33:27Z">
        <w:bookmarkStart w:id="271" w:name="_k11a6l4yte45" w:colFirst="0" w:colLast="0"/>
        <w:bookmarkEnd w:id="271"/>
        <w:r>
          <w:rPr/>
          <w:delText>Tabla 13. Clase ControladorConversiones - Cliente escritorio</w:delText>
        </w:r>
      </w:del>
    </w:p>
    <w:tbl>
      <w:tblPr>
        <w:tblStyle w:val="36"/>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B603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del w:id="7003" w:author="marpa" w:date="2026-10-25T23:33:27Z"/>
        </w:trPr>
        <w:tc>
          <w:tcPr>
            <w:tcW w:w="8494" w:type="dxa"/>
            <w:shd w:val="clear" w:color="auto" w:fill="D9D9D9"/>
          </w:tcPr>
          <w:p w14:paraId="3A875A5A">
            <w:pPr>
              <w:spacing w:before="0" w:after="0" w:line="240" w:lineRule="auto"/>
              <w:rPr>
                <w:del w:id="7004" w:author="marpa" w:date="2026-10-25T23:33:27Z"/>
                <w:rFonts w:ascii="Courier New" w:hAnsi="Courier New" w:eastAsia="Courier New" w:cs="Courier New"/>
                <w:color w:val="000000"/>
                <w:sz w:val="16"/>
                <w:szCs w:val="16"/>
              </w:rPr>
            </w:pPr>
            <w:del w:id="7005" w:author="marpa" w:date="2026-10-25T23:33:27Z">
              <w:r>
                <w:rPr>
                  <w:rFonts w:ascii="Courier New" w:hAnsi="Courier New" w:eastAsia="Courier New" w:cs="Courier New"/>
                  <w:color w:val="000000"/>
                  <w:sz w:val="16"/>
                  <w:szCs w:val="16"/>
                </w:rPr>
                <w:delText>package ec.edu.monster.clienteescritorio.controlador;</w:delText>
              </w:r>
            </w:del>
          </w:p>
          <w:p w14:paraId="75A208D5">
            <w:pPr>
              <w:spacing w:before="0" w:after="0" w:line="240" w:lineRule="auto"/>
              <w:rPr>
                <w:del w:id="7006" w:author="marpa" w:date="2026-10-25T23:33:27Z"/>
                <w:rFonts w:ascii="Courier New" w:hAnsi="Courier New" w:eastAsia="Courier New" w:cs="Courier New"/>
                <w:color w:val="000000"/>
                <w:sz w:val="16"/>
                <w:szCs w:val="16"/>
              </w:rPr>
            </w:pPr>
          </w:p>
          <w:p w14:paraId="6439C0EC">
            <w:pPr>
              <w:spacing w:before="0" w:after="0" w:line="240" w:lineRule="auto"/>
              <w:rPr>
                <w:del w:id="7007" w:author="marpa" w:date="2026-10-25T23:33:27Z"/>
                <w:rFonts w:ascii="Courier New" w:hAnsi="Courier New" w:eastAsia="Courier New" w:cs="Courier New"/>
                <w:color w:val="000000"/>
                <w:sz w:val="16"/>
                <w:szCs w:val="16"/>
              </w:rPr>
            </w:pPr>
            <w:del w:id="7008" w:author="marpa" w:date="2026-10-25T23:33:27Z">
              <w:r>
                <w:rPr>
                  <w:rFonts w:ascii="Courier New" w:hAnsi="Courier New" w:eastAsia="Courier New" w:cs="Courier New"/>
                  <w:color w:val="000000"/>
                  <w:sz w:val="16"/>
                  <w:szCs w:val="16"/>
                </w:rPr>
                <w:delText>import ec.edu.monster.clientesws.*;</w:delText>
              </w:r>
            </w:del>
          </w:p>
          <w:p w14:paraId="16AB0D28">
            <w:pPr>
              <w:spacing w:before="0" w:after="0" w:line="240" w:lineRule="auto"/>
              <w:rPr>
                <w:del w:id="7009" w:author="marpa" w:date="2026-10-25T23:33:27Z"/>
                <w:rFonts w:ascii="Courier New" w:hAnsi="Courier New" w:eastAsia="Courier New" w:cs="Courier New"/>
                <w:color w:val="000000"/>
                <w:sz w:val="16"/>
                <w:szCs w:val="16"/>
              </w:rPr>
            </w:pPr>
          </w:p>
          <w:p w14:paraId="3B246ED4">
            <w:pPr>
              <w:spacing w:before="0" w:after="0" w:line="240" w:lineRule="auto"/>
              <w:rPr>
                <w:del w:id="7010" w:author="marpa" w:date="2026-10-25T23:33:27Z"/>
                <w:rFonts w:ascii="Courier New" w:hAnsi="Courier New" w:eastAsia="Courier New" w:cs="Courier New"/>
                <w:color w:val="000000"/>
                <w:sz w:val="16"/>
                <w:szCs w:val="16"/>
              </w:rPr>
            </w:pPr>
            <w:del w:id="7011" w:author="marpa" w:date="2026-10-25T23:33:27Z">
              <w:r>
                <w:rPr>
                  <w:rFonts w:ascii="Courier New" w:hAnsi="Courier New" w:eastAsia="Courier New" w:cs="Courier New"/>
                  <w:color w:val="000000"/>
                  <w:sz w:val="16"/>
                  <w:szCs w:val="16"/>
                </w:rPr>
                <w:delText>/**</w:delText>
              </w:r>
            </w:del>
          </w:p>
          <w:p w14:paraId="7FBC96CD">
            <w:pPr>
              <w:spacing w:before="0" w:after="0" w:line="240" w:lineRule="auto"/>
              <w:rPr>
                <w:del w:id="7012" w:author="marpa" w:date="2026-10-25T23:33:27Z"/>
                <w:rFonts w:ascii="Courier New" w:hAnsi="Courier New" w:eastAsia="Courier New" w:cs="Courier New"/>
                <w:color w:val="000000"/>
                <w:sz w:val="16"/>
                <w:szCs w:val="16"/>
              </w:rPr>
            </w:pPr>
            <w:del w:id="7013" w:author="marpa" w:date="2026-10-25T23:33:27Z">
              <w:r>
                <w:rPr>
                  <w:rFonts w:ascii="Courier New" w:hAnsi="Courier New" w:eastAsia="Courier New" w:cs="Courier New"/>
                  <w:color w:val="000000"/>
                  <w:sz w:val="16"/>
                  <w:szCs w:val="16"/>
                </w:rPr>
                <w:delText xml:space="preserve"> *</w:delText>
              </w:r>
            </w:del>
          </w:p>
          <w:p w14:paraId="00F223DF">
            <w:pPr>
              <w:spacing w:before="0" w:after="0" w:line="240" w:lineRule="auto"/>
              <w:rPr>
                <w:del w:id="7014" w:author="marpa" w:date="2026-10-25T23:33:27Z"/>
                <w:rFonts w:ascii="Courier New" w:hAnsi="Courier New" w:eastAsia="Courier New" w:cs="Courier New"/>
                <w:color w:val="000000"/>
                <w:sz w:val="16"/>
                <w:szCs w:val="16"/>
              </w:rPr>
            </w:pPr>
            <w:del w:id="7015" w:author="marpa" w:date="2026-10-25T23:33:27Z">
              <w:r>
                <w:rPr>
                  <w:rFonts w:ascii="Courier New" w:hAnsi="Courier New" w:eastAsia="Courier New" w:cs="Courier New"/>
                  <w:color w:val="000000"/>
                  <w:sz w:val="16"/>
                  <w:szCs w:val="16"/>
                </w:rPr>
                <w:delText xml:space="preserve"> * @author joanc</w:delText>
              </w:r>
            </w:del>
          </w:p>
          <w:p w14:paraId="6456DCFA">
            <w:pPr>
              <w:spacing w:before="0" w:after="0" w:line="240" w:lineRule="auto"/>
              <w:rPr>
                <w:del w:id="7016" w:author="marpa" w:date="2026-10-25T23:33:27Z"/>
                <w:rFonts w:ascii="Courier New" w:hAnsi="Courier New" w:eastAsia="Courier New" w:cs="Courier New"/>
                <w:color w:val="000000"/>
                <w:sz w:val="16"/>
                <w:szCs w:val="16"/>
              </w:rPr>
            </w:pPr>
            <w:del w:id="7017" w:author="marpa" w:date="2026-10-25T23:33:27Z">
              <w:r>
                <w:rPr>
                  <w:rFonts w:ascii="Courier New" w:hAnsi="Courier New" w:eastAsia="Courier New" w:cs="Courier New"/>
                  <w:color w:val="000000"/>
                  <w:sz w:val="16"/>
                  <w:szCs w:val="16"/>
                </w:rPr>
                <w:delText xml:space="preserve"> */</w:delText>
              </w:r>
            </w:del>
          </w:p>
          <w:p w14:paraId="73686126">
            <w:pPr>
              <w:spacing w:before="0" w:after="0" w:line="240" w:lineRule="auto"/>
              <w:rPr>
                <w:del w:id="7018" w:author="marpa" w:date="2026-10-25T23:33:27Z"/>
                <w:rFonts w:ascii="Courier New" w:hAnsi="Courier New" w:eastAsia="Courier New" w:cs="Courier New"/>
                <w:color w:val="000000"/>
                <w:sz w:val="16"/>
                <w:szCs w:val="16"/>
              </w:rPr>
            </w:pPr>
            <w:del w:id="7019" w:author="marpa" w:date="2026-10-25T23:33:27Z">
              <w:r>
                <w:rPr>
                  <w:rFonts w:ascii="Courier New" w:hAnsi="Courier New" w:eastAsia="Courier New" w:cs="Courier New"/>
                  <w:color w:val="000000"/>
                  <w:sz w:val="16"/>
                  <w:szCs w:val="16"/>
                </w:rPr>
                <w:delText>public class ControladorConversiones {</w:delText>
              </w:r>
            </w:del>
          </w:p>
          <w:p w14:paraId="0663DD8D">
            <w:pPr>
              <w:spacing w:before="0" w:after="0" w:line="240" w:lineRule="auto"/>
              <w:rPr>
                <w:del w:id="7020" w:author="marpa" w:date="2026-10-25T23:33:27Z"/>
                <w:rFonts w:ascii="Courier New" w:hAnsi="Courier New" w:eastAsia="Courier New" w:cs="Courier New"/>
                <w:color w:val="000000"/>
                <w:sz w:val="16"/>
                <w:szCs w:val="16"/>
              </w:rPr>
            </w:pPr>
            <w:del w:id="7021" w:author="marpa" w:date="2026-10-25T23:33:27Z">
              <w:r>
                <w:rPr>
                  <w:rFonts w:ascii="Courier New" w:hAnsi="Courier New" w:eastAsia="Courier New" w:cs="Courier New"/>
                  <w:color w:val="000000"/>
                  <w:sz w:val="16"/>
                  <w:szCs w:val="16"/>
                </w:rPr>
                <w:delText xml:space="preserve">    private String token;</w:delText>
              </w:r>
            </w:del>
          </w:p>
          <w:p w14:paraId="40372FAE">
            <w:pPr>
              <w:spacing w:before="0" w:after="0" w:line="240" w:lineRule="auto"/>
              <w:rPr>
                <w:del w:id="7022" w:author="marpa" w:date="2026-10-25T23:33:27Z"/>
                <w:rFonts w:ascii="Courier New" w:hAnsi="Courier New" w:eastAsia="Courier New" w:cs="Courier New"/>
                <w:color w:val="000000"/>
                <w:sz w:val="16"/>
                <w:szCs w:val="16"/>
              </w:rPr>
            </w:pPr>
            <w:del w:id="7023" w:author="marpa" w:date="2026-10-25T23:33:27Z">
              <w:r>
                <w:rPr>
                  <w:rFonts w:ascii="Courier New" w:hAnsi="Courier New" w:eastAsia="Courier New" w:cs="Courier New"/>
                  <w:color w:val="000000"/>
                  <w:sz w:val="16"/>
                  <w:szCs w:val="16"/>
                </w:rPr>
                <w:delText xml:space="preserve">    </w:delText>
              </w:r>
            </w:del>
          </w:p>
          <w:p w14:paraId="202D0EAA">
            <w:pPr>
              <w:spacing w:before="0" w:after="0" w:line="240" w:lineRule="auto"/>
              <w:rPr>
                <w:del w:id="7024" w:author="marpa" w:date="2026-10-25T23:33:27Z"/>
                <w:rFonts w:ascii="Courier New" w:hAnsi="Courier New" w:eastAsia="Courier New" w:cs="Courier New"/>
                <w:color w:val="000000"/>
                <w:sz w:val="16"/>
                <w:szCs w:val="16"/>
              </w:rPr>
            </w:pPr>
            <w:del w:id="7025" w:author="marpa" w:date="2026-10-25T23:33:27Z">
              <w:r>
                <w:rPr>
                  <w:rFonts w:ascii="Courier New" w:hAnsi="Courier New" w:eastAsia="Courier New" w:cs="Courier New"/>
                  <w:color w:val="000000"/>
                  <w:sz w:val="16"/>
                  <w:szCs w:val="16"/>
                </w:rPr>
                <w:delText xml:space="preserve">    public boolean iniciarSesion(String usuario, String clave) {</w:delText>
              </w:r>
            </w:del>
          </w:p>
          <w:p w14:paraId="7B984B2C">
            <w:pPr>
              <w:spacing w:before="0" w:after="0" w:line="240" w:lineRule="auto"/>
              <w:rPr>
                <w:del w:id="7026" w:author="marpa" w:date="2026-10-25T23:33:27Z"/>
                <w:rFonts w:ascii="Courier New" w:hAnsi="Courier New" w:eastAsia="Courier New" w:cs="Courier New"/>
                <w:color w:val="000000"/>
                <w:sz w:val="16"/>
                <w:szCs w:val="16"/>
              </w:rPr>
            </w:pPr>
            <w:del w:id="7027" w:author="marpa" w:date="2026-10-25T23:33:27Z">
              <w:r>
                <w:rPr>
                  <w:rFonts w:ascii="Courier New" w:hAnsi="Courier New" w:eastAsia="Courier New" w:cs="Courier New"/>
                  <w:color w:val="000000"/>
                  <w:sz w:val="16"/>
                  <w:szCs w:val="16"/>
                </w:rPr>
                <w:delText xml:space="preserve">        String msgCredencialesInvalidas = "ERROR: Credenciales inválidas";</w:delText>
              </w:r>
            </w:del>
          </w:p>
          <w:p w14:paraId="1C88D8C3">
            <w:pPr>
              <w:spacing w:before="0" w:after="0" w:line="240" w:lineRule="auto"/>
              <w:rPr>
                <w:del w:id="7028" w:author="marpa" w:date="2026-10-25T23:33:27Z"/>
                <w:rFonts w:ascii="Courier New" w:hAnsi="Courier New" w:eastAsia="Courier New" w:cs="Courier New"/>
                <w:color w:val="000000"/>
                <w:sz w:val="16"/>
                <w:szCs w:val="16"/>
              </w:rPr>
            </w:pPr>
            <w:del w:id="7029" w:author="marpa" w:date="2026-10-25T23:33:27Z">
              <w:r>
                <w:rPr>
                  <w:rFonts w:ascii="Courier New" w:hAnsi="Courier New" w:eastAsia="Courier New" w:cs="Courier New"/>
                  <w:color w:val="000000"/>
                  <w:sz w:val="16"/>
                  <w:szCs w:val="16"/>
                </w:rPr>
                <w:delText xml:space="preserve">        </w:delText>
              </w:r>
            </w:del>
          </w:p>
          <w:p w14:paraId="48F07B65">
            <w:pPr>
              <w:spacing w:before="0" w:after="0" w:line="240" w:lineRule="auto"/>
              <w:rPr>
                <w:del w:id="7030" w:author="marpa" w:date="2026-10-25T23:33:27Z"/>
                <w:rFonts w:ascii="Courier New" w:hAnsi="Courier New" w:eastAsia="Courier New" w:cs="Courier New"/>
                <w:color w:val="000000"/>
                <w:sz w:val="16"/>
                <w:szCs w:val="16"/>
              </w:rPr>
            </w:pPr>
            <w:del w:id="7031" w:author="marpa" w:date="2026-10-25T23:33:27Z">
              <w:r>
                <w:rPr>
                  <w:rFonts w:ascii="Courier New" w:hAnsi="Courier New" w:eastAsia="Courier New" w:cs="Courier New"/>
                  <w:color w:val="000000"/>
                  <w:sz w:val="16"/>
                  <w:szCs w:val="16"/>
                </w:rPr>
                <w:delText xml:space="preserve">        try {</w:delText>
              </w:r>
            </w:del>
          </w:p>
          <w:p w14:paraId="4CBAA144">
            <w:pPr>
              <w:spacing w:before="0" w:after="0" w:line="240" w:lineRule="auto"/>
              <w:rPr>
                <w:del w:id="7032" w:author="marpa" w:date="2026-10-25T23:33:27Z"/>
                <w:rFonts w:ascii="Courier New" w:hAnsi="Courier New" w:eastAsia="Courier New" w:cs="Courier New"/>
                <w:color w:val="000000"/>
                <w:sz w:val="16"/>
                <w:szCs w:val="16"/>
              </w:rPr>
            </w:pPr>
            <w:del w:id="7033" w:author="marpa" w:date="2026-10-25T23:33:27Z">
              <w:r>
                <w:rPr>
                  <w:rFonts w:ascii="Courier New" w:hAnsi="Courier New" w:eastAsia="Courier New" w:cs="Courier New"/>
                  <w:color w:val="000000"/>
                  <w:sz w:val="16"/>
                  <w:szCs w:val="16"/>
                </w:rPr>
                <w:delText xml:space="preserve">            WSLogin_Service service = new WSLogin_Service();</w:delText>
              </w:r>
            </w:del>
          </w:p>
          <w:p w14:paraId="2EC983CC">
            <w:pPr>
              <w:spacing w:before="0" w:after="0" w:line="240" w:lineRule="auto"/>
              <w:rPr>
                <w:del w:id="7034" w:author="marpa" w:date="2026-10-25T23:33:27Z"/>
                <w:rFonts w:ascii="Courier New" w:hAnsi="Courier New" w:eastAsia="Courier New" w:cs="Courier New"/>
                <w:color w:val="000000"/>
                <w:sz w:val="16"/>
                <w:szCs w:val="16"/>
              </w:rPr>
            </w:pPr>
            <w:del w:id="7035" w:author="marpa" w:date="2026-10-25T23:33:27Z">
              <w:r>
                <w:rPr>
                  <w:rFonts w:ascii="Courier New" w:hAnsi="Courier New" w:eastAsia="Courier New" w:cs="Courier New"/>
                  <w:color w:val="000000"/>
                  <w:sz w:val="16"/>
                  <w:szCs w:val="16"/>
                </w:rPr>
                <w:delText xml:space="preserve">            this.token = service.getWSLoginPort().login(usuario, clave);</w:delText>
              </w:r>
            </w:del>
          </w:p>
          <w:p w14:paraId="03D1F7A3">
            <w:pPr>
              <w:spacing w:before="0" w:after="0" w:line="240" w:lineRule="auto"/>
              <w:rPr>
                <w:del w:id="7036" w:author="marpa" w:date="2026-10-25T23:33:27Z"/>
                <w:rFonts w:ascii="Courier New" w:hAnsi="Courier New" w:eastAsia="Courier New" w:cs="Courier New"/>
                <w:color w:val="000000"/>
                <w:sz w:val="16"/>
                <w:szCs w:val="16"/>
              </w:rPr>
            </w:pPr>
            <w:del w:id="7037" w:author="marpa" w:date="2026-10-25T23:33:27Z">
              <w:r>
                <w:rPr>
                  <w:rFonts w:ascii="Courier New" w:hAnsi="Courier New" w:eastAsia="Courier New" w:cs="Courier New"/>
                  <w:color w:val="000000"/>
                  <w:sz w:val="16"/>
                  <w:szCs w:val="16"/>
                </w:rPr>
                <w:delText xml:space="preserve">            if(this.token.equals(msgCredencialesInvalidas)){</w:delText>
              </w:r>
            </w:del>
          </w:p>
          <w:p w14:paraId="2915E97B">
            <w:pPr>
              <w:spacing w:before="0" w:after="0" w:line="240" w:lineRule="auto"/>
              <w:rPr>
                <w:del w:id="7038" w:author="marpa" w:date="2026-10-25T23:33:27Z"/>
                <w:rFonts w:ascii="Courier New" w:hAnsi="Courier New" w:eastAsia="Courier New" w:cs="Courier New"/>
                <w:color w:val="000000"/>
                <w:sz w:val="16"/>
                <w:szCs w:val="16"/>
              </w:rPr>
            </w:pPr>
            <w:del w:id="7039" w:author="marpa" w:date="2026-10-25T23:33:27Z">
              <w:r>
                <w:rPr>
                  <w:rFonts w:ascii="Courier New" w:hAnsi="Courier New" w:eastAsia="Courier New" w:cs="Courier New"/>
                  <w:color w:val="000000"/>
                  <w:sz w:val="16"/>
                  <w:szCs w:val="16"/>
                </w:rPr>
                <w:delText xml:space="preserve">                System.out.println("Credenciales incorrectas");</w:delText>
              </w:r>
            </w:del>
          </w:p>
          <w:p w14:paraId="48AACF2D">
            <w:pPr>
              <w:spacing w:before="0" w:after="0" w:line="240" w:lineRule="auto"/>
              <w:rPr>
                <w:del w:id="7040" w:author="marpa" w:date="2026-10-25T23:33:27Z"/>
                <w:rFonts w:ascii="Courier New" w:hAnsi="Courier New" w:eastAsia="Courier New" w:cs="Courier New"/>
                <w:color w:val="000000"/>
                <w:sz w:val="16"/>
                <w:szCs w:val="16"/>
              </w:rPr>
            </w:pPr>
            <w:del w:id="7041" w:author="marpa" w:date="2026-10-25T23:33:27Z">
              <w:r>
                <w:rPr>
                  <w:rFonts w:ascii="Courier New" w:hAnsi="Courier New" w:eastAsia="Courier New" w:cs="Courier New"/>
                  <w:color w:val="000000"/>
                  <w:sz w:val="16"/>
                  <w:szCs w:val="16"/>
                </w:rPr>
                <w:delText xml:space="preserve">                return false;</w:delText>
              </w:r>
            </w:del>
          </w:p>
          <w:p w14:paraId="5BDAD3BA">
            <w:pPr>
              <w:spacing w:before="0" w:after="0" w:line="240" w:lineRule="auto"/>
              <w:rPr>
                <w:del w:id="7042" w:author="marpa" w:date="2026-10-25T23:33:27Z"/>
                <w:rFonts w:ascii="Courier New" w:hAnsi="Courier New" w:eastAsia="Courier New" w:cs="Courier New"/>
                <w:color w:val="000000"/>
                <w:sz w:val="16"/>
                <w:szCs w:val="16"/>
              </w:rPr>
            </w:pPr>
            <w:del w:id="7043" w:author="marpa" w:date="2026-10-25T23:33:27Z">
              <w:r>
                <w:rPr>
                  <w:rFonts w:ascii="Courier New" w:hAnsi="Courier New" w:eastAsia="Courier New" w:cs="Courier New"/>
                  <w:color w:val="000000"/>
                  <w:sz w:val="16"/>
                  <w:szCs w:val="16"/>
                </w:rPr>
                <w:delText xml:space="preserve">            }</w:delText>
              </w:r>
            </w:del>
          </w:p>
          <w:p w14:paraId="74F9735D">
            <w:pPr>
              <w:spacing w:before="0" w:after="0" w:line="240" w:lineRule="auto"/>
              <w:rPr>
                <w:del w:id="7044" w:author="marpa" w:date="2026-10-25T23:33:27Z"/>
                <w:rFonts w:ascii="Courier New" w:hAnsi="Courier New" w:eastAsia="Courier New" w:cs="Courier New"/>
                <w:color w:val="000000"/>
                <w:sz w:val="16"/>
                <w:szCs w:val="16"/>
              </w:rPr>
            </w:pPr>
            <w:del w:id="7045" w:author="marpa" w:date="2026-10-25T23:33:27Z">
              <w:r>
                <w:rPr>
                  <w:rFonts w:ascii="Courier New" w:hAnsi="Courier New" w:eastAsia="Courier New" w:cs="Courier New"/>
                  <w:color w:val="000000"/>
                  <w:sz w:val="16"/>
                  <w:szCs w:val="16"/>
                </w:rPr>
                <w:delText xml:space="preserve">            return true;</w:delText>
              </w:r>
            </w:del>
          </w:p>
          <w:p w14:paraId="20CBAD19">
            <w:pPr>
              <w:spacing w:before="0" w:after="0" w:line="240" w:lineRule="auto"/>
              <w:rPr>
                <w:del w:id="7046" w:author="marpa" w:date="2026-10-25T23:33:27Z"/>
                <w:rFonts w:ascii="Courier New" w:hAnsi="Courier New" w:eastAsia="Courier New" w:cs="Courier New"/>
                <w:color w:val="000000"/>
                <w:sz w:val="16"/>
                <w:szCs w:val="16"/>
              </w:rPr>
            </w:pPr>
            <w:del w:id="7047" w:author="marpa" w:date="2026-10-25T23:33:27Z">
              <w:r>
                <w:rPr>
                  <w:rFonts w:ascii="Courier New" w:hAnsi="Courier New" w:eastAsia="Courier New" w:cs="Courier New"/>
                  <w:color w:val="000000"/>
                  <w:sz w:val="16"/>
                  <w:szCs w:val="16"/>
                </w:rPr>
                <w:delText xml:space="preserve">        } catch (Exception e) {</w:delText>
              </w:r>
            </w:del>
          </w:p>
          <w:p w14:paraId="40BC6ABA">
            <w:pPr>
              <w:spacing w:before="0" w:after="0" w:line="240" w:lineRule="auto"/>
              <w:rPr>
                <w:del w:id="7048" w:author="marpa" w:date="2026-10-25T23:33:27Z"/>
                <w:rFonts w:ascii="Courier New" w:hAnsi="Courier New" w:eastAsia="Courier New" w:cs="Courier New"/>
                <w:color w:val="000000"/>
                <w:sz w:val="16"/>
                <w:szCs w:val="16"/>
              </w:rPr>
            </w:pPr>
            <w:del w:id="7049" w:author="marpa" w:date="2026-10-25T23:33:27Z">
              <w:r>
                <w:rPr>
                  <w:rFonts w:ascii="Courier New" w:hAnsi="Courier New" w:eastAsia="Courier New" w:cs="Courier New"/>
                  <w:color w:val="000000"/>
                  <w:sz w:val="16"/>
                  <w:szCs w:val="16"/>
                </w:rPr>
                <w:delText xml:space="preserve">            System.err.println("Error en la comunicación con el servicio: " + e.getMessage());</w:delText>
              </w:r>
            </w:del>
          </w:p>
          <w:p w14:paraId="175748D3">
            <w:pPr>
              <w:spacing w:before="0" w:after="0" w:line="240" w:lineRule="auto"/>
              <w:rPr>
                <w:del w:id="7050" w:author="marpa" w:date="2026-10-25T23:33:27Z"/>
                <w:rFonts w:ascii="Courier New" w:hAnsi="Courier New" w:eastAsia="Courier New" w:cs="Courier New"/>
                <w:color w:val="000000"/>
                <w:sz w:val="16"/>
                <w:szCs w:val="16"/>
              </w:rPr>
            </w:pPr>
            <w:del w:id="7051" w:author="marpa" w:date="2026-10-25T23:33:27Z">
              <w:r>
                <w:rPr>
                  <w:rFonts w:ascii="Courier New" w:hAnsi="Courier New" w:eastAsia="Courier New" w:cs="Courier New"/>
                  <w:color w:val="000000"/>
                  <w:sz w:val="16"/>
                  <w:szCs w:val="16"/>
                </w:rPr>
                <w:delText xml:space="preserve">            return false;</w:delText>
              </w:r>
            </w:del>
          </w:p>
          <w:p w14:paraId="0A9185AC">
            <w:pPr>
              <w:spacing w:before="0" w:after="0" w:line="240" w:lineRule="auto"/>
              <w:rPr>
                <w:del w:id="7052" w:author="marpa" w:date="2026-10-25T23:33:27Z"/>
                <w:rFonts w:ascii="Courier New" w:hAnsi="Courier New" w:eastAsia="Courier New" w:cs="Courier New"/>
                <w:color w:val="000000"/>
                <w:sz w:val="16"/>
                <w:szCs w:val="16"/>
              </w:rPr>
            </w:pPr>
            <w:del w:id="7053" w:author="marpa" w:date="2026-10-25T23:33:27Z">
              <w:r>
                <w:rPr>
                  <w:rFonts w:ascii="Courier New" w:hAnsi="Courier New" w:eastAsia="Courier New" w:cs="Courier New"/>
                  <w:color w:val="000000"/>
                  <w:sz w:val="16"/>
                  <w:szCs w:val="16"/>
                </w:rPr>
                <w:delText xml:space="preserve">        }</w:delText>
              </w:r>
            </w:del>
          </w:p>
          <w:p w14:paraId="0BC1C1BF">
            <w:pPr>
              <w:spacing w:before="0" w:after="0" w:line="240" w:lineRule="auto"/>
              <w:rPr>
                <w:del w:id="7054" w:author="marpa" w:date="2026-10-25T23:33:27Z"/>
                <w:rFonts w:ascii="Courier New" w:hAnsi="Courier New" w:eastAsia="Courier New" w:cs="Courier New"/>
                <w:color w:val="000000"/>
                <w:sz w:val="16"/>
                <w:szCs w:val="16"/>
              </w:rPr>
            </w:pPr>
            <w:del w:id="7055" w:author="marpa" w:date="2026-10-25T23:33:27Z">
              <w:r>
                <w:rPr>
                  <w:rFonts w:ascii="Courier New" w:hAnsi="Courier New" w:eastAsia="Courier New" w:cs="Courier New"/>
                  <w:color w:val="000000"/>
                  <w:sz w:val="16"/>
                  <w:szCs w:val="16"/>
                </w:rPr>
                <w:delText xml:space="preserve">    }</w:delText>
              </w:r>
            </w:del>
          </w:p>
          <w:p w14:paraId="233280F3">
            <w:pPr>
              <w:spacing w:before="0" w:after="0" w:line="240" w:lineRule="auto"/>
              <w:rPr>
                <w:del w:id="7056" w:author="marpa" w:date="2026-10-25T23:33:27Z"/>
                <w:rFonts w:ascii="Courier New" w:hAnsi="Courier New" w:eastAsia="Courier New" w:cs="Courier New"/>
                <w:color w:val="000000"/>
                <w:sz w:val="16"/>
                <w:szCs w:val="16"/>
              </w:rPr>
            </w:pPr>
            <w:del w:id="7057" w:author="marpa" w:date="2026-10-25T23:33:27Z">
              <w:r>
                <w:rPr>
                  <w:rFonts w:ascii="Courier New" w:hAnsi="Courier New" w:eastAsia="Courier New" w:cs="Courier New"/>
                  <w:color w:val="000000"/>
                  <w:sz w:val="16"/>
                  <w:szCs w:val="16"/>
                </w:rPr>
                <w:delText xml:space="preserve">    </w:delText>
              </w:r>
            </w:del>
          </w:p>
          <w:p w14:paraId="6389A578">
            <w:pPr>
              <w:spacing w:before="0" w:after="0" w:line="240" w:lineRule="auto"/>
              <w:rPr>
                <w:del w:id="7058" w:author="marpa" w:date="2026-10-25T23:33:27Z"/>
                <w:rFonts w:ascii="Courier New" w:hAnsi="Courier New" w:eastAsia="Courier New" w:cs="Courier New"/>
                <w:color w:val="000000"/>
                <w:sz w:val="16"/>
                <w:szCs w:val="16"/>
              </w:rPr>
            </w:pPr>
            <w:del w:id="7059" w:author="marpa" w:date="2026-10-25T23:33:27Z">
              <w:r>
                <w:rPr>
                  <w:rFonts w:ascii="Courier New" w:hAnsi="Courier New" w:eastAsia="Courier New" w:cs="Courier New"/>
                  <w:color w:val="000000"/>
                  <w:sz w:val="16"/>
                  <w:szCs w:val="16"/>
                </w:rPr>
                <w:delText xml:space="preserve">    public double convertirLongitud(double valor, String origen, String destino) throws Exception {</w:delText>
              </w:r>
            </w:del>
          </w:p>
          <w:p w14:paraId="329DD977">
            <w:pPr>
              <w:spacing w:before="0" w:after="0" w:line="240" w:lineRule="auto"/>
              <w:rPr>
                <w:del w:id="7060" w:author="marpa" w:date="2026-10-25T23:33:27Z"/>
                <w:rFonts w:ascii="Courier New" w:hAnsi="Courier New" w:eastAsia="Courier New" w:cs="Courier New"/>
                <w:color w:val="000000"/>
                <w:sz w:val="16"/>
                <w:szCs w:val="16"/>
              </w:rPr>
            </w:pPr>
            <w:del w:id="7061" w:author="marpa" w:date="2026-10-25T23:33:27Z">
              <w:r>
                <w:rPr>
                  <w:rFonts w:ascii="Courier New" w:hAnsi="Courier New" w:eastAsia="Courier New" w:cs="Courier New"/>
                  <w:color w:val="000000"/>
                  <w:sz w:val="16"/>
                  <w:szCs w:val="16"/>
                </w:rPr>
                <w:delText xml:space="preserve">        WSLongitud_Service service = new WSLongitud_Service();</w:delText>
              </w:r>
            </w:del>
          </w:p>
          <w:p w14:paraId="6CAC8125">
            <w:pPr>
              <w:spacing w:before="0" w:after="0" w:line="240" w:lineRule="auto"/>
              <w:rPr>
                <w:del w:id="7062" w:author="marpa" w:date="2026-10-25T23:33:27Z"/>
                <w:rFonts w:ascii="Courier New" w:hAnsi="Courier New" w:eastAsia="Courier New" w:cs="Courier New"/>
                <w:color w:val="000000"/>
                <w:sz w:val="16"/>
                <w:szCs w:val="16"/>
              </w:rPr>
            </w:pPr>
            <w:del w:id="7063" w:author="marpa" w:date="2026-10-25T23:33:27Z">
              <w:r>
                <w:rPr>
                  <w:rFonts w:ascii="Courier New" w:hAnsi="Courier New" w:eastAsia="Courier New" w:cs="Courier New"/>
                  <w:color w:val="000000"/>
                  <w:sz w:val="16"/>
                  <w:szCs w:val="16"/>
                </w:rPr>
                <w:delText xml:space="preserve">        return service.getWSLongitudPort().convertirLongitud(valor, origen, destino, token);</w:delText>
              </w:r>
            </w:del>
          </w:p>
          <w:p w14:paraId="30E35D42">
            <w:pPr>
              <w:spacing w:before="0" w:after="0" w:line="240" w:lineRule="auto"/>
              <w:rPr>
                <w:del w:id="7064" w:author="marpa" w:date="2026-10-25T23:33:27Z"/>
                <w:rFonts w:ascii="Courier New" w:hAnsi="Courier New" w:eastAsia="Courier New" w:cs="Courier New"/>
                <w:color w:val="000000"/>
                <w:sz w:val="16"/>
                <w:szCs w:val="16"/>
              </w:rPr>
            </w:pPr>
            <w:del w:id="7065" w:author="marpa" w:date="2026-10-25T23:33:27Z">
              <w:r>
                <w:rPr>
                  <w:rFonts w:ascii="Courier New" w:hAnsi="Courier New" w:eastAsia="Courier New" w:cs="Courier New"/>
                  <w:color w:val="000000"/>
                  <w:sz w:val="16"/>
                  <w:szCs w:val="16"/>
                </w:rPr>
                <w:delText xml:space="preserve">    }</w:delText>
              </w:r>
            </w:del>
          </w:p>
          <w:p w14:paraId="1D7D6759">
            <w:pPr>
              <w:spacing w:before="0" w:after="0" w:line="240" w:lineRule="auto"/>
              <w:rPr>
                <w:del w:id="7066" w:author="marpa" w:date="2026-10-25T23:33:27Z"/>
                <w:rFonts w:ascii="Courier New" w:hAnsi="Courier New" w:eastAsia="Courier New" w:cs="Courier New"/>
                <w:color w:val="000000"/>
                <w:sz w:val="16"/>
                <w:szCs w:val="16"/>
              </w:rPr>
            </w:pPr>
          </w:p>
          <w:p w14:paraId="6EF287E9">
            <w:pPr>
              <w:spacing w:before="0" w:after="0" w:line="240" w:lineRule="auto"/>
              <w:rPr>
                <w:del w:id="7067" w:author="marpa" w:date="2026-10-25T23:33:27Z"/>
                <w:rFonts w:ascii="Courier New" w:hAnsi="Courier New" w:eastAsia="Courier New" w:cs="Courier New"/>
                <w:color w:val="000000"/>
                <w:sz w:val="16"/>
                <w:szCs w:val="16"/>
              </w:rPr>
            </w:pPr>
            <w:del w:id="7068" w:author="marpa" w:date="2026-10-25T23:33:27Z">
              <w:r>
                <w:rPr>
                  <w:rFonts w:ascii="Courier New" w:hAnsi="Courier New" w:eastAsia="Courier New" w:cs="Courier New"/>
                  <w:color w:val="000000"/>
                  <w:sz w:val="16"/>
                  <w:szCs w:val="16"/>
                </w:rPr>
                <w:delText xml:space="preserve">    public double convertirTemperatura(double valor, String origen, String destino) throws Exception {</w:delText>
              </w:r>
            </w:del>
          </w:p>
          <w:p w14:paraId="6954F9E4">
            <w:pPr>
              <w:spacing w:before="0" w:after="0" w:line="240" w:lineRule="auto"/>
              <w:rPr>
                <w:del w:id="7069" w:author="marpa" w:date="2026-10-25T23:33:27Z"/>
                <w:rFonts w:ascii="Courier New" w:hAnsi="Courier New" w:eastAsia="Courier New" w:cs="Courier New"/>
                <w:color w:val="000000"/>
                <w:sz w:val="16"/>
                <w:szCs w:val="16"/>
              </w:rPr>
            </w:pPr>
            <w:del w:id="7070" w:author="marpa" w:date="2026-10-25T23:33:27Z">
              <w:r>
                <w:rPr>
                  <w:rFonts w:ascii="Courier New" w:hAnsi="Courier New" w:eastAsia="Courier New" w:cs="Courier New"/>
                  <w:color w:val="000000"/>
                  <w:sz w:val="16"/>
                  <w:szCs w:val="16"/>
                </w:rPr>
                <w:delText xml:space="preserve">        WSTemperatura_Service service = new WSTemperatura_Service();</w:delText>
              </w:r>
            </w:del>
          </w:p>
          <w:p w14:paraId="7C039098">
            <w:pPr>
              <w:spacing w:before="0" w:after="0" w:line="240" w:lineRule="auto"/>
              <w:rPr>
                <w:del w:id="7071" w:author="marpa" w:date="2026-10-25T23:33:27Z"/>
                <w:rFonts w:ascii="Courier New" w:hAnsi="Courier New" w:eastAsia="Courier New" w:cs="Courier New"/>
                <w:color w:val="000000"/>
                <w:sz w:val="16"/>
                <w:szCs w:val="16"/>
              </w:rPr>
            </w:pPr>
            <w:del w:id="7072" w:author="marpa" w:date="2026-10-25T23:33:27Z">
              <w:r>
                <w:rPr>
                  <w:rFonts w:ascii="Courier New" w:hAnsi="Courier New" w:eastAsia="Courier New" w:cs="Courier New"/>
                  <w:color w:val="000000"/>
                  <w:sz w:val="16"/>
                  <w:szCs w:val="16"/>
                </w:rPr>
                <w:delText xml:space="preserve">        return service.getWSTemperaturaPort().convertirTemperatura(valor, origen, destino, token);</w:delText>
              </w:r>
            </w:del>
          </w:p>
          <w:p w14:paraId="2FCEFF38">
            <w:pPr>
              <w:spacing w:before="0" w:after="0" w:line="240" w:lineRule="auto"/>
              <w:rPr>
                <w:del w:id="7073" w:author="marpa" w:date="2026-10-25T23:33:27Z"/>
                <w:rFonts w:ascii="Courier New" w:hAnsi="Courier New" w:eastAsia="Courier New" w:cs="Courier New"/>
                <w:color w:val="000000"/>
                <w:sz w:val="16"/>
                <w:szCs w:val="16"/>
              </w:rPr>
            </w:pPr>
            <w:del w:id="7074" w:author="marpa" w:date="2026-10-25T23:33:27Z">
              <w:r>
                <w:rPr>
                  <w:rFonts w:ascii="Courier New" w:hAnsi="Courier New" w:eastAsia="Courier New" w:cs="Courier New"/>
                  <w:color w:val="000000"/>
                  <w:sz w:val="16"/>
                  <w:szCs w:val="16"/>
                </w:rPr>
                <w:delText xml:space="preserve">    }</w:delText>
              </w:r>
            </w:del>
          </w:p>
          <w:p w14:paraId="3321E5AE">
            <w:pPr>
              <w:spacing w:before="0" w:after="0" w:line="240" w:lineRule="auto"/>
              <w:rPr>
                <w:del w:id="7075" w:author="marpa" w:date="2026-10-25T23:33:27Z"/>
                <w:rFonts w:ascii="Courier New" w:hAnsi="Courier New" w:eastAsia="Courier New" w:cs="Courier New"/>
                <w:color w:val="000000"/>
                <w:sz w:val="16"/>
                <w:szCs w:val="16"/>
              </w:rPr>
            </w:pPr>
          </w:p>
          <w:p w14:paraId="367511FD">
            <w:pPr>
              <w:spacing w:before="0" w:after="0" w:line="240" w:lineRule="auto"/>
              <w:rPr>
                <w:del w:id="7076" w:author="marpa" w:date="2026-10-25T23:33:27Z"/>
                <w:rFonts w:ascii="Courier New" w:hAnsi="Courier New" w:eastAsia="Courier New" w:cs="Courier New"/>
                <w:color w:val="000000"/>
                <w:sz w:val="16"/>
                <w:szCs w:val="16"/>
              </w:rPr>
            </w:pPr>
            <w:del w:id="7077" w:author="marpa" w:date="2026-10-25T23:33:27Z">
              <w:r>
                <w:rPr>
                  <w:rFonts w:ascii="Courier New" w:hAnsi="Courier New" w:eastAsia="Courier New" w:cs="Courier New"/>
                  <w:color w:val="000000"/>
                  <w:sz w:val="16"/>
                  <w:szCs w:val="16"/>
                </w:rPr>
                <w:delText xml:space="preserve">    public double convertirMasa(double valor, String origen, String destino) throws Exception {</w:delText>
              </w:r>
            </w:del>
          </w:p>
          <w:p w14:paraId="443FDF37">
            <w:pPr>
              <w:spacing w:before="0" w:after="0" w:line="240" w:lineRule="auto"/>
              <w:rPr>
                <w:del w:id="7078" w:author="marpa" w:date="2026-10-25T23:33:27Z"/>
                <w:rFonts w:ascii="Courier New" w:hAnsi="Courier New" w:eastAsia="Courier New" w:cs="Courier New"/>
                <w:color w:val="000000"/>
                <w:sz w:val="16"/>
                <w:szCs w:val="16"/>
              </w:rPr>
            </w:pPr>
            <w:del w:id="7079" w:author="marpa" w:date="2026-10-25T23:33:27Z">
              <w:r>
                <w:rPr>
                  <w:rFonts w:ascii="Courier New" w:hAnsi="Courier New" w:eastAsia="Courier New" w:cs="Courier New"/>
                  <w:color w:val="000000"/>
                  <w:sz w:val="16"/>
                  <w:szCs w:val="16"/>
                </w:rPr>
                <w:delText xml:space="preserve">        WSMasa_Service service = new WSMasa_Service();</w:delText>
              </w:r>
            </w:del>
          </w:p>
          <w:p w14:paraId="616325AF">
            <w:pPr>
              <w:spacing w:before="0" w:after="0" w:line="240" w:lineRule="auto"/>
              <w:rPr>
                <w:del w:id="7080" w:author="marpa" w:date="2026-10-25T23:33:27Z"/>
                <w:rFonts w:ascii="Courier New" w:hAnsi="Courier New" w:eastAsia="Courier New" w:cs="Courier New"/>
                <w:color w:val="000000"/>
                <w:sz w:val="16"/>
                <w:szCs w:val="16"/>
              </w:rPr>
            </w:pPr>
            <w:del w:id="7081" w:author="marpa" w:date="2026-10-25T23:33:27Z">
              <w:r>
                <w:rPr>
                  <w:rFonts w:ascii="Courier New" w:hAnsi="Courier New" w:eastAsia="Courier New" w:cs="Courier New"/>
                  <w:color w:val="000000"/>
                  <w:sz w:val="16"/>
                  <w:szCs w:val="16"/>
                </w:rPr>
                <w:delText xml:space="preserve">        return service.getWSMasaPort().convertirMasa(valor, origen, destino, token);</w:delText>
              </w:r>
            </w:del>
          </w:p>
          <w:p w14:paraId="33A98936">
            <w:pPr>
              <w:spacing w:before="0" w:after="0" w:line="240" w:lineRule="auto"/>
              <w:rPr>
                <w:del w:id="7082" w:author="marpa" w:date="2026-10-25T23:33:27Z"/>
                <w:rFonts w:ascii="Courier New" w:hAnsi="Courier New" w:eastAsia="Courier New" w:cs="Courier New"/>
                <w:color w:val="000000"/>
                <w:sz w:val="16"/>
                <w:szCs w:val="16"/>
              </w:rPr>
            </w:pPr>
            <w:del w:id="7083" w:author="marpa" w:date="2026-10-25T23:33:27Z">
              <w:r>
                <w:rPr>
                  <w:rFonts w:ascii="Courier New" w:hAnsi="Courier New" w:eastAsia="Courier New" w:cs="Courier New"/>
                  <w:color w:val="000000"/>
                  <w:sz w:val="16"/>
                  <w:szCs w:val="16"/>
                </w:rPr>
                <w:delText xml:space="preserve">    }</w:delText>
              </w:r>
            </w:del>
          </w:p>
          <w:p w14:paraId="0A019FE8">
            <w:pPr>
              <w:spacing w:before="0" w:after="0" w:line="240" w:lineRule="auto"/>
              <w:rPr>
                <w:del w:id="7084" w:author="marpa" w:date="2026-10-25T23:33:27Z"/>
                <w:rFonts w:ascii="Courier New" w:hAnsi="Courier New" w:eastAsia="Courier New" w:cs="Courier New"/>
                <w:color w:val="000000"/>
                <w:sz w:val="16"/>
                <w:szCs w:val="16"/>
              </w:rPr>
            </w:pPr>
            <w:del w:id="7085" w:author="marpa" w:date="2026-10-25T23:33:27Z">
              <w:r>
                <w:rPr>
                  <w:rFonts w:ascii="Courier New" w:hAnsi="Courier New" w:eastAsia="Courier New" w:cs="Courier New"/>
                  <w:color w:val="000000"/>
                  <w:sz w:val="16"/>
                  <w:szCs w:val="16"/>
                </w:rPr>
                <w:delText>}</w:delText>
              </w:r>
            </w:del>
          </w:p>
        </w:tc>
      </w:tr>
    </w:tbl>
    <w:p w14:paraId="3661AEA6">
      <w:pPr>
        <w:rPr>
          <w:del w:id="7086" w:author="marpa" w:date="2026-10-25T23:33:27Z"/>
          <w:b/>
          <w:bCs/>
          <w:color w:val="243F61"/>
          <w:sz w:val="32"/>
          <w:szCs w:val="32"/>
        </w:rPr>
      </w:pPr>
      <w:del w:id="7087" w:author="marpa" w:date="2026-10-25T23:33:27Z">
        <w:r>
          <w:rPr>
            <w:b/>
            <w:bCs/>
            <w:color w:val="243F61"/>
            <w:sz w:val="32"/>
            <w:szCs w:val="32"/>
          </w:rPr>
          <w:delText>CREACIÓN DE VISTAS</w:delText>
        </w:r>
      </w:del>
    </w:p>
    <w:p w14:paraId="5C75E6DA">
      <w:pPr>
        <w:rPr>
          <w:del w:id="7088" w:author="marpa" w:date="2026-10-25T23:33:27Z"/>
          <w:i/>
          <w:iCs/>
        </w:rPr>
      </w:pPr>
      <w:del w:id="7089" w:author="marpa" w:date="2026-10-25T23:33:27Z">
        <w:r>
          <w:rPr/>
          <w:delText>En el paquete vista se diseñaron las interfaces gráficas utilizando los formularios (JFrames) de NetBeans. Estas ventanas contienen los componentes visuales necesarios para interactuar con el usuario. Su función es estrictamente visual: capturan los datos de entrada y muestran los resultados obtenidos, delegando todo el procesamiento al controlador.</w:delText>
        </w:r>
      </w:del>
    </w:p>
    <w:p w14:paraId="32261D27">
      <w:pPr>
        <w:keepNext/>
        <w:spacing w:after="0"/>
        <w:jc w:val="center"/>
        <w:rPr>
          <w:del w:id="7090" w:author="marpa" w:date="2026-10-25T23:33:27Z"/>
        </w:rPr>
      </w:pPr>
      <w:del w:id="7091" w:author="marpa" w:date="2026-10-25T23:33:27Z">
        <w:r>
          <w:rPr/>
          <w:drawing>
            <wp:inline distT="114300" distB="114300" distL="114300" distR="114300">
              <wp:extent cx="2172970" cy="781050"/>
              <wp:effectExtent l="0" t="0" r="0" b="0"/>
              <wp:docPr id="74" name="image12.png"/>
              <wp:cNvGraphicFramePr/>
              <a:graphic xmlns:a="http://schemas.openxmlformats.org/drawingml/2006/main">
                <a:graphicData uri="http://schemas.openxmlformats.org/drawingml/2006/picture">
                  <pic:pic xmlns:pic="http://schemas.openxmlformats.org/drawingml/2006/picture">
                    <pic:nvPicPr>
                      <pic:cNvPr id="74" name="image12.png"/>
                      <pic:cNvPicPr preferRelativeResize="0"/>
                    </pic:nvPicPr>
                    <pic:blipFill>
                      <a:blip r:embed="rId77"/>
                      <a:srcRect/>
                      <a:stretch>
                        <a:fillRect/>
                      </a:stretch>
                    </pic:blipFill>
                    <pic:spPr>
                      <a:xfrm>
                        <a:off x="0" y="0"/>
                        <a:ext cx="2173125" cy="781638"/>
                      </a:xfrm>
                      <a:prstGeom prst="rect">
                        <a:avLst/>
                      </a:prstGeom>
                    </pic:spPr>
                  </pic:pic>
                </a:graphicData>
              </a:graphic>
            </wp:inline>
          </w:drawing>
        </w:r>
      </w:del>
    </w:p>
    <w:p w14:paraId="7B39207B">
      <w:pPr>
        <w:pStyle w:val="5"/>
        <w:rPr>
          <w:del w:id="7093" w:author="marpa" w:date="2026-10-25T23:33:27Z"/>
        </w:rPr>
      </w:pPr>
      <w:del w:id="7094" w:author="marpa" w:date="2026-10-25T23:33:27Z">
        <w:r>
          <w:rPr/>
          <w:delText>Figura 36. Creación de vistas - Cliente escritorio</w:delText>
        </w:r>
      </w:del>
    </w:p>
    <w:p w14:paraId="599FFB2E">
      <w:pPr>
        <w:rPr>
          <w:del w:id="7095" w:author="marpa" w:date="2026-10-25T23:33:27Z"/>
          <w:b/>
          <w:bCs/>
          <w:color w:val="243F61"/>
          <w:sz w:val="32"/>
          <w:szCs w:val="32"/>
        </w:rPr>
      </w:pPr>
      <w:del w:id="7096" w:author="marpa" w:date="2026-10-25T23:33:27Z">
        <w:r>
          <w:rPr>
            <w:b/>
            <w:bCs/>
            <w:color w:val="243F61"/>
            <w:sz w:val="32"/>
            <w:szCs w:val="32"/>
          </w:rPr>
          <w:delText>CLASE PRINCIPAL (EJECUCIÓN)</w:delText>
        </w:r>
      </w:del>
    </w:p>
    <w:p w14:paraId="6973EE26">
      <w:pPr>
        <w:rPr>
          <w:del w:id="7097" w:author="marpa" w:date="2026-10-25T23:33:27Z"/>
        </w:rPr>
      </w:pPr>
      <w:del w:id="7098" w:author="marpa" w:date="2026-10-25T23:33:27Z">
        <w:r>
          <w:rPr/>
          <w:delText>La clase principal del proyecto funciona como el punto de entrada de la aplicación. Su única responsabilidad es instanciar la ventana inicial del sistema (la interfaz de inicio de sesión) y hacerla visible en la pantalla para iniciar el flujo gráfico del programa.</w:delText>
        </w:r>
      </w:del>
    </w:p>
    <w:p w14:paraId="1F840ADD">
      <w:pPr>
        <w:keepNext/>
        <w:spacing w:after="0"/>
        <w:jc w:val="center"/>
        <w:rPr>
          <w:del w:id="7099" w:author="marpa" w:date="2026-10-25T23:33:27Z"/>
        </w:rPr>
      </w:pPr>
      <w:del w:id="7100" w:author="marpa" w:date="2026-10-25T23:33:27Z">
        <w:r>
          <w:rPr/>
          <w:drawing>
            <wp:inline distT="114300" distB="114300" distL="114300" distR="114300">
              <wp:extent cx="2134870" cy="767715"/>
              <wp:effectExtent l="0" t="0" r="0" b="0"/>
              <wp:docPr id="40" name="image12.png"/>
              <wp:cNvGraphicFramePr/>
              <a:graphic xmlns:a="http://schemas.openxmlformats.org/drawingml/2006/main">
                <a:graphicData uri="http://schemas.openxmlformats.org/drawingml/2006/picture">
                  <pic:pic xmlns:pic="http://schemas.openxmlformats.org/drawingml/2006/picture">
                    <pic:nvPicPr>
                      <pic:cNvPr id="40" name="image12.png"/>
                      <pic:cNvPicPr preferRelativeResize="0"/>
                    </pic:nvPicPr>
                    <pic:blipFill>
                      <a:blip r:embed="rId77"/>
                      <a:srcRect/>
                      <a:stretch>
                        <a:fillRect/>
                      </a:stretch>
                    </pic:blipFill>
                    <pic:spPr>
                      <a:xfrm>
                        <a:off x="0" y="0"/>
                        <a:ext cx="2135025" cy="767934"/>
                      </a:xfrm>
                      <a:prstGeom prst="rect">
                        <a:avLst/>
                      </a:prstGeom>
                    </pic:spPr>
                  </pic:pic>
                </a:graphicData>
              </a:graphic>
            </wp:inline>
          </w:drawing>
        </w:r>
      </w:del>
    </w:p>
    <w:p w14:paraId="27A178B5">
      <w:pPr>
        <w:pStyle w:val="5"/>
        <w:rPr>
          <w:del w:id="7102" w:author="marpa" w:date="2026-10-25T23:33:27Z"/>
        </w:rPr>
      </w:pPr>
      <w:del w:id="7103" w:author="marpa" w:date="2026-10-25T23:33:27Z">
        <w:r>
          <w:rPr/>
          <w:delText>Figura 37. Creación de vistas - Cliente escritorio</w:delText>
        </w:r>
      </w:del>
    </w:p>
    <w:p w14:paraId="78A088F9">
      <w:pPr>
        <w:rPr>
          <w:del w:id="7104" w:author="marpa" w:date="2026-10-25T23:33:27Z"/>
        </w:rPr>
      </w:pPr>
    </w:p>
    <w:p w14:paraId="41B3B4C3">
      <w:pPr>
        <w:pStyle w:val="4"/>
        <w:rPr>
          <w:del w:id="7105" w:author="marpa" w:date="2026-10-25T23:33:27Z"/>
        </w:rPr>
      </w:pPr>
      <w:del w:id="7106" w:author="marpa" w:date="2026-10-25T23:33:27Z">
        <w:r>
          <w:rPr/>
          <w:delText>EJECUCIÓN DEL CLIENTE DE ESCRITORIO</w:delText>
        </w:r>
      </w:del>
    </w:p>
    <w:p w14:paraId="262A83DE">
      <w:pPr>
        <w:jc w:val="center"/>
        <w:rPr>
          <w:del w:id="7107" w:author="marpa" w:date="2026-10-25T23:33:27Z"/>
        </w:rPr>
      </w:pPr>
      <w:del w:id="7108" w:author="marpa" w:date="2026-10-25T23:33:27Z">
        <w:r>
          <w:rPr/>
          <w:drawing>
            <wp:inline distT="114300" distB="114300" distL="114300" distR="114300">
              <wp:extent cx="4082415" cy="2468880"/>
              <wp:effectExtent l="0" t="0" r="0" b="0"/>
              <wp:docPr id="75" name="image9.png"/>
              <wp:cNvGraphicFramePr/>
              <a:graphic xmlns:a="http://schemas.openxmlformats.org/drawingml/2006/main">
                <a:graphicData uri="http://schemas.openxmlformats.org/drawingml/2006/picture">
                  <pic:pic xmlns:pic="http://schemas.openxmlformats.org/drawingml/2006/picture">
                    <pic:nvPicPr>
                      <pic:cNvPr id="75" name="image9.png"/>
                      <pic:cNvPicPr preferRelativeResize="0"/>
                    </pic:nvPicPr>
                    <pic:blipFill>
                      <a:blip r:embed="rId78"/>
                      <a:srcRect/>
                      <a:stretch>
                        <a:fillRect/>
                      </a:stretch>
                    </pic:blipFill>
                    <pic:spPr>
                      <a:xfrm>
                        <a:off x="0" y="0"/>
                        <a:ext cx="4082888" cy="2469488"/>
                      </a:xfrm>
                      <a:prstGeom prst="rect">
                        <a:avLst/>
                      </a:prstGeom>
                    </pic:spPr>
                  </pic:pic>
                </a:graphicData>
              </a:graphic>
            </wp:inline>
          </w:drawing>
        </w:r>
      </w:del>
    </w:p>
    <w:p w14:paraId="4811AC1F">
      <w:pPr>
        <w:pStyle w:val="5"/>
        <w:rPr>
          <w:del w:id="7110" w:author="marpa" w:date="2026-10-25T23:33:27Z"/>
        </w:rPr>
      </w:pPr>
      <w:del w:id="7111" w:author="marpa" w:date="2026-10-25T23:33:27Z">
        <w:r>
          <w:rPr/>
          <w:delText>Figura 38. Login - Cliente escritorio</w:delText>
        </w:r>
      </w:del>
    </w:p>
    <w:p w14:paraId="6904FE3F">
      <w:pPr>
        <w:pBdr>
          <w:top w:val="none" w:color="auto" w:sz="0" w:space="0"/>
          <w:left w:val="none" w:color="auto" w:sz="0" w:space="0"/>
          <w:bottom w:val="none" w:color="auto" w:sz="0" w:space="0"/>
          <w:right w:val="none" w:color="auto" w:sz="0" w:space="0"/>
          <w:between w:val="none" w:color="auto" w:sz="0" w:space="0"/>
        </w:pBdr>
        <w:spacing w:line="240" w:lineRule="auto"/>
        <w:jc w:val="center"/>
        <w:rPr>
          <w:del w:id="7112" w:author="marpa" w:date="2026-10-25T23:33:27Z"/>
          <w:i/>
          <w:iCs/>
          <w:color w:val="1F497D"/>
          <w:sz w:val="18"/>
          <w:szCs w:val="18"/>
        </w:rPr>
      </w:pPr>
      <w:del w:id="7113" w:author="marpa" w:date="2026-10-25T23:33:27Z">
        <w:bookmarkStart w:id="272" w:name="_xbnp2zcdk5zv" w:colFirst="0" w:colLast="0"/>
        <w:bookmarkEnd w:id="272"/>
        <w:r>
          <w:rPr>
            <w:i/>
            <w:iCs/>
            <w:color w:val="1F497D"/>
            <w:sz w:val="18"/>
            <w:szCs w:val="18"/>
          </w:rPr>
          <w:drawing>
            <wp:inline distT="114300" distB="114300" distL="114300" distR="114300">
              <wp:extent cx="4102100" cy="2727325"/>
              <wp:effectExtent l="0" t="0" r="0" b="0"/>
              <wp:docPr id="76" name="image2.png"/>
              <wp:cNvGraphicFramePr/>
              <a:graphic xmlns:a="http://schemas.openxmlformats.org/drawingml/2006/main">
                <a:graphicData uri="http://schemas.openxmlformats.org/drawingml/2006/picture">
                  <pic:pic xmlns:pic="http://schemas.openxmlformats.org/drawingml/2006/picture">
                    <pic:nvPicPr>
                      <pic:cNvPr id="76" name="image2.png"/>
                      <pic:cNvPicPr preferRelativeResize="0"/>
                    </pic:nvPicPr>
                    <pic:blipFill>
                      <a:blip r:embed="rId79"/>
                      <a:srcRect/>
                      <a:stretch>
                        <a:fillRect/>
                      </a:stretch>
                    </pic:blipFill>
                    <pic:spPr>
                      <a:xfrm>
                        <a:off x="0" y="0"/>
                        <a:ext cx="4109411" cy="2731804"/>
                      </a:xfrm>
                      <a:prstGeom prst="rect">
                        <a:avLst/>
                      </a:prstGeom>
                    </pic:spPr>
                  </pic:pic>
                </a:graphicData>
              </a:graphic>
            </wp:inline>
          </w:drawing>
        </w:r>
      </w:del>
    </w:p>
    <w:p w14:paraId="7F9AA0AF">
      <w:pPr>
        <w:pStyle w:val="5"/>
      </w:pPr>
      <w:del w:id="7115" w:author="marpa" w:date="2026-10-25T23:33:27Z">
        <w:r>
          <w:rPr/>
          <w:delText>Figura 39. Pantalla de Conversiones - Cliente escritorio</w:delText>
        </w:r>
      </w:del>
    </w:p>
    <w:p w14:paraId="6A1345B2">
      <w:pPr>
        <w:pStyle w:val="3"/>
      </w:pPr>
      <w:bookmarkStart w:id="273" w:name="_Toc24788"/>
      <w:bookmarkStart w:id="274" w:name="_Toc534"/>
      <w:r>
        <w:t>CLIENTE WEB</w:t>
      </w:r>
      <w:bookmarkEnd w:id="273"/>
      <w:bookmarkEnd w:id="274"/>
    </w:p>
    <w:p w14:paraId="00659BB4">
      <w:pPr>
        <w:pStyle w:val="4"/>
      </w:pPr>
      <w:bookmarkStart w:id="275" w:name="_Toc6992"/>
      <w:bookmarkStart w:id="276" w:name="_Toc32108"/>
      <w:r>
        <w:t>CREACIÓN DEL PROYECTO</w:t>
      </w:r>
      <w:bookmarkEnd w:id="275"/>
      <w:bookmarkEnd w:id="276"/>
    </w:p>
    <w:p w14:paraId="5512FA4B">
      <w:r>
        <w:t>El proyecto se crea de igual manera que el webservice con ‘Web Application’.</w:t>
      </w:r>
    </w:p>
    <w:p w14:paraId="5418E809">
      <w:pPr>
        <w:pStyle w:val="4"/>
      </w:pPr>
      <w:bookmarkStart w:id="277" w:name="_Toc7190"/>
      <w:bookmarkStart w:id="278" w:name="_Toc10647"/>
      <w:r>
        <w:t>ESTRUCTURA DEL PROYECTO</w:t>
      </w:r>
      <w:bookmarkEnd w:id="277"/>
      <w:bookmarkEnd w:id="278"/>
    </w:p>
    <w:p w14:paraId="5A8A92DC">
      <w:r>
        <w:t>El cliente web se desarrolló siguiendo el patrón MVC utilizando Servlets y JavaServer Pages (JSP). La estructura separa la lógica de control (en el paquete controlador) de las interfaces de usuario (páginas web).</w:t>
      </w:r>
    </w:p>
    <w:p w14:paraId="1130E9DA">
      <w:pPr>
        <w:keepNext/>
        <w:spacing w:after="0"/>
        <w:jc w:val="center"/>
      </w:pPr>
      <w:r>
        <w:drawing>
          <wp:inline distT="0" distB="0" distL="114300" distR="114300">
            <wp:extent cx="2482215" cy="1305560"/>
            <wp:effectExtent l="0" t="0" r="6985" b="254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
                    <pic:cNvPicPr>
                      <a:picLocks noChangeAspect="1"/>
                    </pic:cNvPicPr>
                  </pic:nvPicPr>
                  <pic:blipFill>
                    <a:blip r:embed="rId80"/>
                    <a:stretch>
                      <a:fillRect/>
                    </a:stretch>
                  </pic:blipFill>
                  <pic:spPr>
                    <a:xfrm>
                      <a:off x="0" y="0"/>
                      <a:ext cx="2482215" cy="1305560"/>
                    </a:xfrm>
                    <a:prstGeom prst="rect">
                      <a:avLst/>
                    </a:prstGeom>
                    <a:noFill/>
                    <a:ln>
                      <a:noFill/>
                    </a:ln>
                  </pic:spPr>
                </pic:pic>
              </a:graphicData>
            </a:graphic>
          </wp:inline>
        </w:drawing>
      </w:r>
    </w:p>
    <w:p w14:paraId="1C880133">
      <w:pPr>
        <w:pStyle w:val="5"/>
      </w:pPr>
      <w:bookmarkStart w:id="279" w:name="_Toc20932"/>
      <w:bookmarkStart w:id="280" w:name="_Toc32063"/>
      <w:r>
        <w:t xml:space="preserve">Figura </w:t>
      </w:r>
      <w:r>
        <w:rPr>
          <w:rFonts w:hint="default"/>
          <w:lang w:val="es-EC"/>
        </w:rPr>
        <w:t>53</w:t>
      </w:r>
      <w:r>
        <w:t>. Estructura del proyecto - Cliente web</w:t>
      </w:r>
      <w:bookmarkEnd w:id="279"/>
      <w:bookmarkEnd w:id="280"/>
    </w:p>
    <w:p w14:paraId="28A2D36D">
      <w:pPr>
        <w:pStyle w:val="3"/>
      </w:pPr>
      <w:bookmarkStart w:id="281" w:name="_Toc28328"/>
      <w:bookmarkStart w:id="282" w:name="_Toc8636"/>
      <w:r>
        <w:t>CODIFICACIÓN DEL PROYECTO CLIENTE WEB</w:t>
      </w:r>
      <w:bookmarkEnd w:id="281"/>
      <w:bookmarkEnd w:id="282"/>
    </w:p>
    <w:p w14:paraId="0995C488">
      <w:pPr>
        <w:rPr>
          <w:b/>
          <w:bCs/>
          <w:color w:val="243F61"/>
          <w:sz w:val="32"/>
          <w:szCs w:val="32"/>
        </w:rPr>
      </w:pPr>
      <w:r>
        <w:rPr>
          <w:b/>
          <w:bCs/>
          <w:color w:val="243F61"/>
          <w:sz w:val="32"/>
          <w:szCs w:val="32"/>
        </w:rPr>
        <w:t>CONSUMO DEL SERVICIO SOAP (SERVLETS)</w:t>
      </w:r>
    </w:p>
    <w:p w14:paraId="51A15744">
      <w:pPr>
        <w:rPr>
          <w:rFonts w:hint="default"/>
          <w:i/>
          <w:iCs/>
          <w:lang w:val="es-EC"/>
        </w:rPr>
      </w:pPr>
      <w:r>
        <w:t xml:space="preserve">Para la comunicación con el servidor SOAP, se </w:t>
      </w:r>
      <w:r>
        <w:rPr>
          <w:rFonts w:hint="default"/>
          <w:lang w:val="es-EC"/>
        </w:rPr>
        <w:t>trabaja con servicios cliente, que establecen el canal de comunicaciones, y consumen el archivo WSDL del servidor para configurar el envío de las peticiones para que cumpla con los formatos que maneja el servidor. Adicionalmente, se creó un servicio para el manejo de los tokens que coloca para las operaciones protegidas.</w:t>
      </w:r>
    </w:p>
    <w:p w14:paraId="359DBEF2">
      <w:pPr>
        <w:keepNext/>
        <w:spacing w:after="0"/>
        <w:jc w:val="center"/>
      </w:pPr>
      <w:r>
        <w:drawing>
          <wp:inline distT="0" distB="0" distL="114300" distR="114300">
            <wp:extent cx="2207895" cy="817880"/>
            <wp:effectExtent l="0" t="0" r="1905" b="7620"/>
            <wp:docPr id="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
                    <pic:cNvPicPr>
                      <a:picLocks noChangeAspect="1"/>
                    </pic:cNvPicPr>
                  </pic:nvPicPr>
                  <pic:blipFill>
                    <a:blip r:embed="rId81"/>
                    <a:stretch>
                      <a:fillRect/>
                    </a:stretch>
                  </pic:blipFill>
                  <pic:spPr>
                    <a:xfrm>
                      <a:off x="0" y="0"/>
                      <a:ext cx="2207895" cy="817880"/>
                    </a:xfrm>
                    <a:prstGeom prst="rect">
                      <a:avLst/>
                    </a:prstGeom>
                    <a:noFill/>
                    <a:ln>
                      <a:noFill/>
                    </a:ln>
                  </pic:spPr>
                </pic:pic>
              </a:graphicData>
            </a:graphic>
          </wp:inline>
        </w:drawing>
      </w:r>
    </w:p>
    <w:p w14:paraId="7FB30B53">
      <w:pPr>
        <w:pStyle w:val="5"/>
      </w:pPr>
      <w:bookmarkStart w:id="283" w:name="_Toc27748"/>
      <w:bookmarkStart w:id="284" w:name="_Toc7705"/>
      <w:r>
        <w:t xml:space="preserve">Figura </w:t>
      </w:r>
      <w:r>
        <w:rPr>
          <w:rFonts w:hint="default"/>
          <w:lang w:val="es-EC"/>
        </w:rPr>
        <w:t>54</w:t>
      </w:r>
      <w:r>
        <w:t xml:space="preserve">. Creación de </w:t>
      </w:r>
      <w:r>
        <w:rPr>
          <w:rFonts w:hint="default"/>
          <w:lang w:val="es-EC"/>
        </w:rPr>
        <w:t>servicios</w:t>
      </w:r>
      <w:r>
        <w:t>- Cliente web</w:t>
      </w:r>
      <w:bookmarkEnd w:id="283"/>
      <w:bookmarkEnd w:id="284"/>
    </w:p>
    <w:p w14:paraId="06C1DCF0">
      <w:pPr>
        <w:pStyle w:val="6"/>
      </w:pPr>
      <w:bookmarkStart w:id="285" w:name="_xt5cfjgd913q" w:colFirst="0" w:colLast="0"/>
      <w:bookmarkEnd w:id="285"/>
    </w:p>
    <w:p w14:paraId="62CD640E">
      <w:pPr>
        <w:pStyle w:val="6"/>
        <w:rPr>
          <w:rFonts w:hint="default"/>
          <w:lang w:val="es-EC"/>
        </w:rPr>
      </w:pPr>
      <w:bookmarkStart w:id="286" w:name="_Toc2922"/>
      <w:bookmarkStart w:id="287" w:name="_Toc21241"/>
      <w:r>
        <w:t xml:space="preserve">Tabla </w:t>
      </w:r>
      <w:r>
        <w:rPr>
          <w:rFonts w:hint="default"/>
          <w:lang w:val="es-EC"/>
        </w:rPr>
        <w:t>45</w:t>
      </w:r>
      <w:r>
        <w:t xml:space="preserve">. Clase </w:t>
      </w:r>
      <w:r>
        <w:rPr>
          <w:rFonts w:hint="default"/>
        </w:rPr>
        <w:t xml:space="preserve">ClienteSOAPFactory </w:t>
      </w:r>
      <w:r>
        <w:t xml:space="preserve">- Cliente </w:t>
      </w:r>
      <w:r>
        <w:rPr>
          <w:rFonts w:hint="default"/>
          <w:lang w:val="es-EC"/>
        </w:rPr>
        <w:t>web</w:t>
      </w:r>
      <w:bookmarkEnd w:id="286"/>
      <w:bookmarkEnd w:id="287"/>
    </w:p>
    <w:tbl>
      <w:tblPr>
        <w:tblStyle w:val="3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EDCD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0E99F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ec.edu.monster.servicios;</w:t>
            </w:r>
          </w:p>
          <w:p w14:paraId="0197D32A">
            <w:pPr>
              <w:spacing w:before="0" w:after="0" w:line="240" w:lineRule="auto"/>
              <w:rPr>
                <w:rFonts w:hint="default" w:ascii="Courier New" w:hAnsi="Courier New" w:eastAsia="Courier New" w:cs="Courier New"/>
                <w:color w:val="000000"/>
                <w:sz w:val="16"/>
                <w:szCs w:val="16"/>
                <w:lang w:val="es-EC"/>
              </w:rPr>
            </w:pPr>
          </w:p>
          <w:p w14:paraId="6CB543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ec.edu.monster.resources.WSConversorUnidades;</w:t>
            </w:r>
          </w:p>
          <w:p w14:paraId="3DC19F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ec.edu.monster.resources.WSConversorUnidades_Service;</w:t>
            </w:r>
          </w:p>
          <w:p w14:paraId="440438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jakarta.xml.ws.BindingProvider;</w:t>
            </w:r>
          </w:p>
          <w:p w14:paraId="4CE97A4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jakarta.xml.ws.handler.Handler;</w:t>
            </w:r>
          </w:p>
          <w:p w14:paraId="38D4F8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java.net.URL;</w:t>
            </w:r>
          </w:p>
          <w:p w14:paraId="6F4590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java.util.ArrayList;</w:t>
            </w:r>
          </w:p>
          <w:p w14:paraId="2B59C4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java.util.List;</w:t>
            </w:r>
          </w:p>
          <w:p w14:paraId="2847DA29">
            <w:pPr>
              <w:spacing w:before="0" w:after="0" w:line="240" w:lineRule="auto"/>
              <w:rPr>
                <w:rFonts w:hint="default" w:ascii="Courier New" w:hAnsi="Courier New" w:eastAsia="Courier New" w:cs="Courier New"/>
                <w:color w:val="000000"/>
                <w:sz w:val="16"/>
                <w:szCs w:val="16"/>
                <w:lang w:val="es-EC"/>
              </w:rPr>
            </w:pPr>
          </w:p>
          <w:p w14:paraId="6006577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588B716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Fabrica centralizada del puerto SOAP. El SSL ya queda configurado</w:t>
            </w:r>
          </w:p>
          <w:p w14:paraId="1E6A77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globalmente por ec.edu.monster.util.SSLConfigListener.</w:t>
            </w:r>
          </w:p>
          <w:p w14:paraId="312422B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D33AC0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 WSDL se carga desde el classpath (WEB-INF/classes/WSConversorUnidades.wsdl)</w:t>
            </w:r>
          </w:p>
          <w:p w14:paraId="7831E67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para evitar rutas hardcodeadas que fallan en Docker/Payara.</w:t>
            </w:r>
          </w:p>
          <w:p w14:paraId="3178FD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7B7FD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 endpoint se resuelve en este orden:</w:t>
            </w:r>
          </w:p>
          <w:p w14:paraId="7AD86A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1. System property "monster.soap.endpoint"</w:t>
            </w:r>
          </w:p>
          <w:p w14:paraId="313206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2. Environment variable "MONSTER_SOAP_ENDPOINT"</w:t>
            </w:r>
          </w:p>
          <w:p w14:paraId="4B879A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3. Default del WSDL (localhost:8181)</w:t>
            </w:r>
          </w:p>
          <w:p w14:paraId="30A22F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F1BB2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final class ClienteSOAPFactory {</w:t>
            </w:r>
          </w:p>
          <w:p w14:paraId="2C89354B">
            <w:pPr>
              <w:spacing w:before="0" w:after="0" w:line="240" w:lineRule="auto"/>
              <w:rPr>
                <w:rFonts w:hint="default" w:ascii="Courier New" w:hAnsi="Courier New" w:eastAsia="Courier New" w:cs="Courier New"/>
                <w:color w:val="000000"/>
                <w:sz w:val="16"/>
                <w:szCs w:val="16"/>
                <w:lang w:val="es-EC"/>
              </w:rPr>
            </w:pPr>
          </w:p>
          <w:p w14:paraId="32BAAD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ENDPOINT_PROPERTY = "monster.soap.endpoint";</w:t>
            </w:r>
          </w:p>
          <w:p w14:paraId="5DE27F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ENDPOINT_ENV = "MONSTER_SOAP_ENDPOINT";</w:t>
            </w:r>
          </w:p>
          <w:p w14:paraId="7CF5B7A6">
            <w:pPr>
              <w:spacing w:before="0" w:after="0" w:line="240" w:lineRule="auto"/>
              <w:rPr>
                <w:rFonts w:hint="default" w:ascii="Courier New" w:hAnsi="Courier New" w:eastAsia="Courier New" w:cs="Courier New"/>
                <w:color w:val="000000"/>
                <w:sz w:val="16"/>
                <w:szCs w:val="16"/>
                <w:lang w:val="es-EC"/>
              </w:rPr>
            </w:pPr>
          </w:p>
          <w:p w14:paraId="6C92BC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ClienteSOAPFactory() {</w:t>
            </w:r>
          </w:p>
          <w:p w14:paraId="35D45E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2638E66">
            <w:pPr>
              <w:spacing w:before="0" w:after="0" w:line="240" w:lineRule="auto"/>
              <w:rPr>
                <w:rFonts w:hint="default" w:ascii="Courier New" w:hAnsi="Courier New" w:eastAsia="Courier New" w:cs="Courier New"/>
                <w:color w:val="000000"/>
                <w:sz w:val="16"/>
                <w:szCs w:val="16"/>
                <w:lang w:val="es-EC"/>
              </w:rPr>
            </w:pPr>
          </w:p>
          <w:p w14:paraId="7CFA78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URL getWsdlUrl() {</w:t>
            </w:r>
          </w:p>
          <w:p w14:paraId="09D047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URL wsdl = ClienteSOAPFactory.class.getResource("/WSConversorUnidades.wsdl");</w:t>
            </w:r>
          </w:p>
          <w:p w14:paraId="62F2DBA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(wsdl == null) {</w:t>
            </w:r>
          </w:p>
          <w:p w14:paraId="0287B2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IllegalStateException(</w:t>
            </w:r>
          </w:p>
          <w:p w14:paraId="03FEFA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"No se encontro WSConversorUnidades.wsdl en el classpath. "</w:t>
            </w:r>
          </w:p>
          <w:p w14:paraId="6CDBB08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"Verifique que el recurso este empaquetado en WEB-INF/classes/");</w:t>
            </w:r>
          </w:p>
          <w:p w14:paraId="65EB82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BB8DC6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wsdl;</w:t>
            </w:r>
          </w:p>
          <w:p w14:paraId="3BD9AB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9625F8A">
            <w:pPr>
              <w:spacing w:before="0" w:after="0" w:line="240" w:lineRule="auto"/>
              <w:rPr>
                <w:rFonts w:hint="default" w:ascii="Courier New" w:hAnsi="Courier New" w:eastAsia="Courier New" w:cs="Courier New"/>
                <w:color w:val="000000"/>
                <w:sz w:val="16"/>
                <w:szCs w:val="16"/>
                <w:lang w:val="es-EC"/>
              </w:rPr>
            </w:pPr>
          </w:p>
          <w:p w14:paraId="3DAD6A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resolveEndpoint() {</w:t>
            </w:r>
          </w:p>
          <w:p w14:paraId="68857B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prop = System.getProperty(ENDPOINT_PROPERTY);</w:t>
            </w:r>
          </w:p>
          <w:p w14:paraId="203503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(prop != null &amp;&amp; !prop.isBlank()) {</w:t>
            </w:r>
          </w:p>
          <w:p w14:paraId="1D1C563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prop.trim();</w:t>
            </w:r>
          </w:p>
          <w:p w14:paraId="13FB16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9341A1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env = System.getenv(ENDPOINT_ENV);</w:t>
            </w:r>
          </w:p>
          <w:p w14:paraId="736538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(env != null &amp;&amp; !env.isBlank()) {</w:t>
            </w:r>
          </w:p>
          <w:p w14:paraId="404FAF4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env.trim();</w:t>
            </w:r>
          </w:p>
          <w:p w14:paraId="721544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C03D2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34F42B5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C853FDF">
            <w:pPr>
              <w:spacing w:before="0" w:after="0" w:line="240" w:lineRule="auto"/>
              <w:rPr>
                <w:rFonts w:hint="default" w:ascii="Courier New" w:hAnsi="Courier New" w:eastAsia="Courier New" w:cs="Courier New"/>
                <w:color w:val="000000"/>
                <w:sz w:val="16"/>
                <w:szCs w:val="16"/>
                <w:lang w:val="es-EC"/>
              </w:rPr>
            </w:pPr>
          </w:p>
          <w:p w14:paraId="281BF6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C69D0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Crea el puerto SOAP. Si el token no es nulo, adjunta el</w:t>
            </w:r>
          </w:p>
          <w:p w14:paraId="28BE1A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{@link TokenSOAPHandler} para enviarlo en el header SOAP.</w:t>
            </w:r>
          </w:p>
          <w:p w14:paraId="622329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188B7D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WSConversorUnidades crearPuerto(String token) {</w:t>
            </w:r>
          </w:p>
          <w:p w14:paraId="3C3418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URL wsdlUrl = getWsdlUrl();</w:t>
            </w:r>
          </w:p>
          <w:p w14:paraId="415DB4B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new WSConversorUnidades_Service(wsdlUrl).getWSConversorUnidadesPort();</w:t>
            </w:r>
          </w:p>
          <w:p w14:paraId="670AC74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endpoint = resolveEndpoint();</w:t>
            </w:r>
          </w:p>
          <w:p w14:paraId="42C64E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(endpoint != null) {</w:t>
            </w:r>
          </w:p>
          <w:p w14:paraId="6717C6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((BindingProvider) port).getRequestContext()</w:t>
            </w:r>
          </w:p>
          <w:p w14:paraId="2D7BD0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.put(BindingProvider.ENDPOINT_ADDRESS_PROPERTY, endpoint);</w:t>
            </w:r>
          </w:p>
          <w:p w14:paraId="491F8E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A990F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(token != null &amp;&amp; !token.isBlank()) {</w:t>
            </w:r>
          </w:p>
          <w:p w14:paraId="4561330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BindingProvider bp = (BindingProvider) port;</w:t>
            </w:r>
          </w:p>
          <w:p w14:paraId="7D4DDB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List&lt;Handler&gt; chain = new ArrayList&lt;&gt;();</w:t>
            </w:r>
          </w:p>
          <w:p w14:paraId="5B4E60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chain.add(new TokenSOAPHandler(token));</w:t>
            </w:r>
          </w:p>
          <w:p w14:paraId="7813D0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bp.getBinding().setHandlerChain(chain);</w:t>
            </w:r>
          </w:p>
          <w:p w14:paraId="438AACE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7D4BF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w:t>
            </w:r>
          </w:p>
          <w:p w14:paraId="08F917A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FC8098">
            <w:pPr>
              <w:spacing w:before="0" w:after="0" w:line="240" w:lineRule="auto"/>
              <w:rPr>
                <w:rFonts w:hint="default" w:ascii="Courier New" w:hAnsi="Courier New" w:eastAsia="Courier New" w:cs="Courier New"/>
                <w:color w:val="000000"/>
                <w:sz w:val="16"/>
                <w:szCs w:val="16"/>
                <w:lang w:val="es-EC"/>
              </w:rPr>
            </w:pPr>
          </w:p>
          <w:p w14:paraId="3DE7DE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016CC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Variante que ademas sobreescribe el endpoint (util para apuntar a IP</w:t>
            </w:r>
          </w:p>
          <w:p w14:paraId="009A62E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interna o externa manteniendo el SSL por dominio).</w:t>
            </w:r>
          </w:p>
          <w:p w14:paraId="09B28A7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41585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WSConversorUnidades crearPuertoConEndpoint(String token, String endpoint) {</w:t>
            </w:r>
          </w:p>
          <w:p w14:paraId="3826B7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URL wsdlUrl = getWsdlUrl();</w:t>
            </w:r>
          </w:p>
          <w:p w14:paraId="4500E83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new WSConversorUnidades_Service(wsdlUrl).getWSConversorUnidadesPort();</w:t>
            </w:r>
          </w:p>
          <w:p w14:paraId="7DD5AD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finalEndpoint = endpoint != null &amp;&amp; !endpoint.isBlank() ? endpoint.trim() : resolveEndpoint();</w:t>
            </w:r>
          </w:p>
          <w:p w14:paraId="4ACFAA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(finalEndpoint != null) {</w:t>
            </w:r>
          </w:p>
          <w:p w14:paraId="6C5D63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((BindingProvider) port).getRequestContext()</w:t>
            </w:r>
          </w:p>
          <w:p w14:paraId="51ADA57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.put(BindingProvider.ENDPOINT_ADDRESS_PROPERTY, finalEndpoint);</w:t>
            </w:r>
          </w:p>
          <w:p w14:paraId="6B078D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2D5D0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(token != null &amp;&amp; !token.isBlank()) {</w:t>
            </w:r>
          </w:p>
          <w:p w14:paraId="79AD7A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BindingProvider bp = (BindingProvider) port;</w:t>
            </w:r>
          </w:p>
          <w:p w14:paraId="23799C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List&lt;Handler&gt; chain = new ArrayList&lt;&gt;();</w:t>
            </w:r>
          </w:p>
          <w:p w14:paraId="15DC708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chain.add(new TokenSOAPHandler(token));</w:t>
            </w:r>
          </w:p>
          <w:p w14:paraId="49B2B2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bp.getBinding().setHandlerChain(chain);</w:t>
            </w:r>
          </w:p>
          <w:p w14:paraId="4FB947B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B1D53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w:t>
            </w:r>
          </w:p>
          <w:p w14:paraId="329D0B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B38A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48471BD9">
            <w:pPr>
              <w:spacing w:before="0" w:after="0" w:line="240" w:lineRule="auto"/>
              <w:rPr>
                <w:rFonts w:hint="default" w:ascii="Courier New" w:hAnsi="Courier New" w:eastAsia="Courier New" w:cs="Courier New"/>
                <w:color w:val="000000"/>
                <w:sz w:val="16"/>
                <w:szCs w:val="16"/>
                <w:lang w:val="es-EC"/>
              </w:rPr>
            </w:pPr>
          </w:p>
        </w:tc>
      </w:tr>
    </w:tbl>
    <w:p w14:paraId="2F09ADCF">
      <w:pPr>
        <w:pStyle w:val="6"/>
      </w:pPr>
    </w:p>
    <w:p w14:paraId="12C65EF3">
      <w:pPr>
        <w:pStyle w:val="6"/>
        <w:rPr>
          <w:rFonts w:hint="default"/>
          <w:lang w:val="es-EC"/>
        </w:rPr>
      </w:pPr>
      <w:bookmarkStart w:id="288" w:name="_Toc25939"/>
      <w:bookmarkStart w:id="289" w:name="_Toc16420"/>
      <w:r>
        <w:t xml:space="preserve">Tabla </w:t>
      </w:r>
      <w:r>
        <w:rPr>
          <w:rFonts w:hint="default"/>
          <w:lang w:val="es-EC"/>
        </w:rPr>
        <w:t>46</w:t>
      </w:r>
      <w:r>
        <w:t xml:space="preserve">. Clase </w:t>
      </w:r>
      <w:r>
        <w:rPr>
          <w:rFonts w:hint="default"/>
        </w:rPr>
        <w:t>ConversorServicio</w:t>
      </w:r>
      <w:r>
        <w:t xml:space="preserve">- Cliente </w:t>
      </w:r>
      <w:r>
        <w:rPr>
          <w:rFonts w:hint="default"/>
          <w:lang w:val="es-EC"/>
        </w:rPr>
        <w:t>web</w:t>
      </w:r>
      <w:bookmarkEnd w:id="288"/>
      <w:bookmarkEnd w:id="289"/>
    </w:p>
    <w:tbl>
      <w:tblPr>
        <w:tblStyle w:val="37"/>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25592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9B1C9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ec.edu.monster.servicios;</w:t>
            </w:r>
          </w:p>
          <w:p w14:paraId="274B99F7">
            <w:pPr>
              <w:spacing w:before="0" w:after="0" w:line="240" w:lineRule="auto"/>
              <w:rPr>
                <w:rFonts w:hint="default" w:ascii="Courier New" w:hAnsi="Courier New" w:eastAsia="Courier New" w:cs="Courier New"/>
                <w:color w:val="000000"/>
                <w:sz w:val="16"/>
                <w:szCs w:val="16"/>
                <w:lang w:val="es-EC"/>
              </w:rPr>
            </w:pPr>
          </w:p>
          <w:p w14:paraId="699CDA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ec.edu.monster.resources.WSConversorUnidades;</w:t>
            </w:r>
          </w:p>
          <w:p w14:paraId="6AF95B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jakarta.enterprise.context.ApplicationScoped;</w:t>
            </w:r>
          </w:p>
          <w:p w14:paraId="2F132D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java.io.Serializable;</w:t>
            </w:r>
          </w:p>
          <w:p w14:paraId="2EB3DBA7">
            <w:pPr>
              <w:spacing w:before="0" w:after="0" w:line="240" w:lineRule="auto"/>
              <w:rPr>
                <w:rFonts w:hint="default" w:ascii="Courier New" w:hAnsi="Courier New" w:eastAsia="Courier New" w:cs="Courier New"/>
                <w:color w:val="000000"/>
                <w:sz w:val="16"/>
                <w:szCs w:val="16"/>
                <w:lang w:val="es-EC"/>
              </w:rPr>
            </w:pPr>
          </w:p>
          <w:p w14:paraId="5552D9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204F84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Servicio de conversion de unidades. Cada llamada adjunta el token de sesion</w:t>
            </w:r>
          </w:p>
          <w:p w14:paraId="5463D1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en el header SOAP mediante {@link ClienteSOAPFactory}.</w:t>
            </w:r>
          </w:p>
          <w:p w14:paraId="04C251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FFD25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763CE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@ApplicationScoped</w:t>
            </w:r>
          </w:p>
          <w:p w14:paraId="582D243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ConversorServicio implements Serializable {</w:t>
            </w:r>
          </w:p>
          <w:p w14:paraId="5112FFFD">
            <w:pPr>
              <w:spacing w:before="0" w:after="0" w:line="240" w:lineRule="auto"/>
              <w:rPr>
                <w:rFonts w:hint="default" w:ascii="Courier New" w:hAnsi="Courier New" w:eastAsia="Courier New" w:cs="Courier New"/>
                <w:color w:val="000000"/>
                <w:sz w:val="16"/>
                <w:szCs w:val="16"/>
                <w:lang w:val="es-EC"/>
              </w:rPr>
            </w:pPr>
          </w:p>
          <w:p w14:paraId="1BD20B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long serialVersionUID = 1L;</w:t>
            </w:r>
          </w:p>
          <w:p w14:paraId="775A86A4">
            <w:pPr>
              <w:spacing w:before="0" w:after="0" w:line="240" w:lineRule="auto"/>
              <w:rPr>
                <w:rFonts w:hint="default" w:ascii="Courier New" w:hAnsi="Courier New" w:eastAsia="Courier New" w:cs="Courier New"/>
                <w:color w:val="000000"/>
                <w:sz w:val="16"/>
                <w:szCs w:val="16"/>
                <w:lang w:val="es-EC"/>
              </w:rPr>
            </w:pPr>
          </w:p>
          <w:p w14:paraId="1337CA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double convertirLongitud(String token, double valor, String de, String a) {</w:t>
            </w:r>
          </w:p>
          <w:p w14:paraId="17E0D6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ClienteSOAPFactory.crearPuerto(token);</w:t>
            </w:r>
          </w:p>
          <w:p w14:paraId="5389B4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port.convertirLongitud(valor, de, a);</w:t>
            </w:r>
          </w:p>
          <w:p w14:paraId="18F825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D7B97C7">
            <w:pPr>
              <w:spacing w:before="0" w:after="0" w:line="240" w:lineRule="auto"/>
              <w:rPr>
                <w:rFonts w:hint="default" w:ascii="Courier New" w:hAnsi="Courier New" w:eastAsia="Courier New" w:cs="Courier New"/>
                <w:color w:val="000000"/>
                <w:sz w:val="16"/>
                <w:szCs w:val="16"/>
                <w:lang w:val="es-EC"/>
              </w:rPr>
            </w:pPr>
          </w:p>
          <w:p w14:paraId="3E9BFF1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double convertirMasa(String token, double valor, String de, String a) {</w:t>
            </w:r>
          </w:p>
          <w:p w14:paraId="529249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ClienteSOAPFactory.crearPuerto(token);</w:t>
            </w:r>
          </w:p>
          <w:p w14:paraId="0ABB475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port.convertirMasa(valor, de, a);</w:t>
            </w:r>
          </w:p>
          <w:p w14:paraId="341AC0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8C3B6E">
            <w:pPr>
              <w:spacing w:before="0" w:after="0" w:line="240" w:lineRule="auto"/>
              <w:rPr>
                <w:rFonts w:hint="default" w:ascii="Courier New" w:hAnsi="Courier New" w:eastAsia="Courier New" w:cs="Courier New"/>
                <w:color w:val="000000"/>
                <w:sz w:val="16"/>
                <w:szCs w:val="16"/>
                <w:lang w:val="es-EC"/>
              </w:rPr>
            </w:pPr>
          </w:p>
          <w:p w14:paraId="1BE3D32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double convertirTemperatura(String token, double valor, String de, String a) {</w:t>
            </w:r>
          </w:p>
          <w:p w14:paraId="133367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ClienteSOAPFactory.crearPuerto(token);</w:t>
            </w:r>
          </w:p>
          <w:p w14:paraId="5D9740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port.convertirTemperatura(valor, de, a);</w:t>
            </w:r>
          </w:p>
          <w:p w14:paraId="2A5E10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84CA197">
            <w:pPr>
              <w:spacing w:before="0" w:after="0" w:line="240" w:lineRule="auto"/>
              <w:rPr>
                <w:rFonts w:hint="default" w:ascii="Courier New" w:hAnsi="Courier New" w:eastAsia="Courier New" w:cs="Courier New"/>
                <w:color w:val="000000"/>
                <w:sz w:val="16"/>
                <w:szCs w:val="16"/>
                <w:lang w:val="es-EC"/>
              </w:rPr>
            </w:pPr>
          </w:p>
          <w:p w14:paraId="01466B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cambiarContrasenia(String token, String actual, String nueva) {</w:t>
            </w:r>
          </w:p>
          <w:p w14:paraId="40E030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ClienteSOAPFactory.crearPuerto(token);</w:t>
            </w:r>
          </w:p>
          <w:p w14:paraId="3142D3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port.cambiarContrasenia(actual, nueva);</w:t>
            </w:r>
          </w:p>
          <w:p w14:paraId="6CCF6C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D75A5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68C36F11">
      <w:pPr>
        <w:pStyle w:val="6"/>
      </w:pPr>
      <w:bookmarkStart w:id="290" w:name="_6l3wmb2229nm" w:colFirst="0" w:colLast="0"/>
      <w:bookmarkEnd w:id="290"/>
      <w:bookmarkStart w:id="291" w:name="_Toc29590"/>
      <w:bookmarkStart w:id="292" w:name="_Toc30766"/>
      <w:r>
        <w:t xml:space="preserve">Tabla </w:t>
      </w:r>
      <w:r>
        <w:rPr>
          <w:rFonts w:hint="default"/>
          <w:lang w:val="es-EC"/>
        </w:rPr>
        <w:t>47</w:t>
      </w:r>
      <w:r>
        <w:t xml:space="preserve">. Clase </w:t>
      </w:r>
      <w:r>
        <w:rPr>
          <w:rFonts w:hint="default"/>
        </w:rPr>
        <w:t>AutenticacionServicio</w:t>
      </w:r>
      <w:r>
        <w:t>- Cliente escritorio</w:t>
      </w:r>
      <w:bookmarkEnd w:id="291"/>
      <w:bookmarkEnd w:id="292"/>
    </w:p>
    <w:tbl>
      <w:tblPr>
        <w:tblStyle w:val="3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6B51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9627E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ec.edu.monster.servicios;</w:t>
            </w:r>
          </w:p>
          <w:p w14:paraId="55334B54">
            <w:pPr>
              <w:spacing w:before="0" w:after="0" w:line="240" w:lineRule="auto"/>
              <w:rPr>
                <w:rFonts w:hint="default" w:ascii="Courier New" w:hAnsi="Courier New" w:eastAsia="Courier New" w:cs="Courier New"/>
                <w:color w:val="000000"/>
                <w:sz w:val="16"/>
                <w:szCs w:val="16"/>
                <w:lang w:val="es-EC"/>
              </w:rPr>
            </w:pPr>
          </w:p>
          <w:p w14:paraId="482813F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ec.edu.monster.resources.WSConversorUnidades;</w:t>
            </w:r>
          </w:p>
          <w:p w14:paraId="72BA76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import jakarta.enterprise.context.ApplicationScoped;</w:t>
            </w:r>
          </w:p>
          <w:p w14:paraId="74585C9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java.io.Serializable;</w:t>
            </w:r>
          </w:p>
          <w:p w14:paraId="5BA63CE9">
            <w:pPr>
              <w:spacing w:before="0" w:after="0" w:line="240" w:lineRule="auto"/>
              <w:rPr>
                <w:rFonts w:hint="default" w:ascii="Courier New" w:hAnsi="Courier New" w:eastAsia="Courier New" w:cs="Courier New"/>
                <w:color w:val="000000"/>
                <w:sz w:val="16"/>
                <w:szCs w:val="16"/>
                <w:lang w:val="es-EC"/>
              </w:rPr>
            </w:pPr>
          </w:p>
          <w:p w14:paraId="3E9E7E12">
            <w:pPr>
              <w:spacing w:before="0" w:after="0" w:line="240" w:lineRule="auto"/>
              <w:rPr>
                <w:rFonts w:hint="default" w:ascii="Courier New" w:hAnsi="Courier New" w:eastAsia="Courier New" w:cs="Courier New"/>
                <w:color w:val="000000"/>
                <w:sz w:val="16"/>
                <w:szCs w:val="16"/>
                <w:lang w:val="es-EC"/>
              </w:rPr>
            </w:pPr>
          </w:p>
          <w:p w14:paraId="60CB82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@ApplicationScoped</w:t>
            </w:r>
          </w:p>
          <w:p w14:paraId="674DDF5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AutenticacionServicio implements Serializable {</w:t>
            </w:r>
          </w:p>
          <w:p w14:paraId="5807D801">
            <w:pPr>
              <w:spacing w:before="0" w:after="0" w:line="240" w:lineRule="auto"/>
              <w:rPr>
                <w:rFonts w:hint="default" w:ascii="Courier New" w:hAnsi="Courier New" w:eastAsia="Courier New" w:cs="Courier New"/>
                <w:color w:val="000000"/>
                <w:sz w:val="16"/>
                <w:szCs w:val="16"/>
                <w:lang w:val="es-EC"/>
              </w:rPr>
            </w:pPr>
          </w:p>
          <w:p w14:paraId="1E42231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long serialVersionUID = 1L;</w:t>
            </w:r>
          </w:p>
          <w:p w14:paraId="43CB0748">
            <w:pPr>
              <w:spacing w:before="0" w:after="0" w:line="240" w:lineRule="auto"/>
              <w:rPr>
                <w:rFonts w:hint="default" w:ascii="Courier New" w:hAnsi="Courier New" w:eastAsia="Courier New" w:cs="Courier New"/>
                <w:color w:val="000000"/>
                <w:sz w:val="16"/>
                <w:szCs w:val="16"/>
                <w:lang w:val="es-EC"/>
              </w:rPr>
            </w:pPr>
          </w:p>
          <w:p w14:paraId="0BB61F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77AFAF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@return el token devuelto por el servidor.</w:t>
            </w:r>
          </w:p>
          <w:p w14:paraId="6276AC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6518A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login(String usuario, String contrasenia) {</w:t>
            </w:r>
          </w:p>
          <w:p w14:paraId="232747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WSConversorUnidades port = ClienteSOAPFactory.crearPuerto(null);</w:t>
            </w:r>
          </w:p>
          <w:p w14:paraId="3AB8C6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port.login(usuario, contrasenia);</w:t>
            </w:r>
          </w:p>
          <w:p w14:paraId="297CA6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809EE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01CA3DE4">
            <w:pPr>
              <w:spacing w:before="0" w:after="0" w:line="240" w:lineRule="auto"/>
              <w:rPr>
                <w:rFonts w:hint="default" w:ascii="Courier New" w:hAnsi="Courier New" w:eastAsia="Courier New" w:cs="Courier New"/>
                <w:color w:val="000000"/>
                <w:sz w:val="16"/>
                <w:szCs w:val="16"/>
                <w:lang w:val="es-EC"/>
              </w:rPr>
            </w:pPr>
          </w:p>
        </w:tc>
      </w:tr>
    </w:tbl>
    <w:p w14:paraId="3CB02695">
      <w:pPr>
        <w:pStyle w:val="6"/>
      </w:pPr>
      <w:bookmarkStart w:id="293" w:name="_Toc29189"/>
      <w:bookmarkStart w:id="294" w:name="_Toc10397"/>
      <w:r>
        <w:t xml:space="preserve">Tabla </w:t>
      </w:r>
      <w:r>
        <w:rPr>
          <w:rFonts w:hint="default"/>
          <w:lang w:val="es-EC"/>
        </w:rPr>
        <w:t>48</w:t>
      </w:r>
      <w:r>
        <w:t xml:space="preserve">. Clase </w:t>
      </w:r>
      <w:r>
        <w:rPr>
          <w:rFonts w:hint="default"/>
        </w:rPr>
        <w:t>TokenSOAPHandler</w:t>
      </w:r>
      <w:r>
        <w:t>- Cliente escritorio</w:t>
      </w:r>
      <w:bookmarkEnd w:id="293"/>
      <w:bookmarkEnd w:id="294"/>
    </w:p>
    <w:tbl>
      <w:tblPr>
        <w:tblStyle w:val="38"/>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4A0E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4C8E1C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ec.edu.monster.servicios;</w:t>
            </w:r>
          </w:p>
          <w:p w14:paraId="1091D726">
            <w:pPr>
              <w:spacing w:before="0" w:after="0" w:line="240" w:lineRule="auto"/>
              <w:rPr>
                <w:rFonts w:hint="default" w:ascii="Courier New" w:hAnsi="Courier New" w:eastAsia="Courier New" w:cs="Courier New"/>
                <w:color w:val="000000"/>
                <w:sz w:val="16"/>
                <w:szCs w:val="16"/>
                <w:lang w:val="es-EC"/>
              </w:rPr>
            </w:pPr>
          </w:p>
          <w:p w14:paraId="29AED4B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jakarta.xml.soap.SOAPElement;</w:t>
            </w:r>
          </w:p>
          <w:p w14:paraId="15699D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jakarta.xml.soap.SOAPEnvelope;</w:t>
            </w:r>
          </w:p>
          <w:p w14:paraId="4F7405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jakarta.xml.soap.SOAPException;</w:t>
            </w:r>
          </w:p>
          <w:p w14:paraId="51FC9B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jakarta.xml.soap.SOAPHeader;</w:t>
            </w:r>
          </w:p>
          <w:p w14:paraId="3D9368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jakarta.xml.soap.SOAPMessage;</w:t>
            </w:r>
          </w:p>
          <w:p w14:paraId="172D23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jakarta.xml.ws.handler.MessageContext;</w:t>
            </w:r>
          </w:p>
          <w:p w14:paraId="7FFB8B5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jakarta.xml.ws.handler.soap.SOAPHandler;</w:t>
            </w:r>
          </w:p>
          <w:p w14:paraId="0609FD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jakarta.xml.ws.handler.soap.SOAPMessageContext;</w:t>
            </w:r>
          </w:p>
          <w:p w14:paraId="21849F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java.util.Collections;</w:t>
            </w:r>
          </w:p>
          <w:p w14:paraId="321CBE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java.util.Set;</w:t>
            </w:r>
          </w:p>
          <w:p w14:paraId="5247A3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javax.xml.namespace.QName;</w:t>
            </w:r>
          </w:p>
          <w:p w14:paraId="50E338D4">
            <w:pPr>
              <w:spacing w:before="0" w:after="0" w:line="240" w:lineRule="auto"/>
              <w:rPr>
                <w:rFonts w:hint="default" w:ascii="Courier New" w:hAnsi="Courier New" w:eastAsia="Courier New" w:cs="Courier New"/>
                <w:color w:val="000000"/>
                <w:sz w:val="16"/>
                <w:szCs w:val="16"/>
                <w:lang w:val="es-EC"/>
              </w:rPr>
            </w:pPr>
          </w:p>
          <w:p w14:paraId="1565DE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1FA03F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Handler JAX-WS que inyecta el token de sesion como header SOAP en cada</w:t>
            </w:r>
          </w:p>
          <w:p w14:paraId="6A7790A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mensaje saliente.</w:t>
            </w:r>
          </w:p>
          <w:p w14:paraId="3C19DC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67D3B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Formato generado:</w:t>
            </w:r>
          </w:p>
          <w:p w14:paraId="5E7602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&amp;lt;mon:token xmlns:mon="http://ws.monster.edu.ec/token"&amp;gt;VALOR&amp;lt;/mon:token&amp;gt;</w:t>
            </w:r>
          </w:p>
          <w:p w14:paraId="003FA0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64CD8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3DE18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TokenSOAPHandler implements SOAPHandler&lt;SOAPMessageContext&gt; {</w:t>
            </w:r>
          </w:p>
          <w:p w14:paraId="427CDDF8">
            <w:pPr>
              <w:spacing w:before="0" w:after="0" w:line="240" w:lineRule="auto"/>
              <w:rPr>
                <w:rFonts w:hint="default" w:ascii="Courier New" w:hAnsi="Courier New" w:eastAsia="Courier New" w:cs="Courier New"/>
                <w:color w:val="000000"/>
                <w:sz w:val="16"/>
                <w:szCs w:val="16"/>
                <w:lang w:val="es-EC"/>
              </w:rPr>
            </w:pPr>
          </w:p>
          <w:p w14:paraId="47D5AC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TOKEN_NAMESPACE = "http://ws.monster.edu.ec/token";</w:t>
            </w:r>
          </w:p>
          <w:p w14:paraId="5FA61E7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TOKEN_PREFIX = "mon";</w:t>
            </w:r>
          </w:p>
          <w:p w14:paraId="5E49A7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TOKEN_ELEMENT = "token";</w:t>
            </w:r>
          </w:p>
          <w:p w14:paraId="7559BDE2">
            <w:pPr>
              <w:spacing w:before="0" w:after="0" w:line="240" w:lineRule="auto"/>
              <w:rPr>
                <w:rFonts w:hint="default" w:ascii="Courier New" w:hAnsi="Courier New" w:eastAsia="Courier New" w:cs="Courier New"/>
                <w:color w:val="000000"/>
                <w:sz w:val="16"/>
                <w:szCs w:val="16"/>
                <w:lang w:val="es-EC"/>
              </w:rPr>
            </w:pPr>
          </w:p>
          <w:p w14:paraId="12CEC9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final String token;</w:t>
            </w:r>
          </w:p>
          <w:p w14:paraId="6368B0A6">
            <w:pPr>
              <w:spacing w:before="0" w:after="0" w:line="240" w:lineRule="auto"/>
              <w:rPr>
                <w:rFonts w:hint="default" w:ascii="Courier New" w:hAnsi="Courier New" w:eastAsia="Courier New" w:cs="Courier New"/>
                <w:color w:val="000000"/>
                <w:sz w:val="16"/>
                <w:szCs w:val="16"/>
                <w:lang w:val="es-EC"/>
              </w:rPr>
            </w:pPr>
          </w:p>
          <w:p w14:paraId="0AC57A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TokenSOAPHandler(String token) {</w:t>
            </w:r>
          </w:p>
          <w:p w14:paraId="297354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this.token = token;</w:t>
            </w:r>
          </w:p>
          <w:p w14:paraId="46C2BA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176DDF6">
            <w:pPr>
              <w:spacing w:before="0" w:after="0" w:line="240" w:lineRule="auto"/>
              <w:rPr>
                <w:rFonts w:hint="default" w:ascii="Courier New" w:hAnsi="Courier New" w:eastAsia="Courier New" w:cs="Courier New"/>
                <w:color w:val="000000"/>
                <w:sz w:val="16"/>
                <w:szCs w:val="16"/>
                <w:lang w:val="es-EC"/>
              </w:rPr>
            </w:pPr>
          </w:p>
          <w:p w14:paraId="286D35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344B4E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boolean handleMessage(SOAPMessageContext context) {</w:t>
            </w:r>
          </w:p>
          <w:p w14:paraId="59CD8E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Boolean outbound = (Boolean) context.get(MessageContext.MESSAGE_OUTBOUND_PROPERTY);</w:t>
            </w:r>
          </w:p>
          <w:p w14:paraId="4D9800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(Boolean.TRUE.equals(outbound) &amp;&amp; token != null &amp;&amp; !token.isBlank()) {</w:t>
            </w:r>
          </w:p>
          <w:p w14:paraId="7B1035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27535A6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SOAPMessage message = context.getMessage();</w:t>
            </w:r>
          </w:p>
          <w:p w14:paraId="380B7D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SOAPEnvelope envelope = message.getSOAPPart().getEnvelope();</w:t>
            </w:r>
          </w:p>
          <w:p w14:paraId="58BC9F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SOAPHeader header = envelope.getHeader();</w:t>
            </w:r>
          </w:p>
          <w:p w14:paraId="4EA508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(header == null) {</w:t>
            </w:r>
          </w:p>
          <w:p w14:paraId="6ED664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header = envelope.addHeader();</w:t>
            </w:r>
          </w:p>
          <w:p w14:paraId="60CB8F6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74A51A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SOAPElement tokenElement =</w:t>
            </w:r>
          </w:p>
          <w:p w14:paraId="04BAA3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header.addChildElement(TOKEN_ELEMENT, TOKEN_PREFIX, TOKEN_NAMESPACE);</w:t>
            </w:r>
          </w:p>
          <w:p w14:paraId="7F9CCB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tokenElement.addTextNode(token);</w:t>
            </w:r>
          </w:p>
          <w:p w14:paraId="32092F9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message.saveChanges();</w:t>
            </w:r>
          </w:p>
          <w:p w14:paraId="796566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(SOAPException e) {</w:t>
            </w:r>
          </w:p>
          <w:p w14:paraId="16D297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RuntimeException("No se pudo agregar el token al header SOAP", e);</w:t>
            </w:r>
          </w:p>
          <w:p w14:paraId="0648409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A22A3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F3E12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0A68082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01D6213">
            <w:pPr>
              <w:spacing w:before="0" w:after="0" w:line="240" w:lineRule="auto"/>
              <w:rPr>
                <w:rFonts w:hint="default" w:ascii="Courier New" w:hAnsi="Courier New" w:eastAsia="Courier New" w:cs="Courier New"/>
                <w:color w:val="000000"/>
                <w:sz w:val="16"/>
                <w:szCs w:val="16"/>
                <w:lang w:val="es-EC"/>
              </w:rPr>
            </w:pPr>
          </w:p>
          <w:p w14:paraId="4A69D4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4E43EC0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boolean handleFault(SOAPMessageContext context) {</w:t>
            </w:r>
          </w:p>
          <w:p w14:paraId="3B5BCB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2F7999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D2B4CDD">
            <w:pPr>
              <w:spacing w:before="0" w:after="0" w:line="240" w:lineRule="auto"/>
              <w:rPr>
                <w:rFonts w:hint="default" w:ascii="Courier New" w:hAnsi="Courier New" w:eastAsia="Courier New" w:cs="Courier New"/>
                <w:color w:val="000000"/>
                <w:sz w:val="16"/>
                <w:szCs w:val="16"/>
                <w:lang w:val="es-EC"/>
              </w:rPr>
            </w:pPr>
          </w:p>
          <w:p w14:paraId="28A542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30B197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close(MessageContext context) {</w:t>
            </w:r>
          </w:p>
          <w:p w14:paraId="1474A2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Sin recursos que liberar.</w:t>
            </w:r>
          </w:p>
          <w:p w14:paraId="66521F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C78FFE2">
            <w:pPr>
              <w:spacing w:before="0" w:after="0" w:line="240" w:lineRule="auto"/>
              <w:rPr>
                <w:rFonts w:hint="default" w:ascii="Courier New" w:hAnsi="Courier New" w:eastAsia="Courier New" w:cs="Courier New"/>
                <w:color w:val="000000"/>
                <w:sz w:val="16"/>
                <w:szCs w:val="16"/>
                <w:lang w:val="es-EC"/>
              </w:rPr>
            </w:pPr>
          </w:p>
          <w:p w14:paraId="543173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17C370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Set&lt;QName&gt; getHeaders() {</w:t>
            </w:r>
          </w:p>
          <w:p w14:paraId="5A3329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Collections.emptySet();</w:t>
            </w:r>
          </w:p>
          <w:p w14:paraId="19B324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85050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36887AA3">
            <w:pPr>
              <w:spacing w:before="0" w:after="0" w:line="240" w:lineRule="auto"/>
              <w:rPr>
                <w:rFonts w:hint="default" w:ascii="Courier New" w:hAnsi="Courier New" w:eastAsia="Courier New" w:cs="Courier New"/>
                <w:color w:val="000000"/>
                <w:sz w:val="16"/>
                <w:szCs w:val="16"/>
                <w:lang w:val="es-EC"/>
              </w:rPr>
            </w:pPr>
          </w:p>
        </w:tc>
      </w:tr>
    </w:tbl>
    <w:p w14:paraId="53FD41EC">
      <w:pPr>
        <w:rPr>
          <w:rFonts w:hint="default"/>
          <w:b/>
          <w:bCs/>
          <w:color w:val="243F61"/>
          <w:sz w:val="32"/>
          <w:szCs w:val="32"/>
          <w:lang w:val="es-EC"/>
        </w:rPr>
      </w:pPr>
      <w:r>
        <w:rPr>
          <w:b/>
          <w:bCs/>
          <w:color w:val="243F61"/>
          <w:sz w:val="32"/>
          <w:szCs w:val="32"/>
        </w:rPr>
        <w:t xml:space="preserve">CREACIÓN DE </w:t>
      </w:r>
      <w:r>
        <w:rPr>
          <w:rFonts w:hint="default"/>
          <w:b/>
          <w:bCs/>
          <w:color w:val="243F61"/>
          <w:sz w:val="32"/>
          <w:szCs w:val="32"/>
          <w:lang w:val="es-EC"/>
        </w:rPr>
        <w:t>MODELOS Y UTILIDADES</w:t>
      </w:r>
    </w:p>
    <w:p w14:paraId="307ABCEB">
      <w:pPr>
        <w:rPr>
          <w:rFonts w:hint="default"/>
          <w:lang w:val="es-EC"/>
        </w:rPr>
      </w:pPr>
      <w:r>
        <w:rPr>
          <w:rFonts w:hint="default"/>
          <w:lang w:val="es-EC"/>
        </w:rPr>
        <w:t xml:space="preserve">Dentro de las clases de modelos, al igual que con los demás clientes, se definieron las unidades a manejar en las conversiones, junto con las entidades para manejar la autenticación y las sesiones mediante Beans. </w:t>
      </w:r>
    </w:p>
    <w:p w14:paraId="3D43DDBB">
      <w:pPr>
        <w:jc w:val="center"/>
      </w:pPr>
      <w:r>
        <w:drawing>
          <wp:inline distT="0" distB="0" distL="114300" distR="114300">
            <wp:extent cx="2336800" cy="1081405"/>
            <wp:effectExtent l="0" t="0" r="0" b="10795"/>
            <wp:docPr id="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
                    <pic:cNvPicPr>
                      <a:picLocks noChangeAspect="1"/>
                    </pic:cNvPicPr>
                  </pic:nvPicPr>
                  <pic:blipFill>
                    <a:blip r:embed="rId82"/>
                    <a:stretch>
                      <a:fillRect/>
                    </a:stretch>
                  </pic:blipFill>
                  <pic:spPr>
                    <a:xfrm>
                      <a:off x="0" y="0"/>
                      <a:ext cx="2336800" cy="1081405"/>
                    </a:xfrm>
                    <a:prstGeom prst="rect">
                      <a:avLst/>
                    </a:prstGeom>
                    <a:noFill/>
                    <a:ln>
                      <a:noFill/>
                    </a:ln>
                  </pic:spPr>
                </pic:pic>
              </a:graphicData>
            </a:graphic>
          </wp:inline>
        </w:drawing>
      </w:r>
    </w:p>
    <w:p w14:paraId="14F2C518">
      <w:pPr>
        <w:pStyle w:val="5"/>
      </w:pPr>
      <w:bookmarkStart w:id="295" w:name="_Toc17282"/>
      <w:bookmarkStart w:id="296" w:name="_Toc18460"/>
      <w:r>
        <w:t xml:space="preserve">Figura </w:t>
      </w:r>
      <w:r>
        <w:rPr>
          <w:rFonts w:hint="default"/>
          <w:lang w:val="es-EC"/>
        </w:rPr>
        <w:t>55</w:t>
      </w:r>
      <w:r>
        <w:t xml:space="preserve">. Creación de </w:t>
      </w:r>
      <w:r>
        <w:rPr>
          <w:rFonts w:hint="default"/>
          <w:lang w:val="es-EC"/>
        </w:rPr>
        <w:t>modelos</w:t>
      </w:r>
      <w:r>
        <w:t>- Cliente web</w:t>
      </w:r>
      <w:bookmarkEnd w:id="295"/>
      <w:bookmarkEnd w:id="296"/>
    </w:p>
    <w:p w14:paraId="651B72C3">
      <w:pPr>
        <w:rPr>
          <w:rFonts w:hint="default"/>
          <w:lang w:val="es-EC"/>
        </w:rPr>
      </w:pPr>
      <w:r>
        <w:rPr>
          <w:rFonts w:hint="default"/>
          <w:lang w:val="es-EC"/>
        </w:rPr>
        <w:t>Dentro de las utilidades, se crearon clases para manejar la conexión segura HTTPS al servidor, mediante protocolos SSL.</w:t>
      </w:r>
    </w:p>
    <w:p w14:paraId="5303B20D">
      <w:pPr>
        <w:jc w:val="center"/>
      </w:pPr>
      <w:r>
        <w:drawing>
          <wp:inline distT="0" distB="0" distL="114300" distR="114300">
            <wp:extent cx="1908810" cy="530860"/>
            <wp:effectExtent l="0" t="0" r="8890" b="2540"/>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
                    <pic:cNvPicPr>
                      <a:picLocks noChangeAspect="1"/>
                    </pic:cNvPicPr>
                  </pic:nvPicPr>
                  <pic:blipFill>
                    <a:blip r:embed="rId83"/>
                    <a:stretch>
                      <a:fillRect/>
                    </a:stretch>
                  </pic:blipFill>
                  <pic:spPr>
                    <a:xfrm>
                      <a:off x="0" y="0"/>
                      <a:ext cx="1908810" cy="530860"/>
                    </a:xfrm>
                    <a:prstGeom prst="rect">
                      <a:avLst/>
                    </a:prstGeom>
                    <a:noFill/>
                    <a:ln>
                      <a:noFill/>
                    </a:ln>
                  </pic:spPr>
                </pic:pic>
              </a:graphicData>
            </a:graphic>
          </wp:inline>
        </w:drawing>
      </w:r>
    </w:p>
    <w:p w14:paraId="51FFECEE">
      <w:pPr>
        <w:pStyle w:val="5"/>
      </w:pPr>
      <w:bookmarkStart w:id="297" w:name="_Toc20317"/>
      <w:bookmarkStart w:id="298" w:name="_Toc26601"/>
      <w:r>
        <w:t xml:space="preserve">Figura </w:t>
      </w:r>
      <w:r>
        <w:rPr>
          <w:rFonts w:hint="default"/>
          <w:lang w:val="es-EC"/>
        </w:rPr>
        <w:t>56</w:t>
      </w:r>
      <w:r>
        <w:t xml:space="preserve">. Creación de </w:t>
      </w:r>
      <w:r>
        <w:rPr>
          <w:rFonts w:hint="default"/>
          <w:lang w:val="es-EC"/>
        </w:rPr>
        <w:t>utilidades</w:t>
      </w:r>
      <w:r>
        <w:t>- Cliente web</w:t>
      </w:r>
      <w:bookmarkEnd w:id="297"/>
      <w:bookmarkEnd w:id="298"/>
    </w:p>
    <w:p w14:paraId="4C5E8C9B"/>
    <w:p w14:paraId="6D449392">
      <w:pPr>
        <w:pStyle w:val="6"/>
      </w:pPr>
      <w:bookmarkStart w:id="299" w:name="_Toc14022"/>
      <w:bookmarkStart w:id="300" w:name="_Toc7058"/>
      <w:r>
        <w:t xml:space="preserve">Tabla </w:t>
      </w:r>
      <w:r>
        <w:rPr>
          <w:rFonts w:hint="default"/>
          <w:lang w:val="es-EC"/>
        </w:rPr>
        <w:t>49</w:t>
      </w:r>
      <w:r>
        <w:t xml:space="preserve">. Archivo </w:t>
      </w:r>
      <w:r>
        <w:rPr>
          <w:rFonts w:hint="default"/>
          <w:lang w:val="es-EC"/>
        </w:rPr>
        <w:t>Credenciales</w:t>
      </w:r>
      <w:r>
        <w:t>- Cliente web</w:t>
      </w:r>
      <w:bookmarkEnd w:id="299"/>
      <w:bookmarkEnd w:id="300"/>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C669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C5895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w:t>
            </w:r>
          </w:p>
          <w:p w14:paraId="04858E0D">
            <w:pPr>
              <w:spacing w:before="0" w:after="0" w:line="240" w:lineRule="auto"/>
              <w:rPr>
                <w:rFonts w:hint="default" w:ascii="Courier New" w:hAnsi="Courier New" w:eastAsia="Courier New" w:cs="Courier New"/>
                <w:color w:val="000000"/>
                <w:sz w:val="16"/>
                <w:szCs w:val="16"/>
                <w:lang w:val="es-EC"/>
              </w:rPr>
            </w:pPr>
          </w:p>
          <w:p w14:paraId="251C648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java.io.Serializable;</w:t>
            </w:r>
          </w:p>
          <w:p w14:paraId="236E6731">
            <w:pPr>
              <w:spacing w:before="0" w:after="0" w:line="240" w:lineRule="auto"/>
              <w:rPr>
                <w:rFonts w:hint="default" w:ascii="Courier New" w:hAnsi="Courier New" w:eastAsia="Courier New" w:cs="Courier New"/>
                <w:color w:val="000000"/>
                <w:sz w:val="16"/>
                <w:szCs w:val="16"/>
                <w:lang w:val="es-EC"/>
              </w:rPr>
            </w:pPr>
          </w:p>
          <w:p w14:paraId="38EBDB9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6D0CC3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Modelo con las credenciales capturadas en el formulario de login.</w:t>
            </w:r>
          </w:p>
          <w:p w14:paraId="306DC7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46551F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Si se necesitan mas campos (p.ej. un tercer dato de autenticacion),</w:t>
            </w:r>
          </w:p>
          <w:p w14:paraId="2C4DD2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agrega el atributo con getter/setter y referencia {@code credenciales.xxx}</w:t>
            </w:r>
          </w:p>
          <w:p w14:paraId="751E1D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en login.xhtml.</w:t>
            </w:r>
          </w:p>
          <w:p w14:paraId="642827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A58F19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Credenciales implements Serializable {</w:t>
            </w:r>
          </w:p>
          <w:p w14:paraId="32257791">
            <w:pPr>
              <w:spacing w:before="0" w:after="0" w:line="240" w:lineRule="auto"/>
              <w:rPr>
                <w:rFonts w:hint="default" w:ascii="Courier New" w:hAnsi="Courier New" w:eastAsia="Courier New" w:cs="Courier New"/>
                <w:color w:val="000000"/>
                <w:sz w:val="16"/>
                <w:szCs w:val="16"/>
                <w:lang w:val="es-EC"/>
              </w:rPr>
            </w:pPr>
          </w:p>
          <w:p w14:paraId="321917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long serialVersionUID = 1L;</w:t>
            </w:r>
          </w:p>
          <w:p w14:paraId="0A2C70C5">
            <w:pPr>
              <w:spacing w:before="0" w:after="0" w:line="240" w:lineRule="auto"/>
              <w:rPr>
                <w:rFonts w:hint="default" w:ascii="Courier New" w:hAnsi="Courier New" w:eastAsia="Courier New" w:cs="Courier New"/>
                <w:color w:val="000000"/>
                <w:sz w:val="16"/>
                <w:szCs w:val="16"/>
                <w:lang w:val="es-EC"/>
              </w:rPr>
            </w:pPr>
          </w:p>
          <w:p w14:paraId="764104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String usuario;</w:t>
            </w:r>
          </w:p>
          <w:p w14:paraId="27BB8A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String contrasenia;</w:t>
            </w:r>
          </w:p>
          <w:p w14:paraId="693F9796">
            <w:pPr>
              <w:spacing w:before="0" w:after="0" w:line="240" w:lineRule="auto"/>
              <w:rPr>
                <w:rFonts w:hint="default" w:ascii="Courier New" w:hAnsi="Courier New" w:eastAsia="Courier New" w:cs="Courier New"/>
                <w:color w:val="000000"/>
                <w:sz w:val="16"/>
                <w:szCs w:val="16"/>
                <w:lang w:val="es-EC"/>
              </w:rPr>
            </w:pPr>
          </w:p>
          <w:p w14:paraId="3895B4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getUsuario() {</w:t>
            </w:r>
          </w:p>
          <w:p w14:paraId="668A87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usuario;</w:t>
            </w:r>
          </w:p>
          <w:p w14:paraId="05D921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A2D7F9A">
            <w:pPr>
              <w:spacing w:before="0" w:after="0" w:line="240" w:lineRule="auto"/>
              <w:rPr>
                <w:rFonts w:hint="default" w:ascii="Courier New" w:hAnsi="Courier New" w:eastAsia="Courier New" w:cs="Courier New"/>
                <w:color w:val="000000"/>
                <w:sz w:val="16"/>
                <w:szCs w:val="16"/>
                <w:lang w:val="es-EC"/>
              </w:rPr>
            </w:pPr>
          </w:p>
          <w:p w14:paraId="5D59893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setUsuario(String usuario) {</w:t>
            </w:r>
          </w:p>
          <w:p w14:paraId="470FC8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this.usuario = usuario;</w:t>
            </w:r>
          </w:p>
          <w:p w14:paraId="56D4C2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2F846FE">
            <w:pPr>
              <w:spacing w:before="0" w:after="0" w:line="240" w:lineRule="auto"/>
              <w:rPr>
                <w:rFonts w:hint="default" w:ascii="Courier New" w:hAnsi="Courier New" w:eastAsia="Courier New" w:cs="Courier New"/>
                <w:color w:val="000000"/>
                <w:sz w:val="16"/>
                <w:szCs w:val="16"/>
                <w:lang w:val="es-EC"/>
              </w:rPr>
            </w:pPr>
          </w:p>
          <w:p w14:paraId="1AE305C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getContrasenia() {</w:t>
            </w:r>
          </w:p>
          <w:p w14:paraId="6F9452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contrasenia;</w:t>
            </w:r>
          </w:p>
          <w:p w14:paraId="404621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17E31AC">
            <w:pPr>
              <w:spacing w:before="0" w:after="0" w:line="240" w:lineRule="auto"/>
              <w:rPr>
                <w:rFonts w:hint="default" w:ascii="Courier New" w:hAnsi="Courier New" w:eastAsia="Courier New" w:cs="Courier New"/>
                <w:color w:val="000000"/>
                <w:sz w:val="16"/>
                <w:szCs w:val="16"/>
                <w:lang w:val="es-EC"/>
              </w:rPr>
            </w:pPr>
          </w:p>
          <w:p w14:paraId="0C7A25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setContrasenia(String contrasenia) {</w:t>
            </w:r>
          </w:p>
          <w:p w14:paraId="28BF2E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this.contrasenia = contrasenia;</w:t>
            </w:r>
          </w:p>
          <w:p w14:paraId="1037B67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075E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70062D8D">
            <w:pPr>
              <w:spacing w:before="0" w:after="0" w:line="240" w:lineRule="auto"/>
              <w:rPr>
                <w:rFonts w:hint="default" w:ascii="Courier New" w:hAnsi="Courier New" w:eastAsia="Courier New" w:cs="Courier New"/>
                <w:color w:val="000000"/>
                <w:sz w:val="16"/>
                <w:szCs w:val="16"/>
                <w:lang w:val="es-EC"/>
              </w:rPr>
            </w:pPr>
          </w:p>
        </w:tc>
      </w:tr>
    </w:tbl>
    <w:p w14:paraId="41D5D775">
      <w:pPr>
        <w:pStyle w:val="6"/>
      </w:pPr>
      <w:bookmarkStart w:id="301" w:name="_Toc31696"/>
      <w:bookmarkStart w:id="302" w:name="_Toc23960"/>
      <w:r>
        <w:t xml:space="preserve">Tabla </w:t>
      </w:r>
      <w:r>
        <w:rPr>
          <w:rFonts w:hint="default"/>
          <w:lang w:val="es-EC"/>
        </w:rPr>
        <w:t>50</w:t>
      </w:r>
      <w:r>
        <w:t xml:space="preserve">. Archivo </w:t>
      </w:r>
      <w:r>
        <w:rPr>
          <w:rFonts w:hint="default"/>
          <w:lang w:val="es-EC"/>
        </w:rPr>
        <w:t>SesionBean</w:t>
      </w:r>
      <w:r>
        <w:t>- Cliente web</w:t>
      </w:r>
      <w:bookmarkEnd w:id="301"/>
      <w:bookmarkEnd w:id="302"/>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D426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4BE2AA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w:t>
            </w:r>
          </w:p>
          <w:p w14:paraId="7A343CD1">
            <w:pPr>
              <w:spacing w:before="0" w:after="0" w:line="240" w:lineRule="auto"/>
              <w:rPr>
                <w:rFonts w:hint="default" w:ascii="Courier New" w:hAnsi="Courier New" w:eastAsia="Courier New" w:cs="Courier New"/>
                <w:color w:val="000000"/>
                <w:sz w:val="16"/>
                <w:szCs w:val="16"/>
                <w:lang w:val="es-EC"/>
              </w:rPr>
            </w:pPr>
          </w:p>
          <w:p w14:paraId="53EF3C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jakarta.enterprise.context.SessionScoped;</w:t>
            </w:r>
          </w:p>
          <w:p w14:paraId="1CBB18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jakarta.inject.Named;</w:t>
            </w:r>
          </w:p>
          <w:p w14:paraId="74251B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java.io.Serializable;</w:t>
            </w:r>
          </w:p>
          <w:p w14:paraId="75717524">
            <w:pPr>
              <w:spacing w:before="0" w:after="0" w:line="240" w:lineRule="auto"/>
              <w:rPr>
                <w:rFonts w:hint="default" w:ascii="Courier New" w:hAnsi="Courier New" w:eastAsia="Courier New" w:cs="Courier New"/>
                <w:color w:val="000000"/>
                <w:sz w:val="16"/>
                <w:szCs w:val="16"/>
                <w:lang w:val="es-EC"/>
              </w:rPr>
            </w:pPr>
          </w:p>
          <w:p w14:paraId="534C03F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423932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Modelo de sesion. Guarda el token devuelto por el login y el usuario</w:t>
            </w:r>
          </w:p>
          <w:p w14:paraId="2A6FD71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autenticado. El token se reutiliza para las siguientes llamadas SOAP</w:t>
            </w:r>
          </w:p>
          <w:p w14:paraId="6E925A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(ver ec.edu.monster.servicio.TokenSOAPHandler).</w:t>
            </w:r>
          </w:p>
          <w:p w14:paraId="43F26B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05955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Agregar cualquier dato que deba sobrevivir durante la</w:t>
            </w:r>
          </w:p>
          <w:p w14:paraId="7AB02C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sesion del usuario (roles, nombre para mostrar, etc.).</w:t>
            </w:r>
          </w:p>
          <w:p w14:paraId="659194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314D9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@Named("sesionBean")</w:t>
            </w:r>
          </w:p>
          <w:p w14:paraId="3B9A68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@SessionScoped</w:t>
            </w:r>
          </w:p>
          <w:p w14:paraId="141DEA0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SesionBean implements Serializable {</w:t>
            </w:r>
          </w:p>
          <w:p w14:paraId="39103453">
            <w:pPr>
              <w:spacing w:before="0" w:after="0" w:line="240" w:lineRule="auto"/>
              <w:rPr>
                <w:rFonts w:hint="default" w:ascii="Courier New" w:hAnsi="Courier New" w:eastAsia="Courier New" w:cs="Courier New"/>
                <w:color w:val="000000"/>
                <w:sz w:val="16"/>
                <w:szCs w:val="16"/>
                <w:lang w:val="es-EC"/>
              </w:rPr>
            </w:pPr>
          </w:p>
          <w:p w14:paraId="70B8A6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long serialVersionUID = 1L;</w:t>
            </w:r>
          </w:p>
          <w:p w14:paraId="7AA7C805">
            <w:pPr>
              <w:spacing w:before="0" w:after="0" w:line="240" w:lineRule="auto"/>
              <w:rPr>
                <w:rFonts w:hint="default" w:ascii="Courier New" w:hAnsi="Courier New" w:eastAsia="Courier New" w:cs="Courier New"/>
                <w:color w:val="000000"/>
                <w:sz w:val="16"/>
                <w:szCs w:val="16"/>
                <w:lang w:val="es-EC"/>
              </w:rPr>
            </w:pPr>
          </w:p>
          <w:p w14:paraId="3A42F4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String usuarioAutenticado;</w:t>
            </w:r>
          </w:p>
          <w:p w14:paraId="0114B8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String token;</w:t>
            </w:r>
          </w:p>
          <w:p w14:paraId="0E533CEB">
            <w:pPr>
              <w:spacing w:before="0" w:after="0" w:line="240" w:lineRule="auto"/>
              <w:rPr>
                <w:rFonts w:hint="default" w:ascii="Courier New" w:hAnsi="Courier New" w:eastAsia="Courier New" w:cs="Courier New"/>
                <w:color w:val="000000"/>
                <w:sz w:val="16"/>
                <w:szCs w:val="16"/>
                <w:lang w:val="es-EC"/>
              </w:rPr>
            </w:pPr>
          </w:p>
          <w:p w14:paraId="7F5A4B9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boolean estaAutenticado() {</w:t>
            </w:r>
          </w:p>
          <w:p w14:paraId="588EC1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token != null &amp;&amp; !token.isBlank();</w:t>
            </w:r>
          </w:p>
          <w:p w14:paraId="21DCD3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61B99F3">
            <w:pPr>
              <w:spacing w:before="0" w:after="0" w:line="240" w:lineRule="auto"/>
              <w:rPr>
                <w:rFonts w:hint="default" w:ascii="Courier New" w:hAnsi="Courier New" w:eastAsia="Courier New" w:cs="Courier New"/>
                <w:color w:val="000000"/>
                <w:sz w:val="16"/>
                <w:szCs w:val="16"/>
                <w:lang w:val="es-EC"/>
              </w:rPr>
            </w:pPr>
          </w:p>
          <w:p w14:paraId="21D81A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iniciarSesion(String usuario, String token) {</w:t>
            </w:r>
          </w:p>
          <w:p w14:paraId="3EE1DD1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this.usuarioAutenticado = usuario;</w:t>
            </w:r>
          </w:p>
          <w:p w14:paraId="68EEC1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this.token = token;</w:t>
            </w:r>
          </w:p>
          <w:p w14:paraId="7110A7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DE9FFE6">
            <w:pPr>
              <w:spacing w:before="0" w:after="0" w:line="240" w:lineRule="auto"/>
              <w:rPr>
                <w:rFonts w:hint="default" w:ascii="Courier New" w:hAnsi="Courier New" w:eastAsia="Courier New" w:cs="Courier New"/>
                <w:color w:val="000000"/>
                <w:sz w:val="16"/>
                <w:szCs w:val="16"/>
                <w:lang w:val="es-EC"/>
              </w:rPr>
            </w:pPr>
          </w:p>
          <w:p w14:paraId="57EA43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cerrarSesion() {</w:t>
            </w:r>
          </w:p>
          <w:p w14:paraId="091571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this.usuarioAutenticado = null;</w:t>
            </w:r>
          </w:p>
          <w:p w14:paraId="74857F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this.token = null;</w:t>
            </w:r>
          </w:p>
          <w:p w14:paraId="3BD74C2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E0B672F">
            <w:pPr>
              <w:spacing w:before="0" w:after="0" w:line="240" w:lineRule="auto"/>
              <w:rPr>
                <w:rFonts w:hint="default" w:ascii="Courier New" w:hAnsi="Courier New" w:eastAsia="Courier New" w:cs="Courier New"/>
                <w:color w:val="000000"/>
                <w:sz w:val="16"/>
                <w:szCs w:val="16"/>
                <w:lang w:val="es-EC"/>
              </w:rPr>
            </w:pPr>
          </w:p>
          <w:p w14:paraId="34D1CA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getUsuarioAutenticado() {</w:t>
            </w:r>
          </w:p>
          <w:p w14:paraId="3454DC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usuarioAutenticado;</w:t>
            </w:r>
          </w:p>
          <w:p w14:paraId="41C557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0B7E06B">
            <w:pPr>
              <w:spacing w:before="0" w:after="0" w:line="240" w:lineRule="auto"/>
              <w:rPr>
                <w:rFonts w:hint="default" w:ascii="Courier New" w:hAnsi="Courier New" w:eastAsia="Courier New" w:cs="Courier New"/>
                <w:color w:val="000000"/>
                <w:sz w:val="16"/>
                <w:szCs w:val="16"/>
                <w:lang w:val="es-EC"/>
              </w:rPr>
            </w:pPr>
          </w:p>
          <w:p w14:paraId="5A6394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getToken() {</w:t>
            </w:r>
          </w:p>
          <w:p w14:paraId="102006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token;</w:t>
            </w:r>
          </w:p>
          <w:p w14:paraId="12FF464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594D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58E30294">
            <w:pPr>
              <w:spacing w:before="0" w:after="0" w:line="240" w:lineRule="auto"/>
              <w:rPr>
                <w:rFonts w:hint="default" w:ascii="Courier New" w:hAnsi="Courier New" w:eastAsia="Courier New" w:cs="Courier New"/>
                <w:color w:val="000000"/>
                <w:sz w:val="16"/>
                <w:szCs w:val="16"/>
                <w:lang w:val="es-EC"/>
              </w:rPr>
            </w:pPr>
          </w:p>
        </w:tc>
      </w:tr>
    </w:tbl>
    <w:p w14:paraId="3A9A4174">
      <w:pPr>
        <w:pStyle w:val="6"/>
      </w:pPr>
      <w:bookmarkStart w:id="303" w:name="_Toc9811"/>
      <w:bookmarkStart w:id="304" w:name="_Toc32243"/>
      <w:r>
        <w:t xml:space="preserve">Tabla </w:t>
      </w:r>
      <w:r>
        <w:rPr>
          <w:rFonts w:hint="default"/>
          <w:lang w:val="es-EC"/>
        </w:rPr>
        <w:t>52</w:t>
      </w:r>
      <w:r>
        <w:t xml:space="preserve">. Archivo </w:t>
      </w:r>
      <w:r>
        <w:rPr>
          <w:rFonts w:hint="default"/>
          <w:lang w:val="es-EC"/>
        </w:rPr>
        <w:t>UnidadLongitud</w:t>
      </w:r>
      <w:r>
        <w:t>- Cliente web</w:t>
      </w:r>
      <w:bookmarkEnd w:id="303"/>
      <w:bookmarkEnd w:id="304"/>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1DB2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2C66D8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ec.edu.monster.modelos.enums;</w:t>
            </w:r>
          </w:p>
          <w:p w14:paraId="3C7A5547">
            <w:pPr>
              <w:spacing w:before="0" w:after="0" w:line="240" w:lineRule="auto"/>
              <w:rPr>
                <w:rFonts w:hint="default" w:ascii="Courier New" w:hAnsi="Courier New" w:eastAsia="Courier New" w:cs="Courier New"/>
                <w:color w:val="000000"/>
                <w:sz w:val="16"/>
                <w:szCs w:val="16"/>
                <w:lang w:val="es-EC"/>
              </w:rPr>
            </w:pPr>
          </w:p>
          <w:p w14:paraId="373B22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enum UnidadLongitud {</w:t>
            </w:r>
          </w:p>
          <w:p w14:paraId="21B898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PIE("Pie"),</w:t>
            </w:r>
          </w:p>
          <w:p w14:paraId="072E271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CENTIMETRO("Centímetro"),</w:t>
            </w:r>
          </w:p>
          <w:p w14:paraId="47F15B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METRO("Metro"),</w:t>
            </w:r>
          </w:p>
          <w:p w14:paraId="21CEF4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MILLA("Milla"),</w:t>
            </w:r>
          </w:p>
          <w:p w14:paraId="751155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YARDA("Yarda");</w:t>
            </w:r>
          </w:p>
          <w:p w14:paraId="04099448">
            <w:pPr>
              <w:spacing w:before="0" w:after="0" w:line="240" w:lineRule="auto"/>
              <w:rPr>
                <w:rFonts w:hint="default" w:ascii="Courier New" w:hAnsi="Courier New" w:eastAsia="Courier New" w:cs="Courier New"/>
                <w:color w:val="000000"/>
                <w:sz w:val="16"/>
                <w:szCs w:val="16"/>
                <w:lang w:val="es-EC"/>
              </w:rPr>
            </w:pPr>
          </w:p>
          <w:p w14:paraId="1D31BC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final String etiqueta;</w:t>
            </w:r>
          </w:p>
          <w:p w14:paraId="10A87F78">
            <w:pPr>
              <w:spacing w:before="0" w:after="0" w:line="240" w:lineRule="auto"/>
              <w:rPr>
                <w:rFonts w:hint="default" w:ascii="Courier New" w:hAnsi="Courier New" w:eastAsia="Courier New" w:cs="Courier New"/>
                <w:color w:val="000000"/>
                <w:sz w:val="16"/>
                <w:szCs w:val="16"/>
                <w:lang w:val="es-EC"/>
              </w:rPr>
            </w:pPr>
          </w:p>
          <w:p w14:paraId="716CEE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UnidadLongitud(String etiqueta) {</w:t>
            </w:r>
          </w:p>
          <w:p w14:paraId="289418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this.etiqueta = etiqueta;</w:t>
            </w:r>
          </w:p>
          <w:p w14:paraId="38AE1F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5E9A19A">
            <w:pPr>
              <w:spacing w:before="0" w:after="0" w:line="240" w:lineRule="auto"/>
              <w:rPr>
                <w:rFonts w:hint="default" w:ascii="Courier New" w:hAnsi="Courier New" w:eastAsia="Courier New" w:cs="Courier New"/>
                <w:color w:val="000000"/>
                <w:sz w:val="16"/>
                <w:szCs w:val="16"/>
                <w:lang w:val="es-EC"/>
              </w:rPr>
            </w:pPr>
          </w:p>
          <w:p w14:paraId="349B50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getEtiqueta() {</w:t>
            </w:r>
          </w:p>
          <w:p w14:paraId="50C009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etiqueta;</w:t>
            </w:r>
          </w:p>
          <w:p w14:paraId="3D98CC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9DFFBB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328B8769">
      <w:pPr>
        <w:pStyle w:val="6"/>
      </w:pPr>
      <w:bookmarkStart w:id="305" w:name="_Toc14223"/>
      <w:bookmarkStart w:id="306" w:name="_Toc12617"/>
      <w:r>
        <w:t xml:space="preserve">Tabla </w:t>
      </w:r>
      <w:r>
        <w:rPr>
          <w:rFonts w:hint="default"/>
          <w:lang w:val="es-EC"/>
        </w:rPr>
        <w:t>53</w:t>
      </w:r>
      <w:r>
        <w:t xml:space="preserve">. Archivo </w:t>
      </w:r>
      <w:r>
        <w:rPr>
          <w:rFonts w:hint="default"/>
          <w:lang w:val="es-EC"/>
        </w:rPr>
        <w:t>UnidadMasa</w:t>
      </w:r>
      <w:r>
        <w:t>- Cliente web</w:t>
      </w:r>
      <w:bookmarkEnd w:id="305"/>
      <w:bookmarkEnd w:id="306"/>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E8E8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5B76E6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ec.edu.monster.modelos.enums;</w:t>
            </w:r>
          </w:p>
          <w:p w14:paraId="4DD02BF2">
            <w:pPr>
              <w:spacing w:before="0" w:after="0" w:line="240" w:lineRule="auto"/>
              <w:rPr>
                <w:rFonts w:hint="default" w:ascii="Courier New" w:hAnsi="Courier New" w:eastAsia="Courier New" w:cs="Courier New"/>
                <w:color w:val="000000"/>
                <w:sz w:val="16"/>
                <w:szCs w:val="16"/>
                <w:lang w:val="es-EC"/>
              </w:rPr>
            </w:pPr>
          </w:p>
          <w:p w14:paraId="66A462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enum UnidadMasa {</w:t>
            </w:r>
          </w:p>
          <w:p w14:paraId="41320C3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MILIGRAMO("Miligramo"),</w:t>
            </w:r>
          </w:p>
          <w:p w14:paraId="0236B73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GRAMO("Gramo"),</w:t>
            </w:r>
          </w:p>
          <w:p w14:paraId="0307E12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KILOGRAMO("Kilogramo"),</w:t>
            </w:r>
          </w:p>
          <w:p w14:paraId="245AC2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TONELADA("Tonelada"),</w:t>
            </w:r>
          </w:p>
          <w:p w14:paraId="10F0B8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ONZA("Onza");</w:t>
            </w:r>
          </w:p>
          <w:p w14:paraId="1904A283">
            <w:pPr>
              <w:spacing w:before="0" w:after="0" w:line="240" w:lineRule="auto"/>
              <w:rPr>
                <w:rFonts w:hint="default" w:ascii="Courier New" w:hAnsi="Courier New" w:eastAsia="Courier New" w:cs="Courier New"/>
                <w:color w:val="000000"/>
                <w:sz w:val="16"/>
                <w:szCs w:val="16"/>
                <w:lang w:val="es-EC"/>
              </w:rPr>
            </w:pPr>
          </w:p>
          <w:p w14:paraId="283F68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final String etiqueta;</w:t>
            </w:r>
          </w:p>
          <w:p w14:paraId="447D0576">
            <w:pPr>
              <w:spacing w:before="0" w:after="0" w:line="240" w:lineRule="auto"/>
              <w:rPr>
                <w:rFonts w:hint="default" w:ascii="Courier New" w:hAnsi="Courier New" w:eastAsia="Courier New" w:cs="Courier New"/>
                <w:color w:val="000000"/>
                <w:sz w:val="16"/>
                <w:szCs w:val="16"/>
                <w:lang w:val="es-EC"/>
              </w:rPr>
            </w:pPr>
          </w:p>
          <w:p w14:paraId="721823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UnidadMasa(String etiqueta) {</w:t>
            </w:r>
          </w:p>
          <w:p w14:paraId="5A2744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this.etiqueta = etiqueta;</w:t>
            </w:r>
          </w:p>
          <w:p w14:paraId="51FD78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0222060">
            <w:pPr>
              <w:spacing w:before="0" w:after="0" w:line="240" w:lineRule="auto"/>
              <w:rPr>
                <w:rFonts w:hint="default" w:ascii="Courier New" w:hAnsi="Courier New" w:eastAsia="Courier New" w:cs="Courier New"/>
                <w:color w:val="000000"/>
                <w:sz w:val="16"/>
                <w:szCs w:val="16"/>
                <w:lang w:val="es-EC"/>
              </w:rPr>
            </w:pPr>
          </w:p>
          <w:p w14:paraId="225E0E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getEtiqueta() {</w:t>
            </w:r>
          </w:p>
          <w:p w14:paraId="24762E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etiqueta;</w:t>
            </w:r>
          </w:p>
          <w:p w14:paraId="578DC9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4919B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CCB00F7">
      <w:pPr>
        <w:pStyle w:val="6"/>
      </w:pPr>
      <w:bookmarkStart w:id="307" w:name="_Toc6269"/>
      <w:bookmarkStart w:id="308" w:name="_Toc17159"/>
      <w:r>
        <w:t xml:space="preserve">Tabla </w:t>
      </w:r>
      <w:r>
        <w:rPr>
          <w:rFonts w:hint="default"/>
          <w:lang w:val="es-EC"/>
        </w:rPr>
        <w:t>54</w:t>
      </w:r>
      <w:r>
        <w:t xml:space="preserve">. Archivo </w:t>
      </w:r>
      <w:r>
        <w:rPr>
          <w:rFonts w:hint="default"/>
          <w:lang w:val="es-EC"/>
        </w:rPr>
        <w:t>UnidadTemperatura</w:t>
      </w:r>
      <w:r>
        <w:t>- Cliente web</w:t>
      </w:r>
      <w:bookmarkEnd w:id="307"/>
      <w:bookmarkEnd w:id="308"/>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58F6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218B4B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ec.edu.monster.modelos.enums;</w:t>
            </w:r>
          </w:p>
          <w:p w14:paraId="72A2C7B3">
            <w:pPr>
              <w:spacing w:before="0" w:after="0" w:line="240" w:lineRule="auto"/>
              <w:rPr>
                <w:rFonts w:hint="default" w:ascii="Courier New" w:hAnsi="Courier New" w:eastAsia="Courier New" w:cs="Courier New"/>
                <w:color w:val="000000"/>
                <w:sz w:val="16"/>
                <w:szCs w:val="16"/>
                <w:lang w:val="es-EC"/>
              </w:rPr>
            </w:pPr>
          </w:p>
          <w:p w14:paraId="5430E83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enum UnidadTemperatura {</w:t>
            </w:r>
          </w:p>
          <w:p w14:paraId="3F7988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CELSIUS("Celsius"),</w:t>
            </w:r>
          </w:p>
          <w:p w14:paraId="63282C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FAHRENHEIT("Fahrenheit"),</w:t>
            </w:r>
          </w:p>
          <w:p w14:paraId="4ED8ED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KELVIN("Kelvin"),</w:t>
            </w:r>
          </w:p>
          <w:p w14:paraId="42A59F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RANKINE("Rankine");</w:t>
            </w:r>
          </w:p>
          <w:p w14:paraId="702B1677">
            <w:pPr>
              <w:spacing w:before="0" w:after="0" w:line="240" w:lineRule="auto"/>
              <w:rPr>
                <w:rFonts w:hint="default" w:ascii="Courier New" w:hAnsi="Courier New" w:eastAsia="Courier New" w:cs="Courier New"/>
                <w:color w:val="000000"/>
                <w:sz w:val="16"/>
                <w:szCs w:val="16"/>
                <w:lang w:val="es-EC"/>
              </w:rPr>
            </w:pPr>
          </w:p>
          <w:p w14:paraId="1EF079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final String etiqueta;</w:t>
            </w:r>
          </w:p>
          <w:p w14:paraId="0E806771">
            <w:pPr>
              <w:spacing w:before="0" w:after="0" w:line="240" w:lineRule="auto"/>
              <w:rPr>
                <w:rFonts w:hint="default" w:ascii="Courier New" w:hAnsi="Courier New" w:eastAsia="Courier New" w:cs="Courier New"/>
                <w:color w:val="000000"/>
                <w:sz w:val="16"/>
                <w:szCs w:val="16"/>
                <w:lang w:val="es-EC"/>
              </w:rPr>
            </w:pPr>
          </w:p>
          <w:p w14:paraId="505AF72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UnidadTemperatura(String etiqueta) {</w:t>
            </w:r>
          </w:p>
          <w:p w14:paraId="1997445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this.etiqueta = etiqueta;</w:t>
            </w:r>
          </w:p>
          <w:p w14:paraId="1C4ADA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F21355C">
            <w:pPr>
              <w:spacing w:before="0" w:after="0" w:line="240" w:lineRule="auto"/>
              <w:rPr>
                <w:rFonts w:hint="default" w:ascii="Courier New" w:hAnsi="Courier New" w:eastAsia="Courier New" w:cs="Courier New"/>
                <w:color w:val="000000"/>
                <w:sz w:val="16"/>
                <w:szCs w:val="16"/>
                <w:lang w:val="es-EC"/>
              </w:rPr>
            </w:pPr>
          </w:p>
          <w:p w14:paraId="50CAF6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String getEtiqueta() {</w:t>
            </w:r>
          </w:p>
          <w:p w14:paraId="02B94A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etiqueta;</w:t>
            </w:r>
          </w:p>
          <w:p w14:paraId="6F2B0F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E0CC7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7A4D89D">
      <w:pPr>
        <w:pStyle w:val="6"/>
      </w:pPr>
      <w:bookmarkStart w:id="309" w:name="_Toc8960"/>
      <w:bookmarkStart w:id="310" w:name="_Toc4031"/>
      <w:r>
        <w:t xml:space="preserve">Tabla </w:t>
      </w:r>
      <w:r>
        <w:rPr>
          <w:rFonts w:hint="default"/>
          <w:lang w:val="es-EC"/>
        </w:rPr>
        <w:t>55</w:t>
      </w:r>
      <w:r>
        <w:t xml:space="preserve">. Archivo </w:t>
      </w:r>
      <w:r>
        <w:rPr>
          <w:rFonts w:hint="default"/>
          <w:lang w:val="es-EC"/>
        </w:rPr>
        <w:t>SSLConfigListener</w:t>
      </w:r>
      <w:r>
        <w:t>- Cliente web</w:t>
      </w:r>
      <w:bookmarkEnd w:id="309"/>
      <w:bookmarkEnd w:id="310"/>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7D7A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B97F11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ec.edu.monster.util;</w:t>
            </w:r>
          </w:p>
          <w:p w14:paraId="4AFCA3D9">
            <w:pPr>
              <w:spacing w:before="0" w:after="0" w:line="240" w:lineRule="auto"/>
              <w:rPr>
                <w:rFonts w:hint="default" w:ascii="Courier New" w:hAnsi="Courier New" w:eastAsia="Courier New" w:cs="Courier New"/>
                <w:color w:val="000000"/>
                <w:sz w:val="16"/>
                <w:szCs w:val="16"/>
                <w:lang w:val="es-EC"/>
              </w:rPr>
            </w:pPr>
          </w:p>
          <w:p w14:paraId="245637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jakarta.servlet.ServletContextEvent;</w:t>
            </w:r>
          </w:p>
          <w:p w14:paraId="41FF20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jakarta.servlet.ServletContextListener;</w:t>
            </w:r>
          </w:p>
          <w:p w14:paraId="2A1338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jakarta.servlet.annotation.WebListener;</w:t>
            </w:r>
          </w:p>
          <w:p w14:paraId="4E0B24FA">
            <w:pPr>
              <w:spacing w:before="0" w:after="0" w:line="240" w:lineRule="auto"/>
              <w:rPr>
                <w:rFonts w:hint="default" w:ascii="Courier New" w:hAnsi="Courier New" w:eastAsia="Courier New" w:cs="Courier New"/>
                <w:color w:val="000000"/>
                <w:sz w:val="16"/>
                <w:szCs w:val="16"/>
                <w:lang w:val="es-EC"/>
              </w:rPr>
            </w:pPr>
          </w:p>
          <w:p w14:paraId="594D4EE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43CCE9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Inicializa la configuracion SSL por identidad de certificado al arrancar la</w:t>
            </w:r>
          </w:p>
          <w:p w14:paraId="102330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aplicacion web (JSF + PrimeFaces sobre Payara), de modo que los managed beans</w:t>
            </w:r>
          </w:p>
          <w:p w14:paraId="1D7E5B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puedan invocar el servicio SOAP por HTTPS sin exportar el certificado.</w:t>
            </w:r>
          </w:p>
          <w:p w14:paraId="1B6662D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5826C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Los dominios extra pueden indicarse con el context-param "ssl.trustedHosts"</w:t>
            </w:r>
          </w:p>
          <w:p w14:paraId="50AD2DE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(separados por coma) o con la system property monster.ssl.trustedHosts.</w:t>
            </w:r>
          </w:p>
          <w:p w14:paraId="07F949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4A211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@WebListener</w:t>
            </w:r>
          </w:p>
          <w:p w14:paraId="59A46D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class SSLConfigListener implements ServletContextListener {</w:t>
            </w:r>
          </w:p>
          <w:p w14:paraId="17D6F4A4">
            <w:pPr>
              <w:spacing w:before="0" w:after="0" w:line="240" w:lineRule="auto"/>
              <w:rPr>
                <w:rFonts w:hint="default" w:ascii="Courier New" w:hAnsi="Courier New" w:eastAsia="Courier New" w:cs="Courier New"/>
                <w:color w:val="000000"/>
                <w:sz w:val="16"/>
                <w:szCs w:val="16"/>
                <w:lang w:val="es-EC"/>
              </w:rPr>
            </w:pPr>
          </w:p>
          <w:p w14:paraId="2166915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7A458C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contextInitialized(ServletContextEvent sce) {</w:t>
            </w:r>
          </w:p>
          <w:p w14:paraId="723497D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extra = sce.getServletContext().getInitParameter("ssl.trustedHosts");</w:t>
            </w:r>
          </w:p>
          <w:p w14:paraId="3BF21A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(extra != null &amp;&amp; !extra.isBlank()) {</w:t>
            </w:r>
          </w:p>
          <w:p w14:paraId="78B183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current = System.getProperty(SSLUtil.TRUSTED_HOSTS_PROPERTY, "");</w:t>
            </w:r>
          </w:p>
          <w:p w14:paraId="51B039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merged = current.isBlank() ? extra.trim() : current + "," + extra.trim();</w:t>
            </w:r>
          </w:p>
          <w:p w14:paraId="0065C0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System.setProperty(SSLUtil.TRUSTED_HOSTS_PROPERTY, merged);</w:t>
            </w:r>
          </w:p>
          <w:p w14:paraId="4ED7C7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7FE3D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SSLUtil.installGlobally();</w:t>
            </w:r>
          </w:p>
          <w:p w14:paraId="6526223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6F62565">
            <w:pPr>
              <w:spacing w:before="0" w:after="0" w:line="240" w:lineRule="auto"/>
              <w:rPr>
                <w:rFonts w:hint="default" w:ascii="Courier New" w:hAnsi="Courier New" w:eastAsia="Courier New" w:cs="Courier New"/>
                <w:color w:val="000000"/>
                <w:sz w:val="16"/>
                <w:szCs w:val="16"/>
                <w:lang w:val="es-EC"/>
              </w:rPr>
            </w:pPr>
          </w:p>
          <w:p w14:paraId="452673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6FA4C9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contextDestroyed(ServletContextEvent sce) {</w:t>
            </w:r>
          </w:p>
          <w:p w14:paraId="7C4148C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Sin recursos que liberar.</w:t>
            </w:r>
          </w:p>
          <w:p w14:paraId="4080DB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80EDB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131010EB">
      <w:pPr>
        <w:pStyle w:val="6"/>
      </w:pPr>
      <w:bookmarkStart w:id="311" w:name="_Toc31232"/>
      <w:bookmarkStart w:id="312" w:name="_Toc21554"/>
      <w:r>
        <w:t xml:space="preserve">Tabla </w:t>
      </w:r>
      <w:r>
        <w:rPr>
          <w:rFonts w:hint="default"/>
          <w:lang w:val="es-EC"/>
        </w:rPr>
        <w:t>56</w:t>
      </w:r>
      <w:r>
        <w:t xml:space="preserve">. Archivo </w:t>
      </w:r>
      <w:r>
        <w:rPr>
          <w:rFonts w:hint="default"/>
          <w:lang w:val="es-EC"/>
        </w:rPr>
        <w:t>SSLUtil</w:t>
      </w:r>
      <w:r>
        <w:t>- Cliente web</w:t>
      </w:r>
      <w:bookmarkEnd w:id="311"/>
      <w:bookmarkEnd w:id="312"/>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075C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F58B3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ec.edu.monster.util;</w:t>
            </w:r>
          </w:p>
          <w:p w14:paraId="38F7E2D2">
            <w:pPr>
              <w:spacing w:before="0" w:after="0" w:line="240" w:lineRule="auto"/>
              <w:rPr>
                <w:rFonts w:hint="default" w:ascii="Courier New" w:hAnsi="Courier New" w:eastAsia="Courier New" w:cs="Courier New"/>
                <w:color w:val="000000"/>
                <w:sz w:val="16"/>
                <w:szCs w:val="16"/>
                <w:lang w:val="es-EC"/>
              </w:rPr>
            </w:pPr>
          </w:p>
          <w:p w14:paraId="229AF76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java.io.InputStream;</w:t>
            </w:r>
          </w:p>
          <w:p w14:paraId="5DDF5E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java.net.URL;</w:t>
            </w:r>
          </w:p>
          <w:p w14:paraId="654ACD4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java.security.SecureRandom;</w:t>
            </w:r>
          </w:p>
          <w:p w14:paraId="309B93D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java.security.cert.X509Certificate;</w:t>
            </w:r>
          </w:p>
          <w:p w14:paraId="28C0352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java.util.Collections;</w:t>
            </w:r>
          </w:p>
          <w:p w14:paraId="58456CB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java.util.LinkedHashSet;</w:t>
            </w:r>
          </w:p>
          <w:p w14:paraId="6891DAF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java.util.Set;</w:t>
            </w:r>
          </w:p>
          <w:p w14:paraId="4D3A7D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java.util.logging.Level;</w:t>
            </w:r>
          </w:p>
          <w:p w14:paraId="690D26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java.util.logging.Logger;</w:t>
            </w:r>
          </w:p>
          <w:p w14:paraId="5824325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java.util.regex.Matcher;</w:t>
            </w:r>
          </w:p>
          <w:p w14:paraId="6C573DA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java.util.regex.Pattern;</w:t>
            </w:r>
          </w:p>
          <w:p w14:paraId="2286B0B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javax.naming.ldap.LdapName;</w:t>
            </w:r>
          </w:p>
          <w:p w14:paraId="7E03872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javax.naming.ldap.Rdn;</w:t>
            </w:r>
          </w:p>
          <w:p w14:paraId="2236214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javax.net.ssl.HostnameVerifier;</w:t>
            </w:r>
          </w:p>
          <w:p w14:paraId="3B91EE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javax.net.ssl.HttpsURLConnection;</w:t>
            </w:r>
          </w:p>
          <w:p w14:paraId="448C63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javax.net.ssl.SSLContext;</w:t>
            </w:r>
          </w:p>
          <w:p w14:paraId="57B12F7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javax.net.ssl.SSLSocketFactory;</w:t>
            </w:r>
          </w:p>
          <w:p w14:paraId="16D32E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javax.net.ssl.TrustManager;</w:t>
            </w:r>
          </w:p>
          <w:p w14:paraId="1723DD8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javax.net.ssl.TrustManagerFactory;</w:t>
            </w:r>
          </w:p>
          <w:p w14:paraId="7D23887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javax.net.ssl.X509TrustManager;</w:t>
            </w:r>
          </w:p>
          <w:p w14:paraId="661D758C">
            <w:pPr>
              <w:spacing w:before="0" w:after="0" w:line="240" w:lineRule="auto"/>
              <w:rPr>
                <w:rFonts w:hint="default" w:ascii="Courier New" w:hAnsi="Courier New" w:eastAsia="Courier New" w:cs="Courier New"/>
                <w:color w:val="000000"/>
                <w:sz w:val="16"/>
                <w:szCs w:val="16"/>
                <w:lang w:val="es-EC"/>
              </w:rPr>
            </w:pPr>
          </w:p>
          <w:p w14:paraId="6CB482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09C4B5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Configuracion SSL para pruebas: mantiene TLS pero confia en certificados</w:t>
            </w:r>
          </w:p>
          <w:p w14:paraId="484721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(autofirmados o internos) solo cuando su identidad (CN/SAN) pertenece al</w:t>
            </w:r>
          </w:p>
          <w:p w14:paraId="185E9C8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dominio permitido. El dominio se deriva del soap:address del WSDL y se puede</w:t>
            </w:r>
          </w:p>
          <w:p w14:paraId="37BD3B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ampliar con la system property "monster.ssl.trustedHosts" o el context-param</w:t>
            </w:r>
          </w:p>
          <w:p w14:paraId="49D9C80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"ssl.trustedHosts".</w:t>
            </w:r>
          </w:p>
          <w:p w14:paraId="2B4861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D4144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 pinning es por identidad de certificado, no por host solicitado, de modo</w:t>
            </w:r>
          </w:p>
          <w:p w14:paraId="6E9ADB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que funciona igual si el servidor se alcanza por localhost, IP interna o IP</w:t>
            </w:r>
          </w:p>
          <w:p w14:paraId="231FA3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externa mientras el certificado mantenga su dominio. Los puertos son</w:t>
            </w:r>
          </w:p>
          <w:p w14:paraId="3EBD87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irrelevantes.</w:t>
            </w:r>
          </w:p>
          <w:p w14:paraId="796D21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22A2C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public final class SSLUtil {</w:t>
            </w:r>
          </w:p>
          <w:p w14:paraId="4B4D27DB">
            <w:pPr>
              <w:spacing w:before="0" w:after="0" w:line="240" w:lineRule="auto"/>
              <w:rPr>
                <w:rFonts w:hint="default" w:ascii="Courier New" w:hAnsi="Courier New" w:eastAsia="Courier New" w:cs="Courier New"/>
                <w:color w:val="000000"/>
                <w:sz w:val="16"/>
                <w:szCs w:val="16"/>
                <w:lang w:val="es-EC"/>
              </w:rPr>
            </w:pPr>
          </w:p>
          <w:p w14:paraId="76329A2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Logger LOG = Logger.getLogger(SSLUtil.class.getName());</w:t>
            </w:r>
          </w:p>
          <w:p w14:paraId="472719CB">
            <w:pPr>
              <w:spacing w:before="0" w:after="0" w:line="240" w:lineRule="auto"/>
              <w:rPr>
                <w:rFonts w:hint="default" w:ascii="Courier New" w:hAnsi="Courier New" w:eastAsia="Courier New" w:cs="Courier New"/>
                <w:color w:val="000000"/>
                <w:sz w:val="16"/>
                <w:szCs w:val="16"/>
                <w:lang w:val="es-EC"/>
              </w:rPr>
            </w:pPr>
          </w:p>
          <w:p w14:paraId="10E122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WSDL_RESOURCE = "/WSConversorUnidades.wsdl";</w:t>
            </w:r>
          </w:p>
          <w:p w14:paraId="0C6EE5E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final String TRUSTED_HOSTS_PROPERTY = "monster.ssl.trustedHosts";</w:t>
            </w:r>
          </w:p>
          <w:p w14:paraId="0D52E171">
            <w:pPr>
              <w:spacing w:before="0" w:after="0" w:line="240" w:lineRule="auto"/>
              <w:rPr>
                <w:rFonts w:hint="default" w:ascii="Courier New" w:hAnsi="Courier New" w:eastAsia="Courier New" w:cs="Courier New"/>
                <w:color w:val="000000"/>
                <w:sz w:val="16"/>
                <w:szCs w:val="16"/>
                <w:lang w:val="es-EC"/>
              </w:rPr>
            </w:pPr>
          </w:p>
          <w:p w14:paraId="50A1FBE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final Pattern SOAP_ADDRESS =</w:t>
            </w:r>
          </w:p>
          <w:p w14:paraId="1796E9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Pattern.compile("soap:address\\s+location=\"([^\"]+)\"");</w:t>
            </w:r>
          </w:p>
          <w:p w14:paraId="07AA92E6">
            <w:pPr>
              <w:spacing w:before="0" w:after="0" w:line="240" w:lineRule="auto"/>
              <w:rPr>
                <w:rFonts w:hint="default" w:ascii="Courier New" w:hAnsi="Courier New" w:eastAsia="Courier New" w:cs="Courier New"/>
                <w:color w:val="000000"/>
                <w:sz w:val="16"/>
                <w:szCs w:val="16"/>
                <w:lang w:val="es-EC"/>
              </w:rPr>
            </w:pPr>
          </w:p>
          <w:p w14:paraId="61C718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volatile boolean installed = false;</w:t>
            </w:r>
          </w:p>
          <w:p w14:paraId="1AA5E08D">
            <w:pPr>
              <w:spacing w:before="0" w:after="0" w:line="240" w:lineRule="auto"/>
              <w:rPr>
                <w:rFonts w:hint="default" w:ascii="Courier New" w:hAnsi="Courier New" w:eastAsia="Courier New" w:cs="Courier New"/>
                <w:color w:val="000000"/>
                <w:sz w:val="16"/>
                <w:szCs w:val="16"/>
                <w:lang w:val="es-EC"/>
              </w:rPr>
            </w:pPr>
          </w:p>
          <w:p w14:paraId="1B9BE4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SSLUtil() {</w:t>
            </w:r>
          </w:p>
          <w:p w14:paraId="42B74A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957ABD">
            <w:pPr>
              <w:spacing w:before="0" w:after="0" w:line="240" w:lineRule="auto"/>
              <w:rPr>
                <w:rFonts w:hint="default" w:ascii="Courier New" w:hAnsi="Courier New" w:eastAsia="Courier New" w:cs="Courier New"/>
                <w:color w:val="000000"/>
                <w:sz w:val="16"/>
                <w:szCs w:val="16"/>
                <w:lang w:val="es-EC"/>
              </w:rPr>
            </w:pPr>
          </w:p>
          <w:p w14:paraId="1022B1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3F4B8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Instala globalmente un SSLContext y un HostnameVerifier que confian por</w:t>
            </w:r>
          </w:p>
          <w:p w14:paraId="02DF67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identidad de certificado. Idempotente.</w:t>
            </w:r>
          </w:p>
          <w:p w14:paraId="3C43992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B87463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synchronized void installGlobally() {</w:t>
            </w:r>
          </w:p>
          <w:p w14:paraId="5DF24D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(installed) {</w:t>
            </w:r>
          </w:p>
          <w:p w14:paraId="64CC7D5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w:t>
            </w:r>
          </w:p>
          <w:p w14:paraId="30A9B3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3E7A1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04C2F5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final Set&lt;String&gt; trusted = getTrustedIdentities();</w:t>
            </w:r>
          </w:p>
          <w:p w14:paraId="5368521F">
            <w:pPr>
              <w:spacing w:before="0" w:after="0" w:line="240" w:lineRule="auto"/>
              <w:rPr>
                <w:rFonts w:hint="default" w:ascii="Courier New" w:hAnsi="Courier New" w:eastAsia="Courier New" w:cs="Courier New"/>
                <w:color w:val="000000"/>
                <w:sz w:val="16"/>
                <w:szCs w:val="16"/>
                <w:lang w:val="es-EC"/>
              </w:rPr>
            </w:pPr>
          </w:p>
          <w:p w14:paraId="5F19B7B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final X509TrustManager defaultTm = getDefaultTrustManager();</w:t>
            </w:r>
          </w:p>
          <w:p w14:paraId="6D6495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X509TrustManager pinningTm = new X509TrustManager() {</w:t>
            </w:r>
          </w:p>
          <w:p w14:paraId="1D450EE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01F904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checkClientTrusted(X509Certificate[] chain, String authType)</w:t>
            </w:r>
          </w:p>
          <w:p w14:paraId="140581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throws java.security.cert.CertificateException {</w:t>
            </w:r>
          </w:p>
          <w:p w14:paraId="788922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defaultTm.checkClientTrusted(chain, authType);</w:t>
            </w:r>
          </w:p>
          <w:p w14:paraId="1A49E51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DC144FB">
            <w:pPr>
              <w:spacing w:before="0" w:after="0" w:line="240" w:lineRule="auto"/>
              <w:rPr>
                <w:rFonts w:hint="default" w:ascii="Courier New" w:hAnsi="Courier New" w:eastAsia="Courier New" w:cs="Courier New"/>
                <w:color w:val="000000"/>
                <w:sz w:val="16"/>
                <w:szCs w:val="16"/>
                <w:lang w:val="es-EC"/>
              </w:rPr>
            </w:pPr>
          </w:p>
          <w:p w14:paraId="77BB84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6D659C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void checkServerTrusted(X509Certificate[] chain, String authType)</w:t>
            </w:r>
          </w:p>
          <w:p w14:paraId="7FC661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throws java.security.cert.CertificateException {</w:t>
            </w:r>
          </w:p>
          <w:p w14:paraId="07AD9B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29F915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defaultTm.checkServerTrusted(chain, authType);</w:t>
            </w:r>
          </w:p>
          <w:p w14:paraId="10D5C5E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w:t>
            </w:r>
          </w:p>
          <w:p w14:paraId="763F3C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(java.security.cert.CertificateException ignored) {</w:t>
            </w:r>
          </w:p>
          <w:p w14:paraId="5CE891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Certificado no emitido por una CA conocida: aplicar pinning.</w:t>
            </w:r>
          </w:p>
          <w:p w14:paraId="60B84A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B965C8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(chain == null || chain.length == 0) {</w:t>
            </w:r>
          </w:p>
          <w:p w14:paraId="74E577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java.security.cert.CertificateException("Cadena de certificados vacia");</w:t>
            </w:r>
          </w:p>
          <w:p w14:paraId="446DB2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4218EE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X509Certificate leaf = chain[0];</w:t>
            </w:r>
          </w:p>
          <w:p w14:paraId="567DC5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matched = matchIdentity(leaf, trusted);</w:t>
            </w:r>
          </w:p>
          <w:p w14:paraId="2FA4E97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(matched == null) {</w:t>
            </w:r>
          </w:p>
          <w:p w14:paraId="44C2E49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java.security.cert.CertificateException(</w:t>
            </w:r>
          </w:p>
          <w:p w14:paraId="44E252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"Certificado no confiable: identidad " + describeIdentity(leaf)</w:t>
            </w:r>
          </w:p>
          <w:p w14:paraId="16AAC4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 no pertenece al allowlist " + trusted);</w:t>
            </w:r>
          </w:p>
          <w:p w14:paraId="22C8EA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2E7F0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LOG.log(Level.INFO, "Certificado aceptado por pinning (identidad {0})", matched);</w:t>
            </w:r>
          </w:p>
          <w:p w14:paraId="49984E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85A7A79">
            <w:pPr>
              <w:spacing w:before="0" w:after="0" w:line="240" w:lineRule="auto"/>
              <w:rPr>
                <w:rFonts w:hint="default" w:ascii="Courier New" w:hAnsi="Courier New" w:eastAsia="Courier New" w:cs="Courier New"/>
                <w:color w:val="000000"/>
                <w:sz w:val="16"/>
                <w:szCs w:val="16"/>
                <w:lang w:val="es-EC"/>
              </w:rPr>
            </w:pPr>
          </w:p>
          <w:p w14:paraId="1A635F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w:t>
            </w:r>
          </w:p>
          <w:p w14:paraId="29C145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X509Certificate[] getAcceptedIssuers() {</w:t>
            </w:r>
          </w:p>
          <w:p w14:paraId="570745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defaultTm.getAcceptedIssuers();</w:t>
            </w:r>
          </w:p>
          <w:p w14:paraId="0E905A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CB9693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E9324B">
            <w:pPr>
              <w:spacing w:before="0" w:after="0" w:line="240" w:lineRule="auto"/>
              <w:rPr>
                <w:rFonts w:hint="default" w:ascii="Courier New" w:hAnsi="Courier New" w:eastAsia="Courier New" w:cs="Courier New"/>
                <w:color w:val="000000"/>
                <w:sz w:val="16"/>
                <w:szCs w:val="16"/>
                <w:lang w:val="es-EC"/>
              </w:rPr>
            </w:pPr>
          </w:p>
          <w:p w14:paraId="100C61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SSLContext context = SSLContext.getInstance("TLS");</w:t>
            </w:r>
          </w:p>
          <w:p w14:paraId="5FF74B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context.init(null, new TrustManager[]{pinningTm}, new SecureRandom());</w:t>
            </w:r>
          </w:p>
          <w:p w14:paraId="0B4DEE83">
            <w:pPr>
              <w:spacing w:before="0" w:after="0" w:line="240" w:lineRule="auto"/>
              <w:rPr>
                <w:rFonts w:hint="default" w:ascii="Courier New" w:hAnsi="Courier New" w:eastAsia="Courier New" w:cs="Courier New"/>
                <w:color w:val="000000"/>
                <w:sz w:val="16"/>
                <w:szCs w:val="16"/>
                <w:lang w:val="es-EC"/>
              </w:rPr>
            </w:pPr>
          </w:p>
          <w:p w14:paraId="657728A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HostnameVerifier verifier = (host, session) -&gt; {</w:t>
            </w:r>
          </w:p>
          <w:p w14:paraId="61858A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4ECA28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java.security.cert.Certificate[] peer = session.getPeerCertificates();</w:t>
            </w:r>
          </w:p>
          <w:p w14:paraId="0D15BC2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(peer != null &amp;&amp; peer.length &gt; 0 &amp;&amp; peer[0] instanceof X509Certificate) {</w:t>
            </w:r>
          </w:p>
          <w:p w14:paraId="068E6B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(matchIdentity((X509Certificate) peer[0], trusted) != null) {</w:t>
            </w:r>
          </w:p>
          <w:p w14:paraId="14256B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70401D4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B19FE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EB7AE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488B10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LOG.log(Level.FINE, "No se pudo evaluar la identidad del certificado", e);</w:t>
            </w:r>
          </w:p>
          <w:p w14:paraId="6F90FC3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7796E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HttpsURLConnection.getDefaultHostnameVerifier().verify(host, session);</w:t>
            </w:r>
          </w:p>
          <w:p w14:paraId="50C6B1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5A5E4F7">
            <w:pPr>
              <w:spacing w:before="0" w:after="0" w:line="240" w:lineRule="auto"/>
              <w:rPr>
                <w:rFonts w:hint="default" w:ascii="Courier New" w:hAnsi="Courier New" w:eastAsia="Courier New" w:cs="Courier New"/>
                <w:color w:val="000000"/>
                <w:sz w:val="16"/>
                <w:szCs w:val="16"/>
                <w:lang w:val="es-EC"/>
              </w:rPr>
            </w:pPr>
          </w:p>
          <w:p w14:paraId="6DBB02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SSLContext.setDefault(context);</w:t>
            </w:r>
          </w:p>
          <w:p w14:paraId="40DFCA3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SSLSocketFactory factory = context.getSocketFactory();</w:t>
            </w:r>
          </w:p>
          <w:p w14:paraId="7D6DD7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HttpsURLConnection.setDefaultSSLSocketFactory(factory);</w:t>
            </w:r>
          </w:p>
          <w:p w14:paraId="1C2E13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HttpsURLConnection.setDefaultHostnameVerifier(verifier);</w:t>
            </w:r>
          </w:p>
          <w:p w14:paraId="43477EEC">
            <w:pPr>
              <w:spacing w:before="0" w:after="0" w:line="240" w:lineRule="auto"/>
              <w:rPr>
                <w:rFonts w:hint="default" w:ascii="Courier New" w:hAnsi="Courier New" w:eastAsia="Courier New" w:cs="Courier New"/>
                <w:color w:val="000000"/>
                <w:sz w:val="16"/>
                <w:szCs w:val="16"/>
                <w:lang w:val="es-EC"/>
              </w:rPr>
            </w:pPr>
          </w:p>
          <w:p w14:paraId="5541C38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installed = true;</w:t>
            </w:r>
          </w:p>
          <w:p w14:paraId="4D6090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LOG.log(Level.INFO, "SSL configurado (TLS + pinning por identidad). Dominios permitidos: {0}",</w:t>
            </w:r>
          </w:p>
          <w:p w14:paraId="76AA58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trusted);</w:t>
            </w:r>
          </w:p>
          <w:p w14:paraId="663C55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1D9819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IllegalStateException("No se pudo configurar el contexto SSL", e);</w:t>
            </w:r>
          </w:p>
          <w:p w14:paraId="63B7A4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3A921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4147494">
            <w:pPr>
              <w:spacing w:before="0" w:after="0" w:line="240" w:lineRule="auto"/>
              <w:rPr>
                <w:rFonts w:hint="default" w:ascii="Courier New" w:hAnsi="Courier New" w:eastAsia="Courier New" w:cs="Courier New"/>
                <w:color w:val="000000"/>
                <w:sz w:val="16"/>
                <w:szCs w:val="16"/>
                <w:lang w:val="es-EC"/>
              </w:rPr>
            </w:pPr>
          </w:p>
          <w:p w14:paraId="7081A3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66A758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Obtiene las identidades confiables: host del soap:address del WSDL mas</w:t>
            </w:r>
          </w:p>
          <w:p w14:paraId="685209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los dominios extra configurados.</w:t>
            </w:r>
          </w:p>
          <w:p w14:paraId="0EC7AF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FF0DC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public static Set&lt;String&gt; getTrustedIdentities() {</w:t>
            </w:r>
          </w:p>
          <w:p w14:paraId="1BF3CFB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Set&lt;String&gt; hosts = new LinkedHashSet&lt;&gt;();</w:t>
            </w:r>
          </w:p>
          <w:p w14:paraId="05E0B293">
            <w:pPr>
              <w:spacing w:before="0" w:after="0" w:line="240" w:lineRule="auto"/>
              <w:rPr>
                <w:rFonts w:hint="default" w:ascii="Courier New" w:hAnsi="Courier New" w:eastAsia="Courier New" w:cs="Courier New"/>
                <w:color w:val="000000"/>
                <w:sz w:val="16"/>
                <w:szCs w:val="16"/>
                <w:lang w:val="es-EC"/>
              </w:rPr>
            </w:pPr>
          </w:p>
          <w:p w14:paraId="7A33ED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wsdlHost = readHostFromWsdl();</w:t>
            </w:r>
          </w:p>
          <w:p w14:paraId="448F8A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(wsdlHost != null &amp;&amp; !wsdlHost.isBlank()) {</w:t>
            </w:r>
          </w:p>
          <w:p w14:paraId="115BE9A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hosts.add(wsdlHost.toLowerCase());</w:t>
            </w:r>
          </w:p>
          <w:p w14:paraId="7BCCDF3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2AE96D5">
            <w:pPr>
              <w:spacing w:before="0" w:after="0" w:line="240" w:lineRule="auto"/>
              <w:rPr>
                <w:rFonts w:hint="default" w:ascii="Courier New" w:hAnsi="Courier New" w:eastAsia="Courier New" w:cs="Courier New"/>
                <w:color w:val="000000"/>
                <w:sz w:val="16"/>
                <w:szCs w:val="16"/>
                <w:lang w:val="es-EC"/>
              </w:rPr>
            </w:pPr>
          </w:p>
          <w:p w14:paraId="6DA7EC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extra = System.getProperty(TRUSTED_HOSTS_PROPERTY, "");</w:t>
            </w:r>
          </w:p>
          <w:p w14:paraId="75B064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(String h : extra.split(",")) {</w:t>
            </w:r>
          </w:p>
          <w:p w14:paraId="41D682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v = h.trim().toLowerCase();</w:t>
            </w:r>
          </w:p>
          <w:p w14:paraId="6FFE5F5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(!v.isEmpty()) {</w:t>
            </w:r>
          </w:p>
          <w:p w14:paraId="648B6A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hosts.add(v);</w:t>
            </w:r>
          </w:p>
          <w:p w14:paraId="01149C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8E9A8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6ADC13C">
            <w:pPr>
              <w:spacing w:before="0" w:after="0" w:line="240" w:lineRule="auto"/>
              <w:rPr>
                <w:rFonts w:hint="default" w:ascii="Courier New" w:hAnsi="Courier New" w:eastAsia="Courier New" w:cs="Courier New"/>
                <w:color w:val="000000"/>
                <w:sz w:val="16"/>
                <w:szCs w:val="16"/>
                <w:lang w:val="es-EC"/>
              </w:rPr>
            </w:pPr>
          </w:p>
          <w:p w14:paraId="3ACBE6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(hosts.isEmpty()) {</w:t>
            </w:r>
          </w:p>
          <w:p w14:paraId="347845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hosts.add("localhost");</w:t>
            </w:r>
          </w:p>
          <w:p w14:paraId="5319C0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A2674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Collections.unmodifiableSet(hosts);</w:t>
            </w:r>
          </w:p>
          <w:p w14:paraId="560117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D441B5D">
            <w:pPr>
              <w:spacing w:before="0" w:after="0" w:line="240" w:lineRule="auto"/>
              <w:rPr>
                <w:rFonts w:hint="default" w:ascii="Courier New" w:hAnsi="Courier New" w:eastAsia="Courier New" w:cs="Courier New"/>
                <w:color w:val="000000"/>
                <w:sz w:val="16"/>
                <w:szCs w:val="16"/>
                <w:lang w:val="es-EC"/>
              </w:rPr>
            </w:pPr>
          </w:p>
          <w:p w14:paraId="215F00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readHostFromWsdl() {</w:t>
            </w:r>
          </w:p>
          <w:p w14:paraId="5277FB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(InputStream in = SSLUtil.class.getResourceAsStream(WSDL_RESOURCE)) {</w:t>
            </w:r>
          </w:p>
          <w:p w14:paraId="669417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(in == null) {</w:t>
            </w:r>
          </w:p>
          <w:p w14:paraId="7C8AA85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LOG.log(Level.WARNING, "No se encontro {0} en el classpath", WSDL_RESOURCE);</w:t>
            </w:r>
          </w:p>
          <w:p w14:paraId="7653C6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038CD1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BCBA5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content = new String(in.readAllBytes(), java.nio.charset.StandardCharsets.UTF_8);</w:t>
            </w:r>
          </w:p>
          <w:p w14:paraId="4F3023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Matcher m = SOAP_ADDRESS.matcher(content);</w:t>
            </w:r>
          </w:p>
          <w:p w14:paraId="46FD347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(m.find()) {</w:t>
            </w:r>
          </w:p>
          <w:p w14:paraId="0954FFA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URL url = new URL(m.group(1));</w:t>
            </w:r>
          </w:p>
          <w:p w14:paraId="1B33ED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url.getHost();</w:t>
            </w:r>
          </w:p>
          <w:p w14:paraId="0935582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DECB6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LOG.log(Level.WARNING, "No se encontro soap:address en el WSDL");</w:t>
            </w:r>
          </w:p>
          <w:p w14:paraId="5A8383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5A13D1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LOG.log(Level.WARNING, "Error leyendo el WSDL para derivar el dominio", e);</w:t>
            </w:r>
          </w:p>
          <w:p w14:paraId="680094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F8DF75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733AC4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811236">
            <w:pPr>
              <w:spacing w:before="0" w:after="0" w:line="240" w:lineRule="auto"/>
              <w:rPr>
                <w:rFonts w:hint="default" w:ascii="Courier New" w:hAnsi="Courier New" w:eastAsia="Courier New" w:cs="Courier New"/>
                <w:color w:val="000000"/>
                <w:sz w:val="16"/>
                <w:szCs w:val="16"/>
                <w:lang w:val="es-EC"/>
              </w:rPr>
            </w:pPr>
          </w:p>
          <w:p w14:paraId="1DAA6D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X509TrustManager getDefaultTrustManager() throws Exception {</w:t>
            </w:r>
          </w:p>
          <w:p w14:paraId="2B675A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TrustManagerFactory tmf =</w:t>
            </w:r>
          </w:p>
          <w:p w14:paraId="27FF31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TrustManagerFactory.getInstance(TrustManagerFactory.getDefaultAlgorithm());</w:t>
            </w:r>
          </w:p>
          <w:p w14:paraId="20FFD3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tmf.init((java.security.KeyStore) null);</w:t>
            </w:r>
          </w:p>
          <w:p w14:paraId="1FCE769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(TrustManager tm : tmf.getTrustManagers()) {</w:t>
            </w:r>
          </w:p>
          <w:p w14:paraId="609A54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(tm instanceof X509TrustManager) {</w:t>
            </w:r>
          </w:p>
          <w:p w14:paraId="297A0B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(X509TrustManager) tm;</w:t>
            </w:r>
          </w:p>
          <w:p w14:paraId="7A6402E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986A2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84DB5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new IllegalStateException("No se obtuvo un X509TrustManager por defecto");</w:t>
            </w:r>
          </w:p>
          <w:p w14:paraId="2B673B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D5C2414">
            <w:pPr>
              <w:spacing w:before="0" w:after="0" w:line="240" w:lineRule="auto"/>
              <w:rPr>
                <w:rFonts w:hint="default" w:ascii="Courier New" w:hAnsi="Courier New" w:eastAsia="Courier New" w:cs="Courier New"/>
                <w:color w:val="000000"/>
                <w:sz w:val="16"/>
                <w:szCs w:val="16"/>
                <w:lang w:val="es-EC"/>
              </w:rPr>
            </w:pPr>
          </w:p>
          <w:p w14:paraId="42156B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A4C00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Devuelve la identidad del allowlist que coincide con el certificado, o</w:t>
            </w:r>
          </w:p>
          <w:p w14:paraId="711576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null si ninguna coincide. Considera CN y SAN (DNS/IP) con soporte basico</w:t>
            </w:r>
          </w:p>
          <w:p w14:paraId="1D74B8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de comodin "*.dominio".</w:t>
            </w:r>
          </w:p>
          <w:p w14:paraId="791091A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1C182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matchIdentity(X509Certificate cert, Set&lt;String&gt; trusted) {</w:t>
            </w:r>
          </w:p>
          <w:p w14:paraId="4A8D2B4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Set&lt;String&gt; identities = new LinkedHashSet&lt;&gt;();</w:t>
            </w:r>
          </w:p>
          <w:p w14:paraId="5A5FA60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cn = extractCn(cert);</w:t>
            </w:r>
          </w:p>
          <w:p w14:paraId="1EF43E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(cn != null) {</w:t>
            </w:r>
          </w:p>
          <w:p w14:paraId="2BF4D3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identities.add(cn.toLowerCase());</w:t>
            </w:r>
          </w:p>
          <w:p w14:paraId="6B2419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365E8A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identities.addAll(extractSan(cert));</w:t>
            </w:r>
          </w:p>
          <w:p w14:paraId="180CFB6E">
            <w:pPr>
              <w:spacing w:before="0" w:after="0" w:line="240" w:lineRule="auto"/>
              <w:rPr>
                <w:rFonts w:hint="default" w:ascii="Courier New" w:hAnsi="Courier New" w:eastAsia="Courier New" w:cs="Courier New"/>
                <w:color w:val="000000"/>
                <w:sz w:val="16"/>
                <w:szCs w:val="16"/>
                <w:lang w:val="es-EC"/>
              </w:rPr>
            </w:pPr>
          </w:p>
          <w:p w14:paraId="5692F9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(String id : identities) {</w:t>
            </w:r>
          </w:p>
          <w:p w14:paraId="15CD71E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(matchesAny(id, trusted)) {</w:t>
            </w:r>
          </w:p>
          <w:p w14:paraId="71BF016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id;</w:t>
            </w:r>
          </w:p>
          <w:p w14:paraId="397138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E369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550C4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751DD8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F282B97">
            <w:pPr>
              <w:spacing w:before="0" w:after="0" w:line="240" w:lineRule="auto"/>
              <w:rPr>
                <w:rFonts w:hint="default" w:ascii="Courier New" w:hAnsi="Courier New" w:eastAsia="Courier New" w:cs="Courier New"/>
                <w:color w:val="000000"/>
                <w:sz w:val="16"/>
                <w:szCs w:val="16"/>
                <w:lang w:val="es-EC"/>
              </w:rPr>
            </w:pPr>
          </w:p>
          <w:p w14:paraId="187DD5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boolean matchesAny(String identity, Set&lt;String&gt; trusted) {</w:t>
            </w:r>
          </w:p>
          <w:p w14:paraId="47C3A4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(String allowed : trusted) {</w:t>
            </w:r>
          </w:p>
          <w:p w14:paraId="27C08A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(identity.equals(allowed)) {</w:t>
            </w:r>
          </w:p>
          <w:p w14:paraId="0566F4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281F64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F3F51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(allowed.startsWith("*.")) {</w:t>
            </w:r>
          </w:p>
          <w:p w14:paraId="079263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suffix = allowed.substring(1);</w:t>
            </w:r>
          </w:p>
          <w:p w14:paraId="0C53BB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(identity.endsWith(suffix) &amp;&amp; identity.indexOf('.') == identity.length() - suffix.length() - 1) {</w:t>
            </w:r>
          </w:p>
          <w:p w14:paraId="7AE081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true;</w:t>
            </w:r>
          </w:p>
          <w:p w14:paraId="11582F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50B2A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93BAA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27047F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false;</w:t>
            </w:r>
          </w:p>
          <w:p w14:paraId="7058061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3708A2D">
            <w:pPr>
              <w:spacing w:before="0" w:after="0" w:line="240" w:lineRule="auto"/>
              <w:rPr>
                <w:rFonts w:hint="default" w:ascii="Courier New" w:hAnsi="Courier New" w:eastAsia="Courier New" w:cs="Courier New"/>
                <w:color w:val="000000"/>
                <w:sz w:val="16"/>
                <w:szCs w:val="16"/>
                <w:lang w:val="es-EC"/>
              </w:rPr>
            </w:pPr>
          </w:p>
          <w:p w14:paraId="085E9F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extractCn(X509Certificate cert) {</w:t>
            </w:r>
          </w:p>
          <w:p w14:paraId="437D06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13F014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LdapName name = new LdapName(cert.getSubjectX500Principal().getName());</w:t>
            </w:r>
          </w:p>
          <w:p w14:paraId="65ECCF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(Rdn rdn : name.getRdns()) {</w:t>
            </w:r>
          </w:p>
          <w:p w14:paraId="61721E4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("CN".equalsIgnoreCase(rdn.getType())) {</w:t>
            </w:r>
          </w:p>
          <w:p w14:paraId="10BEB1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String.valueOf(rdn.getValue());</w:t>
            </w:r>
          </w:p>
          <w:p w14:paraId="619AA0D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7B985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6F082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0ABC24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LOG.log(Level.FINE, "No se pudo extraer el CN", e);</w:t>
            </w:r>
          </w:p>
          <w:p w14:paraId="27F84A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1296B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null;</w:t>
            </w:r>
          </w:p>
          <w:p w14:paraId="0651EE7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231D9EB">
            <w:pPr>
              <w:spacing w:before="0" w:after="0" w:line="240" w:lineRule="auto"/>
              <w:rPr>
                <w:rFonts w:hint="default" w:ascii="Courier New" w:hAnsi="Courier New" w:eastAsia="Courier New" w:cs="Courier New"/>
                <w:color w:val="000000"/>
                <w:sz w:val="16"/>
                <w:szCs w:val="16"/>
                <w:lang w:val="es-EC"/>
              </w:rPr>
            </w:pPr>
          </w:p>
          <w:p w14:paraId="7660A7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Set&lt;String&gt; extractSan(X509Certificate cert) {</w:t>
            </w:r>
          </w:p>
          <w:p w14:paraId="4C1127E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Set&lt;String&gt; sans = new LinkedHashSet&lt;&gt;();</w:t>
            </w:r>
          </w:p>
          <w:p w14:paraId="07F153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023C2B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java.util.Collection&lt;java.util.List&lt;?&gt;&gt; entries = cert.getSubjectAlternativeNames();</w:t>
            </w:r>
          </w:p>
          <w:p w14:paraId="72B815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(entries == null) {</w:t>
            </w:r>
          </w:p>
          <w:p w14:paraId="3B085A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sans;</w:t>
            </w:r>
          </w:p>
          <w:p w14:paraId="66F4F4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DCCDD7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for (java.util.List&lt;?&gt; entry : entries) {</w:t>
            </w:r>
          </w:p>
          <w:p w14:paraId="540B1C9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(entry == null || entry.size() &lt; 2) {</w:t>
            </w:r>
          </w:p>
          <w:p w14:paraId="27E1F8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continue;</w:t>
            </w:r>
          </w:p>
          <w:p w14:paraId="5F20E7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AD993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Integer type = (Integer) entry.get(0);</w:t>
            </w:r>
          </w:p>
          <w:p w14:paraId="7D0710B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2 = dNSName, 7 = iPAddress</w:t>
            </w:r>
          </w:p>
          <w:p w14:paraId="529FD2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(type == 2 || type == 7) {</w:t>
            </w:r>
          </w:p>
          <w:p w14:paraId="10FF7A7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Object value = entry.get(1);</w:t>
            </w:r>
          </w:p>
          <w:p w14:paraId="02E3E2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(value != null) {</w:t>
            </w:r>
          </w:p>
          <w:p w14:paraId="6C81A8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sans.add(String.valueOf(value).toLowerCase());</w:t>
            </w:r>
          </w:p>
          <w:p w14:paraId="653699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A0D560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9F89B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CFF99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(Exception e) {</w:t>
            </w:r>
          </w:p>
          <w:p w14:paraId="76DB8DF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LOG.log(Level.FINE, "No se pudieron extraer los SAN", e);</w:t>
            </w:r>
          </w:p>
          <w:p w14:paraId="65DC5B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C16C1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sans;</w:t>
            </w:r>
          </w:p>
          <w:p w14:paraId="72A19B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CA05A19">
            <w:pPr>
              <w:spacing w:before="0" w:after="0" w:line="240" w:lineRule="auto"/>
              <w:rPr>
                <w:rFonts w:hint="default" w:ascii="Courier New" w:hAnsi="Courier New" w:eastAsia="Courier New" w:cs="Courier New"/>
                <w:color w:val="000000"/>
                <w:sz w:val="16"/>
                <w:szCs w:val="16"/>
                <w:lang w:val="es-EC"/>
              </w:rPr>
            </w:pPr>
          </w:p>
          <w:p w14:paraId="7A8D41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static String describeIdentity(X509Certificate cert) {</w:t>
            </w:r>
          </w:p>
          <w:p w14:paraId="5B7157A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String cn = extractCn(cert);</w:t>
            </w:r>
          </w:p>
          <w:p w14:paraId="52D7D4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Set&lt;String&gt; san = extractSan(cert);</w:t>
            </w:r>
          </w:p>
          <w:p w14:paraId="187E7E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"CN=" + cn + (san.isEmpty() ? "" : " SAN=" + san);</w:t>
            </w:r>
          </w:p>
          <w:p w14:paraId="7FF84C2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A5C14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2C335280">
      <w:pPr>
        <w:rPr>
          <w:b/>
          <w:bCs/>
          <w:color w:val="243F61"/>
          <w:sz w:val="32"/>
          <w:szCs w:val="32"/>
        </w:rPr>
      </w:pPr>
      <w:r>
        <w:rPr>
          <w:b/>
          <w:bCs/>
          <w:color w:val="243F61"/>
          <w:sz w:val="32"/>
          <w:szCs w:val="32"/>
        </w:rPr>
        <w:t>CREACIÓN DE VISTAS</w:t>
      </w:r>
    </w:p>
    <w:p w14:paraId="47F0C1B4">
      <w:pPr>
        <w:rPr>
          <w:rFonts w:hint="default"/>
          <w:i/>
          <w:iCs/>
          <w:lang w:val="es-EC"/>
        </w:rPr>
      </w:pPr>
      <w:r>
        <w:t xml:space="preserve">Las interfaces de usuario se construyeron utilizando </w:t>
      </w:r>
      <w:r>
        <w:rPr>
          <w:rFonts w:hint="default"/>
          <w:lang w:val="es-EC"/>
        </w:rPr>
        <w:t>X</w:t>
      </w:r>
      <w:r>
        <w:t>HTML y la te</w:t>
      </w:r>
      <w:r>
        <w:rPr>
          <w:rFonts w:hint="default"/>
          <w:lang w:val="es-EC"/>
        </w:rPr>
        <w:t xml:space="preserve">cnología de Beans </w:t>
      </w:r>
      <w:r>
        <w:t xml:space="preserve">dentro del directorio Web Pages. Se diseñaron dos vistas principales: </w:t>
      </w:r>
      <w:r>
        <w:rPr>
          <w:rFonts w:hint="default"/>
          <w:lang w:val="es-EC"/>
        </w:rPr>
        <w:t>login.xhtml que representa la pantalla de inicio de sesión, y conversor.xhtml que construye la pantalla de convertidor. Adeicionalmente, se integraron componentes reutilizables xhtml para manejar un diseño modular.</w:t>
      </w:r>
    </w:p>
    <w:p w14:paraId="7A4401FC">
      <w:pPr>
        <w:keepNext/>
        <w:spacing w:after="0"/>
        <w:jc w:val="center"/>
      </w:pPr>
      <w:r>
        <w:drawing>
          <wp:inline distT="0" distB="0" distL="114300" distR="114300">
            <wp:extent cx="1925955" cy="1899920"/>
            <wp:effectExtent l="0" t="0" r="4445" b="5080"/>
            <wp:docPr id="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
                    <pic:cNvPicPr>
                      <a:picLocks noChangeAspect="1"/>
                    </pic:cNvPicPr>
                  </pic:nvPicPr>
                  <pic:blipFill>
                    <a:blip r:embed="rId84"/>
                    <a:stretch>
                      <a:fillRect/>
                    </a:stretch>
                  </pic:blipFill>
                  <pic:spPr>
                    <a:xfrm>
                      <a:off x="0" y="0"/>
                      <a:ext cx="1925955" cy="1899920"/>
                    </a:xfrm>
                    <a:prstGeom prst="rect">
                      <a:avLst/>
                    </a:prstGeom>
                    <a:noFill/>
                    <a:ln>
                      <a:noFill/>
                    </a:ln>
                  </pic:spPr>
                </pic:pic>
              </a:graphicData>
            </a:graphic>
          </wp:inline>
        </w:drawing>
      </w:r>
    </w:p>
    <w:p w14:paraId="1E0D1A75">
      <w:pPr>
        <w:pStyle w:val="5"/>
      </w:pPr>
      <w:bookmarkStart w:id="313" w:name="_Toc22037"/>
      <w:bookmarkStart w:id="314" w:name="_Toc13749"/>
      <w:r>
        <w:t xml:space="preserve">Figura </w:t>
      </w:r>
      <w:r>
        <w:rPr>
          <w:rFonts w:hint="default"/>
          <w:lang w:val="es-EC"/>
        </w:rPr>
        <w:t>57</w:t>
      </w:r>
      <w:r>
        <w:t>. Creación de vistas - Cliente web</w:t>
      </w:r>
      <w:bookmarkEnd w:id="313"/>
      <w:bookmarkEnd w:id="314"/>
    </w:p>
    <w:p w14:paraId="77BCC25B">
      <w:pPr>
        <w:pStyle w:val="6"/>
      </w:pPr>
      <w:bookmarkStart w:id="315" w:name="_chvfcvdp7x8l" w:colFirst="0" w:colLast="0"/>
      <w:bookmarkEnd w:id="315"/>
      <w:bookmarkStart w:id="316" w:name="_Toc4233"/>
      <w:bookmarkStart w:id="317" w:name="_Toc14472"/>
      <w:r>
        <w:t xml:space="preserve">Tabla </w:t>
      </w:r>
      <w:r>
        <w:rPr>
          <w:rFonts w:hint="default"/>
          <w:lang w:val="es-EC"/>
        </w:rPr>
        <w:t>57</w:t>
      </w:r>
      <w:r>
        <w:t xml:space="preserve">. Archivo </w:t>
      </w:r>
      <w:r>
        <w:rPr>
          <w:rFonts w:hint="default"/>
          <w:lang w:val="es-EC"/>
        </w:rPr>
        <w:t>login.xhtml</w:t>
      </w:r>
      <w:r>
        <w:t>- Cliente web</w:t>
      </w:r>
      <w:bookmarkEnd w:id="316"/>
      <w:bookmarkEnd w:id="317"/>
    </w:p>
    <w:tbl>
      <w:tblPr>
        <w:tblStyle w:val="39"/>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F889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D6F88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&lt;?xml version="1.0" encoding="UTF-8"?&gt;</w:t>
            </w:r>
          </w:p>
          <w:p w14:paraId="78E769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&lt;!DOCTYPE html&gt;</w:t>
            </w:r>
          </w:p>
          <w:p w14:paraId="0044401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&lt;html xmlns="http://www.w3.org/1999/xhtml"</w:t>
            </w:r>
          </w:p>
          <w:p w14:paraId="4BB9F87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xmlns:h="jakarta.faces.html"</w:t>
            </w:r>
          </w:p>
          <w:p w14:paraId="6E5215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xmlns:f="jakarta.faces.core"</w:t>
            </w:r>
          </w:p>
          <w:p w14:paraId="2144E1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xmlns:p="http://primefaces.org/ui"&gt;</w:t>
            </w:r>
          </w:p>
          <w:p w14:paraId="701E91A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&lt;h:head&gt;</w:t>
            </w:r>
          </w:p>
          <w:p w14:paraId="2C25CF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&lt;title&gt;Login - Conversor de Unidades&lt;/title&gt;</w:t>
            </w:r>
          </w:p>
          <w:p w14:paraId="2D1985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&lt;h:outputStylesheet name="css/estilos.css"/&gt;</w:t>
            </w:r>
          </w:p>
          <w:p w14:paraId="6BB8E2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&lt;/h:head&gt;</w:t>
            </w:r>
          </w:p>
          <w:p w14:paraId="7662F9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&lt;h:body&gt;</w:t>
            </w:r>
          </w:p>
          <w:p w14:paraId="01651940">
            <w:pPr>
              <w:spacing w:before="0" w:after="0" w:line="240" w:lineRule="auto"/>
              <w:rPr>
                <w:rFonts w:hint="default" w:ascii="Courier New" w:hAnsi="Courier New" w:eastAsia="Courier New" w:cs="Courier New"/>
                <w:color w:val="000000"/>
                <w:sz w:val="16"/>
                <w:szCs w:val="16"/>
                <w:lang w:val="es-EC"/>
              </w:rPr>
            </w:pPr>
          </w:p>
          <w:p w14:paraId="1C56742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class="login-wrapper"&gt;</w:t>
            </w:r>
          </w:p>
          <w:p w14:paraId="2D3A1E1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class="login-card"&gt;</w:t>
            </w:r>
          </w:p>
          <w:p w14:paraId="04110C8D">
            <w:pPr>
              <w:spacing w:before="0" w:after="0" w:line="240" w:lineRule="auto"/>
              <w:rPr>
                <w:rFonts w:hint="default" w:ascii="Courier New" w:hAnsi="Courier New" w:eastAsia="Courier New" w:cs="Courier New"/>
                <w:color w:val="000000"/>
                <w:sz w:val="16"/>
                <w:szCs w:val="16"/>
                <w:lang w:val="es-EC"/>
              </w:rPr>
            </w:pPr>
          </w:p>
          <w:p w14:paraId="7292CD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class="imagen-espacio"&gt;</w:t>
            </w:r>
          </w:p>
          <w:p w14:paraId="3C3521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&lt;p:graphicImage name="img/logo.png" alt="Logo"/&gt;</w:t>
            </w:r>
          </w:p>
          <w:p w14:paraId="6EC067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387289E1">
            <w:pPr>
              <w:spacing w:before="0" w:after="0" w:line="240" w:lineRule="auto"/>
              <w:rPr>
                <w:rFonts w:hint="default" w:ascii="Courier New" w:hAnsi="Courier New" w:eastAsia="Courier New" w:cs="Courier New"/>
                <w:color w:val="000000"/>
                <w:sz w:val="16"/>
                <w:szCs w:val="16"/>
                <w:lang w:val="es-EC"/>
              </w:rPr>
            </w:pPr>
          </w:p>
          <w:p w14:paraId="7FACB86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&lt;h2 class="login-titulo"&gt;Conversor unidades&lt;/h2&gt;</w:t>
            </w:r>
          </w:p>
          <w:p w14:paraId="13B86F45">
            <w:pPr>
              <w:spacing w:before="0" w:after="0" w:line="240" w:lineRule="auto"/>
              <w:rPr>
                <w:rFonts w:hint="default" w:ascii="Courier New" w:hAnsi="Courier New" w:eastAsia="Courier New" w:cs="Courier New"/>
                <w:color w:val="000000"/>
                <w:sz w:val="16"/>
                <w:szCs w:val="16"/>
                <w:lang w:val="es-EC"/>
              </w:rPr>
            </w:pPr>
          </w:p>
          <w:p w14:paraId="7E5815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 id="formLogin"&gt;</w:t>
            </w:r>
          </w:p>
          <w:p w14:paraId="1999A488">
            <w:pPr>
              <w:spacing w:before="0" w:after="0" w:line="240" w:lineRule="auto"/>
              <w:rPr>
                <w:rFonts w:hint="default" w:ascii="Courier New" w:hAnsi="Courier New" w:eastAsia="Courier New" w:cs="Courier New"/>
                <w:color w:val="000000"/>
                <w:sz w:val="16"/>
                <w:szCs w:val="16"/>
                <w:lang w:val="es-EC"/>
              </w:rPr>
            </w:pPr>
          </w:p>
          <w:p w14:paraId="529C82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 Usuario --&gt;</w:t>
            </w:r>
          </w:p>
          <w:p w14:paraId="3B9F2F4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class="campo"&gt;</w:t>
            </w:r>
          </w:p>
          <w:p w14:paraId="3A03A1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&lt;p:outputLabel for="usuario" value="Usuario"/&gt;</w:t>
            </w:r>
          </w:p>
          <w:p w14:paraId="12E5CF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&lt;p:inputText id="usuario"</w:t>
            </w:r>
          </w:p>
          <w:p w14:paraId="6C44AE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value="#{loginBean.credenciales.usuario}"</w:t>
            </w:r>
          </w:p>
          <w:p w14:paraId="378883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placeholder="Ingrese su usuario"/&gt;</w:t>
            </w:r>
          </w:p>
          <w:p w14:paraId="217B7B9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27D2C0A0">
            <w:pPr>
              <w:spacing w:before="0" w:after="0" w:line="240" w:lineRule="auto"/>
              <w:rPr>
                <w:rFonts w:hint="default" w:ascii="Courier New" w:hAnsi="Courier New" w:eastAsia="Courier New" w:cs="Courier New"/>
                <w:color w:val="000000"/>
                <w:sz w:val="16"/>
                <w:szCs w:val="16"/>
                <w:lang w:val="es-EC"/>
              </w:rPr>
            </w:pPr>
          </w:p>
          <w:p w14:paraId="0D44F7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 Contrasenia --&gt;</w:t>
            </w:r>
          </w:p>
          <w:p w14:paraId="663C1E3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class="campo"&gt;</w:t>
            </w:r>
          </w:p>
          <w:p w14:paraId="70AF0B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&lt;p:outputLabel for="contrasenia" value="Contrasena"/&gt;</w:t>
            </w:r>
          </w:p>
          <w:p w14:paraId="320093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&lt;p:password id="contrasenia"</w:t>
            </w:r>
          </w:p>
          <w:p w14:paraId="7BA83E1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value="#{loginBean.credenciales.contrasenia}"</w:t>
            </w:r>
          </w:p>
          <w:p w14:paraId="06AC18F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placeholder="Ingrese su contrasena"</w:t>
            </w:r>
          </w:p>
          <w:p w14:paraId="5362E4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feedback="false"/&gt;</w:t>
            </w:r>
          </w:p>
          <w:p w14:paraId="7CE479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6CD39CA4">
            <w:pPr>
              <w:spacing w:before="0" w:after="0" w:line="240" w:lineRule="auto"/>
              <w:rPr>
                <w:rFonts w:hint="default" w:ascii="Courier New" w:hAnsi="Courier New" w:eastAsia="Courier New" w:cs="Courier New"/>
                <w:color w:val="000000"/>
                <w:sz w:val="16"/>
                <w:szCs w:val="16"/>
                <w:lang w:val="es-EC"/>
              </w:rPr>
            </w:pPr>
          </w:p>
          <w:p w14:paraId="484D94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&lt;p:commandButton value="Ingresar"</w:t>
            </w:r>
          </w:p>
          <w:p w14:paraId="0402DCD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action="#{loginBean.iniciarSesion}"</w:t>
            </w:r>
          </w:p>
          <w:p w14:paraId="2D45F34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ajax="false"</w:t>
            </w:r>
          </w:p>
          <w:p w14:paraId="4AA75BF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styleClass="boton-login"/&gt;</w:t>
            </w:r>
          </w:p>
          <w:p w14:paraId="4491C19C">
            <w:pPr>
              <w:spacing w:before="0" w:after="0" w:line="240" w:lineRule="auto"/>
              <w:rPr>
                <w:rFonts w:hint="default" w:ascii="Courier New" w:hAnsi="Courier New" w:eastAsia="Courier New" w:cs="Courier New"/>
                <w:color w:val="000000"/>
                <w:sz w:val="16"/>
                <w:szCs w:val="16"/>
                <w:lang w:val="es-EC"/>
              </w:rPr>
            </w:pPr>
          </w:p>
          <w:p w14:paraId="159467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&lt;p:messages id="msg" showDetail="true" closable="true"/&gt;</w:t>
            </w:r>
          </w:p>
          <w:p w14:paraId="0900DC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&lt;/h:form&gt;</w:t>
            </w:r>
          </w:p>
          <w:p w14:paraId="3AD76315">
            <w:pPr>
              <w:spacing w:before="0" w:after="0" w:line="240" w:lineRule="auto"/>
              <w:rPr>
                <w:rFonts w:hint="default" w:ascii="Courier New" w:hAnsi="Courier New" w:eastAsia="Courier New" w:cs="Courier New"/>
                <w:color w:val="000000"/>
                <w:sz w:val="16"/>
                <w:szCs w:val="16"/>
                <w:lang w:val="es-EC"/>
              </w:rPr>
            </w:pPr>
          </w:p>
          <w:p w14:paraId="5DBAEB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27038C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038E8D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&lt;/h:body&gt;</w:t>
            </w:r>
          </w:p>
          <w:p w14:paraId="3108A1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&lt;/html&gt;</w:t>
            </w:r>
          </w:p>
          <w:p w14:paraId="24A1D582">
            <w:pPr>
              <w:spacing w:before="0" w:after="0" w:line="240" w:lineRule="auto"/>
              <w:rPr>
                <w:rFonts w:hint="default" w:ascii="Courier New" w:hAnsi="Courier New" w:eastAsia="Courier New" w:cs="Courier New"/>
                <w:color w:val="000000"/>
                <w:sz w:val="16"/>
                <w:szCs w:val="16"/>
                <w:lang w:val="es-EC"/>
              </w:rPr>
            </w:pPr>
          </w:p>
        </w:tc>
      </w:tr>
    </w:tbl>
    <w:p w14:paraId="6736E474">
      <w:pPr>
        <w:pStyle w:val="6"/>
      </w:pPr>
      <w:bookmarkStart w:id="318" w:name="_oqmwoq9fw0u5" w:colFirst="0" w:colLast="0"/>
      <w:bookmarkEnd w:id="318"/>
      <w:bookmarkStart w:id="319" w:name="_Toc24384"/>
      <w:bookmarkStart w:id="320" w:name="_Toc24108"/>
      <w:r>
        <w:t xml:space="preserve">Tabla </w:t>
      </w:r>
      <w:r>
        <w:rPr>
          <w:rFonts w:hint="default"/>
          <w:lang w:val="es-EC"/>
        </w:rPr>
        <w:t>58</w:t>
      </w:r>
      <w:r>
        <w:t xml:space="preserve">.  Archivo </w:t>
      </w:r>
      <w:r>
        <w:rPr>
          <w:rFonts w:hint="default"/>
          <w:lang w:val="es-EC"/>
        </w:rPr>
        <w:t>conversor.xhtml</w:t>
      </w:r>
      <w:r>
        <w:t>- Cliente web</w:t>
      </w:r>
      <w:bookmarkEnd w:id="319"/>
      <w:bookmarkEnd w:id="320"/>
    </w:p>
    <w:tbl>
      <w:tblPr>
        <w:tblStyle w:val="40"/>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0C01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0FA83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&lt;?xml version="1.0" encoding="UTF-8"?&gt;</w:t>
            </w:r>
          </w:p>
          <w:p w14:paraId="13EE43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&lt;!DOCTYPE html&gt;</w:t>
            </w:r>
          </w:p>
          <w:p w14:paraId="0CD2C4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&lt;html xmlns="http://www.w3.org/1999/xhtml"</w:t>
            </w:r>
          </w:p>
          <w:p w14:paraId="46EB72B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xmlns:h="jakarta.faces.html"</w:t>
            </w:r>
          </w:p>
          <w:p w14:paraId="3462035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xmlns:f="jakarta.faces.core"</w:t>
            </w:r>
          </w:p>
          <w:p w14:paraId="13D90E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xmlns:p="http://primefaces.org/ui"</w:t>
            </w:r>
          </w:p>
          <w:p w14:paraId="5BA7B0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xmlns:ui="jakarta.faces.facelets"&gt;</w:t>
            </w:r>
          </w:p>
          <w:p w14:paraId="54800D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&lt;h:head&gt;</w:t>
            </w:r>
          </w:p>
          <w:p w14:paraId="5D2B34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&lt;title&gt;Conversor de Unidades&lt;/title&gt;</w:t>
            </w:r>
          </w:p>
          <w:p w14:paraId="66C1C9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&lt;h:outputStylesheet name="css/estilos.css"/&gt;</w:t>
            </w:r>
          </w:p>
          <w:p w14:paraId="670542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&lt;/h:head&gt;</w:t>
            </w:r>
          </w:p>
          <w:p w14:paraId="2018FD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&lt;h:body&gt;</w:t>
            </w:r>
          </w:p>
          <w:p w14:paraId="4FBE2D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class="panel"&gt;</w:t>
            </w:r>
          </w:p>
          <w:p w14:paraId="3D8498B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class="barra"&gt;</w:t>
            </w:r>
          </w:p>
          <w:p w14:paraId="1229DE4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&lt;h:outputText value="Bienvenido, #{sesionBean.usuarioAutenticado}"/&gt;</w:t>
            </w:r>
          </w:p>
          <w:p w14:paraId="4D81DA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&lt;h:form&gt;</w:t>
            </w:r>
          </w:p>
          <w:p w14:paraId="7DB0B6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&lt;p:commandButton value="Cerrar sesion"</w:t>
            </w:r>
          </w:p>
          <w:p w14:paraId="03025B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action="#{conversorBean.cerrarSesion}"</w:t>
            </w:r>
          </w:p>
          <w:p w14:paraId="116F60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ajax="false"</w:t>
            </w:r>
          </w:p>
          <w:p w14:paraId="4EA522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styleClass="boton-secundario"/&gt;</w:t>
            </w:r>
          </w:p>
          <w:p w14:paraId="6001C5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&lt;/h:form&gt;</w:t>
            </w:r>
          </w:p>
          <w:p w14:paraId="1021EC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671C3031">
            <w:pPr>
              <w:spacing w:before="0" w:after="0" w:line="240" w:lineRule="auto"/>
              <w:rPr>
                <w:rFonts w:hint="default" w:ascii="Courier New" w:hAnsi="Courier New" w:eastAsia="Courier New" w:cs="Courier New"/>
                <w:color w:val="000000"/>
                <w:sz w:val="16"/>
                <w:szCs w:val="16"/>
                <w:lang w:val="es-EC"/>
              </w:rPr>
            </w:pPr>
          </w:p>
          <w:p w14:paraId="08F636C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&lt;h2 class="login-titulo"&gt;Conversor de Unidades&lt;/h2&gt;</w:t>
            </w:r>
          </w:p>
          <w:p w14:paraId="2AF2281E">
            <w:pPr>
              <w:spacing w:before="0" w:after="0" w:line="240" w:lineRule="auto"/>
              <w:rPr>
                <w:rFonts w:hint="default" w:ascii="Courier New" w:hAnsi="Courier New" w:eastAsia="Courier New" w:cs="Courier New"/>
                <w:color w:val="000000"/>
                <w:sz w:val="16"/>
                <w:szCs w:val="16"/>
                <w:lang w:val="es-EC"/>
              </w:rPr>
            </w:pPr>
          </w:p>
          <w:p w14:paraId="5CF9984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 id="formConversor"&gt;</w:t>
            </w:r>
          </w:p>
          <w:p w14:paraId="178E2D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class="campo"&gt;</w:t>
            </w:r>
          </w:p>
          <w:p w14:paraId="00D902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&lt;p:outputLabel value="Tipo de conversion"/&gt;</w:t>
            </w:r>
          </w:p>
          <w:p w14:paraId="0FEFE5A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&lt;p:selectOneRadio value="#{conversorBean.tipoConversion}" </w:t>
            </w:r>
          </w:p>
          <w:p w14:paraId="67439C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layout="responsive"</w:t>
            </w:r>
          </w:p>
          <w:p w14:paraId="2F1D7A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styleClass="radio-espaciado"&gt;</w:t>
            </w:r>
          </w:p>
          <w:p w14:paraId="2EEF58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&lt;f:selectItem itemLabel="Longitud" itemValue="longitud"/&gt;</w:t>
            </w:r>
          </w:p>
          <w:p w14:paraId="0E5065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&lt;f:selectItem itemLabel="Masa" itemValue="masa"/&gt;</w:t>
            </w:r>
          </w:p>
          <w:p w14:paraId="3613F8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&lt;f:selectItem itemLabel="Temperatura" itemValue="temperatura"/&gt;</w:t>
            </w:r>
          </w:p>
          <w:p w14:paraId="0C2B63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&lt;f:ajax event="change" </w:t>
            </w:r>
          </w:p>
          <w:p w14:paraId="42DAE0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listener="#{conversorBean.onTipoCambio}" </w:t>
            </w:r>
          </w:p>
          <w:p w14:paraId="081C7D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execute="@this" </w:t>
            </w:r>
          </w:p>
          <w:p w14:paraId="223FB0E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render="@form"/&gt;</w:t>
            </w:r>
          </w:p>
          <w:p w14:paraId="6232FD0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&lt;/p:selectOneRadio&gt;</w:t>
            </w:r>
          </w:p>
          <w:p w14:paraId="38F98E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647320C9">
            <w:pPr>
              <w:spacing w:before="0" w:after="0" w:line="240" w:lineRule="auto"/>
              <w:rPr>
                <w:rFonts w:hint="default" w:ascii="Courier New" w:hAnsi="Courier New" w:eastAsia="Courier New" w:cs="Courier New"/>
                <w:color w:val="000000"/>
                <w:sz w:val="16"/>
                <w:szCs w:val="16"/>
                <w:lang w:val="es-EC"/>
              </w:rPr>
            </w:pPr>
          </w:p>
          <w:p w14:paraId="431606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class="campo"&gt;</w:t>
            </w:r>
          </w:p>
          <w:p w14:paraId="158BC38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&lt;p:outputLabel for="valor" value="Valor"/&gt;</w:t>
            </w:r>
          </w:p>
          <w:p w14:paraId="5561E2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&lt;p:inputNumber id="valor" value="#{conversorBean.valor}" decimalPlaces="4"/&gt;</w:t>
            </w:r>
          </w:p>
          <w:p w14:paraId="182ACFB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18EC77A4">
            <w:pPr>
              <w:spacing w:before="0" w:after="0" w:line="240" w:lineRule="auto"/>
              <w:rPr>
                <w:rFonts w:hint="default" w:ascii="Courier New" w:hAnsi="Courier New" w:eastAsia="Courier New" w:cs="Courier New"/>
                <w:color w:val="000000"/>
                <w:sz w:val="16"/>
                <w:szCs w:val="16"/>
                <w:lang w:val="es-EC"/>
              </w:rPr>
            </w:pPr>
          </w:p>
          <w:p w14:paraId="5DE9E32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&lt;ui:include src="#{conversorBean.vistaUnidades}"/&gt;</w:t>
            </w:r>
          </w:p>
          <w:p w14:paraId="30ADBD94">
            <w:pPr>
              <w:spacing w:before="0" w:after="0" w:line="240" w:lineRule="auto"/>
              <w:rPr>
                <w:rFonts w:hint="default" w:ascii="Courier New" w:hAnsi="Courier New" w:eastAsia="Courier New" w:cs="Courier New"/>
                <w:color w:val="000000"/>
                <w:sz w:val="16"/>
                <w:szCs w:val="16"/>
                <w:lang w:val="es-EC"/>
              </w:rPr>
            </w:pPr>
          </w:p>
          <w:p w14:paraId="43B86C8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&lt;p:commandButton value="Convertir"</w:t>
            </w:r>
          </w:p>
          <w:p w14:paraId="60F55C9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action="#{conversorBean.convertir}"</w:t>
            </w:r>
          </w:p>
          <w:p w14:paraId="16E9CC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update="@form"</w:t>
            </w:r>
          </w:p>
          <w:p w14:paraId="21523E4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ajax="true"</w:t>
            </w:r>
          </w:p>
          <w:p w14:paraId="3E6FFCF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styleClass="boton-login"/&gt;</w:t>
            </w:r>
          </w:p>
          <w:p w14:paraId="2484CFA2">
            <w:pPr>
              <w:spacing w:before="0" w:after="0" w:line="240" w:lineRule="auto"/>
              <w:rPr>
                <w:rFonts w:hint="default" w:ascii="Courier New" w:hAnsi="Courier New" w:eastAsia="Courier New" w:cs="Courier New"/>
                <w:color w:val="000000"/>
                <w:sz w:val="16"/>
                <w:szCs w:val="16"/>
                <w:lang w:val="es-EC"/>
              </w:rPr>
            </w:pPr>
          </w:p>
          <w:p w14:paraId="73FD52D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 class="resultado"&gt;</w:t>
            </w:r>
          </w:p>
          <w:p w14:paraId="7F6FA3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&lt;h:outputText value="Resultado: #{conversorBean.resultado}"/&gt;</w:t>
            </w:r>
          </w:p>
          <w:p w14:paraId="7BFAD4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5E8D4770">
            <w:pPr>
              <w:spacing w:before="0" w:after="0" w:line="240" w:lineRule="auto"/>
              <w:rPr>
                <w:rFonts w:hint="default" w:ascii="Courier New" w:hAnsi="Courier New" w:eastAsia="Courier New" w:cs="Courier New"/>
                <w:color w:val="000000"/>
                <w:sz w:val="16"/>
                <w:szCs w:val="16"/>
                <w:lang w:val="es-EC"/>
              </w:rPr>
            </w:pPr>
          </w:p>
          <w:p w14:paraId="0BBDD4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&lt;p:messages id="msg" showDetail="true" closable="true"/&gt;</w:t>
            </w:r>
          </w:p>
          <w:p w14:paraId="5F47897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&lt;/h:form&gt;</w:t>
            </w:r>
          </w:p>
          <w:p w14:paraId="7A29FB29">
            <w:pPr>
              <w:spacing w:before="0" w:after="0" w:line="240" w:lineRule="auto"/>
              <w:rPr>
                <w:rFonts w:hint="default" w:ascii="Courier New" w:hAnsi="Courier New" w:eastAsia="Courier New" w:cs="Courier New"/>
                <w:color w:val="000000"/>
                <w:sz w:val="16"/>
                <w:szCs w:val="16"/>
                <w:lang w:val="es-EC"/>
              </w:rPr>
            </w:pPr>
          </w:p>
          <w:p w14:paraId="09F3AF3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&lt;/div&gt;</w:t>
            </w:r>
          </w:p>
          <w:p w14:paraId="257EB9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&lt;/h:body&gt;</w:t>
            </w:r>
          </w:p>
          <w:p w14:paraId="5F0E402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&lt;/html&gt;</w:t>
            </w:r>
          </w:p>
        </w:tc>
      </w:tr>
    </w:tbl>
    <w:p w14:paraId="24F2407F">
      <w:pPr>
        <w:rPr>
          <w:b/>
          <w:bCs/>
          <w:color w:val="243F61"/>
          <w:sz w:val="32"/>
          <w:szCs w:val="32"/>
        </w:rPr>
      </w:pPr>
      <w:r>
        <w:rPr>
          <w:b/>
          <w:bCs/>
          <w:color w:val="243F61"/>
          <w:sz w:val="32"/>
          <w:szCs w:val="32"/>
        </w:rPr>
        <w:t>EJECUCIÓN DEL CLIENTE DE WEB</w:t>
      </w:r>
    </w:p>
    <w:p w14:paraId="7CA105A6">
      <w:pPr>
        <w:pStyle w:val="3"/>
        <w:keepNext/>
        <w:jc w:val="center"/>
      </w:pPr>
      <w:bookmarkStart w:id="321" w:name="_ravx3sp74jix" w:colFirst="0" w:colLast="0"/>
      <w:bookmarkEnd w:id="321"/>
      <w:bookmarkStart w:id="322" w:name="_Toc31320"/>
      <w:bookmarkStart w:id="323" w:name="_Toc13910"/>
      <w:r>
        <w:drawing>
          <wp:inline distT="0" distB="0" distL="114300" distR="114300">
            <wp:extent cx="4540250" cy="2406015"/>
            <wp:effectExtent l="0" t="0" r="6350" b="6985"/>
            <wp:docPr id="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
                    <pic:cNvPicPr>
                      <a:picLocks noChangeAspect="1"/>
                    </pic:cNvPicPr>
                  </pic:nvPicPr>
                  <pic:blipFill>
                    <a:blip r:embed="rId85"/>
                    <a:stretch>
                      <a:fillRect/>
                    </a:stretch>
                  </pic:blipFill>
                  <pic:spPr>
                    <a:xfrm>
                      <a:off x="0" y="0"/>
                      <a:ext cx="4540250" cy="2406015"/>
                    </a:xfrm>
                    <a:prstGeom prst="rect">
                      <a:avLst/>
                    </a:prstGeom>
                  </pic:spPr>
                </pic:pic>
              </a:graphicData>
            </a:graphic>
          </wp:inline>
        </w:drawing>
      </w:r>
      <w:bookmarkEnd w:id="322"/>
      <w:bookmarkEnd w:id="323"/>
    </w:p>
    <w:p w14:paraId="4862B661">
      <w:pPr>
        <w:pStyle w:val="5"/>
      </w:pPr>
      <w:bookmarkStart w:id="324" w:name="_Toc20238"/>
      <w:bookmarkStart w:id="325" w:name="_Toc6216"/>
      <w:r>
        <w:t xml:space="preserve">Figura </w:t>
      </w:r>
      <w:r>
        <w:rPr>
          <w:rFonts w:hint="default"/>
          <w:lang w:val="es-EC"/>
        </w:rPr>
        <w:t>58</w:t>
      </w:r>
      <w:r>
        <w:t>. Login - Cliente web</w:t>
      </w:r>
      <w:bookmarkEnd w:id="324"/>
      <w:bookmarkEnd w:id="325"/>
    </w:p>
    <w:p w14:paraId="616408F1"/>
    <w:p w14:paraId="0DFB717F">
      <w:pPr>
        <w:keepNext/>
        <w:jc w:val="center"/>
      </w:pPr>
      <w:r>
        <w:drawing>
          <wp:inline distT="0" distB="0" distL="114300" distR="114300">
            <wp:extent cx="5473065" cy="2818130"/>
            <wp:effectExtent l="0" t="0" r="635" b="1270"/>
            <wp:docPr id="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
                    <pic:cNvPicPr>
                      <a:picLocks noChangeAspect="1"/>
                    </pic:cNvPicPr>
                  </pic:nvPicPr>
                  <pic:blipFill>
                    <a:blip r:embed="rId86"/>
                    <a:stretch>
                      <a:fillRect/>
                    </a:stretch>
                  </pic:blipFill>
                  <pic:spPr>
                    <a:xfrm>
                      <a:off x="0" y="0"/>
                      <a:ext cx="5473065" cy="2818130"/>
                    </a:xfrm>
                    <a:prstGeom prst="rect">
                      <a:avLst/>
                    </a:prstGeom>
                  </pic:spPr>
                </pic:pic>
              </a:graphicData>
            </a:graphic>
          </wp:inline>
        </w:drawing>
      </w:r>
    </w:p>
    <w:p w14:paraId="023DC8D7">
      <w:pPr>
        <w:pStyle w:val="5"/>
      </w:pPr>
      <w:bookmarkStart w:id="326" w:name="_Toc27616"/>
      <w:bookmarkStart w:id="327" w:name="_Toc8723"/>
      <w:r>
        <w:t xml:space="preserve">Figura </w:t>
      </w:r>
      <w:r>
        <w:rPr>
          <w:rFonts w:hint="default"/>
          <w:lang w:val="es-EC"/>
        </w:rPr>
        <w:t>59</w:t>
      </w:r>
      <w:r>
        <w:t>. Pantalla de Conversiones - Cliente web</w:t>
      </w:r>
      <w:bookmarkEnd w:id="326"/>
      <w:bookmarkEnd w:id="327"/>
    </w:p>
    <w:p w14:paraId="174EA052">
      <w:pPr>
        <w:pStyle w:val="3"/>
      </w:pPr>
      <w:bookmarkStart w:id="328" w:name="_Toc23997"/>
      <w:bookmarkStart w:id="329" w:name="_Toc26872"/>
      <w:r>
        <w:t>CLIENTE MÓVIL</w:t>
      </w:r>
      <w:bookmarkEnd w:id="328"/>
      <w:bookmarkEnd w:id="329"/>
    </w:p>
    <w:p w14:paraId="3E6936D1">
      <w:pPr>
        <w:pStyle w:val="4"/>
      </w:pPr>
      <w:bookmarkStart w:id="330" w:name="_Toc9119"/>
      <w:bookmarkStart w:id="331" w:name="_Toc19941"/>
      <w:r>
        <w:t>CREACIÓN DEL PROYECTO</w:t>
      </w:r>
      <w:bookmarkEnd w:id="330"/>
      <w:bookmarkEnd w:id="331"/>
    </w:p>
    <w:p w14:paraId="6568D647">
      <w:r>
        <w:t xml:space="preserve">El proyecto se debe crear en Android Studio. Se selecciona la opción ‘New Project’, en la pantalla siguiente ‘Empty </w:t>
      </w:r>
      <w:r>
        <w:rPr>
          <w:rFonts w:hint="default"/>
          <w:lang w:val="es-EC"/>
        </w:rPr>
        <w:t xml:space="preserve">Views </w:t>
      </w:r>
      <w:r>
        <w:t xml:space="preserve">Activity’ y finalmente se configura el proyecto con nombre, ubicación y la opción ‘Kotlin’ en </w:t>
      </w:r>
      <w:r>
        <w:rPr>
          <w:i/>
          <w:iCs/>
        </w:rPr>
        <w:t xml:space="preserve">Build Configuration Laguaje. </w:t>
      </w:r>
      <w:r>
        <w:t>Finalizamos haciendo click en el botón ‘Finish’.</w:t>
      </w:r>
    </w:p>
    <w:p w14:paraId="3DE16471">
      <w:pPr>
        <w:keepNext/>
        <w:spacing w:after="0"/>
        <w:jc w:val="center"/>
      </w:pPr>
      <w:r>
        <w:drawing>
          <wp:inline distT="0" distB="0" distL="114300" distR="114300">
            <wp:extent cx="3865880" cy="2780030"/>
            <wp:effectExtent l="0" t="0" r="7620" b="127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
                    <pic:cNvPicPr>
                      <a:picLocks noChangeAspect="1"/>
                    </pic:cNvPicPr>
                  </pic:nvPicPr>
                  <pic:blipFill>
                    <a:blip r:embed="rId87"/>
                    <a:stretch>
                      <a:fillRect/>
                    </a:stretch>
                  </pic:blipFill>
                  <pic:spPr>
                    <a:xfrm>
                      <a:off x="0" y="0"/>
                      <a:ext cx="3865880" cy="2780030"/>
                    </a:xfrm>
                    <a:prstGeom prst="rect">
                      <a:avLst/>
                    </a:prstGeom>
                    <a:noFill/>
                    <a:ln>
                      <a:noFill/>
                    </a:ln>
                  </pic:spPr>
                </pic:pic>
              </a:graphicData>
            </a:graphic>
          </wp:inline>
        </w:drawing>
      </w:r>
    </w:p>
    <w:p w14:paraId="0699CE0B">
      <w:pPr>
        <w:pStyle w:val="5"/>
      </w:pPr>
      <w:bookmarkStart w:id="332" w:name="_Toc25149"/>
      <w:bookmarkStart w:id="333" w:name="_Toc32509"/>
      <w:r>
        <w:t xml:space="preserve">Figura </w:t>
      </w:r>
      <w:r>
        <w:rPr>
          <w:rFonts w:hint="default"/>
          <w:lang w:val="es-EC"/>
        </w:rPr>
        <w:t>60</w:t>
      </w:r>
      <w:r>
        <w:t xml:space="preserve">. </w:t>
      </w:r>
      <w:r>
        <w:rPr>
          <w:rFonts w:hint="default"/>
          <w:lang w:val="es-EC"/>
        </w:rPr>
        <w:t xml:space="preserve">Eleccion </w:t>
      </w:r>
      <w:r>
        <w:t>del</w:t>
      </w:r>
      <w:r>
        <w:rPr>
          <w:rFonts w:hint="default"/>
          <w:lang w:val="es-EC"/>
        </w:rPr>
        <w:t xml:space="preserve"> tipo de</w:t>
      </w:r>
      <w:r>
        <w:t xml:space="preserve"> proyecto - Cliente móvil</w:t>
      </w:r>
      <w:bookmarkEnd w:id="332"/>
      <w:bookmarkEnd w:id="333"/>
    </w:p>
    <w:p w14:paraId="6D01D7E3"/>
    <w:p w14:paraId="10ED02F8">
      <w:pPr>
        <w:keepNext/>
        <w:spacing w:after="0"/>
        <w:jc w:val="center"/>
      </w:pPr>
    </w:p>
    <w:p w14:paraId="01F14048">
      <w:pPr>
        <w:keepNext/>
        <w:spacing w:after="0"/>
        <w:jc w:val="center"/>
      </w:pPr>
      <w:r>
        <w:drawing>
          <wp:inline distT="0" distB="0" distL="114300" distR="114300">
            <wp:extent cx="4091940" cy="2962275"/>
            <wp:effectExtent l="0" t="0" r="10160" b="9525"/>
            <wp:docPr id="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
                    <pic:cNvPicPr>
                      <a:picLocks noChangeAspect="1"/>
                    </pic:cNvPicPr>
                  </pic:nvPicPr>
                  <pic:blipFill>
                    <a:blip r:embed="rId88"/>
                    <a:stretch>
                      <a:fillRect/>
                    </a:stretch>
                  </pic:blipFill>
                  <pic:spPr>
                    <a:xfrm>
                      <a:off x="0" y="0"/>
                      <a:ext cx="4091940" cy="2962275"/>
                    </a:xfrm>
                    <a:prstGeom prst="rect">
                      <a:avLst/>
                    </a:prstGeom>
                    <a:noFill/>
                    <a:ln>
                      <a:noFill/>
                    </a:ln>
                  </pic:spPr>
                </pic:pic>
              </a:graphicData>
            </a:graphic>
          </wp:inline>
        </w:drawing>
      </w:r>
    </w:p>
    <w:p w14:paraId="1F3BBF82">
      <w:pPr>
        <w:pStyle w:val="5"/>
      </w:pPr>
      <w:bookmarkStart w:id="334" w:name="_Toc3460"/>
      <w:bookmarkStart w:id="335" w:name="_Toc26123"/>
      <w:r>
        <w:t xml:space="preserve">Figura </w:t>
      </w:r>
      <w:r>
        <w:rPr>
          <w:rFonts w:hint="default"/>
          <w:lang w:val="es-EC"/>
        </w:rPr>
        <w:t>61</w:t>
      </w:r>
      <w:r>
        <w:t>. Configuración del proyecto - Cliente móvil</w:t>
      </w:r>
      <w:bookmarkEnd w:id="334"/>
      <w:bookmarkEnd w:id="335"/>
    </w:p>
    <w:p w14:paraId="522E9E4B">
      <w:pPr>
        <w:pStyle w:val="4"/>
      </w:pPr>
      <w:bookmarkStart w:id="336" w:name="_Toc20094"/>
      <w:bookmarkStart w:id="337" w:name="_Toc13324"/>
      <w:r>
        <w:t>ESTRUCTURA DEL PROYECTO</w:t>
      </w:r>
      <w:bookmarkEnd w:id="336"/>
      <w:bookmarkEnd w:id="337"/>
    </w:p>
    <w:p w14:paraId="617B7956">
      <w:r>
        <w:t>El desarrollo de la aplicación móvil en Android Studio se organizó bajo el patrón arquitectónico MVC (Modelo-Vista-Controlador). Para asegurar el desacoplamiento de la lógica, la vista y el consumo de red, se estructuró el proyecto en los paquetes model, view y controller.</w:t>
      </w:r>
    </w:p>
    <w:p w14:paraId="58EACD21">
      <w:pPr>
        <w:keepNext/>
        <w:spacing w:after="0"/>
        <w:jc w:val="center"/>
      </w:pPr>
      <w:r>
        <w:drawing>
          <wp:inline distT="0" distB="0" distL="114300" distR="114300">
            <wp:extent cx="1894840" cy="1198245"/>
            <wp:effectExtent l="0" t="0" r="10160" b="8255"/>
            <wp:docPr id="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3"/>
                    <pic:cNvPicPr>
                      <a:picLocks noChangeAspect="1"/>
                    </pic:cNvPicPr>
                  </pic:nvPicPr>
                  <pic:blipFill>
                    <a:blip r:embed="rId89"/>
                    <a:srcRect r="40967"/>
                    <a:stretch>
                      <a:fillRect/>
                    </a:stretch>
                  </pic:blipFill>
                  <pic:spPr>
                    <a:xfrm>
                      <a:off x="0" y="0"/>
                      <a:ext cx="1894840" cy="1198245"/>
                    </a:xfrm>
                    <a:prstGeom prst="rect">
                      <a:avLst/>
                    </a:prstGeom>
                    <a:noFill/>
                    <a:ln>
                      <a:noFill/>
                    </a:ln>
                  </pic:spPr>
                </pic:pic>
              </a:graphicData>
            </a:graphic>
          </wp:inline>
        </w:drawing>
      </w:r>
    </w:p>
    <w:p w14:paraId="42CC529D">
      <w:pPr>
        <w:pStyle w:val="5"/>
      </w:pPr>
      <w:bookmarkStart w:id="338" w:name="_Toc6801"/>
      <w:bookmarkStart w:id="339" w:name="_Toc10743"/>
      <w:r>
        <w:t xml:space="preserve">Figura </w:t>
      </w:r>
      <w:r>
        <w:rPr>
          <w:rFonts w:hint="default"/>
          <w:lang w:val="es-EC"/>
        </w:rPr>
        <w:t>63</w:t>
      </w:r>
      <w:r>
        <w:t>. Estructura del proyecto - Cliente móvil</w:t>
      </w:r>
      <w:bookmarkEnd w:id="338"/>
      <w:bookmarkEnd w:id="339"/>
    </w:p>
    <w:p w14:paraId="338A32E5">
      <w:pPr>
        <w:pStyle w:val="3"/>
      </w:pPr>
      <w:bookmarkStart w:id="340" w:name="_Toc17153"/>
      <w:bookmarkStart w:id="341" w:name="_Toc11296"/>
      <w:r>
        <w:t>CODIFICACIÓN DEL PROYECTO CLIENTE MÓVIL</w:t>
      </w:r>
      <w:bookmarkEnd w:id="340"/>
      <w:bookmarkEnd w:id="341"/>
    </w:p>
    <w:p w14:paraId="57CF3735">
      <w:pPr>
        <w:pStyle w:val="4"/>
      </w:pPr>
      <w:bookmarkStart w:id="342" w:name="_Toc13993"/>
      <w:bookmarkStart w:id="343" w:name="_Toc11996"/>
      <w:r>
        <w:t>CREACIÓN DE MODELOS</w:t>
      </w:r>
      <w:bookmarkEnd w:id="342"/>
      <w:bookmarkEnd w:id="343"/>
    </w:p>
    <w:p w14:paraId="4142B600">
      <w:pPr>
        <w:keepNext/>
        <w:spacing w:after="0"/>
        <w:jc w:val="center"/>
      </w:pPr>
      <w:r>
        <w:drawing>
          <wp:inline distT="0" distB="0" distL="114300" distR="114300">
            <wp:extent cx="1590040" cy="2343785"/>
            <wp:effectExtent l="0" t="0" r="10160" b="5715"/>
            <wp:docPr id="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4"/>
                    <pic:cNvPicPr>
                      <a:picLocks noChangeAspect="1"/>
                    </pic:cNvPicPr>
                  </pic:nvPicPr>
                  <pic:blipFill>
                    <a:blip r:embed="rId90"/>
                    <a:stretch>
                      <a:fillRect/>
                    </a:stretch>
                  </pic:blipFill>
                  <pic:spPr>
                    <a:xfrm>
                      <a:off x="0" y="0"/>
                      <a:ext cx="1590040" cy="2343785"/>
                    </a:xfrm>
                    <a:prstGeom prst="rect">
                      <a:avLst/>
                    </a:prstGeom>
                    <a:noFill/>
                    <a:ln>
                      <a:noFill/>
                    </a:ln>
                  </pic:spPr>
                </pic:pic>
              </a:graphicData>
            </a:graphic>
          </wp:inline>
        </w:drawing>
      </w:r>
    </w:p>
    <w:p w14:paraId="1F55B4B2">
      <w:pPr>
        <w:pStyle w:val="5"/>
      </w:pPr>
      <w:bookmarkStart w:id="344" w:name="_Toc7160"/>
      <w:bookmarkStart w:id="345" w:name="_Toc11316"/>
      <w:r>
        <w:t xml:space="preserve">Figura </w:t>
      </w:r>
      <w:r>
        <w:rPr>
          <w:rFonts w:hint="default"/>
          <w:lang w:val="es-EC"/>
        </w:rPr>
        <w:t>62</w:t>
      </w:r>
      <w:r>
        <w:t>. Creación de modelos - Cliente móvil</w:t>
      </w:r>
      <w:bookmarkEnd w:id="344"/>
      <w:bookmarkEnd w:id="345"/>
    </w:p>
    <w:p w14:paraId="00E497AD">
      <w:pPr>
        <w:rPr>
          <w:rFonts w:hint="default"/>
          <w:lang w:val="es-EC"/>
        </w:rPr>
      </w:pPr>
      <w:r>
        <w:t xml:space="preserve">En el paquete model se crearon las clases necesarias </w:t>
      </w:r>
      <w:r>
        <w:rPr>
          <w:rFonts w:hint="default"/>
          <w:lang w:val="es-EC"/>
        </w:rPr>
        <w:t>para representar las diferentes unidades en las vistas, realizar las peticiones y capturar las respuestas del servidor. Así como las configuraciones de red y seguridad para la conexión con el servidor.</w:t>
      </w:r>
    </w:p>
    <w:p w14:paraId="351264DA">
      <w:pPr>
        <w:rPr>
          <w:rFonts w:hint="default"/>
          <w:lang w:val="es-EC"/>
        </w:rPr>
      </w:pPr>
      <w:r>
        <w:rPr>
          <w:rFonts w:hint="default"/>
          <w:lang w:val="es-EC"/>
        </w:rPr>
        <w:t>La clase SoapClient permitió crear el canal de conexión al servidor, para realizar el envío de peticiones provenientes de los controladores. Además incorporó las clases TlsInseguro para manejar conexión HTTPS y SessionStorage para almacenar el token de sesión y usarlo en peticiones protegidas.</w:t>
      </w:r>
    </w:p>
    <w:p w14:paraId="04116BA9">
      <w:pPr>
        <w:pStyle w:val="6"/>
        <w:rPr>
          <w:rFonts w:hint="default"/>
          <w:lang w:val="es-EC"/>
        </w:rPr>
      </w:pPr>
      <w:bookmarkStart w:id="346" w:name="_Toc21924"/>
      <w:bookmarkStart w:id="347" w:name="_Toc32757"/>
      <w:r>
        <w:t xml:space="preserve">Tabla </w:t>
      </w:r>
      <w:r>
        <w:rPr>
          <w:rFonts w:hint="default"/>
          <w:lang w:val="es-EC"/>
        </w:rPr>
        <w:t>59</w:t>
      </w:r>
      <w:r>
        <w:t xml:space="preserve">. </w:t>
      </w:r>
      <w:r>
        <w:rPr>
          <w:rFonts w:hint="default"/>
          <w:lang w:val="es-EC"/>
        </w:rPr>
        <w:t>Clase</w:t>
      </w:r>
      <w:r>
        <w:t xml:space="preserve"> </w:t>
      </w:r>
      <w:r>
        <w:rPr>
          <w:rFonts w:hint="default"/>
          <w:lang w:val="es-EC"/>
        </w:rPr>
        <w:t xml:space="preserve">SoapClient </w:t>
      </w:r>
      <w:r>
        <w:t xml:space="preserve">- Cliente </w:t>
      </w:r>
      <w:r>
        <w:rPr>
          <w:rFonts w:hint="default"/>
          <w:lang w:val="es-EC"/>
        </w:rPr>
        <w:t>móvil</w:t>
      </w:r>
      <w:bookmarkEnd w:id="346"/>
      <w:bookmarkEnd w:id="347"/>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FEBF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1CFE7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ec.edu.monster.model.network</w:t>
            </w:r>
          </w:p>
          <w:p w14:paraId="2F32605F">
            <w:pPr>
              <w:spacing w:before="0" w:after="0" w:line="240" w:lineRule="auto"/>
              <w:rPr>
                <w:rFonts w:hint="default" w:ascii="Courier New" w:hAnsi="Courier New" w:eastAsia="Courier New" w:cs="Courier New"/>
                <w:color w:val="000000"/>
                <w:sz w:val="16"/>
                <w:szCs w:val="16"/>
                <w:lang w:val="es-EC"/>
              </w:rPr>
            </w:pPr>
          </w:p>
          <w:p w14:paraId="0DEB94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android.util.Log</w:t>
            </w:r>
          </w:p>
          <w:p w14:paraId="552EEB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ec.edu.monster.model.SoapConfig</w:t>
            </w:r>
          </w:p>
          <w:p w14:paraId="7168AB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ec.edu.monster.model.seguridad.TlsInseguro</w:t>
            </w:r>
          </w:p>
          <w:p w14:paraId="1C5F63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java.io.StringReader</w:t>
            </w:r>
          </w:p>
          <w:p w14:paraId="150354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java.net.HttpURLConnection</w:t>
            </w:r>
          </w:p>
          <w:p w14:paraId="7801565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java.net.URL</w:t>
            </w:r>
          </w:p>
          <w:p w14:paraId="37A163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org.xmlpull.v1.XmlPullParser</w:t>
            </w:r>
          </w:p>
          <w:p w14:paraId="5645184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org.xmlpull.v1.XmlPullParserFactory</w:t>
            </w:r>
          </w:p>
          <w:p w14:paraId="065BB666">
            <w:pPr>
              <w:spacing w:before="0" w:after="0" w:line="240" w:lineRule="auto"/>
              <w:rPr>
                <w:rFonts w:hint="default" w:ascii="Courier New" w:hAnsi="Courier New" w:eastAsia="Courier New" w:cs="Courier New"/>
                <w:color w:val="000000"/>
                <w:sz w:val="16"/>
                <w:szCs w:val="16"/>
                <w:lang w:val="es-EC"/>
              </w:rPr>
            </w:pPr>
          </w:p>
          <w:p w14:paraId="0A891A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Error de red o de protocolo SOAP (incluye SOAP Fault). */</w:t>
            </w:r>
          </w:p>
          <w:p w14:paraId="062253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open class SoapException(message: String, cause: Throwable? = null) : Exception(message, cause)</w:t>
            </w:r>
          </w:p>
          <w:p w14:paraId="7B3617EA">
            <w:pPr>
              <w:spacing w:before="0" w:after="0" w:line="240" w:lineRule="auto"/>
              <w:rPr>
                <w:rFonts w:hint="default" w:ascii="Courier New" w:hAnsi="Courier New" w:eastAsia="Courier New" w:cs="Courier New"/>
                <w:color w:val="000000"/>
                <w:sz w:val="16"/>
                <w:szCs w:val="16"/>
                <w:lang w:val="es-EC"/>
              </w:rPr>
            </w:pPr>
          </w:p>
          <w:p w14:paraId="30B990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El token venció o es inválido: hay que iniciar sesión de nuevo. */</w:t>
            </w:r>
          </w:p>
          <w:p w14:paraId="0A8F58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SessionExpiredException(message: String) : SoapException(message)</w:t>
            </w:r>
          </w:p>
          <w:p w14:paraId="321355EF">
            <w:pPr>
              <w:spacing w:before="0" w:after="0" w:line="240" w:lineRule="auto"/>
              <w:rPr>
                <w:rFonts w:hint="default" w:ascii="Courier New" w:hAnsi="Courier New" w:eastAsia="Courier New" w:cs="Courier New"/>
                <w:color w:val="000000"/>
                <w:sz w:val="16"/>
                <w:szCs w:val="16"/>
                <w:lang w:val="es-EC"/>
              </w:rPr>
            </w:pPr>
          </w:p>
          <w:p w14:paraId="5AEEDF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7F6183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Cliente SOAP mínimo basado en HttpURLConnection, sin librerías externas.</w:t>
            </w:r>
          </w:p>
          <w:p w14:paraId="019D323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Debe llamarse desde un hilo de fondo (nunca desde el hilo principal).</w:t>
            </w:r>
          </w:p>
          <w:p w14:paraId="27657A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2E25F2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SoapClient(</w:t>
            </w:r>
          </w:p>
          <w:p w14:paraId="3C66EA6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endpoint: String = SoapConfig.ENDPOINT,</w:t>
            </w:r>
          </w:p>
          <w:p w14:paraId="2D0AC2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namespace: String = SoapConfig.NAMESPACE,</w:t>
            </w:r>
          </w:p>
          <w:p w14:paraId="3E2418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security: String = SoapConfig.SOAP_SECURITY_NAMESPACE</w:t>
            </w:r>
          </w:p>
          <w:p w14:paraId="3FEBFF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w:t>
            </w:r>
          </w:p>
          <w:p w14:paraId="338D8B72">
            <w:pPr>
              <w:spacing w:before="0" w:after="0" w:line="240" w:lineRule="auto"/>
              <w:rPr>
                <w:rFonts w:hint="default" w:ascii="Courier New" w:hAnsi="Courier New" w:eastAsia="Courier New" w:cs="Courier New"/>
                <w:color w:val="000000"/>
                <w:sz w:val="16"/>
                <w:szCs w:val="16"/>
                <w:lang w:val="es-EC"/>
              </w:rPr>
            </w:pPr>
          </w:p>
          <w:p w14:paraId="657CB8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Devuelve el token UUID. El login es la única operación que no lleva token. */</w:t>
            </w:r>
          </w:p>
          <w:p w14:paraId="1098B1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login(usuario: String, contrasenia: String): String =</w:t>
            </w:r>
          </w:p>
          <w:p w14:paraId="1503565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call("login", listOf("usuario" to usuario, "contrasenia" to contrasenia))</w:t>
            </w:r>
          </w:p>
          <w:p w14:paraId="74A6E667">
            <w:pPr>
              <w:spacing w:before="0" w:after="0" w:line="240" w:lineRule="auto"/>
              <w:rPr>
                <w:rFonts w:hint="default" w:ascii="Courier New" w:hAnsi="Courier New" w:eastAsia="Courier New" w:cs="Courier New"/>
                <w:color w:val="000000"/>
                <w:sz w:val="16"/>
                <w:szCs w:val="16"/>
                <w:lang w:val="es-EC"/>
              </w:rPr>
            </w:pPr>
          </w:p>
          <w:p w14:paraId="0A6CA9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Llama a convertirLongitud / convertirMasa / convertirTemperatura enviando el token en el header. */</w:t>
            </w:r>
          </w:p>
          <w:p w14:paraId="579088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convert(</w:t>
            </w:r>
          </w:p>
          <w:p w14:paraId="30CF744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operacion: String,</w:t>
            </w:r>
          </w:p>
          <w:p w14:paraId="3C4CE5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valor: Double,</w:t>
            </w:r>
          </w:p>
          <w:p w14:paraId="2C9919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unidadInicial: String,</w:t>
            </w:r>
          </w:p>
          <w:p w14:paraId="1ED61E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unidadFinal: String,</w:t>
            </w:r>
          </w:p>
          <w:p w14:paraId="7DE888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token: String?</w:t>
            </w:r>
          </w:p>
          <w:p w14:paraId="3032D2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Double {</w:t>
            </w:r>
          </w:p>
          <w:p w14:paraId="1D1E56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text = call(</w:t>
            </w:r>
          </w:p>
          <w:p w14:paraId="349E80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operacion,</w:t>
            </w:r>
          </w:p>
          <w:p w14:paraId="0A1CC04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listOf(</w:t>
            </w:r>
          </w:p>
          <w:p w14:paraId="0C0299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"valor" to valor.toString(),</w:t>
            </w:r>
          </w:p>
          <w:p w14:paraId="6B731E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"unidadInicial" to unidadInicial,</w:t>
            </w:r>
          </w:p>
          <w:p w14:paraId="533E2A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"unidadFinal" to unidadFinal</w:t>
            </w:r>
          </w:p>
          <w:p w14:paraId="554801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DB1DE2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token</w:t>
            </w:r>
          </w:p>
          <w:p w14:paraId="6FD2BF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96882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text.toDoubleOrNull() ?: throw SoapException("Respuesta inválida del servidor: $text")</w:t>
            </w:r>
          </w:p>
          <w:p w14:paraId="235831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5036A87">
            <w:pPr>
              <w:spacing w:before="0" w:after="0" w:line="240" w:lineRule="auto"/>
              <w:rPr>
                <w:rFonts w:hint="default" w:ascii="Courier New" w:hAnsi="Courier New" w:eastAsia="Courier New" w:cs="Courier New"/>
                <w:color w:val="000000"/>
                <w:sz w:val="16"/>
                <w:szCs w:val="16"/>
                <w:lang w:val="es-EC"/>
              </w:rPr>
            </w:pPr>
          </w:p>
          <w:p w14:paraId="3A75B8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E2F18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Envía &lt;ws:operation&gt; con los parámetros dados y devuelve el texto de &lt;return&gt;.</w:t>
            </w:r>
          </w:p>
          <w:p w14:paraId="15E690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Si [token] no es null, va en &lt;soapenv:Header&gt;&lt;seg:token&gt;.</w:t>
            </w:r>
          </w:p>
          <w:p w14:paraId="101C7F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4F6B7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call(operation: String, params: List&lt;Pair&lt;String, String&gt;&gt;, token: String? = null): String {</w:t>
            </w:r>
          </w:p>
          <w:p w14:paraId="6C5721D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header = if (token != null) {</w:t>
            </w:r>
          </w:p>
          <w:p w14:paraId="534AF0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"&lt;soapenv:Header&gt;\n    &lt;seg:token&gt;${escapeXml(token)}&lt;/seg:token&gt;\n  &lt;/soapenv:Header&gt;"</w:t>
            </w:r>
          </w:p>
          <w:p w14:paraId="43CADE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else {</w:t>
            </w:r>
          </w:p>
          <w:p w14:paraId="482A997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"&lt;soapenv:Header/&gt;"</w:t>
            </w:r>
          </w:p>
          <w:p w14:paraId="1A810A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2D539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body = params.joinToString("\n") { (name, value) -&gt;</w:t>
            </w:r>
          </w:p>
          <w:p w14:paraId="6D6177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&lt;$name&gt;${escapeXml(value)}&lt;/$name&gt;"</w:t>
            </w:r>
          </w:p>
          <w:p w14:paraId="11BDE3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2D97C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envelope = """&lt;?xml version="1.0" encoding="UTF-8"?&gt;</w:t>
            </w:r>
          </w:p>
          <w:p w14:paraId="392377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&lt;soapenv:Envelope xmlns:soapenv="http://schemas.xmlsoap.org/soap/envelope/" xmlns:ws="$namespace" xmlns:seg="$security"&gt;</w:t>
            </w:r>
          </w:p>
          <w:p w14:paraId="63B0B8F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$header</w:t>
            </w:r>
          </w:p>
          <w:p w14:paraId="249D2DA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&lt;soapenv:Body&gt;</w:t>
            </w:r>
          </w:p>
          <w:p w14:paraId="1B692CE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&lt;ws:$operation&gt;</w:t>
            </w:r>
          </w:p>
          <w:p w14:paraId="0D3AA88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$body</w:t>
            </w:r>
          </w:p>
          <w:p w14:paraId="20C05B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&lt;/ws:$operation&gt;</w:t>
            </w:r>
          </w:p>
          <w:p w14:paraId="3D207F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&lt;/soapenv:Body&gt;</w:t>
            </w:r>
          </w:p>
          <w:p w14:paraId="71349D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&lt;/soapenv:Envelope&gt;"""</w:t>
            </w:r>
          </w:p>
          <w:p w14:paraId="3AF2E83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parseReturn(post(envelope))</w:t>
            </w:r>
          </w:p>
          <w:p w14:paraId="6B52D88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6480DD1">
            <w:pPr>
              <w:spacing w:before="0" w:after="0" w:line="240" w:lineRule="auto"/>
              <w:rPr>
                <w:rFonts w:hint="default" w:ascii="Courier New" w:hAnsi="Courier New" w:eastAsia="Courier New" w:cs="Courier New"/>
                <w:color w:val="000000"/>
                <w:sz w:val="16"/>
                <w:szCs w:val="16"/>
                <w:lang w:val="es-EC"/>
              </w:rPr>
            </w:pPr>
          </w:p>
          <w:p w14:paraId="0D8BAC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post(body: String): String {</w:t>
            </w:r>
          </w:p>
          <w:p w14:paraId="6459AC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url = URL(endpoint)</w:t>
            </w:r>
          </w:p>
          <w:p w14:paraId="31C98F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conn = (url.openConnection() as HttpURLConnection).apply {</w:t>
            </w:r>
          </w:p>
          <w:p w14:paraId="1B68CC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requestMethod = "POST"</w:t>
            </w:r>
          </w:p>
          <w:p w14:paraId="24F08B7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connectTimeout = 10_000</w:t>
            </w:r>
          </w:p>
          <w:p w14:paraId="589862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readTimeout = 15_000</w:t>
            </w:r>
          </w:p>
          <w:p w14:paraId="650CC57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doOutput = true</w:t>
            </w:r>
          </w:p>
          <w:p w14:paraId="78BB0AB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setRequestProperty("Content-Type", "text/xml; charset=utf-8")</w:t>
            </w:r>
          </w:p>
          <w:p w14:paraId="0772A3E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setRequestProperty("SOAPAction", "\"\"")   // el WSDL declara soapAction=""</w:t>
            </w:r>
          </w:p>
          <w:p w14:paraId="7B76DD3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F9936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TlsInseguro.aplicarA(conn, url.host)           // solo debug; en release no hace nada</w:t>
            </w:r>
          </w:p>
          <w:p w14:paraId="3229A5C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36AD12E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conn.outputStream.use { it.write(body.toByteArray(Charsets.UTF_8)) }</w:t>
            </w:r>
          </w:p>
          <w:p w14:paraId="049AFE5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Los SOAP Fault llegan con HTTP 500 pero con cuerpo XML útil.</w:t>
            </w:r>
          </w:p>
          <w:p w14:paraId="6A904B5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stream = if (conn.responseCode in 200..299) conn.inputStream else conn.errorStream</w:t>
            </w:r>
          </w:p>
          <w:p w14:paraId="7994A0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text = stream?.bufferedReader(Charsets.UTF_8)?.use { it.readText() }.orEmpty()</w:t>
            </w:r>
          </w:p>
          <w:p w14:paraId="263315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(text.isBlank()) throw SoapException("Respuesta vacía (HTTP ${conn.responseCode})")</w:t>
            </w:r>
          </w:p>
          <w:p w14:paraId="18EB1FA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text</w:t>
            </w:r>
          </w:p>
          <w:p w14:paraId="5B98BC6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 SoapException) {</w:t>
            </w:r>
          </w:p>
          <w:p w14:paraId="1609FD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e</w:t>
            </w:r>
          </w:p>
          <w:p w14:paraId="05C0C0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 Exception) {</w:t>
            </w:r>
          </w:p>
          <w:p w14:paraId="0FB82B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Log.e("SoapClient", "Fallo SOAP hacia $endpoint", e)</w:t>
            </w:r>
          </w:p>
          <w:p w14:paraId="797E2F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SoapException("No se pudo conectar con el servidor", e)</w:t>
            </w:r>
          </w:p>
          <w:p w14:paraId="61AC333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finally {</w:t>
            </w:r>
          </w:p>
          <w:p w14:paraId="3783E0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conn.disconnect()</w:t>
            </w:r>
          </w:p>
          <w:p w14:paraId="2B9412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D9A7D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0A6BCF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Extrae &lt;token&gt; o lanza SoapException si hay &lt;faultstring&gt;. */</w:t>
            </w:r>
          </w:p>
          <w:p w14:paraId="2C0F1F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Extrae &lt;return&gt; (JAX-WS) o &lt;token&gt;; lanza SoapException si hay &lt;faultstring&gt;. */</w:t>
            </w:r>
          </w:p>
          <w:p w14:paraId="764B414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parseReturn(xml: String): String {</w:t>
            </w:r>
          </w:p>
          <w:p w14:paraId="6E38B4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parser = XmlPullParserFactory.newInstance().newPullParser()</w:t>
            </w:r>
          </w:p>
          <w:p w14:paraId="472C86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parser.setInput(StringReader(xml))</w:t>
            </w:r>
          </w:p>
          <w:p w14:paraId="067AE8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var result: String? = null</w:t>
            </w:r>
          </w:p>
          <w:p w14:paraId="28E68C4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var fault: String? = null</w:t>
            </w:r>
          </w:p>
          <w:p w14:paraId="6556F2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var event = parser.eventType</w:t>
            </w:r>
          </w:p>
          <w:p w14:paraId="0213DD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while (event != XmlPullParser.END_DOCUMENT) {</w:t>
            </w:r>
          </w:p>
          <w:p w14:paraId="2A48B9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(event == XmlPullParser.START_TAG) {</w:t>
            </w:r>
          </w:p>
          <w:p w14:paraId="09F88F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when (parser.name) {</w:t>
            </w:r>
          </w:p>
          <w:p w14:paraId="2123BD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"token" -&gt; result = parser.nextText().trim()</w:t>
            </w:r>
          </w:p>
          <w:p w14:paraId="11CE07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"faultstring" -&gt; fault = parser.nextText().trim()</w:t>
            </w:r>
          </w:p>
          <w:p w14:paraId="5E40C2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858DD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F122B1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event = parser.next()</w:t>
            </w:r>
          </w:p>
          <w:p w14:paraId="241B2B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43910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fault?.let {</w:t>
            </w:r>
          </w:p>
          <w:p w14:paraId="6DFF45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if (isSessionExpired(it)) SessionExpiredException(it) else SoapException(it)</w:t>
            </w:r>
          </w:p>
          <w:p w14:paraId="6486D2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B99BE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result?.takeIf { it.isNotEmpty() }</w:t>
            </w:r>
          </w:p>
          <w:p w14:paraId="49F458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throw SoapException("La respuesta no contiene un resultado")</w:t>
            </w:r>
          </w:p>
          <w:p w14:paraId="4E0320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2F44DA2">
            <w:pPr>
              <w:spacing w:before="0" w:after="0" w:line="240" w:lineRule="auto"/>
              <w:rPr>
                <w:rFonts w:hint="default" w:ascii="Courier New" w:hAnsi="Courier New" w:eastAsia="Courier New" w:cs="Courier New"/>
                <w:color w:val="000000"/>
                <w:sz w:val="16"/>
                <w:szCs w:val="16"/>
                <w:lang w:val="es-EC"/>
              </w:rPr>
            </w:pPr>
          </w:p>
          <w:p w14:paraId="3393871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isSessionExpired(fault: String): Boolean {</w:t>
            </w:r>
          </w:p>
          <w:p w14:paraId="3623748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f = fault.lowercase()</w:t>
            </w:r>
          </w:p>
          <w:p w14:paraId="7E9DDFD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f.contains("token") &amp;&amp; f.contains("expirado")</w:t>
            </w:r>
          </w:p>
          <w:p w14:paraId="5C1921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C1B376A">
            <w:pPr>
              <w:spacing w:before="0" w:after="0" w:line="240" w:lineRule="auto"/>
              <w:rPr>
                <w:rFonts w:hint="default" w:ascii="Courier New" w:hAnsi="Courier New" w:eastAsia="Courier New" w:cs="Courier New"/>
                <w:color w:val="000000"/>
                <w:sz w:val="16"/>
                <w:szCs w:val="16"/>
                <w:lang w:val="es-EC"/>
              </w:rPr>
            </w:pPr>
          </w:p>
          <w:p w14:paraId="56F16D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escapeXml(s: String) = s</w:t>
            </w:r>
          </w:p>
          <w:p w14:paraId="5E019D5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.replace("&amp;", "&amp;amp;")</w:t>
            </w:r>
          </w:p>
          <w:p w14:paraId="48522F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.replace("&lt;", "&amp;lt;")</w:t>
            </w:r>
          </w:p>
          <w:p w14:paraId="116C07A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.replace("&gt;", "&amp;gt;")</w:t>
            </w:r>
          </w:p>
          <w:p w14:paraId="574D79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 "&amp;quot;")</w:t>
            </w:r>
          </w:p>
          <w:p w14:paraId="178FBE2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.replace("'", "&amp;apos;")</w:t>
            </w:r>
          </w:p>
          <w:p w14:paraId="0ACC72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6C3E73C3">
      <w:pPr>
        <w:pStyle w:val="6"/>
        <w:rPr>
          <w:rFonts w:hint="default"/>
          <w:lang w:val="es-EC"/>
        </w:rPr>
      </w:pPr>
      <w:bookmarkStart w:id="348" w:name="_Toc11399"/>
      <w:bookmarkStart w:id="349" w:name="_Toc19458"/>
      <w:r>
        <w:t xml:space="preserve">Tabla </w:t>
      </w:r>
      <w:r>
        <w:rPr>
          <w:rFonts w:hint="default"/>
          <w:lang w:val="es-EC"/>
        </w:rPr>
        <w:t>60</w:t>
      </w:r>
      <w:r>
        <w:t xml:space="preserve">. </w:t>
      </w:r>
      <w:r>
        <w:rPr>
          <w:rFonts w:hint="default"/>
          <w:lang w:val="es-EC"/>
        </w:rPr>
        <w:t>Clase</w:t>
      </w:r>
      <w:r>
        <w:t xml:space="preserve"> </w:t>
      </w:r>
      <w:r>
        <w:rPr>
          <w:rFonts w:hint="default"/>
          <w:lang w:val="es-EC"/>
        </w:rPr>
        <w:t>TlsInseguro</w:t>
      </w:r>
      <w:r>
        <w:t xml:space="preserve">- Cliente </w:t>
      </w:r>
      <w:r>
        <w:rPr>
          <w:rFonts w:hint="default"/>
          <w:lang w:val="es-EC"/>
        </w:rPr>
        <w:t>móvil</w:t>
      </w:r>
      <w:bookmarkEnd w:id="348"/>
      <w:bookmarkEnd w:id="349"/>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8CF3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5984ECD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ec.edu.monster.model.seguridad</w:t>
            </w:r>
          </w:p>
          <w:p w14:paraId="5F99E62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java.net.HttpURLConnection</w:t>
            </w:r>
          </w:p>
          <w:p w14:paraId="1E01EFA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java.security.SecureRandom</w:t>
            </w:r>
          </w:p>
          <w:p w14:paraId="30074E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java.security.cert.X509Certificate</w:t>
            </w:r>
          </w:p>
          <w:p w14:paraId="74F2DA1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javax.net.ssl.HostnameVerifier</w:t>
            </w:r>
          </w:p>
          <w:p w14:paraId="51D685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javax.net.ssl.HttpsURLConnection</w:t>
            </w:r>
          </w:p>
          <w:p w14:paraId="2C01A7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javax.net.ssl.SSLContext</w:t>
            </w:r>
          </w:p>
          <w:p w14:paraId="2160A6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javax.net.ssl.X509TrustManager</w:t>
            </w:r>
          </w:p>
          <w:p w14:paraId="143F8768">
            <w:pPr>
              <w:spacing w:before="0" w:after="0" w:line="240" w:lineRule="auto"/>
              <w:rPr>
                <w:rFonts w:hint="default" w:ascii="Courier New" w:hAnsi="Courier New" w:eastAsia="Courier New" w:cs="Courier New"/>
                <w:color w:val="000000"/>
                <w:sz w:val="16"/>
                <w:szCs w:val="16"/>
                <w:lang w:val="es-EC"/>
              </w:rPr>
            </w:pPr>
          </w:p>
          <w:p w14:paraId="0E7DCE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object TlsInseguro {</w:t>
            </w:r>
          </w:p>
          <w:p w14:paraId="56656A56">
            <w:pPr>
              <w:spacing w:before="0" w:after="0" w:line="240" w:lineRule="auto"/>
              <w:rPr>
                <w:rFonts w:hint="default" w:ascii="Courier New" w:hAnsi="Courier New" w:eastAsia="Courier New" w:cs="Courier New"/>
                <w:color w:val="000000"/>
                <w:sz w:val="16"/>
                <w:szCs w:val="16"/>
                <w:lang w:val="es-EC"/>
              </w:rPr>
            </w:pPr>
          </w:p>
          <w:p w14:paraId="7EC1CA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confianzaTotal = object : X509TrustManager {</w:t>
            </w:r>
          </w:p>
          <w:p w14:paraId="59E09A1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getAcceptedIssuers(): Array&lt;X509Certificate&gt; = emptyArray()</w:t>
            </w:r>
          </w:p>
          <w:p w14:paraId="7D0884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checkClientTrusted(chain: Array&lt;X509Certificate&gt;, authType: String) {}</w:t>
            </w:r>
          </w:p>
          <w:p w14:paraId="08CAF4D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checkServerTrusted(chain: Array&lt;X509Certificate&gt;, authType: String) {}</w:t>
            </w:r>
          </w:p>
          <w:p w14:paraId="52F136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9C481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socketFactory by lazy {</w:t>
            </w:r>
          </w:p>
          <w:p w14:paraId="60260E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SSLContext.getInstance("TLS").apply {</w:t>
            </w:r>
          </w:p>
          <w:p w14:paraId="05473F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init(null, arrayOf(confianzaTotal), SecureRandom())</w:t>
            </w:r>
          </w:p>
          <w:p w14:paraId="51E8832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}.socketFactory</w:t>
            </w:r>
          </w:p>
          <w:p w14:paraId="7D297E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C7BD9D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aplicarA(conn: HttpURLConnection, hostPermitido: String) {</w:t>
            </w:r>
          </w:p>
          <w:p w14:paraId="00E54A9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(conn !is HttpsURLConnection) return</w:t>
            </w:r>
          </w:p>
          <w:p w14:paraId="2A8C4E8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conn.sslSocketFactory = socketFactory</w:t>
            </w:r>
          </w:p>
          <w:p w14:paraId="2EC6A7A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conn.hostnameVerifier = HostnameVerifier { host, _ -&gt; host == hostPermitido }</w:t>
            </w:r>
          </w:p>
          <w:p w14:paraId="60C0C1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BD13B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060B257">
      <w:pPr>
        <w:rPr>
          <w:rFonts w:hint="default"/>
          <w:lang w:val="es-EC"/>
        </w:rPr>
      </w:pPr>
    </w:p>
    <w:p w14:paraId="59F80A6E">
      <w:pPr>
        <w:pStyle w:val="6"/>
        <w:rPr>
          <w:rFonts w:hint="default"/>
          <w:lang w:val="es-EC"/>
        </w:rPr>
      </w:pPr>
      <w:bookmarkStart w:id="350" w:name="_Toc6682"/>
      <w:bookmarkStart w:id="351" w:name="_Toc20957"/>
      <w:r>
        <w:t xml:space="preserve">Tabla </w:t>
      </w:r>
      <w:r>
        <w:rPr>
          <w:rFonts w:hint="default"/>
          <w:lang w:val="es-EC"/>
        </w:rPr>
        <w:t>61</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bookmarkEnd w:id="350"/>
      <w:bookmarkEnd w:id="351"/>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379D1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93E3F2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ec.edu.monster.model.storage</w:t>
            </w:r>
          </w:p>
          <w:p w14:paraId="3221CEFD">
            <w:pPr>
              <w:spacing w:before="0" w:after="0" w:line="240" w:lineRule="auto"/>
              <w:rPr>
                <w:rFonts w:hint="default" w:ascii="Courier New" w:hAnsi="Courier New" w:eastAsia="Courier New" w:cs="Courier New"/>
                <w:color w:val="000000"/>
                <w:sz w:val="16"/>
                <w:szCs w:val="16"/>
                <w:lang w:val="es-EC"/>
              </w:rPr>
            </w:pPr>
          </w:p>
          <w:p w14:paraId="753EAF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android.content.Context</w:t>
            </w:r>
          </w:p>
          <w:p w14:paraId="55D5CB75">
            <w:pPr>
              <w:spacing w:before="0" w:after="0" w:line="240" w:lineRule="auto"/>
              <w:rPr>
                <w:rFonts w:hint="default" w:ascii="Courier New" w:hAnsi="Courier New" w:eastAsia="Courier New" w:cs="Courier New"/>
                <w:color w:val="000000"/>
                <w:sz w:val="16"/>
                <w:szCs w:val="16"/>
                <w:lang w:val="es-EC"/>
              </w:rPr>
            </w:pPr>
          </w:p>
          <w:p w14:paraId="020A98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SessionStore(context: Context) {</w:t>
            </w:r>
          </w:p>
          <w:p w14:paraId="602161C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prefs = context.getSharedPreferences("session", Context.MODE_PRIVATE)</w:t>
            </w:r>
          </w:p>
          <w:p w14:paraId="3CF48D59">
            <w:pPr>
              <w:spacing w:before="0" w:after="0" w:line="240" w:lineRule="auto"/>
              <w:rPr>
                <w:rFonts w:hint="default" w:ascii="Courier New" w:hAnsi="Courier New" w:eastAsia="Courier New" w:cs="Courier New"/>
                <w:color w:val="000000"/>
                <w:sz w:val="16"/>
                <w:szCs w:val="16"/>
                <w:lang w:val="es-EC"/>
              </w:rPr>
            </w:pPr>
          </w:p>
          <w:p w14:paraId="28CC945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saveToken(token: String) = prefs.edit().putString(KEY_TOKEN, token).apply()</w:t>
            </w:r>
          </w:p>
          <w:p w14:paraId="757B0D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getToken(): String? = prefs.getString(KEY_TOKEN, null)</w:t>
            </w:r>
          </w:p>
          <w:p w14:paraId="72F6B1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clear() = prefs.edit().remove(KEY_TOKEN).apply()</w:t>
            </w:r>
          </w:p>
          <w:p w14:paraId="1D75F279">
            <w:pPr>
              <w:spacing w:before="0" w:after="0" w:line="240" w:lineRule="auto"/>
              <w:rPr>
                <w:rFonts w:hint="default" w:ascii="Courier New" w:hAnsi="Courier New" w:eastAsia="Courier New" w:cs="Courier New"/>
                <w:color w:val="000000"/>
                <w:sz w:val="16"/>
                <w:szCs w:val="16"/>
                <w:lang w:val="es-EC"/>
              </w:rPr>
            </w:pPr>
          </w:p>
          <w:p w14:paraId="4D93D8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companion object {</w:t>
            </w:r>
          </w:p>
          <w:p w14:paraId="2D58D39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KEY_TOKEN = "token"</w:t>
            </w:r>
          </w:p>
          <w:p w14:paraId="0E2344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EAE966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75BE43A6">
      <w:pPr>
        <w:pStyle w:val="6"/>
        <w:rPr>
          <w:rFonts w:hint="default"/>
          <w:lang w:val="es-EC"/>
        </w:rPr>
      </w:pPr>
      <w:bookmarkStart w:id="352" w:name="_Toc16605"/>
      <w:bookmarkStart w:id="353" w:name="_Toc630"/>
      <w:r>
        <w:t xml:space="preserve">Tabla </w:t>
      </w:r>
      <w:r>
        <w:rPr>
          <w:rFonts w:hint="default"/>
          <w:lang w:val="es-EC"/>
        </w:rPr>
        <w:t>62</w:t>
      </w:r>
      <w:r>
        <w:t xml:space="preserve">. </w:t>
      </w:r>
      <w:r>
        <w:rPr>
          <w:rFonts w:hint="default"/>
          <w:lang w:val="es-EC"/>
        </w:rPr>
        <w:t>Clase</w:t>
      </w:r>
      <w:r>
        <w:t xml:space="preserve"> </w:t>
      </w:r>
      <w:r>
        <w:rPr>
          <w:rFonts w:hint="default"/>
          <w:lang w:val="es-EC"/>
        </w:rPr>
        <w:t>SoapConfig</w:t>
      </w:r>
      <w:r>
        <w:t xml:space="preserve">- Cliente </w:t>
      </w:r>
      <w:r>
        <w:rPr>
          <w:rFonts w:hint="default"/>
          <w:lang w:val="es-EC"/>
        </w:rPr>
        <w:t>móvil</w:t>
      </w:r>
      <w:bookmarkEnd w:id="352"/>
      <w:bookmarkEnd w:id="353"/>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2692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0004F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w:t>
            </w:r>
          </w:p>
          <w:p w14:paraId="0AD90A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ec.edu.monster.BuildConfig</w:t>
            </w:r>
          </w:p>
          <w:p w14:paraId="7F81DB1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object SoapConfig {</w:t>
            </w:r>
          </w:p>
          <w:p w14:paraId="2B7701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ENDPOINT = BuildConfig.SOAP_ENDPOINT   // URL del servicio</w:t>
            </w:r>
          </w:p>
          <w:p w14:paraId="45C103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NAMESPACE = BuildConfig.SOAP_TARGET_NAMESPACE // targetNamespace del WSDL</w:t>
            </w:r>
          </w:p>
          <w:p w14:paraId="271135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LOGIN_ACTION = "$NAMESPACE/login"            // SOAPAction</w:t>
            </w:r>
          </w:p>
          <w:p w14:paraId="040AC20D">
            <w:pPr>
              <w:spacing w:before="0" w:after="0" w:line="240" w:lineRule="auto"/>
              <w:rPr>
                <w:rFonts w:hint="default" w:ascii="Courier New" w:hAnsi="Courier New" w:eastAsia="Courier New" w:cs="Courier New"/>
                <w:color w:val="000000"/>
                <w:sz w:val="16"/>
                <w:szCs w:val="16"/>
                <w:lang w:val="es-EC"/>
              </w:rPr>
            </w:pPr>
          </w:p>
          <w:p w14:paraId="40615F8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SOAP_WSDL = BuildConfig.SOAP_WSDL</w:t>
            </w:r>
          </w:p>
          <w:p w14:paraId="16C1E6DF">
            <w:pPr>
              <w:spacing w:before="0" w:after="0" w:line="240" w:lineRule="auto"/>
              <w:rPr>
                <w:rFonts w:hint="default" w:ascii="Courier New" w:hAnsi="Courier New" w:eastAsia="Courier New" w:cs="Courier New"/>
                <w:color w:val="000000"/>
                <w:sz w:val="16"/>
                <w:szCs w:val="16"/>
                <w:lang w:val="es-EC"/>
              </w:rPr>
            </w:pPr>
          </w:p>
          <w:p w14:paraId="0570FDE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SOAP_CONNECT_TIMEOUT = BuildConfig.SOAP_CONNECT_TIMEOUT</w:t>
            </w:r>
          </w:p>
          <w:p w14:paraId="34E4BA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SOAP_READ_TIMEOUT = BuildConfig.SOAP_READ_TIMEOUT</w:t>
            </w:r>
          </w:p>
          <w:p w14:paraId="3FBACCA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INSECURE_TLS = BuildConfig.SOAP_INSECURE_TLS</w:t>
            </w:r>
          </w:p>
          <w:p w14:paraId="48829E3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SOAP_SECURITY_NAMESPACE = BuildConfig.SOAP_SECURITY_NAMESPACE</w:t>
            </w:r>
          </w:p>
          <w:p w14:paraId="66EACC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6316B034">
      <w:pPr>
        <w:pStyle w:val="6"/>
        <w:rPr>
          <w:rFonts w:hint="default"/>
          <w:lang w:val="es-EC"/>
        </w:rPr>
      </w:pPr>
      <w:bookmarkStart w:id="354" w:name="_Toc27534"/>
      <w:bookmarkStart w:id="355" w:name="_Toc27041"/>
      <w:r>
        <w:t xml:space="preserve">Tabla </w:t>
      </w:r>
      <w:r>
        <w:rPr>
          <w:rFonts w:hint="default"/>
          <w:lang w:val="es-EC"/>
        </w:rPr>
        <w:t>63</w:t>
      </w:r>
      <w:r>
        <w:t xml:space="preserve">. </w:t>
      </w:r>
      <w:r>
        <w:rPr>
          <w:rFonts w:hint="default"/>
          <w:lang w:val="es-EC"/>
        </w:rPr>
        <w:t>Clase</w:t>
      </w:r>
      <w:r>
        <w:t xml:space="preserve"> </w:t>
      </w:r>
      <w:r>
        <w:rPr>
          <w:rFonts w:hint="default"/>
          <w:lang w:val="es-EC"/>
        </w:rPr>
        <w:t>AuthModel</w:t>
      </w:r>
      <w:r>
        <w:t xml:space="preserve">- Cliente </w:t>
      </w:r>
      <w:r>
        <w:rPr>
          <w:rFonts w:hint="default"/>
          <w:lang w:val="es-EC"/>
        </w:rPr>
        <w:t>móvil</w:t>
      </w:r>
      <w:bookmarkEnd w:id="354"/>
      <w:bookmarkEnd w:id="355"/>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C661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35C613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w:t>
            </w:r>
          </w:p>
          <w:p w14:paraId="05B3F4B5">
            <w:pPr>
              <w:spacing w:before="0" w:after="0" w:line="240" w:lineRule="auto"/>
              <w:rPr>
                <w:rFonts w:hint="default" w:ascii="Courier New" w:hAnsi="Courier New" w:eastAsia="Courier New" w:cs="Courier New"/>
                <w:color w:val="000000"/>
                <w:sz w:val="16"/>
                <w:szCs w:val="16"/>
                <w:lang w:val="es-EC"/>
              </w:rPr>
            </w:pPr>
          </w:p>
          <w:p w14:paraId="721718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ec.edu.monster.model.entities.LoginResult</w:t>
            </w:r>
          </w:p>
          <w:p w14:paraId="65573B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ec.edu.monster.model.network.SoapClient</w:t>
            </w:r>
          </w:p>
          <w:p w14:paraId="1669EA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ec.edu.monster.model.network.SoapException</w:t>
            </w:r>
          </w:p>
          <w:p w14:paraId="61DBD9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java.util.UUID</w:t>
            </w:r>
          </w:p>
          <w:p w14:paraId="79D42A17">
            <w:pPr>
              <w:spacing w:before="0" w:after="0" w:line="240" w:lineRule="auto"/>
              <w:rPr>
                <w:rFonts w:hint="default" w:ascii="Courier New" w:hAnsi="Courier New" w:eastAsia="Courier New" w:cs="Courier New"/>
                <w:color w:val="000000"/>
                <w:sz w:val="16"/>
                <w:szCs w:val="16"/>
                <w:lang w:val="es-EC"/>
              </w:rPr>
            </w:pPr>
          </w:p>
          <w:p w14:paraId="5D88BE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AuthModel(private val soap: SoapClient = SoapClient()) {</w:t>
            </w:r>
          </w:p>
          <w:p w14:paraId="365D5F8F">
            <w:pPr>
              <w:spacing w:before="0" w:after="0" w:line="240" w:lineRule="auto"/>
              <w:rPr>
                <w:rFonts w:hint="default" w:ascii="Courier New" w:hAnsi="Courier New" w:eastAsia="Courier New" w:cs="Courier New"/>
                <w:color w:val="000000"/>
                <w:sz w:val="16"/>
                <w:szCs w:val="16"/>
                <w:lang w:val="es-EC"/>
              </w:rPr>
            </w:pPr>
          </w:p>
          <w:p w14:paraId="0B1DEB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Bloqueante: ejecutar en Dispatchers.IO. */</w:t>
            </w:r>
          </w:p>
          <w:p w14:paraId="0CC384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login(username: String, password: String): LoginResult =</w:t>
            </w:r>
          </w:p>
          <w:p w14:paraId="4928F0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 {</w:t>
            </w:r>
          </w:p>
          <w:p w14:paraId="3020EF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token = soap.login(username, password)</w:t>
            </w:r>
          </w:p>
          <w:p w14:paraId="4BCAED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 servidor debe devolver un UUID; si no lo es, la respuesta es inválida.</w:t>
            </w:r>
          </w:p>
          <w:p w14:paraId="22854A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UUID.fromString(token)</w:t>
            </w:r>
          </w:p>
          <w:p w14:paraId="6E21E4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LoginResult.Success(token)</w:t>
            </w:r>
          </w:p>
          <w:p w14:paraId="587BDC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 IllegalArgumentException) {</w:t>
            </w:r>
          </w:p>
          <w:p w14:paraId="19AD28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LoginResult.Failure("El servidor devolvió un token inválido")</w:t>
            </w:r>
          </w:p>
          <w:p w14:paraId="049E653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catch (e: SoapException) {</w:t>
            </w:r>
          </w:p>
          <w:p w14:paraId="273E49F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LoginResult.Failure(e.message ?: "Error de comunicación con el servidor")</w:t>
            </w:r>
          </w:p>
          <w:p w14:paraId="472FED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60EC4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585E16DA">
      <w:pPr>
        <w:pStyle w:val="6"/>
        <w:rPr>
          <w:rFonts w:hint="default"/>
          <w:lang w:val="es-EC"/>
        </w:rPr>
      </w:pPr>
      <w:bookmarkStart w:id="356" w:name="_Toc1598"/>
      <w:bookmarkStart w:id="357" w:name="_Toc19185"/>
      <w:r>
        <w:t xml:space="preserve">Tabla </w:t>
      </w:r>
      <w:r>
        <w:rPr>
          <w:rFonts w:hint="default"/>
          <w:lang w:val="es-EC"/>
        </w:rPr>
        <w:t>64</w:t>
      </w:r>
      <w:r>
        <w:t xml:space="preserve">. </w:t>
      </w:r>
      <w:r>
        <w:rPr>
          <w:rFonts w:hint="default"/>
          <w:lang w:val="es-EC"/>
        </w:rPr>
        <w:t>Clase</w:t>
      </w:r>
      <w:r>
        <w:t xml:space="preserve"> </w:t>
      </w:r>
      <w:r>
        <w:rPr>
          <w:rFonts w:hint="default"/>
          <w:lang w:val="es-EC"/>
        </w:rPr>
        <w:t>SessionStore</w:t>
      </w:r>
      <w:r>
        <w:t xml:space="preserve">- Cliente </w:t>
      </w:r>
      <w:r>
        <w:rPr>
          <w:rFonts w:hint="default"/>
          <w:lang w:val="es-EC"/>
        </w:rPr>
        <w:t>móvil</w:t>
      </w:r>
      <w:bookmarkEnd w:id="356"/>
      <w:bookmarkEnd w:id="357"/>
    </w:p>
    <w:tbl>
      <w:tblPr>
        <w:tblStyle w:val="41"/>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2E36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A455BB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ec.edu.monster.model.storage</w:t>
            </w:r>
          </w:p>
          <w:p w14:paraId="19E2BE6D">
            <w:pPr>
              <w:spacing w:before="0" w:after="0" w:line="240" w:lineRule="auto"/>
              <w:rPr>
                <w:rFonts w:hint="default" w:ascii="Courier New" w:hAnsi="Courier New" w:eastAsia="Courier New" w:cs="Courier New"/>
                <w:color w:val="000000"/>
                <w:sz w:val="16"/>
                <w:szCs w:val="16"/>
                <w:lang w:val="es-EC"/>
              </w:rPr>
            </w:pPr>
          </w:p>
          <w:p w14:paraId="4F30845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android.content.Context</w:t>
            </w:r>
          </w:p>
          <w:p w14:paraId="6C3699B8">
            <w:pPr>
              <w:spacing w:before="0" w:after="0" w:line="240" w:lineRule="auto"/>
              <w:rPr>
                <w:rFonts w:hint="default" w:ascii="Courier New" w:hAnsi="Courier New" w:eastAsia="Courier New" w:cs="Courier New"/>
                <w:color w:val="000000"/>
                <w:sz w:val="16"/>
                <w:szCs w:val="16"/>
                <w:lang w:val="es-EC"/>
              </w:rPr>
            </w:pPr>
          </w:p>
          <w:p w14:paraId="077E00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SessionStore(context: Context) {</w:t>
            </w:r>
          </w:p>
          <w:p w14:paraId="06FA3C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prefs = context.getSharedPreferences("session", Context.MODE_PRIVATE)</w:t>
            </w:r>
          </w:p>
          <w:p w14:paraId="4C3CF80D">
            <w:pPr>
              <w:spacing w:before="0" w:after="0" w:line="240" w:lineRule="auto"/>
              <w:rPr>
                <w:rFonts w:hint="default" w:ascii="Courier New" w:hAnsi="Courier New" w:eastAsia="Courier New" w:cs="Courier New"/>
                <w:color w:val="000000"/>
                <w:sz w:val="16"/>
                <w:szCs w:val="16"/>
                <w:lang w:val="es-EC"/>
              </w:rPr>
            </w:pPr>
          </w:p>
          <w:p w14:paraId="294501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saveToken(token: String) = prefs.edit().putString(KEY_TOKEN, token).apply()</w:t>
            </w:r>
          </w:p>
          <w:p w14:paraId="5C17721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getToken(): String? = prefs.getString(KEY_TOKEN, null)</w:t>
            </w:r>
          </w:p>
          <w:p w14:paraId="67A38C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clear() = prefs.edit().remove(KEY_TOKEN).apply()</w:t>
            </w:r>
          </w:p>
          <w:p w14:paraId="4AF86653">
            <w:pPr>
              <w:spacing w:before="0" w:after="0" w:line="240" w:lineRule="auto"/>
              <w:rPr>
                <w:rFonts w:hint="default" w:ascii="Courier New" w:hAnsi="Courier New" w:eastAsia="Courier New" w:cs="Courier New"/>
                <w:color w:val="000000"/>
                <w:sz w:val="16"/>
                <w:szCs w:val="16"/>
                <w:lang w:val="es-EC"/>
              </w:rPr>
            </w:pPr>
          </w:p>
          <w:p w14:paraId="5374F04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companion object {</w:t>
            </w:r>
          </w:p>
          <w:p w14:paraId="5AEAFB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KEY_TOKEN = "token"</w:t>
            </w:r>
          </w:p>
          <w:p w14:paraId="445379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1F9BD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7D0B783">
      <w:pPr>
        <w:pStyle w:val="6"/>
      </w:pPr>
      <w:bookmarkStart w:id="358" w:name="_w7nueka88r45" w:colFirst="0" w:colLast="0"/>
      <w:bookmarkEnd w:id="358"/>
      <w:bookmarkStart w:id="359" w:name="_fzgqzlnp7la3" w:colFirst="0" w:colLast="0"/>
      <w:bookmarkEnd w:id="359"/>
      <w:bookmarkStart w:id="360" w:name="_Toc16089"/>
      <w:bookmarkStart w:id="361" w:name="_Toc7546"/>
      <w:r>
        <w:t xml:space="preserve">Tabla </w:t>
      </w:r>
      <w:r>
        <w:rPr>
          <w:rFonts w:hint="default"/>
          <w:lang w:val="es-EC"/>
        </w:rPr>
        <w:t>65</w:t>
      </w:r>
      <w:r>
        <w:t>.</w:t>
      </w:r>
      <w:r>
        <w:rPr>
          <w:rFonts w:hint="default"/>
          <w:lang w:val="es-EC"/>
        </w:rPr>
        <w:t>Clase</w:t>
      </w:r>
      <w:r>
        <w:t xml:space="preserve"> </w:t>
      </w:r>
      <w:r>
        <w:rPr>
          <w:rFonts w:hint="default"/>
          <w:lang w:val="es-EC"/>
        </w:rPr>
        <w:t>UnitCatalog</w:t>
      </w:r>
      <w:r>
        <w:t>- Cliente web</w:t>
      </w:r>
      <w:bookmarkEnd w:id="360"/>
      <w:bookmarkEnd w:id="361"/>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E12F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FF177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w:t>
            </w:r>
          </w:p>
          <w:p w14:paraId="60391216">
            <w:pPr>
              <w:spacing w:before="0" w:after="0" w:line="240" w:lineRule="auto"/>
              <w:rPr>
                <w:rFonts w:hint="default" w:ascii="Courier New" w:hAnsi="Courier New" w:eastAsia="Courier New" w:cs="Courier New"/>
                <w:color w:val="000000"/>
                <w:sz w:val="16"/>
                <w:szCs w:val="16"/>
                <w:lang w:val="es-EC"/>
              </w:rPr>
            </w:pPr>
          </w:p>
          <w:p w14:paraId="1E9916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w:t>
            </w:r>
          </w:p>
          <w:p w14:paraId="423819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7AF28945">
            <w:pPr>
              <w:spacing w:before="0" w:after="0" w:line="240" w:lineRule="auto"/>
              <w:rPr>
                <w:rFonts w:hint="default" w:ascii="Courier New" w:hAnsi="Courier New" w:eastAsia="Courier New" w:cs="Courier New"/>
                <w:color w:val="000000"/>
                <w:sz w:val="16"/>
                <w:szCs w:val="16"/>
                <w:lang w:val="es-EC"/>
              </w:rPr>
            </w:pPr>
          </w:p>
          <w:p w14:paraId="6AEA6E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object UnitCatalog {</w:t>
            </w:r>
          </w:p>
          <w:p w14:paraId="78FC1969">
            <w:pPr>
              <w:spacing w:before="0" w:after="0" w:line="240" w:lineRule="auto"/>
              <w:rPr>
                <w:rFonts w:hint="default" w:ascii="Courier New" w:hAnsi="Courier New" w:eastAsia="Courier New" w:cs="Courier New"/>
                <w:color w:val="000000"/>
                <w:sz w:val="16"/>
                <w:szCs w:val="16"/>
                <w:lang w:val="es-EC"/>
              </w:rPr>
            </w:pPr>
          </w:p>
          <w:p w14:paraId="2168412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defineUnit(name: String, symbol: String, soap_unit: String) =</w:t>
            </w:r>
          </w:p>
          <w:p w14:paraId="728CD8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Unit(name, symbol, soap_unit)</w:t>
            </w:r>
          </w:p>
          <w:p w14:paraId="4D9784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length = listOf(</w:t>
            </w:r>
          </w:p>
          <w:p w14:paraId="251EF8E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defineUnit("centímetro", "cm", "CENTIMETRO"),</w:t>
            </w:r>
          </w:p>
          <w:p w14:paraId="56B9435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defineUnit("metro","m", "METRO"),</w:t>
            </w:r>
          </w:p>
          <w:p w14:paraId="4BB60B4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defineUnit("pie","ft", "PIE"),</w:t>
            </w:r>
          </w:p>
          <w:p w14:paraId="7C686B3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defineUnit("yarda","yd", "YARDA"),</w:t>
            </w:r>
          </w:p>
          <w:p w14:paraId="03702DC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defineUnit("milla","mi", "MILLA")</w:t>
            </w:r>
          </w:p>
          <w:p w14:paraId="61FA4D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ED6B3B4">
            <w:pPr>
              <w:spacing w:before="0" w:after="0" w:line="240" w:lineRule="auto"/>
              <w:rPr>
                <w:rFonts w:hint="default" w:ascii="Courier New" w:hAnsi="Courier New" w:eastAsia="Courier New" w:cs="Courier New"/>
                <w:color w:val="000000"/>
                <w:sz w:val="16"/>
                <w:szCs w:val="16"/>
                <w:lang w:val="es-EC"/>
              </w:rPr>
            </w:pPr>
          </w:p>
          <w:p w14:paraId="03AA0B6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mass = listOf(</w:t>
            </w:r>
          </w:p>
          <w:p w14:paraId="451B26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defineUnit("kilogramo", "kg", "KILOGRAMO"),</w:t>
            </w:r>
          </w:p>
          <w:p w14:paraId="519CA5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defineUnit("gramo", "g", "GRAMO"),</w:t>
            </w:r>
          </w:p>
          <w:p w14:paraId="171B5D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defineUnit("tonelada", "ton", "TONELADA"),</w:t>
            </w:r>
          </w:p>
          <w:p w14:paraId="2FEAAB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defineUnit("onza", "oz","ONZA"),</w:t>
            </w:r>
          </w:p>
          <w:p w14:paraId="60907D9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defineUnit("miligramo","mg","MILIGRAMO")</w:t>
            </w:r>
          </w:p>
          <w:p w14:paraId="2932AC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A62E4BA">
            <w:pPr>
              <w:spacing w:before="0" w:after="0" w:line="240" w:lineRule="auto"/>
              <w:rPr>
                <w:rFonts w:hint="default" w:ascii="Courier New" w:hAnsi="Courier New" w:eastAsia="Courier New" w:cs="Courier New"/>
                <w:color w:val="000000"/>
                <w:sz w:val="16"/>
                <w:szCs w:val="16"/>
                <w:lang w:val="es-EC"/>
              </w:rPr>
            </w:pPr>
          </w:p>
          <w:p w14:paraId="4DB3503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temperature = listOf(</w:t>
            </w:r>
          </w:p>
          <w:p w14:paraId="2AC8A3C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defineUnit("Celsius", "°C", "CELSIUS"),</w:t>
            </w:r>
          </w:p>
          <w:p w14:paraId="4A8642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defineUnit("Fahrenheit", "°F", "FAHRENHEIT"),</w:t>
            </w:r>
          </w:p>
          <w:p w14:paraId="156370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defineUnit("Kelvin", "K", "KELVIN"),</w:t>
            </w:r>
          </w:p>
          <w:p w14:paraId="339C5D0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defineUnit("Rankine", "°R", "RANKINE")</w:t>
            </w:r>
          </w:p>
          <w:p w14:paraId="46F915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BF5F0FD">
            <w:pPr>
              <w:spacing w:before="0" w:after="0" w:line="240" w:lineRule="auto"/>
              <w:rPr>
                <w:rFonts w:hint="default" w:ascii="Courier New" w:hAnsi="Courier New" w:eastAsia="Courier New" w:cs="Courier New"/>
                <w:color w:val="000000"/>
                <w:sz w:val="16"/>
                <w:szCs w:val="16"/>
                <w:lang w:val="es-EC"/>
              </w:rPr>
            </w:pPr>
          </w:p>
          <w:p w14:paraId="2A77F89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unitsOf(category: UnitCategory): List&lt;Unit&gt; = when (category) {</w:t>
            </w:r>
          </w:p>
          <w:p w14:paraId="0F5806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UnitCategory.LENGTH -&gt; length</w:t>
            </w:r>
          </w:p>
          <w:p w14:paraId="1EDF2E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UnitCategory.MASS -&gt; mass</w:t>
            </w:r>
          </w:p>
          <w:p w14:paraId="191D30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UnitCategory.TEMPERATURE -&gt; temperature</w:t>
            </w:r>
          </w:p>
          <w:p w14:paraId="358069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705A18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0A8FECA">
      <w:pPr>
        <w:pStyle w:val="6"/>
      </w:pPr>
      <w:bookmarkStart w:id="362" w:name="_Toc12342"/>
      <w:bookmarkStart w:id="363" w:name="_Toc20897"/>
      <w:r>
        <w:t xml:space="preserve">Tabla </w:t>
      </w:r>
      <w:r>
        <w:rPr>
          <w:rFonts w:hint="default"/>
          <w:lang w:val="es-EC"/>
        </w:rPr>
        <w:t>66</w:t>
      </w:r>
      <w:r>
        <w:t xml:space="preserve">. </w:t>
      </w:r>
      <w:r>
        <w:rPr>
          <w:rFonts w:hint="default"/>
          <w:lang w:val="es-EC"/>
        </w:rPr>
        <w:t>Clase UnitConverterModel</w:t>
      </w:r>
      <w:r>
        <w:t>- Cliente web</w:t>
      </w:r>
      <w:bookmarkEnd w:id="362"/>
      <w:bookmarkEnd w:id="363"/>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494E0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32D38E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w:t>
            </w:r>
          </w:p>
          <w:p w14:paraId="58DB814A">
            <w:pPr>
              <w:spacing w:before="0" w:after="0" w:line="240" w:lineRule="auto"/>
              <w:rPr>
                <w:rFonts w:hint="default" w:ascii="Courier New" w:hAnsi="Courier New" w:eastAsia="Courier New" w:cs="Courier New"/>
                <w:color w:val="000000"/>
                <w:sz w:val="16"/>
                <w:szCs w:val="16"/>
                <w:lang w:val="es-EC"/>
              </w:rPr>
            </w:pPr>
          </w:p>
          <w:p w14:paraId="5429641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w:t>
            </w:r>
          </w:p>
          <w:p w14:paraId="72B88E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343BC59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ec.edu.monster.model.network.SessionExpiredException</w:t>
            </w:r>
          </w:p>
          <w:p w14:paraId="4DBD9B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ec.edu.monster.model.network.SoapClient</w:t>
            </w:r>
          </w:p>
          <w:p w14:paraId="48F60F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ec.edu.monster.model.storage.SessionStore</w:t>
            </w:r>
          </w:p>
          <w:p w14:paraId="6DAD8220">
            <w:pPr>
              <w:spacing w:before="0" w:after="0" w:line="240" w:lineRule="auto"/>
              <w:rPr>
                <w:rFonts w:hint="default" w:ascii="Courier New" w:hAnsi="Courier New" w:eastAsia="Courier New" w:cs="Courier New"/>
                <w:color w:val="000000"/>
                <w:sz w:val="16"/>
                <w:szCs w:val="16"/>
                <w:lang w:val="es-EC"/>
              </w:rPr>
            </w:pPr>
          </w:p>
          <w:p w14:paraId="55154C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UnitConverterModel (private val session: SessionStore,private val soap: SoapClient = SoapClient()) {</w:t>
            </w:r>
          </w:p>
          <w:p w14:paraId="2BC90E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unitsOf(category: UnitCategory): List&lt;Unit&gt; = UnitCatalog.unitsOf(category)</w:t>
            </w:r>
          </w:p>
          <w:p w14:paraId="416479F8">
            <w:pPr>
              <w:spacing w:before="0" w:after="0" w:line="240" w:lineRule="auto"/>
              <w:rPr>
                <w:rFonts w:hint="default" w:ascii="Courier New" w:hAnsi="Courier New" w:eastAsia="Courier New" w:cs="Courier New"/>
                <w:color w:val="000000"/>
                <w:sz w:val="16"/>
                <w:szCs w:val="16"/>
                <w:lang w:val="es-EC"/>
              </w:rPr>
            </w:pPr>
          </w:p>
          <w:p w14:paraId="3D3544D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convert(category: UnitCategory, value: Double, fromIndex: Int, toIndex: Int): Double{</w:t>
            </w:r>
          </w:p>
          <w:p w14:paraId="44BC439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units = unitsOf(category)</w:t>
            </w:r>
          </w:p>
          <w:p w14:paraId="73B905C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from = units[fromIndex].soapUnit</w:t>
            </w:r>
          </w:p>
          <w:p w14:paraId="501D77C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to = units[toIndex].soapUnit</w:t>
            </w:r>
          </w:p>
          <w:p w14:paraId="41771BD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operacion = category.soapOperation</w:t>
            </w:r>
          </w:p>
          <w:p w14:paraId="21FEF9D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token = session.getToken()</w:t>
            </w:r>
          </w:p>
          <w:p w14:paraId="420BA23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try{</w:t>
            </w:r>
          </w:p>
          <w:p w14:paraId="475BBC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soap.convert(operacion, value, from, to, session.getToken())</w:t>
            </w:r>
          </w:p>
          <w:p w14:paraId="41F7763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DC4410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catch (e: SessionExpiredException){</w:t>
            </w:r>
          </w:p>
          <w:p w14:paraId="139203A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session.clear()</w:t>
            </w:r>
          </w:p>
          <w:p w14:paraId="4695F65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throw e</w:t>
            </w:r>
          </w:p>
          <w:p w14:paraId="67E77CA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20AB86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E1BFF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7F67A9AE">
      <w:pPr>
        <w:pStyle w:val="6"/>
      </w:pPr>
      <w:bookmarkStart w:id="364" w:name="_Toc11015"/>
      <w:bookmarkStart w:id="365" w:name="_Toc17494"/>
      <w:r>
        <w:t xml:space="preserve">Tabla </w:t>
      </w:r>
      <w:r>
        <w:rPr>
          <w:rFonts w:hint="default"/>
          <w:lang w:val="es-EC"/>
        </w:rPr>
        <w:t>67</w:t>
      </w:r>
      <w:r>
        <w:t xml:space="preserve">. </w:t>
      </w:r>
      <w:r>
        <w:rPr>
          <w:rFonts w:hint="default"/>
          <w:lang w:val="es-EC"/>
        </w:rPr>
        <w:t>Clase LoginResult</w:t>
      </w:r>
      <w:r>
        <w:t>- Cliente web</w:t>
      </w:r>
      <w:bookmarkEnd w:id="364"/>
      <w:bookmarkEnd w:id="365"/>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91EE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9C7F82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ec.edu.monster.model.entities</w:t>
            </w:r>
          </w:p>
          <w:p w14:paraId="7864744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sealed class LoginResult {</w:t>
            </w:r>
          </w:p>
          <w:p w14:paraId="747E1F6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data class Success(val token: String) : LoginResult()</w:t>
            </w:r>
          </w:p>
          <w:p w14:paraId="4E0D8E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data class Failure(val message: String) : LoginResult()</w:t>
            </w:r>
          </w:p>
          <w:p w14:paraId="4E1B2C6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E6F17F4">
      <w:pPr>
        <w:pStyle w:val="6"/>
      </w:pPr>
      <w:bookmarkStart w:id="366" w:name="_Toc11403"/>
      <w:bookmarkStart w:id="367" w:name="_Toc18279"/>
      <w:r>
        <w:t xml:space="preserve">Tabla </w:t>
      </w:r>
      <w:r>
        <w:rPr>
          <w:rFonts w:hint="default"/>
          <w:lang w:val="es-EC"/>
        </w:rPr>
        <w:t>68</w:t>
      </w:r>
      <w:r>
        <w:t xml:space="preserve">. </w:t>
      </w:r>
      <w:r>
        <w:rPr>
          <w:rFonts w:hint="default"/>
          <w:lang w:val="es-EC"/>
        </w:rPr>
        <w:t>Clase Unit</w:t>
      </w:r>
      <w:r>
        <w:t>- Cliente web</w:t>
      </w:r>
      <w:bookmarkEnd w:id="366"/>
      <w:bookmarkEnd w:id="367"/>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C951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7B8466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ec.edu.monster.model.entities</w:t>
            </w:r>
          </w:p>
          <w:p w14:paraId="54F1E10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data class Unit (</w:t>
            </w:r>
          </w:p>
          <w:p w14:paraId="1EBD00B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name: String,</w:t>
            </w:r>
          </w:p>
          <w:p w14:paraId="6EDEBEC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symbol: String,</w:t>
            </w:r>
          </w:p>
          <w:p w14:paraId="7CC79E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soapUnit: String</w:t>
            </w:r>
          </w:p>
          <w:p w14:paraId="1E3EDA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ED7ECE8">
      <w:pPr>
        <w:pStyle w:val="6"/>
      </w:pPr>
      <w:bookmarkStart w:id="368" w:name="_Toc30213"/>
      <w:bookmarkStart w:id="369" w:name="_Toc21138"/>
      <w:r>
        <w:t xml:space="preserve">Tabla </w:t>
      </w:r>
      <w:r>
        <w:rPr>
          <w:rFonts w:hint="default"/>
          <w:lang w:val="es-EC"/>
        </w:rPr>
        <w:t>69</w:t>
      </w:r>
      <w:r>
        <w:t xml:space="preserve">. </w:t>
      </w:r>
      <w:r>
        <w:rPr>
          <w:rFonts w:hint="default"/>
          <w:lang w:val="es-EC"/>
        </w:rPr>
        <w:t>Clase UnitCategory</w:t>
      </w:r>
      <w:r>
        <w:t>- Cliente web</w:t>
      </w:r>
      <w:bookmarkEnd w:id="368"/>
      <w:bookmarkEnd w:id="369"/>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6F455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41E473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ec.edu.monster.model.entities</w:t>
            </w:r>
          </w:p>
          <w:p w14:paraId="349D89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enum class UnitCategory (val title: String, val soapOperation: String) {</w:t>
            </w:r>
          </w:p>
          <w:p w14:paraId="64B190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LENGTH("Longitud", "convertirLongitud"),</w:t>
            </w:r>
          </w:p>
          <w:p w14:paraId="5EB5C6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MASS("Masa", "convertirMasa"),</w:t>
            </w:r>
          </w:p>
          <w:p w14:paraId="74A3E23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TEMPERATURE("Temperatura", "convertirTemperatura")</w:t>
            </w:r>
          </w:p>
          <w:p w14:paraId="7851FF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2F0A3AF3">
      <w:pPr>
        <w:rPr>
          <w:b/>
          <w:bCs/>
          <w:color w:val="243F61"/>
          <w:sz w:val="32"/>
          <w:szCs w:val="32"/>
        </w:rPr>
      </w:pPr>
      <w:r>
        <w:rPr>
          <w:b/>
          <w:bCs/>
          <w:color w:val="243F61"/>
          <w:sz w:val="32"/>
          <w:szCs w:val="32"/>
        </w:rPr>
        <w:t>CREACIÓN DE CONTROLADORES</w:t>
      </w:r>
    </w:p>
    <w:p w14:paraId="63598111">
      <w:pPr>
        <w:rPr>
          <w:rFonts w:hint="default"/>
          <w:i w:val="0"/>
          <w:iCs w:val="0"/>
          <w:lang w:val="es-EC"/>
        </w:rPr>
      </w:pPr>
      <w:r>
        <w:rPr>
          <w:rFonts w:hint="default"/>
          <w:i w:val="0"/>
          <w:iCs w:val="0"/>
          <w:lang w:val="es-EC"/>
        </w:rPr>
        <w:t>En las clases de la carpeta controllers, se colocaron controladores que actúan como intermediarios entre la vista y la conexión al cliente SOAP, para enviar las peticiones de la interfaz al servicio y mostrar los datos obtenidos en la respuesta. Se definió un controlador por pantalla</w:t>
      </w:r>
    </w:p>
    <w:p w14:paraId="79F60F83">
      <w:pPr>
        <w:keepNext/>
        <w:spacing w:after="0"/>
        <w:jc w:val="center"/>
      </w:pPr>
      <w:r>
        <w:drawing>
          <wp:inline distT="0" distB="0" distL="114300" distR="114300">
            <wp:extent cx="1858010" cy="675005"/>
            <wp:effectExtent l="0" t="0" r="8890" b="10795"/>
            <wp:docPr id="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5"/>
                    <pic:cNvPicPr>
                      <a:picLocks noChangeAspect="1"/>
                    </pic:cNvPicPr>
                  </pic:nvPicPr>
                  <pic:blipFill>
                    <a:blip r:embed="rId91"/>
                    <a:stretch>
                      <a:fillRect/>
                    </a:stretch>
                  </pic:blipFill>
                  <pic:spPr>
                    <a:xfrm>
                      <a:off x="0" y="0"/>
                      <a:ext cx="1858010" cy="675005"/>
                    </a:xfrm>
                    <a:prstGeom prst="rect">
                      <a:avLst/>
                    </a:prstGeom>
                    <a:noFill/>
                    <a:ln>
                      <a:noFill/>
                    </a:ln>
                  </pic:spPr>
                </pic:pic>
              </a:graphicData>
            </a:graphic>
          </wp:inline>
        </w:drawing>
      </w:r>
    </w:p>
    <w:p w14:paraId="5430963A">
      <w:pPr>
        <w:pStyle w:val="5"/>
        <w:rPr>
          <w:b/>
          <w:bCs/>
          <w:color w:val="243F61"/>
          <w:sz w:val="32"/>
          <w:szCs w:val="32"/>
        </w:rPr>
      </w:pPr>
      <w:bookmarkStart w:id="370" w:name="_Toc945"/>
      <w:bookmarkStart w:id="371" w:name="_Toc16936"/>
      <w:r>
        <w:t xml:space="preserve">Figura </w:t>
      </w:r>
      <w:r>
        <w:rPr>
          <w:rFonts w:hint="default"/>
          <w:lang w:val="es-EC"/>
        </w:rPr>
        <w:t>64</w:t>
      </w:r>
      <w:r>
        <w:t>. Creación de controladores - Cliente móvil</w:t>
      </w:r>
      <w:bookmarkEnd w:id="370"/>
      <w:bookmarkEnd w:id="371"/>
    </w:p>
    <w:p w14:paraId="38683083">
      <w:pPr>
        <w:rPr>
          <w:b/>
          <w:bCs/>
          <w:color w:val="243F61"/>
          <w:sz w:val="32"/>
          <w:szCs w:val="32"/>
        </w:rPr>
      </w:pPr>
      <w:r>
        <w:rPr>
          <w:b/>
          <w:bCs/>
          <w:color w:val="243F61"/>
          <w:sz w:val="32"/>
          <w:szCs w:val="32"/>
        </w:rPr>
        <w:t>CREACIÓN DE VISTAS</w:t>
      </w:r>
    </w:p>
    <w:p w14:paraId="1019E7D6">
      <w:pPr>
        <w:rPr>
          <w:rFonts w:hint="default"/>
          <w:i/>
          <w:iCs/>
          <w:lang w:val="es-EC"/>
        </w:rPr>
      </w:pPr>
      <w:r>
        <w:t xml:space="preserve">Se crean los archivos de </w:t>
      </w:r>
      <w:r>
        <w:rPr>
          <w:rFonts w:hint="default"/>
          <w:lang w:val="es-EC"/>
        </w:rPr>
        <w:t>activity en el paquete views que se enlazan a los archivos XML en la carpeta de recursos de android, para manipular las pantallas. Al igual que con el cliente web se crearon archivos para las pantallas principales, junto con archivos de componentes reutilizables o “fragments”. Además se creó una clase CategoryPagerAdapter para manejar el cambio entre los “tabs” de categorías de unidades.</w:t>
      </w:r>
    </w:p>
    <w:p w14:paraId="4CDFB2D7">
      <w:pPr>
        <w:jc w:val="center"/>
      </w:pPr>
      <w:r>
        <w:drawing>
          <wp:inline distT="0" distB="0" distL="114300" distR="114300">
            <wp:extent cx="2243455" cy="1498600"/>
            <wp:effectExtent l="0" t="0" r="4445" b="0"/>
            <wp:docPr id="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6"/>
                    <pic:cNvPicPr>
                      <a:picLocks noChangeAspect="1"/>
                    </pic:cNvPicPr>
                  </pic:nvPicPr>
                  <pic:blipFill>
                    <a:blip r:embed="rId92"/>
                    <a:stretch>
                      <a:fillRect/>
                    </a:stretch>
                  </pic:blipFill>
                  <pic:spPr>
                    <a:xfrm>
                      <a:off x="0" y="0"/>
                      <a:ext cx="2243455" cy="1498600"/>
                    </a:xfrm>
                    <a:prstGeom prst="rect">
                      <a:avLst/>
                    </a:prstGeom>
                    <a:noFill/>
                    <a:ln>
                      <a:noFill/>
                    </a:ln>
                  </pic:spPr>
                </pic:pic>
              </a:graphicData>
            </a:graphic>
          </wp:inline>
        </w:drawing>
      </w:r>
    </w:p>
    <w:p w14:paraId="7BF7BB03">
      <w:pPr>
        <w:pStyle w:val="5"/>
      </w:pPr>
      <w:bookmarkStart w:id="372" w:name="_Toc24528"/>
      <w:bookmarkStart w:id="373" w:name="_Toc5521"/>
      <w:r>
        <w:t xml:space="preserve">Figura </w:t>
      </w:r>
      <w:r>
        <w:rPr>
          <w:rFonts w:hint="default"/>
          <w:lang w:val="es-EC"/>
        </w:rPr>
        <w:t>65</w:t>
      </w:r>
      <w:r>
        <w:t>. Creación de vistas - Cliente móvil</w:t>
      </w:r>
      <w:bookmarkEnd w:id="372"/>
      <w:bookmarkEnd w:id="373"/>
    </w:p>
    <w:p w14:paraId="357E1BD7">
      <w:pPr>
        <w:pStyle w:val="6"/>
        <w:rPr>
          <w:rFonts w:hint="default"/>
          <w:lang w:val="es-EC"/>
        </w:rPr>
      </w:pPr>
      <w:bookmarkStart w:id="374" w:name="_Toc12735"/>
      <w:bookmarkStart w:id="375" w:name="_Toc29826"/>
      <w:r>
        <w:t xml:space="preserve">Tabla </w:t>
      </w:r>
      <w:r>
        <w:rPr>
          <w:rFonts w:hint="default"/>
          <w:lang w:val="es-EC"/>
        </w:rPr>
        <w:t>70</w:t>
      </w:r>
      <w:r>
        <w:t xml:space="preserve">. </w:t>
      </w:r>
      <w:r>
        <w:rPr>
          <w:rFonts w:hint="default"/>
          <w:lang w:val="es-EC"/>
        </w:rPr>
        <w:t>Clase LoginView</w:t>
      </w:r>
      <w:r>
        <w:t xml:space="preserve">- Cliente </w:t>
      </w:r>
      <w:r>
        <w:rPr>
          <w:rFonts w:hint="default"/>
          <w:lang w:val="es-EC"/>
        </w:rPr>
        <w:t>móvil</w:t>
      </w:r>
      <w:bookmarkEnd w:id="374"/>
      <w:bookmarkEnd w:id="375"/>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1CA23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E4F04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w:t>
            </w:r>
          </w:p>
          <w:p w14:paraId="36EF1D7C">
            <w:pPr>
              <w:spacing w:before="0" w:after="0" w:line="240" w:lineRule="auto"/>
              <w:rPr>
                <w:rFonts w:hint="default" w:ascii="Courier New" w:hAnsi="Courier New" w:eastAsia="Courier New" w:cs="Courier New"/>
                <w:color w:val="000000"/>
                <w:sz w:val="16"/>
                <w:szCs w:val="16"/>
                <w:lang w:val="es-EC"/>
              </w:rPr>
            </w:pPr>
          </w:p>
          <w:p w14:paraId="1898F7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Contrato que el controlador usa para actualizar la pantalla de login. */</w:t>
            </w:r>
          </w:p>
          <w:p w14:paraId="04C35A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interface LoginView {</w:t>
            </w:r>
          </w:p>
          <w:p w14:paraId="28B696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showLoading(show: Boolean)</w:t>
            </w:r>
          </w:p>
          <w:p w14:paraId="275AA86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showUsernameError(message: String)</w:t>
            </w:r>
          </w:p>
          <w:p w14:paraId="7D04C4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showPasswordError(message: String)</w:t>
            </w:r>
          </w:p>
          <w:p w14:paraId="031F3C6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showError(message: String)</w:t>
            </w:r>
          </w:p>
          <w:p w14:paraId="2D69F21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navigateToHome(token: String)</w:t>
            </w:r>
          </w:p>
          <w:p w14:paraId="4F100C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713D009">
      <w:pPr>
        <w:pStyle w:val="6"/>
      </w:pPr>
      <w:bookmarkStart w:id="376" w:name="_Toc26625"/>
      <w:bookmarkStart w:id="377" w:name="_Toc19742"/>
      <w:r>
        <w:t xml:space="preserve">Tabla </w:t>
      </w:r>
      <w:r>
        <w:rPr>
          <w:rFonts w:hint="default"/>
          <w:lang w:val="es-EC"/>
        </w:rPr>
        <w:t>71</w:t>
      </w:r>
      <w:r>
        <w:t xml:space="preserve">. </w:t>
      </w:r>
      <w:r>
        <w:rPr>
          <w:rFonts w:hint="default"/>
          <w:lang w:val="es-EC"/>
        </w:rPr>
        <w:t>Clase LoginActivity</w:t>
      </w:r>
      <w:r>
        <w:t>- Cliente web</w:t>
      </w:r>
      <w:bookmarkEnd w:id="376"/>
      <w:bookmarkEnd w:id="377"/>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F051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407D91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w:t>
            </w:r>
          </w:p>
          <w:p w14:paraId="775E8D18">
            <w:pPr>
              <w:spacing w:before="0" w:after="0" w:line="240" w:lineRule="auto"/>
              <w:rPr>
                <w:rFonts w:hint="default" w:ascii="Courier New" w:hAnsi="Courier New" w:eastAsia="Courier New" w:cs="Courier New"/>
                <w:color w:val="000000"/>
                <w:sz w:val="16"/>
                <w:szCs w:val="16"/>
                <w:lang w:val="es-EC"/>
              </w:rPr>
            </w:pPr>
          </w:p>
          <w:p w14:paraId="30DC71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android.content.Intent</w:t>
            </w:r>
          </w:p>
          <w:p w14:paraId="21F6E7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android.os.Bundle</w:t>
            </w:r>
          </w:p>
          <w:p w14:paraId="0CEC81C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android.view.View</w:t>
            </w:r>
          </w:p>
          <w:p w14:paraId="662DD0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android.widget.Toast</w:t>
            </w:r>
          </w:p>
          <w:p w14:paraId="5EC6B4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androidx.appcompat.app.AppCompatActivity</w:t>
            </w:r>
          </w:p>
          <w:p w14:paraId="26B874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androidx.lifecycle.lifecycleScope</w:t>
            </w:r>
          </w:p>
          <w:p w14:paraId="2A9EA54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ec.edu.monster.controller.LoginController</w:t>
            </w:r>
          </w:p>
          <w:p w14:paraId="201B54E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ec.edu.monster.databinding.ActivityLoginBinding</w:t>
            </w:r>
          </w:p>
          <w:p w14:paraId="4998392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ec.edu.monster.model.AuthModel</w:t>
            </w:r>
          </w:p>
          <w:p w14:paraId="646F8D2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ec.edu.monster.model.storage.SessionStore</w:t>
            </w:r>
          </w:p>
          <w:p w14:paraId="566B7511">
            <w:pPr>
              <w:spacing w:before="0" w:after="0" w:line="240" w:lineRule="auto"/>
              <w:rPr>
                <w:rFonts w:hint="default" w:ascii="Courier New" w:hAnsi="Courier New" w:eastAsia="Courier New" w:cs="Courier New"/>
                <w:color w:val="000000"/>
                <w:sz w:val="16"/>
                <w:szCs w:val="16"/>
                <w:lang w:val="es-EC"/>
              </w:rPr>
            </w:pPr>
          </w:p>
          <w:p w14:paraId="0FA2C89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Vista: solo pinta la UI y reenvía eventos al controlador. */</w:t>
            </w:r>
          </w:p>
          <w:p w14:paraId="6FECC7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LoginActivity : AppCompatActivity(), LoginView {</w:t>
            </w:r>
          </w:p>
          <w:p w14:paraId="12F412FC">
            <w:pPr>
              <w:spacing w:before="0" w:after="0" w:line="240" w:lineRule="auto"/>
              <w:rPr>
                <w:rFonts w:hint="default" w:ascii="Courier New" w:hAnsi="Courier New" w:eastAsia="Courier New" w:cs="Courier New"/>
                <w:color w:val="000000"/>
                <w:sz w:val="16"/>
                <w:szCs w:val="16"/>
                <w:lang w:val="es-EC"/>
              </w:rPr>
            </w:pPr>
          </w:p>
          <w:p w14:paraId="63952B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lateinit var binding: ActivityLoginBinding</w:t>
            </w:r>
          </w:p>
          <w:p w14:paraId="351FCD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lateinit var controller: LoginController</w:t>
            </w:r>
          </w:p>
          <w:p w14:paraId="395D56DE">
            <w:pPr>
              <w:spacing w:before="0" w:after="0" w:line="240" w:lineRule="auto"/>
              <w:rPr>
                <w:rFonts w:hint="default" w:ascii="Courier New" w:hAnsi="Courier New" w:eastAsia="Courier New" w:cs="Courier New"/>
                <w:color w:val="000000"/>
                <w:sz w:val="16"/>
                <w:szCs w:val="16"/>
                <w:lang w:val="es-EC"/>
              </w:rPr>
            </w:pPr>
          </w:p>
          <w:p w14:paraId="3DC8DC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onCreate(savedInstanceState: Bundle?) {</w:t>
            </w:r>
          </w:p>
          <w:p w14:paraId="0322990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super.onCreate(savedInstanceState)</w:t>
            </w:r>
          </w:p>
          <w:p w14:paraId="6CB636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 = ActivityLoginBinding.inflate(layoutInflater)</w:t>
            </w:r>
          </w:p>
          <w:p w14:paraId="445AB07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setContentView(binding.root)</w:t>
            </w:r>
          </w:p>
          <w:p w14:paraId="3EBF0198">
            <w:pPr>
              <w:spacing w:before="0" w:after="0" w:line="240" w:lineRule="auto"/>
              <w:rPr>
                <w:rFonts w:hint="default" w:ascii="Courier New" w:hAnsi="Courier New" w:eastAsia="Courier New" w:cs="Courier New"/>
                <w:color w:val="000000"/>
                <w:sz w:val="16"/>
                <w:szCs w:val="16"/>
                <w:lang w:val="es-EC"/>
              </w:rPr>
            </w:pPr>
          </w:p>
          <w:p w14:paraId="3B9682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 = LoginController(</w:t>
            </w:r>
          </w:p>
          <w:p w14:paraId="0CED461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view = this,</w:t>
            </w:r>
          </w:p>
          <w:p w14:paraId="49F3EBD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model = AuthModel(),</w:t>
            </w:r>
          </w:p>
          <w:p w14:paraId="47D4DD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 = SessionStore(applicationContext),</w:t>
            </w:r>
          </w:p>
          <w:p w14:paraId="1EB707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scope = lifecycleScope</w:t>
            </w:r>
          </w:p>
          <w:p w14:paraId="108D1D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9E6CA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binding.btnLogin.setOnClickListener {</w:t>
            </w:r>
          </w:p>
          <w:p w14:paraId="26E7658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binding.tilUsername.error = null</w:t>
            </w:r>
          </w:p>
          <w:p w14:paraId="6E3776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binding.tilPassword.error = null</w:t>
            </w:r>
          </w:p>
          <w:p w14:paraId="16688F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controller.onLoginClicked(</w:t>
            </w:r>
          </w:p>
          <w:p w14:paraId="1EC608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binding.etUsername.text?.toString().orEmpty(),</w:t>
            </w:r>
          </w:p>
          <w:p w14:paraId="6C885EA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binding.etPassword.text?.toString().orEmpty()</w:t>
            </w:r>
          </w:p>
          <w:p w14:paraId="557EB5C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F9BA3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955DD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7CD42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showLoading(show: Boolean) {</w:t>
            </w:r>
          </w:p>
          <w:p w14:paraId="0A3FA00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binding.progress.visibility = if (show) View.VISIBLE else View.GONE</w:t>
            </w:r>
          </w:p>
          <w:p w14:paraId="3CD6EC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binding.btnLogin.isEnabled = !show</w:t>
            </w:r>
          </w:p>
          <w:p w14:paraId="28F18E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83FBB2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showUsernameError(message: String) {</w:t>
            </w:r>
          </w:p>
          <w:p w14:paraId="4931935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binding.tilUsername.error = message</w:t>
            </w:r>
          </w:p>
          <w:p w14:paraId="3F03B78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2C8F5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showPasswordError(message: String) {</w:t>
            </w:r>
          </w:p>
          <w:p w14:paraId="2EFFB8B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binding.tilPassword.error = message</w:t>
            </w:r>
          </w:p>
          <w:p w14:paraId="332927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D50D1E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showError(message: String) {</w:t>
            </w:r>
          </w:p>
          <w:p w14:paraId="7A580A3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binding.tilUsername.error = " "</w:t>
            </w:r>
          </w:p>
          <w:p w14:paraId="723B4DA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binding.tilPassword.error = " "</w:t>
            </w:r>
          </w:p>
          <w:p w14:paraId="3818CB5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Toast.makeText(this, message, Toast.LENGTH_LONG).show()</w:t>
            </w:r>
          </w:p>
          <w:p w14:paraId="7C7351C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CACF20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navigateToHome(token: String) {</w:t>
            </w:r>
          </w:p>
          <w:p w14:paraId="546E9B0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startActivity(</w:t>
            </w:r>
          </w:p>
          <w:p w14:paraId="2397FAF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Intent(this, ConverterActivity::class.java).putExtra(ConverterActivity.EXTRA_TOKEN, token)</w:t>
            </w:r>
          </w:p>
          <w:p w14:paraId="4CA6CD5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3CD96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finish()</w:t>
            </w:r>
          </w:p>
          <w:p w14:paraId="03EB943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90276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5D6781EE">
      <w:pPr>
        <w:pStyle w:val="6"/>
      </w:pPr>
      <w:bookmarkStart w:id="378" w:name="_Toc25660"/>
      <w:bookmarkStart w:id="379" w:name="_Toc8241"/>
      <w:r>
        <w:t xml:space="preserve">Tabla </w:t>
      </w:r>
      <w:r>
        <w:rPr>
          <w:rFonts w:hint="default"/>
          <w:lang w:val="es-EC"/>
        </w:rPr>
        <w:t>72</w:t>
      </w:r>
      <w:r>
        <w:t xml:space="preserve">. </w:t>
      </w:r>
      <w:r>
        <w:rPr>
          <w:rFonts w:hint="default"/>
          <w:lang w:val="es-EC"/>
        </w:rPr>
        <w:t xml:space="preserve">Clase ConverterView </w:t>
      </w:r>
      <w:r>
        <w:t>- Cliente web</w:t>
      </w:r>
      <w:bookmarkEnd w:id="378"/>
      <w:bookmarkEnd w:id="379"/>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7C252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6662CCF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w:t>
            </w:r>
          </w:p>
          <w:p w14:paraId="7D2A53D0">
            <w:pPr>
              <w:spacing w:before="0" w:after="0" w:line="240" w:lineRule="auto"/>
              <w:rPr>
                <w:rFonts w:hint="default" w:ascii="Courier New" w:hAnsi="Courier New" w:eastAsia="Courier New" w:cs="Courier New"/>
                <w:color w:val="000000"/>
                <w:sz w:val="16"/>
                <w:szCs w:val="16"/>
                <w:lang w:val="es-EC"/>
              </w:rPr>
            </w:pPr>
          </w:p>
          <w:p w14:paraId="12B8E0B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w:t>
            </w:r>
          </w:p>
          <w:p w14:paraId="10437EEC">
            <w:pPr>
              <w:spacing w:before="0" w:after="0" w:line="240" w:lineRule="auto"/>
              <w:rPr>
                <w:rFonts w:hint="default" w:ascii="Courier New" w:hAnsi="Courier New" w:eastAsia="Courier New" w:cs="Courier New"/>
                <w:color w:val="000000"/>
                <w:sz w:val="16"/>
                <w:szCs w:val="16"/>
                <w:lang w:val="es-EC"/>
              </w:rPr>
            </w:pPr>
          </w:p>
          <w:p w14:paraId="1172489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interface ConverterView {</w:t>
            </w:r>
          </w:p>
          <w:p w14:paraId="6F59308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showTitle(title: String)</w:t>
            </w:r>
          </w:p>
          <w:p w14:paraId="49197B4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showUnits(units : List&lt;Unit&gt;, fromIndex: Int, toIndex: Int)</w:t>
            </w:r>
          </w:p>
          <w:p w14:paraId="4C99399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showSymbols(from: String, to: String)</w:t>
            </w:r>
          </w:p>
          <w:p w14:paraId="1258685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showResult(text: String)</w:t>
            </w:r>
          </w:p>
          <w:p w14:paraId="0FEB1E2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clearResult()</w:t>
            </w:r>
          </w:p>
          <w:p w14:paraId="257ABBB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Pasa null para quitar el error. */</w:t>
            </w:r>
          </w:p>
          <w:p w14:paraId="42BEAC3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showInputError(message: String?)</w:t>
            </w:r>
          </w:p>
          <w:p w14:paraId="1E1030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Error de comunicación o del servicio. */</w:t>
            </w:r>
          </w:p>
          <w:p w14:paraId="74AE6C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showError(message: String)</w:t>
            </w:r>
          </w:p>
          <w:p w14:paraId="0406BBF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showLoading(show: Boolean)</w:t>
            </w:r>
          </w:p>
          <w:p w14:paraId="1725C7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showSessionExpiredError()</w:t>
            </w:r>
          </w:p>
          <w:p w14:paraId="4F75B0A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2A0C15F6">
      <w:pPr>
        <w:pStyle w:val="6"/>
        <w:rPr>
          <w:rFonts w:hint="default"/>
          <w:lang w:val="es-EC"/>
        </w:rPr>
      </w:pPr>
      <w:bookmarkStart w:id="380" w:name="_Toc26868"/>
      <w:bookmarkStart w:id="381" w:name="_Toc6321"/>
      <w:r>
        <w:t xml:space="preserve">Tabla </w:t>
      </w:r>
      <w:r>
        <w:rPr>
          <w:rFonts w:hint="default"/>
          <w:lang w:val="es-EC"/>
        </w:rPr>
        <w:t>73</w:t>
      </w:r>
      <w:r>
        <w:t xml:space="preserve">. </w:t>
      </w:r>
      <w:r>
        <w:rPr>
          <w:rFonts w:hint="default"/>
          <w:lang w:val="es-EC"/>
        </w:rPr>
        <w:t>Clase ConverterActivity</w:t>
      </w:r>
      <w:r>
        <w:t xml:space="preserve">- Cliente </w:t>
      </w:r>
      <w:r>
        <w:rPr>
          <w:rFonts w:hint="default"/>
          <w:lang w:val="es-EC"/>
        </w:rPr>
        <w:t>móvil</w:t>
      </w:r>
      <w:bookmarkEnd w:id="380"/>
      <w:bookmarkEnd w:id="381"/>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64D5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0837665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w:t>
            </w:r>
          </w:p>
          <w:p w14:paraId="2435EA3A">
            <w:pPr>
              <w:spacing w:before="0" w:after="0" w:line="240" w:lineRule="auto"/>
              <w:rPr>
                <w:rFonts w:hint="default" w:ascii="Courier New" w:hAnsi="Courier New" w:eastAsia="Courier New" w:cs="Courier New"/>
                <w:color w:val="000000"/>
                <w:sz w:val="16"/>
                <w:szCs w:val="16"/>
                <w:lang w:val="es-EC"/>
              </w:rPr>
            </w:pPr>
          </w:p>
          <w:p w14:paraId="05E928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android.os.Bundle</w:t>
            </w:r>
          </w:p>
          <w:p w14:paraId="05584F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androidx.appcompat.app.AppCompatActivity</w:t>
            </w:r>
          </w:p>
          <w:p w14:paraId="2B2EF17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ec.edu.monster.databinding.ActivityConverterBinding</w:t>
            </w:r>
          </w:p>
          <w:p w14:paraId="346B0AA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com.google.android.material.tabs.TabLayoutMediator</w:t>
            </w:r>
          </w:p>
          <w:p w14:paraId="56B8FC2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7E32D3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ec.edu.monster.view.fragments.CategoryPagerAdapter</w:t>
            </w:r>
          </w:p>
          <w:p w14:paraId="3707DF7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ConverterActivity : AppCompatActivity() {</w:t>
            </w:r>
          </w:p>
          <w:p w14:paraId="12F99D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A5C3C5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lateinit var binding: ActivityConverterBinding</w:t>
            </w:r>
          </w:p>
          <w:p w14:paraId="2582AA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onCreate(savedInstanceState: Bundle?) {</w:t>
            </w:r>
          </w:p>
          <w:p w14:paraId="2AEFDE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super.onCreate(savedInstanceState)</w:t>
            </w:r>
          </w:p>
          <w:p w14:paraId="645316D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 = ActivityConverterBinding.inflate(layoutInflater)</w:t>
            </w:r>
          </w:p>
          <w:p w14:paraId="7197A8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setContentView(binding.root)</w:t>
            </w:r>
          </w:p>
          <w:p w14:paraId="5141D3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categories = UnitCategory.entries</w:t>
            </w:r>
          </w:p>
          <w:p w14:paraId="0E1647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binding.pager.adapter = CategoryPagerAdapter(this, categories)</w:t>
            </w:r>
          </w:p>
          <w:p w14:paraId="08DF498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binding.pager.offscreenPageLimit = categories.size</w:t>
            </w:r>
          </w:p>
          <w:p w14:paraId="5A94FED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TabLayoutMediator(binding.tabs, binding.pager) { tab, position -&gt;</w:t>
            </w:r>
          </w:p>
          <w:p w14:paraId="7A321F8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tab.text = categories[position].title</w:t>
            </w:r>
          </w:p>
          <w:p w14:paraId="0C500B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}.attach()</w:t>
            </w:r>
          </w:p>
          <w:p w14:paraId="0BB68F2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C6B33BA">
            <w:pPr>
              <w:spacing w:before="0" w:after="0" w:line="240" w:lineRule="auto"/>
              <w:rPr>
                <w:rFonts w:hint="default" w:ascii="Courier New" w:hAnsi="Courier New" w:eastAsia="Courier New" w:cs="Courier New"/>
                <w:color w:val="000000"/>
                <w:sz w:val="16"/>
                <w:szCs w:val="16"/>
                <w:lang w:val="es-EC"/>
              </w:rPr>
            </w:pPr>
          </w:p>
          <w:p w14:paraId="3A6F35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companion object {</w:t>
            </w:r>
          </w:p>
          <w:p w14:paraId="633F650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const val EXTRA_TOKEN = "extra_token"</w:t>
            </w:r>
          </w:p>
          <w:p w14:paraId="62C2DBE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6A2915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4677FF25">
      <w:pPr>
        <w:pStyle w:val="6"/>
        <w:rPr>
          <w:rFonts w:hint="default"/>
          <w:lang w:val="es-EC"/>
        </w:rPr>
      </w:pPr>
      <w:bookmarkStart w:id="382" w:name="_Toc11078"/>
      <w:bookmarkStart w:id="383" w:name="_Toc180"/>
      <w:r>
        <w:t xml:space="preserve">Tabla </w:t>
      </w:r>
      <w:r>
        <w:rPr>
          <w:rFonts w:hint="default"/>
          <w:lang w:val="es-EC"/>
        </w:rPr>
        <w:t>74</w:t>
      </w:r>
      <w:r>
        <w:t xml:space="preserve">. </w:t>
      </w:r>
      <w:r>
        <w:rPr>
          <w:rFonts w:hint="default"/>
          <w:lang w:val="es-EC"/>
        </w:rPr>
        <w:t>Clase CategoryPageAdapter</w:t>
      </w:r>
      <w:r>
        <w:t xml:space="preserve">- Cliente </w:t>
      </w:r>
      <w:r>
        <w:rPr>
          <w:rFonts w:hint="default"/>
          <w:lang w:val="es-EC"/>
        </w:rPr>
        <w:t>móvil</w:t>
      </w:r>
      <w:bookmarkEnd w:id="382"/>
      <w:bookmarkEnd w:id="383"/>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01D93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A97C97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ec.edu.monster.view.fragments</w:t>
            </w:r>
          </w:p>
          <w:p w14:paraId="695F6B11">
            <w:pPr>
              <w:spacing w:before="0" w:after="0" w:line="240" w:lineRule="auto"/>
              <w:rPr>
                <w:rFonts w:hint="default" w:ascii="Courier New" w:hAnsi="Courier New" w:eastAsia="Courier New" w:cs="Courier New"/>
                <w:color w:val="000000"/>
                <w:sz w:val="16"/>
                <w:szCs w:val="16"/>
                <w:lang w:val="es-EC"/>
              </w:rPr>
            </w:pPr>
          </w:p>
          <w:p w14:paraId="5B43915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androidx.fragment.app.FragmentActivity</w:t>
            </w:r>
          </w:p>
          <w:p w14:paraId="43F599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androidx.viewpager2.adapter.FragmentStateAdapter</w:t>
            </w:r>
          </w:p>
          <w:p w14:paraId="5ABB271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5A8B7AA8">
            <w:pPr>
              <w:spacing w:before="0" w:after="0" w:line="240" w:lineRule="auto"/>
              <w:rPr>
                <w:rFonts w:hint="default" w:ascii="Courier New" w:hAnsi="Courier New" w:eastAsia="Courier New" w:cs="Courier New"/>
                <w:color w:val="000000"/>
                <w:sz w:val="16"/>
                <w:szCs w:val="16"/>
                <w:lang w:val="es-EC"/>
              </w:rPr>
            </w:pPr>
          </w:p>
          <w:p w14:paraId="107B611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CategoryPagerAdapter(</w:t>
            </w:r>
          </w:p>
          <w:p w14:paraId="1F7508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activity: FragmentActivity,</w:t>
            </w:r>
          </w:p>
          <w:p w14:paraId="5353017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categories: List&lt;UnitCategory&gt;</w:t>
            </w:r>
          </w:p>
          <w:p w14:paraId="4D00F32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 FragmentStateAdapter(activity) {</w:t>
            </w:r>
          </w:p>
          <w:p w14:paraId="779B188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getItemCount() = categories.size</w:t>
            </w:r>
          </w:p>
          <w:p w14:paraId="35B139F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createFragment(position: Int) = ConverterFragment.newInstance(categories[position])</w:t>
            </w:r>
          </w:p>
          <w:p w14:paraId="758F30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08FE34F4">
      <w:pPr>
        <w:pStyle w:val="6"/>
        <w:rPr>
          <w:rFonts w:hint="default"/>
          <w:lang w:val="es-EC"/>
        </w:rPr>
      </w:pPr>
      <w:bookmarkStart w:id="384" w:name="_Toc31955"/>
      <w:bookmarkStart w:id="385" w:name="_Toc8212"/>
      <w:r>
        <w:t xml:space="preserve">Tabla </w:t>
      </w:r>
      <w:r>
        <w:rPr>
          <w:rFonts w:hint="default"/>
          <w:lang w:val="es-EC"/>
        </w:rPr>
        <w:t>75</w:t>
      </w:r>
      <w:r>
        <w:t xml:space="preserve">. </w:t>
      </w:r>
      <w:r>
        <w:rPr>
          <w:rFonts w:hint="default"/>
          <w:lang w:val="es-EC"/>
        </w:rPr>
        <w:t>Clase ConverterFragment</w:t>
      </w:r>
      <w:r>
        <w:t xml:space="preserve">- Cliente </w:t>
      </w:r>
      <w:r>
        <w:rPr>
          <w:rFonts w:hint="default"/>
          <w:lang w:val="es-EC"/>
        </w:rPr>
        <w:t>móvil</w:t>
      </w:r>
      <w:bookmarkEnd w:id="384"/>
      <w:bookmarkEnd w:id="385"/>
    </w:p>
    <w:tbl>
      <w:tblPr>
        <w:tblStyle w:val="42"/>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94"/>
      </w:tblGrid>
      <w:tr w14:paraId="52E7E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94" w:type="dxa"/>
            <w:shd w:val="clear" w:color="auto" w:fill="D9D9D9"/>
          </w:tcPr>
          <w:p w14:paraId="1D049C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package ec.edu.monster.view.fragments</w:t>
            </w:r>
          </w:p>
          <w:p w14:paraId="0A2368DB">
            <w:pPr>
              <w:spacing w:before="0" w:after="0" w:line="240" w:lineRule="auto"/>
              <w:rPr>
                <w:rFonts w:hint="default" w:ascii="Courier New" w:hAnsi="Courier New" w:eastAsia="Courier New" w:cs="Courier New"/>
                <w:color w:val="000000"/>
                <w:sz w:val="16"/>
                <w:szCs w:val="16"/>
                <w:lang w:val="es-EC"/>
              </w:rPr>
            </w:pPr>
          </w:p>
          <w:p w14:paraId="1135582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ec.edu.monster.R</w:t>
            </w:r>
          </w:p>
          <w:p w14:paraId="25DF23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android.content.Context</w:t>
            </w:r>
          </w:p>
          <w:p w14:paraId="7B2300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android.content.Intent</w:t>
            </w:r>
          </w:p>
          <w:p w14:paraId="09694B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android.os.Bundle</w:t>
            </w:r>
          </w:p>
          <w:p w14:paraId="394E0D1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android.view.LayoutInflater</w:t>
            </w:r>
          </w:p>
          <w:p w14:paraId="0933905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android.view.View</w:t>
            </w:r>
          </w:p>
          <w:p w14:paraId="659C620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android.view.ViewGroup</w:t>
            </w:r>
          </w:p>
          <w:p w14:paraId="5CF3F0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android.view.inputmethod.EditorInfo</w:t>
            </w:r>
          </w:p>
          <w:p w14:paraId="31E1E1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android.widget.ArrayAdapter</w:t>
            </w:r>
          </w:p>
          <w:p w14:paraId="3623EF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android.widget.Filter</w:t>
            </w:r>
          </w:p>
          <w:p w14:paraId="0E1948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android.widget.Toast</w:t>
            </w:r>
          </w:p>
          <w:p w14:paraId="4053E27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androidx.appcompat.app.AlertDialog</w:t>
            </w:r>
          </w:p>
          <w:p w14:paraId="31A1AE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androidx.core.os.bundleOf</w:t>
            </w:r>
          </w:p>
          <w:p w14:paraId="19BE9C8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androidx.core.widget.doAfterTextChanged</w:t>
            </w:r>
          </w:p>
          <w:p w14:paraId="3DF2562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androidx.fragment.app.Fragment</w:t>
            </w:r>
          </w:p>
          <w:p w14:paraId="1A0770B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androidx.lifecycle.lifecycleScope</w:t>
            </w:r>
          </w:p>
          <w:p w14:paraId="228C149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com.google.android.material.dialog.MaterialAlertDialogBuilder</w:t>
            </w:r>
          </w:p>
          <w:p w14:paraId="30E786F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ec.edu.monster.controller.ConverterController</w:t>
            </w:r>
          </w:p>
          <w:p w14:paraId="391B495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ec.edu.monster.databinding.FragmentConverterBinding</w:t>
            </w:r>
          </w:p>
          <w:p w14:paraId="3C116B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ec.edu.monster.model.UnitConverterModel</w:t>
            </w:r>
          </w:p>
          <w:p w14:paraId="5F048A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ec.edu.monster.model.entities.UnitCategory</w:t>
            </w:r>
          </w:p>
          <w:p w14:paraId="27A3324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ec.edu.monster.model.storage.SessionStore</w:t>
            </w:r>
          </w:p>
          <w:p w14:paraId="15AF0C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ec.edu.monster.view.ConverterView</w:t>
            </w:r>
          </w:p>
          <w:p w14:paraId="733F963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ec.edu.monster.view.LoginActivity</w:t>
            </w:r>
          </w:p>
          <w:p w14:paraId="0FFF5E7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import ec.edu.monster.model.entities.Unit</w:t>
            </w:r>
          </w:p>
          <w:p w14:paraId="730C7639">
            <w:pPr>
              <w:spacing w:before="0" w:after="0" w:line="240" w:lineRule="auto"/>
              <w:rPr>
                <w:rFonts w:hint="default" w:ascii="Courier New" w:hAnsi="Courier New" w:eastAsia="Courier New" w:cs="Courier New"/>
                <w:color w:val="000000"/>
                <w:sz w:val="16"/>
                <w:szCs w:val="16"/>
                <w:lang w:val="es-EC"/>
              </w:rPr>
            </w:pPr>
          </w:p>
          <w:p w14:paraId="32E3DC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Vista: una pestaña del conversor. Se reutiliza para todas las categorías. */</w:t>
            </w:r>
          </w:p>
          <w:p w14:paraId="3D32F4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class ConverterFragment : Fragment(), ConverterView {</w:t>
            </w:r>
          </w:p>
          <w:p w14:paraId="64A54212">
            <w:pPr>
              <w:spacing w:before="0" w:after="0" w:line="240" w:lineRule="auto"/>
              <w:rPr>
                <w:rFonts w:hint="default" w:ascii="Courier New" w:hAnsi="Courier New" w:eastAsia="Courier New" w:cs="Courier New"/>
                <w:color w:val="000000"/>
                <w:sz w:val="16"/>
                <w:szCs w:val="16"/>
                <w:lang w:val="es-EC"/>
              </w:rPr>
            </w:pPr>
          </w:p>
          <w:p w14:paraId="236512C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var _binding: FragmentConverterBinding? = null</w:t>
            </w:r>
          </w:p>
          <w:p w14:paraId="7DFAB9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binding get() = _binding!!</w:t>
            </w:r>
          </w:p>
          <w:p w14:paraId="5E70E57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lateinit var controller: ConverterController</w:t>
            </w:r>
          </w:p>
          <w:p w14:paraId="2FA7AD65">
            <w:pPr>
              <w:spacing w:before="0" w:after="0" w:line="240" w:lineRule="auto"/>
              <w:rPr>
                <w:rFonts w:hint="default" w:ascii="Courier New" w:hAnsi="Courier New" w:eastAsia="Courier New" w:cs="Courier New"/>
                <w:color w:val="000000"/>
                <w:sz w:val="16"/>
                <w:szCs w:val="16"/>
                <w:lang w:val="es-EC"/>
              </w:rPr>
            </w:pPr>
          </w:p>
          <w:p w14:paraId="71B9AC8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var sessionDialog: AlertDialog? = null</w:t>
            </w:r>
          </w:p>
          <w:p w14:paraId="19F49AAF">
            <w:pPr>
              <w:spacing w:before="0" w:after="0" w:line="240" w:lineRule="auto"/>
              <w:rPr>
                <w:rFonts w:hint="default" w:ascii="Courier New" w:hAnsi="Courier New" w:eastAsia="Courier New" w:cs="Courier New"/>
                <w:color w:val="000000"/>
                <w:sz w:val="16"/>
                <w:szCs w:val="16"/>
                <w:lang w:val="es-EC"/>
              </w:rPr>
            </w:pPr>
          </w:p>
          <w:p w14:paraId="2F703CD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onCreateView(</w:t>
            </w:r>
          </w:p>
          <w:p w14:paraId="28168B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inflater: LayoutInflater,</w:t>
            </w:r>
          </w:p>
          <w:p w14:paraId="70AAD99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container: ViewGroup?,</w:t>
            </w:r>
          </w:p>
          <w:p w14:paraId="37E9C39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savedInstanceState: Bundle?</w:t>
            </w:r>
          </w:p>
          <w:p w14:paraId="3D3B5CC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View {</w:t>
            </w:r>
          </w:p>
          <w:p w14:paraId="7B5F8EA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_binding = FragmentConverterBinding.inflate(inflater, container, false)</w:t>
            </w:r>
          </w:p>
          <w:p w14:paraId="2E537F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return binding.root</w:t>
            </w:r>
          </w:p>
          <w:p w14:paraId="2E6EA44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A064E37">
            <w:pPr>
              <w:spacing w:before="0" w:after="0" w:line="240" w:lineRule="auto"/>
              <w:rPr>
                <w:rFonts w:hint="default" w:ascii="Courier New" w:hAnsi="Courier New" w:eastAsia="Courier New" w:cs="Courier New"/>
                <w:color w:val="000000"/>
                <w:sz w:val="16"/>
                <w:szCs w:val="16"/>
                <w:lang w:val="es-EC"/>
              </w:rPr>
            </w:pPr>
          </w:p>
          <w:p w14:paraId="0FE7C7A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onViewCreated(view: View, savedInstanceState: Bundle?) {</w:t>
            </w:r>
          </w:p>
          <w:p w14:paraId="2E04EDF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super.onViewCreated(view, savedInstanceState)</w:t>
            </w:r>
          </w:p>
          <w:p w14:paraId="28DE722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category = UnitCategory.valueOf(requireArguments().getString(ARG_CATEGORY)!!)</w:t>
            </w:r>
          </w:p>
          <w:p w14:paraId="2600EE1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 = ConverterController(</w:t>
            </w:r>
          </w:p>
          <w:p w14:paraId="5A41A64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view = this,</w:t>
            </w:r>
          </w:p>
          <w:p w14:paraId="1E810D0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model = UnitConverterModel(SessionStore(requireContext().applicationContext)),</w:t>
            </w:r>
          </w:p>
          <w:p w14:paraId="79ECDC5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category = category,</w:t>
            </w:r>
          </w:p>
          <w:p w14:paraId="206E6B1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scope = viewLifecycleOwner.lifecycleScope   // se cancela solo al destruir la vista</w:t>
            </w:r>
          </w:p>
          <w:p w14:paraId="01ED3C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FA93A3B">
            <w:pPr>
              <w:spacing w:before="0" w:after="0" w:line="240" w:lineRule="auto"/>
              <w:rPr>
                <w:rFonts w:hint="default" w:ascii="Courier New" w:hAnsi="Courier New" w:eastAsia="Courier New" w:cs="Courier New"/>
                <w:color w:val="000000"/>
                <w:sz w:val="16"/>
                <w:szCs w:val="16"/>
                <w:lang w:val="es-EC"/>
              </w:rPr>
            </w:pPr>
          </w:p>
          <w:p w14:paraId="62EFBF6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binding.actFrom.setOnItemClickListener { _, _, position, _ -&gt; controller.onFromSelected(position) }</w:t>
            </w:r>
          </w:p>
          <w:p w14:paraId="076914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binding.actTo.setOnItemClickListener { _, _, position, _ -&gt; controller.onToSelected(position) }</w:t>
            </w:r>
          </w:p>
          <w:p w14:paraId="17C9502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binding.etValue.doAfterTextChanged { controller.onInputChanged() }</w:t>
            </w:r>
          </w:p>
          <w:p w14:paraId="1EA51DB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binding.etValue.setOnEditorActionListener { _, actionId, _ -&gt;</w:t>
            </w:r>
          </w:p>
          <w:p w14:paraId="766C25D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(actionId == EditorInfo.IME_ACTION_DONE) { convert(); true } else false</w:t>
            </w:r>
          </w:p>
          <w:p w14:paraId="3EC269B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2E156E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binding.btnConvert.setOnClickListener { convert() }</w:t>
            </w:r>
          </w:p>
          <w:p w14:paraId="3D47F6C7">
            <w:pPr>
              <w:spacing w:before="0" w:after="0" w:line="240" w:lineRule="auto"/>
              <w:rPr>
                <w:rFonts w:hint="default" w:ascii="Courier New" w:hAnsi="Courier New" w:eastAsia="Courier New" w:cs="Courier New"/>
                <w:color w:val="000000"/>
                <w:sz w:val="16"/>
                <w:szCs w:val="16"/>
                <w:lang w:val="es-EC"/>
              </w:rPr>
            </w:pPr>
          </w:p>
          <w:p w14:paraId="6A67213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controller.onViewCreated()</w:t>
            </w:r>
          </w:p>
          <w:p w14:paraId="2E6BDBB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843DB95">
            <w:pPr>
              <w:spacing w:before="0" w:after="0" w:line="240" w:lineRule="auto"/>
              <w:rPr>
                <w:rFonts w:hint="default" w:ascii="Courier New" w:hAnsi="Courier New" w:eastAsia="Courier New" w:cs="Courier New"/>
                <w:color w:val="000000"/>
                <w:sz w:val="16"/>
                <w:szCs w:val="16"/>
                <w:lang w:val="es-EC"/>
              </w:rPr>
            </w:pPr>
          </w:p>
          <w:p w14:paraId="4FE31DC0">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convert() {</w:t>
            </w:r>
          </w:p>
          <w:p w14:paraId="28BE4EC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controller.onConvertClicked(binding.etValue.text?.toString().orEmpty())</w:t>
            </w:r>
          </w:p>
          <w:p w14:paraId="770D35D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B924CC7">
            <w:pPr>
              <w:spacing w:before="0" w:after="0" w:line="240" w:lineRule="auto"/>
              <w:rPr>
                <w:rFonts w:hint="default" w:ascii="Courier New" w:hAnsi="Courier New" w:eastAsia="Courier New" w:cs="Courier New"/>
                <w:color w:val="000000"/>
                <w:sz w:val="16"/>
                <w:szCs w:val="16"/>
                <w:lang w:val="es-EC"/>
              </w:rPr>
            </w:pPr>
          </w:p>
          <w:p w14:paraId="3016A2F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 ConverterView ---</w:t>
            </w:r>
          </w:p>
          <w:p w14:paraId="240FA05D">
            <w:pPr>
              <w:spacing w:before="0" w:after="0" w:line="240" w:lineRule="auto"/>
              <w:rPr>
                <w:rFonts w:hint="default" w:ascii="Courier New" w:hAnsi="Courier New" w:eastAsia="Courier New" w:cs="Courier New"/>
                <w:color w:val="000000"/>
                <w:sz w:val="16"/>
                <w:szCs w:val="16"/>
                <w:lang w:val="es-EC"/>
              </w:rPr>
            </w:pPr>
          </w:p>
          <w:p w14:paraId="1FDC73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showTitle(title: String) {</w:t>
            </w:r>
          </w:p>
          <w:p w14:paraId="2CBB43C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binding.tvTitle.text = title</w:t>
            </w:r>
          </w:p>
          <w:p w14:paraId="0A6A79E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C028B5F">
            <w:pPr>
              <w:spacing w:before="0" w:after="0" w:line="240" w:lineRule="auto"/>
              <w:rPr>
                <w:rFonts w:hint="default" w:ascii="Courier New" w:hAnsi="Courier New" w:eastAsia="Courier New" w:cs="Courier New"/>
                <w:color w:val="000000"/>
                <w:sz w:val="16"/>
                <w:szCs w:val="16"/>
                <w:lang w:val="es-EC"/>
              </w:rPr>
            </w:pPr>
          </w:p>
          <w:p w14:paraId="3BCD19A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showUnits(units: List&lt;Unit&gt;, fromIndex: Int, toIndex: Int) {</w:t>
            </w:r>
          </w:p>
          <w:p w14:paraId="7A2E838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fullNames = resources.getBoolean(R.bool.show_full_unit_names)</w:t>
            </w:r>
          </w:p>
          <w:p w14:paraId="765224C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labels : List&lt;String&gt; = units.map {</w:t>
            </w:r>
          </w:p>
          <w:p w14:paraId="615091E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(fullNames)</w:t>
            </w:r>
          </w:p>
          <w:p w14:paraId="24CB08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D9AEA1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it.name</w:t>
            </w:r>
          </w:p>
          <w:p w14:paraId="511DEB6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else {</w:t>
            </w:r>
          </w:p>
          <w:p w14:paraId="5FCC6CE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it.symbol</w:t>
            </w:r>
          </w:p>
          <w:p w14:paraId="39EAE4F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769B01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7C7C4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binding.actFrom.setAdapter(NoFilterAdapter(requireContext(), labels))</w:t>
            </w:r>
          </w:p>
          <w:p w14:paraId="02E7569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binding.actTo.setAdapter(NoFilterAdapter(requireContext(), labels))</w:t>
            </w:r>
          </w:p>
          <w:p w14:paraId="3A04905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filter = false: evita que el adaptador filtre la lista con el texto actual.</w:t>
            </w:r>
          </w:p>
          <w:p w14:paraId="3135D0A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binding.actFrom.setText(labels[fromIndex], false)</w:t>
            </w:r>
          </w:p>
          <w:p w14:paraId="0ECCDD4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binding.actTo.setText(labels[toIndex], false)</w:t>
            </w:r>
          </w:p>
          <w:p w14:paraId="514CB62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140303FD">
            <w:pPr>
              <w:spacing w:before="0" w:after="0" w:line="240" w:lineRule="auto"/>
              <w:rPr>
                <w:rFonts w:hint="default" w:ascii="Courier New" w:hAnsi="Courier New" w:eastAsia="Courier New" w:cs="Courier New"/>
                <w:color w:val="000000"/>
                <w:sz w:val="16"/>
                <w:szCs w:val="16"/>
                <w:lang w:val="es-EC"/>
              </w:rPr>
            </w:pPr>
          </w:p>
          <w:p w14:paraId="723A31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showSymbols(from: String, to: String) {</w:t>
            </w:r>
          </w:p>
          <w:p w14:paraId="00BFFC4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binding.tilValue.suffixText = from</w:t>
            </w:r>
          </w:p>
          <w:p w14:paraId="572F4B9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binding.tilResult.suffixText = to</w:t>
            </w:r>
          </w:p>
          <w:p w14:paraId="0D10B5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82DB52A">
            <w:pPr>
              <w:spacing w:before="0" w:after="0" w:line="240" w:lineRule="auto"/>
              <w:rPr>
                <w:rFonts w:hint="default" w:ascii="Courier New" w:hAnsi="Courier New" w:eastAsia="Courier New" w:cs="Courier New"/>
                <w:color w:val="000000"/>
                <w:sz w:val="16"/>
                <w:szCs w:val="16"/>
                <w:lang w:val="es-EC"/>
              </w:rPr>
            </w:pPr>
          </w:p>
          <w:p w14:paraId="21951E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showResult(text: String) {</w:t>
            </w:r>
          </w:p>
          <w:p w14:paraId="05AF759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binding.etResult.setText(text)</w:t>
            </w:r>
          </w:p>
          <w:p w14:paraId="1A57D3E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10FCFE">
            <w:pPr>
              <w:spacing w:before="0" w:after="0" w:line="240" w:lineRule="auto"/>
              <w:rPr>
                <w:rFonts w:hint="default" w:ascii="Courier New" w:hAnsi="Courier New" w:eastAsia="Courier New" w:cs="Courier New"/>
                <w:color w:val="000000"/>
                <w:sz w:val="16"/>
                <w:szCs w:val="16"/>
                <w:lang w:val="es-EC"/>
              </w:rPr>
            </w:pPr>
          </w:p>
          <w:p w14:paraId="1267139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clearResult() {</w:t>
            </w:r>
          </w:p>
          <w:p w14:paraId="3630A4C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binding.etResult.setText("")</w:t>
            </w:r>
          </w:p>
          <w:p w14:paraId="31C14A7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4B2A444">
            <w:pPr>
              <w:spacing w:before="0" w:after="0" w:line="240" w:lineRule="auto"/>
              <w:rPr>
                <w:rFonts w:hint="default" w:ascii="Courier New" w:hAnsi="Courier New" w:eastAsia="Courier New" w:cs="Courier New"/>
                <w:color w:val="000000"/>
                <w:sz w:val="16"/>
                <w:szCs w:val="16"/>
                <w:lang w:val="es-EC"/>
              </w:rPr>
            </w:pPr>
          </w:p>
          <w:p w14:paraId="04280D5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showInputError(message: String?) {</w:t>
            </w:r>
          </w:p>
          <w:p w14:paraId="605BC30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if(message == null) clearError()</w:t>
            </w:r>
          </w:p>
          <w:p w14:paraId="7507649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binding.tilValue.error = message</w:t>
            </w:r>
          </w:p>
          <w:p w14:paraId="6F18C6F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6467F58A">
            <w:pPr>
              <w:spacing w:before="0" w:after="0" w:line="240" w:lineRule="auto"/>
              <w:rPr>
                <w:rFonts w:hint="default" w:ascii="Courier New" w:hAnsi="Courier New" w:eastAsia="Courier New" w:cs="Courier New"/>
                <w:color w:val="000000"/>
                <w:sz w:val="16"/>
                <w:szCs w:val="16"/>
                <w:lang w:val="es-EC"/>
              </w:rPr>
            </w:pPr>
          </w:p>
          <w:p w14:paraId="5842D1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clearError()</w:t>
            </w:r>
          </w:p>
          <w:p w14:paraId="55852CB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110791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binding.tilValue.error = null</w:t>
            </w:r>
          </w:p>
          <w:p w14:paraId="4EA2640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5D07408">
            <w:pPr>
              <w:spacing w:before="0" w:after="0" w:line="240" w:lineRule="auto"/>
              <w:rPr>
                <w:rFonts w:hint="default" w:ascii="Courier New" w:hAnsi="Courier New" w:eastAsia="Courier New" w:cs="Courier New"/>
                <w:color w:val="000000"/>
                <w:sz w:val="16"/>
                <w:szCs w:val="16"/>
                <w:lang w:val="es-EC"/>
              </w:rPr>
            </w:pPr>
          </w:p>
          <w:p w14:paraId="7604837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showError(message: String) {</w:t>
            </w:r>
          </w:p>
          <w:p w14:paraId="23848F3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context?.let { Toast.makeText(it, message, Toast.LENGTH_LONG).show() }</w:t>
            </w:r>
          </w:p>
          <w:p w14:paraId="52F3C4B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8AF09CF">
            <w:pPr>
              <w:spacing w:before="0" w:after="0" w:line="240" w:lineRule="auto"/>
              <w:rPr>
                <w:rFonts w:hint="default" w:ascii="Courier New" w:hAnsi="Courier New" w:eastAsia="Courier New" w:cs="Courier New"/>
                <w:color w:val="000000"/>
                <w:sz w:val="16"/>
                <w:szCs w:val="16"/>
                <w:lang w:val="es-EC"/>
              </w:rPr>
            </w:pPr>
          </w:p>
          <w:p w14:paraId="7F89929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showLoading(show: Boolean) {</w:t>
            </w:r>
          </w:p>
          <w:p w14:paraId="37DC2C2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Puede llegar después de onDestroyView (la corrutina se cancela): no tocar un binding nulo.</w:t>
            </w:r>
          </w:p>
          <w:p w14:paraId="30A74E7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_binding?.btnConvert?.isEnabled = !show</w:t>
            </w:r>
          </w:p>
          <w:p w14:paraId="4ABF382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05D83CA8">
            <w:pPr>
              <w:spacing w:before="0" w:after="0" w:line="240" w:lineRule="auto"/>
              <w:rPr>
                <w:rFonts w:hint="default" w:ascii="Courier New" w:hAnsi="Courier New" w:eastAsia="Courier New" w:cs="Courier New"/>
                <w:color w:val="000000"/>
                <w:sz w:val="16"/>
                <w:szCs w:val="16"/>
                <w:lang w:val="es-EC"/>
              </w:rPr>
            </w:pPr>
          </w:p>
          <w:p w14:paraId="376F86F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showSessionExpiredError() {</w:t>
            </w:r>
          </w:p>
          <w:p w14:paraId="1CC8B55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val ctx = context ?: return</w:t>
            </w:r>
          </w:p>
          <w:p w14:paraId="30CD52E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if (sessionDialog?.isShowing == true) return</w:t>
            </w:r>
          </w:p>
          <w:p w14:paraId="640663A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sessionDialog = MaterialAlertDialogBuilder(ctx)</w:t>
            </w:r>
          </w:p>
          <w:p w14:paraId="169B675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.setTitle(R.string.session_expired_title)</w:t>
            </w:r>
          </w:p>
          <w:p w14:paraId="2D3DB13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.setMessage(R.string.session_expired_message)</w:t>
            </w:r>
          </w:p>
          <w:p w14:paraId="0EF94D4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.setCancelable(false)   // solo se sale con uno de los dos botones</w:t>
            </w:r>
          </w:p>
          <w:p w14:paraId="4CCDA39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.setPositiveButton(R.string.action_login_again) { _, _ -&gt; goToLogin() }</w:t>
            </w:r>
          </w:p>
          <w:p w14:paraId="1E7894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.setNegativeButton(R.string.action_exit) { _, _ -&gt; activity?.finishAffinity() }</w:t>
            </w:r>
          </w:p>
          <w:p w14:paraId="13FEF9C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.show()</w:t>
            </w:r>
          </w:p>
          <w:p w14:paraId="45FDF90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39C76D78">
            <w:pPr>
              <w:spacing w:before="0" w:after="0" w:line="240" w:lineRule="auto"/>
              <w:rPr>
                <w:rFonts w:hint="default" w:ascii="Courier New" w:hAnsi="Courier New" w:eastAsia="Courier New" w:cs="Courier New"/>
                <w:color w:val="000000"/>
                <w:sz w:val="16"/>
                <w:szCs w:val="16"/>
                <w:lang w:val="es-EC"/>
              </w:rPr>
            </w:pPr>
          </w:p>
          <w:p w14:paraId="5639D464">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fun goToLogin() {</w:t>
            </w:r>
          </w:p>
          <w:p w14:paraId="112952E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 CLEAR_TASK vacía el historial: el botón "atrás" no regresa al conversor.</w:t>
            </w:r>
          </w:p>
          <w:p w14:paraId="22DFA0A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startActivity(</w:t>
            </w:r>
          </w:p>
          <w:p w14:paraId="7B2B11F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Intent(requireContext(), LoginActivity::class.java)</w:t>
            </w:r>
          </w:p>
          <w:p w14:paraId="64E8BBD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.addFlags(Intent.FLAG_ACTIVITY_NEW_TASK or Intent.FLAG_ACTIVITY_CLEAR_TASK)</w:t>
            </w:r>
          </w:p>
          <w:p w14:paraId="2C7A637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038D5F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1483678">
            <w:pPr>
              <w:spacing w:before="0" w:after="0" w:line="240" w:lineRule="auto"/>
              <w:rPr>
                <w:rFonts w:hint="default" w:ascii="Courier New" w:hAnsi="Courier New" w:eastAsia="Courier New" w:cs="Courier New"/>
                <w:color w:val="000000"/>
                <w:sz w:val="16"/>
                <w:szCs w:val="16"/>
                <w:lang w:val="es-EC"/>
              </w:rPr>
            </w:pPr>
          </w:p>
          <w:p w14:paraId="33D4CB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onDestroyView() {</w:t>
            </w:r>
          </w:p>
          <w:p w14:paraId="0C5538F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sessionDialog?.dismiss()</w:t>
            </w:r>
          </w:p>
          <w:p w14:paraId="7584876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sessionDialog = null</w:t>
            </w:r>
          </w:p>
          <w:p w14:paraId="68AEEE6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super.onDestroyView()</w:t>
            </w:r>
          </w:p>
          <w:p w14:paraId="6A077A8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_binding = null</w:t>
            </w:r>
          </w:p>
          <w:p w14:paraId="4D7036C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5A3B7625">
            <w:pPr>
              <w:spacing w:before="0" w:after="0" w:line="240" w:lineRule="auto"/>
              <w:rPr>
                <w:rFonts w:hint="default" w:ascii="Courier New" w:hAnsi="Courier New" w:eastAsia="Courier New" w:cs="Courier New"/>
                <w:color w:val="000000"/>
                <w:sz w:val="16"/>
                <w:szCs w:val="16"/>
                <w:lang w:val="es-EC"/>
              </w:rPr>
            </w:pPr>
          </w:p>
          <w:p w14:paraId="6B6FE6C7">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companion object {</w:t>
            </w:r>
          </w:p>
          <w:p w14:paraId="752FB66D">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const val ARG_CATEGORY = "category"</w:t>
            </w:r>
          </w:p>
          <w:p w14:paraId="7E23ECEF">
            <w:pPr>
              <w:spacing w:before="0" w:after="0" w:line="240" w:lineRule="auto"/>
              <w:rPr>
                <w:rFonts w:hint="default" w:ascii="Courier New" w:hAnsi="Courier New" w:eastAsia="Courier New" w:cs="Courier New"/>
                <w:color w:val="000000"/>
                <w:sz w:val="16"/>
                <w:szCs w:val="16"/>
                <w:lang w:val="es-EC"/>
              </w:rPr>
            </w:pPr>
          </w:p>
          <w:p w14:paraId="4CA0BCB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fun newInstance(category: UnitCategory) = ConverterFragment().apply {</w:t>
            </w:r>
          </w:p>
          <w:p w14:paraId="06A9ADC6">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arguments = bundleOf(ARG_CATEGORY to category.name)</w:t>
            </w:r>
          </w:p>
          <w:p w14:paraId="001AD3B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538AB61">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879480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p w14:paraId="29F30522">
            <w:pPr>
              <w:spacing w:before="0" w:after="0" w:line="240" w:lineRule="auto"/>
              <w:rPr>
                <w:rFonts w:hint="default" w:ascii="Courier New" w:hAnsi="Courier New" w:eastAsia="Courier New" w:cs="Courier New"/>
                <w:color w:val="000000"/>
                <w:sz w:val="16"/>
                <w:szCs w:val="16"/>
                <w:lang w:val="es-EC"/>
              </w:rPr>
            </w:pPr>
          </w:p>
          <w:p w14:paraId="40C5AA4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Adaptador para dropdowns de selección fija: siempre muestra todas las opciones. */</w:t>
            </w:r>
          </w:p>
          <w:p w14:paraId="09963838">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private class NoFilterAdapter(context: Context, items: List&lt;String&gt;) :</w:t>
            </w:r>
          </w:p>
          <w:p w14:paraId="241E0143">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ArrayAdapter&lt;String&gt;(context, android.R.layout.simple_dropdown_item_1line, items) {</w:t>
            </w:r>
          </w:p>
          <w:p w14:paraId="4A76D844">
            <w:pPr>
              <w:spacing w:before="0" w:after="0" w:line="240" w:lineRule="auto"/>
              <w:rPr>
                <w:rFonts w:hint="default" w:ascii="Courier New" w:hAnsi="Courier New" w:eastAsia="Courier New" w:cs="Courier New"/>
                <w:color w:val="000000"/>
                <w:sz w:val="16"/>
                <w:szCs w:val="16"/>
                <w:lang w:val="es-EC"/>
              </w:rPr>
            </w:pPr>
          </w:p>
          <w:p w14:paraId="7555D1F2">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private val all = items.toList()</w:t>
            </w:r>
          </w:p>
          <w:p w14:paraId="665878CF">
            <w:pPr>
              <w:spacing w:before="0" w:after="0" w:line="240" w:lineRule="auto"/>
              <w:rPr>
                <w:rFonts w:hint="default" w:ascii="Courier New" w:hAnsi="Courier New" w:eastAsia="Courier New" w:cs="Courier New"/>
                <w:color w:val="000000"/>
                <w:sz w:val="16"/>
                <w:szCs w:val="16"/>
                <w:lang w:val="es-EC"/>
              </w:rPr>
            </w:pPr>
          </w:p>
          <w:p w14:paraId="2F5CA4B5">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getFilter() = object : Filter() {</w:t>
            </w:r>
          </w:p>
          <w:p w14:paraId="4105E57C">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performFiltering(constraint: CharSequence?) =</w:t>
            </w:r>
          </w:p>
          <w:p w14:paraId="0DE0B1D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FilterResults().apply { values = all; count = all.size }</w:t>
            </w:r>
          </w:p>
          <w:p w14:paraId="645D7F2C">
            <w:pPr>
              <w:spacing w:before="0" w:after="0" w:line="240" w:lineRule="auto"/>
              <w:rPr>
                <w:rFonts w:hint="default" w:ascii="Courier New" w:hAnsi="Courier New" w:eastAsia="Courier New" w:cs="Courier New"/>
                <w:color w:val="000000"/>
                <w:sz w:val="16"/>
                <w:szCs w:val="16"/>
                <w:lang w:val="es-EC"/>
              </w:rPr>
            </w:pPr>
          </w:p>
          <w:p w14:paraId="6B02A50B">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override fun publishResults(constraint: CharSequence?, results: FilterResults?) {</w:t>
            </w:r>
          </w:p>
          <w:p w14:paraId="121BF6EA">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notifyDataSetChanged()</w:t>
            </w:r>
          </w:p>
          <w:p w14:paraId="1DB7B5AE">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425F8ACF">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 xml:space="preserve">    }</w:t>
            </w:r>
          </w:p>
          <w:p w14:paraId="72861BD9">
            <w:pPr>
              <w:spacing w:before="0" w:after="0" w:line="240" w:lineRule="auto"/>
              <w:rPr>
                <w:rFonts w:hint="default" w:ascii="Courier New" w:hAnsi="Courier New" w:eastAsia="Courier New" w:cs="Courier New"/>
                <w:color w:val="000000"/>
                <w:sz w:val="16"/>
                <w:szCs w:val="16"/>
                <w:lang w:val="es-EC"/>
              </w:rPr>
            </w:pPr>
            <w:r>
              <w:rPr>
                <w:rFonts w:hint="default" w:ascii="Courier New" w:hAnsi="Courier New" w:eastAsia="Courier New" w:cs="Courier New"/>
                <w:color w:val="000000"/>
                <w:sz w:val="16"/>
                <w:szCs w:val="16"/>
                <w:lang w:val="es-EC"/>
              </w:rPr>
              <w:t>}</w:t>
            </w:r>
          </w:p>
        </w:tc>
      </w:tr>
    </w:tbl>
    <w:p w14:paraId="36D6CE56"/>
    <w:p w14:paraId="468D4681">
      <w:pPr>
        <w:rPr>
          <w:del w:id="7116" w:author="Edison Verdesoto" w:date="2026-05-11T20:20:00Z"/>
        </w:rPr>
      </w:pPr>
    </w:p>
    <w:p w14:paraId="2B4E0E8E">
      <w:pPr>
        <w:pStyle w:val="4"/>
      </w:pPr>
      <w:bookmarkStart w:id="386" w:name="_Toc24786"/>
      <w:bookmarkStart w:id="387" w:name="_Toc6122"/>
      <w:r>
        <w:t>EJECUCIÓN DEL CLIENTE DE MÓVIL</w:t>
      </w:r>
      <w:bookmarkEnd w:id="386"/>
      <w:bookmarkEnd w:id="387"/>
    </w:p>
    <w:p w14:paraId="2DD72668">
      <w:pPr>
        <w:pStyle w:val="4"/>
        <w:jc w:val="center"/>
      </w:pPr>
      <w:bookmarkStart w:id="388" w:name="_Toc1102"/>
      <w:bookmarkStart w:id="389" w:name="_Toc23035"/>
      <w:r>
        <w:drawing>
          <wp:inline distT="0" distB="0" distL="114300" distR="114300">
            <wp:extent cx="1457960" cy="3261360"/>
            <wp:effectExtent l="9525" t="9525" r="18415" b="18415"/>
            <wp:docPr id="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4"/>
                    <pic:cNvPicPr>
                      <a:picLocks noChangeAspect="1"/>
                    </pic:cNvPicPr>
                  </pic:nvPicPr>
                  <pic:blipFill>
                    <a:blip r:embed="rId93"/>
                    <a:stretch>
                      <a:fillRect/>
                    </a:stretch>
                  </pic:blipFill>
                  <pic:spPr>
                    <a:xfrm>
                      <a:off x="0" y="0"/>
                      <a:ext cx="1457960" cy="3261360"/>
                    </a:xfrm>
                    <a:prstGeom prst="rect">
                      <a:avLst/>
                    </a:prstGeom>
                    <a:ln>
                      <a:solidFill>
                        <a:schemeClr val="tx1"/>
                      </a:solidFill>
                    </a:ln>
                  </pic:spPr>
                </pic:pic>
              </a:graphicData>
            </a:graphic>
          </wp:inline>
        </w:drawing>
      </w:r>
      <w:bookmarkEnd w:id="388"/>
      <w:bookmarkEnd w:id="389"/>
    </w:p>
    <w:p w14:paraId="196169C6">
      <w:pPr>
        <w:pStyle w:val="5"/>
      </w:pPr>
      <w:bookmarkStart w:id="390" w:name="_Toc24352"/>
      <w:bookmarkStart w:id="391" w:name="_Toc21692"/>
      <w:r>
        <w:t xml:space="preserve">Figura </w:t>
      </w:r>
      <w:r>
        <w:rPr>
          <w:rFonts w:hint="default"/>
          <w:lang w:val="es-EC"/>
        </w:rPr>
        <w:t>66</w:t>
      </w:r>
      <w:r>
        <w:t>. Login - Cliente móvil</w:t>
      </w:r>
      <w:bookmarkEnd w:id="390"/>
      <w:bookmarkEnd w:id="391"/>
    </w:p>
    <w:p w14:paraId="5C0D6D02">
      <w:pPr>
        <w:pBdr>
          <w:top w:val="none" w:color="auto" w:sz="0" w:space="0"/>
          <w:left w:val="none" w:color="auto" w:sz="0" w:space="0"/>
          <w:bottom w:val="none" w:color="auto" w:sz="0" w:space="0"/>
          <w:right w:val="none" w:color="auto" w:sz="0" w:space="0"/>
          <w:between w:val="none" w:color="auto" w:sz="0" w:space="0"/>
        </w:pBdr>
        <w:spacing w:line="240" w:lineRule="auto"/>
        <w:jc w:val="center"/>
        <w:rPr>
          <w:i/>
          <w:iCs/>
          <w:color w:val="1F497D"/>
          <w:sz w:val="18"/>
          <w:szCs w:val="18"/>
        </w:rPr>
      </w:pPr>
      <w:bookmarkStart w:id="392" w:name="_cdfm1fxggw8g" w:colFirst="0" w:colLast="0"/>
      <w:bookmarkEnd w:id="392"/>
      <w:r>
        <w:drawing>
          <wp:inline distT="0" distB="0" distL="114300" distR="114300">
            <wp:extent cx="2127885" cy="2905125"/>
            <wp:effectExtent l="9525" t="9525" r="21590" b="19050"/>
            <wp:docPr id="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
                    <pic:cNvPicPr>
                      <a:picLocks noChangeAspect="1"/>
                    </pic:cNvPicPr>
                  </pic:nvPicPr>
                  <pic:blipFill>
                    <a:blip r:embed="rId94"/>
                    <a:stretch>
                      <a:fillRect/>
                    </a:stretch>
                  </pic:blipFill>
                  <pic:spPr>
                    <a:xfrm>
                      <a:off x="0" y="0"/>
                      <a:ext cx="2127885" cy="2905125"/>
                    </a:xfrm>
                    <a:prstGeom prst="rect">
                      <a:avLst/>
                    </a:prstGeom>
                    <a:ln>
                      <a:solidFill>
                        <a:schemeClr val="tx1"/>
                      </a:solidFill>
                    </a:ln>
                  </pic:spPr>
                </pic:pic>
              </a:graphicData>
            </a:graphic>
          </wp:inline>
        </w:drawing>
      </w:r>
    </w:p>
    <w:p w14:paraId="0A1BDE84">
      <w:pPr>
        <w:spacing w:line="240" w:lineRule="auto"/>
        <w:jc w:val="center"/>
        <w:rPr>
          <w:i/>
          <w:iCs/>
          <w:color w:val="1F497D"/>
          <w:sz w:val="18"/>
          <w:szCs w:val="18"/>
        </w:rPr>
      </w:pPr>
      <w:r>
        <w:rPr>
          <w:i/>
          <w:iCs/>
          <w:color w:val="1F497D"/>
          <w:sz w:val="18"/>
          <w:szCs w:val="18"/>
        </w:rPr>
        <w:t xml:space="preserve">Figura </w:t>
      </w:r>
      <w:r>
        <w:rPr>
          <w:rFonts w:hint="default"/>
          <w:i/>
          <w:iCs/>
          <w:color w:val="1F497D"/>
          <w:sz w:val="18"/>
          <w:szCs w:val="18"/>
          <w:lang w:val="es-EC"/>
        </w:rPr>
        <w:t>67</w:t>
      </w:r>
      <w:r>
        <w:rPr>
          <w:i/>
          <w:iCs/>
          <w:color w:val="1F497D"/>
          <w:sz w:val="18"/>
          <w:szCs w:val="18"/>
        </w:rPr>
        <w:t>. Pantalla de Conversiones - Cliente móvil</w:t>
      </w:r>
    </w:p>
    <w:p w14:paraId="6A3419EF">
      <w:pPr>
        <w:pStyle w:val="4"/>
      </w:pPr>
      <w:bookmarkStart w:id="393" w:name="_Toc9162"/>
      <w:bookmarkStart w:id="394" w:name="_Toc10379"/>
      <w:r>
        <w:t>CONCLUSIONES</w:t>
      </w:r>
      <w:bookmarkEnd w:id="393"/>
      <w:bookmarkEnd w:id="394"/>
    </w:p>
    <w:p w14:paraId="07E6BAA8">
      <w:pPr>
        <w:numPr>
          <w:numId w:val="0"/>
        </w:numPr>
        <w:spacing w:before="0"/>
        <w:rPr>
          <w:rFonts w:hint="default"/>
        </w:rPr>
      </w:pPr>
      <w:r>
        <w:rPr>
          <w:rFonts w:hint="default"/>
          <w:lang w:val="es-EC"/>
        </w:rPr>
        <w:t>L</w:t>
      </w:r>
      <w:r>
        <w:rPr>
          <w:rFonts w:hint="default"/>
        </w:rPr>
        <w:t>a culminación de este proyecto evidencia la efectividad de una Arquitectura Orientada a Servicios (SOA) al integrar exitosamente un servidor SOAP robusto, desarrollado en Java y alojado en Payara Server, con un ecosistema de clientes multiplataforma (web, móvil, escritorio y consola) que fueron desarrollados en lenguaje Java en el entorno de desarrollo de Netbeans y Android Studio, así como el servidor SOAP resultó ser una solución robusta, los clientes utilizaron el mismo patrón arquitectónico MVC y el mismo sistema de conexión de los clientes con el servidor.</w:t>
      </w:r>
    </w:p>
    <w:p w14:paraId="6BD3D790">
      <w:pPr>
        <w:numPr>
          <w:ilvl w:val="0"/>
          <w:numId w:val="4"/>
        </w:numPr>
        <w:spacing w:before="0"/>
      </w:pPr>
    </w:p>
    <w:p w14:paraId="4543F716">
      <w:pPr>
        <w:pStyle w:val="4"/>
      </w:pPr>
      <w:bookmarkStart w:id="395" w:name="_Toc10133"/>
      <w:bookmarkStart w:id="396" w:name="_Toc3100"/>
      <w:r>
        <w:t>RECOMENDACIONES</w:t>
      </w:r>
      <w:bookmarkEnd w:id="395"/>
      <w:bookmarkEnd w:id="396"/>
    </w:p>
    <w:p w14:paraId="5528BDC3">
      <w:pPr>
        <w:numPr>
          <w:ilvl w:val="0"/>
          <w:numId w:val="5"/>
        </w:numPr>
        <w:spacing w:before="0" w:after="0"/>
        <w:rPr>
          <w:rFonts w:hint="default"/>
        </w:rPr>
      </w:pPr>
      <w:r>
        <w:rPr>
          <w:rFonts w:hint="default"/>
        </w:rPr>
        <w:t>Integrar una base de datos (BDD) formal para reemplazar el manejo de credenciales quemadas en código y permitir el almacenamiento histórico personal de las conversiones de manera persistente y escalable.</w:t>
      </w:r>
    </w:p>
    <w:p w14:paraId="6C676470">
      <w:pPr>
        <w:numPr>
          <w:ilvl w:val="0"/>
          <w:numId w:val="5"/>
        </w:numPr>
        <w:spacing w:before="0" w:after="0"/>
        <w:rPr>
          <w:rFonts w:hint="default"/>
        </w:rPr>
      </w:pPr>
      <w:r>
        <w:rPr>
          <w:rFonts w:hint="default"/>
        </w:rPr>
        <w:t xml:space="preserve">Integrar protocolos de cifrado a nivel de mensaje (WS-Security) y el uso de HTTPS en entornos de producción para proteger la integridad del token de seguridad y los datos sensibles durante el tránsito en la red. </w:t>
      </w:r>
    </w:p>
    <w:p w14:paraId="6F868FDC">
      <w:pPr>
        <w:numPr>
          <w:ilvl w:val="0"/>
          <w:numId w:val="5"/>
        </w:numPr>
        <w:spacing w:before="0" w:after="0"/>
        <w:rPr>
          <w:rFonts w:hint="default"/>
        </w:rPr>
      </w:pPr>
      <w:r>
        <w:rPr>
          <w:rFonts w:hint="default"/>
        </w:rPr>
        <w:t>Incorporar herramientas de análisis estático de código automatizadas como Sonarqube dentro del ciclo de vida de desarrollo para monitorear la calidad del software y asegurar que las nuevas funcionalidades no rompan la compatibilidad con el contrato WSDL expuesto, así como realizar pruebas de carga con jmeter y suites de pruebas unitarias.</w:t>
      </w:r>
    </w:p>
    <w:p w14:paraId="6DB5419F"/>
    <w:sectPr>
      <w:type w:val="continuous"/>
      <w:pgSz w:w="11906" w:h="16838"/>
      <w:pgMar w:top="1276" w:right="1701" w:bottom="993" w:left="1701" w:header="708" w:footer="708"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2106C8E-9AC6-4343-BB41-C5F968FBDABB}"/>
  </w:font>
  <w:font w:name="Arial">
    <w:panose1 w:val="020B0604020202020204"/>
    <w:charset w:val="00"/>
    <w:family w:val="swiss"/>
    <w:pitch w:val="default"/>
    <w:sig w:usb0="E0002EFF" w:usb1="C000785B" w:usb2="00000009" w:usb3="00000000" w:csb0="400001FF" w:csb1="FFFF0000"/>
    <w:embedRegular r:id="rId2" w:fontKey="{63FF6C92-DE16-4B2B-BB34-50754CC2E09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BCBFE3C-2290-4A03-8E02-82F7CC3AD545}"/>
  </w:font>
  <w:font w:name="Wingdings">
    <w:panose1 w:val="05000000000000000000"/>
    <w:charset w:val="02"/>
    <w:family w:val="auto"/>
    <w:pitch w:val="default"/>
    <w:sig w:usb0="00000000" w:usb1="00000000" w:usb2="00000000" w:usb3="00000000" w:csb0="80000000" w:csb1="00000000"/>
    <w:embedRegular r:id="rId4" w:fontKey="{EE8F5EE1-F9F3-4000-84AC-CB848141C51D}"/>
  </w:font>
  <w:font w:name="Calibri">
    <w:panose1 w:val="020F0502020204030204"/>
    <w:charset w:val="00"/>
    <w:family w:val="swiss"/>
    <w:pitch w:val="default"/>
    <w:sig w:usb0="E4002EFF" w:usb1="C200247B" w:usb2="00000009" w:usb3="00000000" w:csb0="200001FF" w:csb1="00000000"/>
    <w:embedRegular r:id="rId5" w:fontKey="{BD11F419-8192-49AF-B040-F66108B0F9F3}"/>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FC361405-4375-4904-894E-DFC110BFEC50}"/>
  </w:font>
  <w:font w:name="Libre Baskerville">
    <w:altName w:val="Cambria"/>
    <w:panose1 w:val="00000000000000000000"/>
    <w:charset w:val="00"/>
    <w:family w:val="roman"/>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embedRegular r:id="rId7" w:fontKey="{D44F5833-B889-4987-AF34-46B21D145398}"/>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0055418B-CDC6-4258-B621-9AC57B711069}"/>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9B6E">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right"/>
    </w:pPr>
    <w:r>
      <w:fldChar w:fldCharType="begin"/>
    </w:r>
    <w:r>
      <w:instrText xml:space="preserve">PAGE</w:instrText>
    </w:r>
    <w:r>
      <w:fldChar w:fldCharType="separate"/>
    </w:r>
    <w:r>
      <w:fldChar w:fldCharType="end"/>
    </w:r>
  </w:p>
  <w:p w14:paraId="6D749D02">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87B14">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right"/>
    </w:pPr>
    <w:r>
      <w:fldChar w:fldCharType="begin"/>
    </w:r>
    <w:r>
      <w:instrText xml:space="preserve">PAGE</w:instrText>
    </w:r>
    <w:r>
      <w:fldChar w:fldCharType="separate"/>
    </w:r>
    <w:r>
      <w:t>1</w:t>
    </w:r>
    <w:r>
      <w:fldChar w:fldCharType="end"/>
    </w:r>
  </w:p>
  <w:p w14:paraId="757693B7">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FBE94">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jc w:val="center"/>
    </w:pPr>
    <w:r>
      <w:fldChar w:fldCharType="begin"/>
    </w:r>
    <w:r>
      <w:instrText xml:space="preserve">PAGE</w:instrText>
    </w:r>
    <w:r>
      <w:fldChar w:fldCharType="separate"/>
    </w:r>
    <w:r>
      <w:fldChar w:fldCharType="end"/>
    </w:r>
  </w:p>
  <w:p w14:paraId="729EE2D1">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924DC0"/>
    <w:multiLevelType w:val="multilevel"/>
    <w:tmpl w:val="18924D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3531454E"/>
    <w:multiLevelType w:val="multilevel"/>
    <w:tmpl w:val="3531454E"/>
    <w:lvl w:ilvl="0" w:tentative="0">
      <w:start w:val="1"/>
      <w:numFmt w:val="bullet"/>
      <w:lvlText w:val=""/>
      <w:lvlJc w:val="left"/>
      <w:pPr>
        <w:ind w:left="720" w:hanging="360"/>
      </w:pPr>
      <w:rPr>
        <w:rFonts w:hint="default" w:ascii="Wingdings" w:hAnsi="Wingdings"/>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372F4BB5"/>
    <w:multiLevelType w:val="multilevel"/>
    <w:tmpl w:val="372F4BB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3D5DC871"/>
    <w:multiLevelType w:val="singleLevel"/>
    <w:tmpl w:val="3D5DC8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CBB5978"/>
    <w:multiLevelType w:val="multilevel"/>
    <w:tmpl w:val="4CBB597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3"/>
  </w:num>
  <w:num w:numId="3">
    <w:abstractNumId w:val="0"/>
  </w:num>
  <w:num w:numId="4">
    <w:abstractNumId w:val="2"/>
  </w:num>
  <w:num w:numId="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rpa">
    <w15:presenceInfo w15:providerId="None" w15:userId="marpa"/>
  </w15:person>
  <w15:person w15:author="Edison Verdesoto">
    <w15:presenceInfo w15:providerId="Windows Live" w15:userId="e4c28866c66a02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revisionView w:markup="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875"/>
    <w:rsid w:val="000D7AA2"/>
    <w:rsid w:val="00234577"/>
    <w:rsid w:val="002C6D21"/>
    <w:rsid w:val="003064F7"/>
    <w:rsid w:val="003C6734"/>
    <w:rsid w:val="005945E3"/>
    <w:rsid w:val="00735E2A"/>
    <w:rsid w:val="008D5A0F"/>
    <w:rsid w:val="009E6FEE"/>
    <w:rsid w:val="00A64875"/>
    <w:rsid w:val="00AB39A6"/>
    <w:rsid w:val="00AE0788"/>
    <w:rsid w:val="00C47287"/>
    <w:rsid w:val="00C74EA2"/>
    <w:rsid w:val="00DF530A"/>
    <w:rsid w:val="00E404FA"/>
    <w:rsid w:val="03042042"/>
    <w:rsid w:val="140A7EE1"/>
    <w:rsid w:val="226B7EB1"/>
    <w:rsid w:val="23BC26AD"/>
    <w:rsid w:val="2B8D0DF9"/>
    <w:rsid w:val="2D1E1F1B"/>
    <w:rsid w:val="2DDF3987"/>
    <w:rsid w:val="48143A70"/>
    <w:rsid w:val="49C865A9"/>
    <w:rsid w:val="66AA7C32"/>
    <w:rsid w:val="7372292B"/>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320" w:line="276" w:lineRule="auto"/>
      <w:jc w:val="both"/>
    </w:pPr>
    <w:rPr>
      <w:rFonts w:ascii="Calibri" w:hAnsi="Calibri" w:eastAsia="Calibri" w:cs="Calibri"/>
      <w:color w:val="548DD4"/>
      <w:sz w:val="22"/>
      <w:szCs w:val="22"/>
      <w:lang w:val="en" w:eastAsia="es-EC" w:bidi="ar-SA"/>
    </w:rPr>
  </w:style>
  <w:style w:type="paragraph" w:styleId="2">
    <w:name w:val="heading 1"/>
    <w:basedOn w:val="1"/>
    <w:next w:val="1"/>
    <w:qFormat/>
    <w:uiPriority w:val="9"/>
    <w:pPr>
      <w:keepNext/>
      <w:keepLines/>
      <w:spacing w:after="0" w:line="240" w:lineRule="auto"/>
      <w:outlineLvl w:val="0"/>
    </w:pPr>
    <w:rPr>
      <w:b/>
      <w:bCs/>
      <w:color w:val="10253F" w:themeColor="text2" w:themeShade="80"/>
      <w:sz w:val="40"/>
      <w:szCs w:val="40"/>
    </w:rPr>
  </w:style>
  <w:style w:type="paragraph" w:styleId="3">
    <w:name w:val="heading 2"/>
    <w:basedOn w:val="1"/>
    <w:next w:val="1"/>
    <w:unhideWhenUsed/>
    <w:qFormat/>
    <w:uiPriority w:val="9"/>
    <w:pPr>
      <w:spacing w:after="0" w:line="240" w:lineRule="auto"/>
      <w:outlineLvl w:val="1"/>
    </w:pPr>
    <w:rPr>
      <w:b/>
      <w:bCs/>
      <w:color w:val="17365D"/>
      <w:sz w:val="36"/>
      <w:szCs w:val="36"/>
    </w:rPr>
  </w:style>
  <w:style w:type="paragraph" w:styleId="4">
    <w:name w:val="heading 3"/>
    <w:basedOn w:val="1"/>
    <w:next w:val="1"/>
    <w:unhideWhenUsed/>
    <w:qFormat/>
    <w:uiPriority w:val="9"/>
    <w:pPr>
      <w:keepNext/>
      <w:keepLines/>
      <w:spacing w:before="40" w:after="0"/>
      <w:outlineLvl w:val="2"/>
    </w:pPr>
    <w:rPr>
      <w:b/>
      <w:bCs/>
      <w:color w:val="10253F" w:themeColor="text2" w:themeShade="80"/>
      <w:sz w:val="32"/>
      <w:szCs w:val="32"/>
    </w:rPr>
  </w:style>
  <w:style w:type="paragraph" w:styleId="5">
    <w:name w:val="heading 4"/>
    <w:basedOn w:val="1"/>
    <w:next w:val="1"/>
    <w:unhideWhenUsed/>
    <w:qFormat/>
    <w:uiPriority w:val="9"/>
    <w:pPr>
      <w:keepNext/>
      <w:keepLines/>
      <w:spacing w:after="0" w:line="240" w:lineRule="auto"/>
      <w:jc w:val="center"/>
      <w:outlineLvl w:val="3"/>
    </w:pPr>
    <w:rPr>
      <w:i/>
      <w:iCs/>
      <w:color w:val="1F497D"/>
      <w:sz w:val="18"/>
      <w:szCs w:val="18"/>
    </w:rPr>
  </w:style>
  <w:style w:type="paragraph" w:styleId="6">
    <w:name w:val="heading 5"/>
    <w:basedOn w:val="1"/>
    <w:next w:val="1"/>
    <w:unhideWhenUsed/>
    <w:qFormat/>
    <w:uiPriority w:val="9"/>
    <w:pPr>
      <w:keepNext/>
      <w:keepLines/>
      <w:spacing w:line="240" w:lineRule="auto"/>
      <w:outlineLvl w:val="4"/>
    </w:pPr>
    <w:rPr>
      <w:i/>
      <w:iCs/>
      <w:color w:val="1F497D"/>
      <w:sz w:val="18"/>
      <w:szCs w:val="18"/>
    </w:rPr>
  </w:style>
  <w:style w:type="paragraph" w:styleId="7">
    <w:name w:val="heading 6"/>
    <w:basedOn w:val="1"/>
    <w:next w:val="1"/>
    <w:semiHidden/>
    <w:unhideWhenUsed/>
    <w:qFormat/>
    <w:uiPriority w:val="9"/>
    <w:pPr>
      <w:keepNext/>
      <w:keepLines/>
      <w:spacing w:before="40" w:after="0"/>
      <w:outlineLvl w:val="5"/>
    </w:pPr>
    <w:rPr>
      <w:rFonts w:ascii="Cambria" w:hAnsi="Cambria" w:eastAsia="Cambria" w:cs="Cambria"/>
      <w:color w:val="243F61"/>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44"/>
    <w:unhideWhenUsed/>
    <w:qFormat/>
    <w:uiPriority w:val="99"/>
    <w:pPr>
      <w:tabs>
        <w:tab w:val="center" w:pos="4252"/>
        <w:tab w:val="right" w:pos="8504"/>
      </w:tabs>
      <w:spacing w:before="0" w:after="0" w:line="240" w:lineRule="auto"/>
    </w:pPr>
  </w:style>
  <w:style w:type="paragraph" w:styleId="11">
    <w:name w:val="header"/>
    <w:basedOn w:val="1"/>
    <w:link w:val="43"/>
    <w:unhideWhenUsed/>
    <w:qFormat/>
    <w:uiPriority w:val="99"/>
    <w:pPr>
      <w:tabs>
        <w:tab w:val="center" w:pos="4252"/>
        <w:tab w:val="right" w:pos="8504"/>
      </w:tabs>
      <w:spacing w:before="0" w:after="0" w:line="240" w:lineRule="auto"/>
    </w:pPr>
  </w:style>
  <w:style w:type="character" w:styleId="12">
    <w:name w:val="Hyperlink"/>
    <w:basedOn w:val="8"/>
    <w:semiHidden/>
    <w:unhideWhenUsed/>
    <w:qFormat/>
    <w:uiPriority w:val="99"/>
    <w:rPr>
      <w:color w:val="0000FF"/>
      <w:u w:val="single"/>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qFormat/>
    <w:uiPriority w:val="11"/>
    <w:pPr>
      <w:spacing w:after="160" w:line="240" w:lineRule="auto"/>
    </w:pPr>
    <w:rPr>
      <w:color w:val="5A5A5A"/>
    </w:rPr>
  </w:style>
  <w:style w:type="table" w:styleId="15">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Title"/>
    <w:basedOn w:val="1"/>
    <w:next w:val="1"/>
    <w:qFormat/>
    <w:uiPriority w:val="10"/>
    <w:pPr>
      <w:keepNext/>
      <w:keepLines/>
      <w:spacing w:before="480" w:after="120"/>
    </w:pPr>
    <w:rPr>
      <w:b/>
      <w:bCs/>
      <w:sz w:val="72"/>
      <w:szCs w:val="72"/>
    </w:rPr>
  </w:style>
  <w:style w:type="paragraph" w:styleId="17">
    <w:name w:val="toc 1"/>
    <w:basedOn w:val="1"/>
    <w:next w:val="1"/>
    <w:semiHidden/>
    <w:unhideWhenUsed/>
    <w:qFormat/>
    <w:uiPriority w:val="39"/>
  </w:style>
  <w:style w:type="paragraph" w:styleId="18">
    <w:name w:val="toc 2"/>
    <w:basedOn w:val="1"/>
    <w:next w:val="1"/>
    <w:semiHidden/>
    <w:unhideWhenUsed/>
    <w:qFormat/>
    <w:uiPriority w:val="39"/>
    <w:pPr>
      <w:ind w:left="420" w:leftChars="200"/>
    </w:pPr>
  </w:style>
  <w:style w:type="paragraph" w:styleId="19">
    <w:name w:val="toc 3"/>
    <w:basedOn w:val="1"/>
    <w:next w:val="1"/>
    <w:semiHidden/>
    <w:unhideWhenUsed/>
    <w:qFormat/>
    <w:uiPriority w:val="39"/>
    <w:pPr>
      <w:ind w:left="840" w:leftChars="400"/>
    </w:pPr>
  </w:style>
  <w:style w:type="paragraph" w:styleId="20">
    <w:name w:val="toc 4"/>
    <w:basedOn w:val="1"/>
    <w:next w:val="1"/>
    <w:semiHidden/>
    <w:unhideWhenUsed/>
    <w:qFormat/>
    <w:uiPriority w:val="39"/>
    <w:pPr>
      <w:ind w:left="1260" w:leftChars="600"/>
    </w:pPr>
  </w:style>
  <w:style w:type="paragraph" w:styleId="21">
    <w:name w:val="toc 5"/>
    <w:basedOn w:val="1"/>
    <w:next w:val="1"/>
    <w:semiHidden/>
    <w:unhideWhenUsed/>
    <w:qFormat/>
    <w:uiPriority w:val="39"/>
    <w:pPr>
      <w:ind w:left="1680" w:leftChars="800"/>
    </w:pPr>
  </w:style>
  <w:style w:type="table" w:customStyle="1" w:styleId="22">
    <w:name w:val="TableNormal"/>
    <w:qFormat/>
    <w:uiPriority w:val="0"/>
    <w:tblPr>
      <w:tblCellMar>
        <w:top w:w="100" w:type="dxa"/>
        <w:left w:w="100" w:type="dxa"/>
        <w:bottom w:w="100" w:type="dxa"/>
        <w:right w:w="100" w:type="dxa"/>
      </w:tblCellMar>
    </w:tblPr>
  </w:style>
  <w:style w:type="table" w:customStyle="1" w:styleId="23">
    <w:name w:val="_Style 12"/>
    <w:basedOn w:val="22"/>
    <w:qFormat/>
    <w:uiPriority w:val="0"/>
    <w:pPr>
      <w:spacing w:after="0" w:line="240" w:lineRule="auto"/>
    </w:pPr>
    <w:tblPr>
      <w:tblCellMar>
        <w:top w:w="0" w:type="dxa"/>
        <w:left w:w="108" w:type="dxa"/>
        <w:bottom w:w="0" w:type="dxa"/>
        <w:right w:w="108" w:type="dxa"/>
      </w:tblCellMar>
    </w:tblPr>
  </w:style>
  <w:style w:type="table" w:customStyle="1" w:styleId="24">
    <w:name w:val="_Style 13"/>
    <w:basedOn w:val="22"/>
    <w:qFormat/>
    <w:uiPriority w:val="0"/>
    <w:pPr>
      <w:spacing w:after="0" w:line="240" w:lineRule="auto"/>
    </w:pPr>
    <w:tblPr>
      <w:tblCellMar>
        <w:top w:w="0" w:type="dxa"/>
        <w:left w:w="108" w:type="dxa"/>
        <w:bottom w:w="0" w:type="dxa"/>
        <w:right w:w="108" w:type="dxa"/>
      </w:tblCellMar>
    </w:tblPr>
  </w:style>
  <w:style w:type="table" w:customStyle="1" w:styleId="25">
    <w:name w:val="_Style 14"/>
    <w:basedOn w:val="22"/>
    <w:qFormat/>
    <w:uiPriority w:val="0"/>
    <w:pPr>
      <w:spacing w:after="0" w:line="240" w:lineRule="auto"/>
    </w:pPr>
    <w:tblPr>
      <w:tblCellMar>
        <w:top w:w="0" w:type="dxa"/>
        <w:left w:w="108" w:type="dxa"/>
        <w:bottom w:w="0" w:type="dxa"/>
        <w:right w:w="108" w:type="dxa"/>
      </w:tblCellMar>
    </w:tblPr>
  </w:style>
  <w:style w:type="table" w:customStyle="1" w:styleId="26">
    <w:name w:val="_Style 15"/>
    <w:basedOn w:val="22"/>
    <w:qFormat/>
    <w:uiPriority w:val="0"/>
    <w:pPr>
      <w:spacing w:after="0" w:line="240" w:lineRule="auto"/>
    </w:pPr>
    <w:tblPr>
      <w:tblCellMar>
        <w:top w:w="0" w:type="dxa"/>
        <w:left w:w="108" w:type="dxa"/>
        <w:bottom w:w="0" w:type="dxa"/>
        <w:right w:w="108" w:type="dxa"/>
      </w:tblCellMar>
    </w:tblPr>
  </w:style>
  <w:style w:type="table" w:customStyle="1" w:styleId="27">
    <w:name w:val="_Style 16"/>
    <w:basedOn w:val="22"/>
    <w:qFormat/>
    <w:uiPriority w:val="0"/>
    <w:pPr>
      <w:spacing w:after="0" w:line="240" w:lineRule="auto"/>
    </w:pPr>
    <w:tblPr>
      <w:tblCellMar>
        <w:top w:w="0" w:type="dxa"/>
        <w:left w:w="108" w:type="dxa"/>
        <w:bottom w:w="0" w:type="dxa"/>
        <w:right w:w="108" w:type="dxa"/>
      </w:tblCellMar>
    </w:tblPr>
  </w:style>
  <w:style w:type="table" w:customStyle="1" w:styleId="28">
    <w:name w:val="_Style 17"/>
    <w:basedOn w:val="22"/>
    <w:qFormat/>
    <w:uiPriority w:val="0"/>
    <w:pPr>
      <w:spacing w:after="0" w:line="240" w:lineRule="auto"/>
    </w:pPr>
    <w:tblPr>
      <w:tblCellMar>
        <w:top w:w="0" w:type="dxa"/>
        <w:left w:w="108" w:type="dxa"/>
        <w:bottom w:w="0" w:type="dxa"/>
        <w:right w:w="108" w:type="dxa"/>
      </w:tblCellMar>
    </w:tblPr>
  </w:style>
  <w:style w:type="table" w:customStyle="1" w:styleId="29">
    <w:name w:val="_Style 18"/>
    <w:basedOn w:val="22"/>
    <w:qFormat/>
    <w:uiPriority w:val="0"/>
    <w:pPr>
      <w:spacing w:after="0" w:line="240" w:lineRule="auto"/>
    </w:pPr>
    <w:tblPr>
      <w:tblCellMar>
        <w:top w:w="0" w:type="dxa"/>
        <w:left w:w="108" w:type="dxa"/>
        <w:bottom w:w="0" w:type="dxa"/>
        <w:right w:w="108" w:type="dxa"/>
      </w:tblCellMar>
    </w:tblPr>
  </w:style>
  <w:style w:type="table" w:customStyle="1" w:styleId="30">
    <w:name w:val="_Style 19"/>
    <w:basedOn w:val="22"/>
    <w:qFormat/>
    <w:uiPriority w:val="0"/>
    <w:pPr>
      <w:spacing w:after="0" w:line="240" w:lineRule="auto"/>
    </w:pPr>
    <w:tblPr>
      <w:tblCellMar>
        <w:top w:w="0" w:type="dxa"/>
        <w:left w:w="108" w:type="dxa"/>
        <w:bottom w:w="0" w:type="dxa"/>
        <w:right w:w="108" w:type="dxa"/>
      </w:tblCellMar>
    </w:tblPr>
  </w:style>
  <w:style w:type="table" w:customStyle="1" w:styleId="31">
    <w:name w:val="_Style 20"/>
    <w:basedOn w:val="22"/>
    <w:qFormat/>
    <w:uiPriority w:val="0"/>
    <w:pPr>
      <w:spacing w:after="0" w:line="240" w:lineRule="auto"/>
    </w:pPr>
    <w:tblPr>
      <w:tblCellMar>
        <w:top w:w="0" w:type="dxa"/>
        <w:left w:w="108" w:type="dxa"/>
        <w:bottom w:w="0" w:type="dxa"/>
        <w:right w:w="108" w:type="dxa"/>
      </w:tblCellMar>
    </w:tblPr>
  </w:style>
  <w:style w:type="table" w:customStyle="1" w:styleId="32">
    <w:name w:val="_Style 21"/>
    <w:basedOn w:val="22"/>
    <w:qFormat/>
    <w:uiPriority w:val="0"/>
    <w:pPr>
      <w:spacing w:after="0" w:line="240" w:lineRule="auto"/>
    </w:pPr>
    <w:tblPr>
      <w:tblCellMar>
        <w:top w:w="0" w:type="dxa"/>
        <w:left w:w="108" w:type="dxa"/>
        <w:bottom w:w="0" w:type="dxa"/>
        <w:right w:w="108" w:type="dxa"/>
      </w:tblCellMar>
    </w:tblPr>
  </w:style>
  <w:style w:type="table" w:customStyle="1" w:styleId="33">
    <w:name w:val="_Style 22"/>
    <w:basedOn w:val="22"/>
    <w:qFormat/>
    <w:uiPriority w:val="0"/>
    <w:pPr>
      <w:spacing w:after="0" w:line="240" w:lineRule="auto"/>
    </w:pPr>
    <w:tblPr>
      <w:tblCellMar>
        <w:top w:w="0" w:type="dxa"/>
        <w:left w:w="108" w:type="dxa"/>
        <w:bottom w:w="0" w:type="dxa"/>
        <w:right w:w="108" w:type="dxa"/>
      </w:tblCellMar>
    </w:tblPr>
  </w:style>
  <w:style w:type="table" w:customStyle="1" w:styleId="34">
    <w:name w:val="_Style 23"/>
    <w:basedOn w:val="22"/>
    <w:qFormat/>
    <w:uiPriority w:val="0"/>
    <w:pPr>
      <w:spacing w:after="0" w:line="240" w:lineRule="auto"/>
    </w:pPr>
    <w:tblPr>
      <w:tblCellMar>
        <w:top w:w="0" w:type="dxa"/>
        <w:left w:w="108" w:type="dxa"/>
        <w:bottom w:w="0" w:type="dxa"/>
        <w:right w:w="108" w:type="dxa"/>
      </w:tblCellMar>
    </w:tblPr>
  </w:style>
  <w:style w:type="table" w:customStyle="1" w:styleId="35">
    <w:name w:val="_Style 24"/>
    <w:basedOn w:val="22"/>
    <w:qFormat/>
    <w:uiPriority w:val="0"/>
    <w:pPr>
      <w:spacing w:after="0" w:line="240" w:lineRule="auto"/>
    </w:pPr>
    <w:tblPr>
      <w:tblCellMar>
        <w:top w:w="0" w:type="dxa"/>
        <w:left w:w="108" w:type="dxa"/>
        <w:bottom w:w="0" w:type="dxa"/>
        <w:right w:w="108" w:type="dxa"/>
      </w:tblCellMar>
    </w:tblPr>
  </w:style>
  <w:style w:type="table" w:customStyle="1" w:styleId="36">
    <w:name w:val="_Style 25"/>
    <w:basedOn w:val="22"/>
    <w:qFormat/>
    <w:uiPriority w:val="0"/>
    <w:pPr>
      <w:spacing w:after="0" w:line="240" w:lineRule="auto"/>
    </w:pPr>
    <w:tblPr>
      <w:tblCellMar>
        <w:top w:w="0" w:type="dxa"/>
        <w:left w:w="108" w:type="dxa"/>
        <w:bottom w:w="0" w:type="dxa"/>
        <w:right w:w="108" w:type="dxa"/>
      </w:tblCellMar>
    </w:tblPr>
  </w:style>
  <w:style w:type="table" w:customStyle="1" w:styleId="37">
    <w:name w:val="_Style 26"/>
    <w:basedOn w:val="22"/>
    <w:qFormat/>
    <w:uiPriority w:val="0"/>
    <w:pPr>
      <w:spacing w:after="0" w:line="240" w:lineRule="auto"/>
    </w:pPr>
    <w:tblPr>
      <w:tblCellMar>
        <w:top w:w="0" w:type="dxa"/>
        <w:left w:w="108" w:type="dxa"/>
        <w:bottom w:w="0" w:type="dxa"/>
        <w:right w:w="108" w:type="dxa"/>
      </w:tblCellMar>
    </w:tblPr>
  </w:style>
  <w:style w:type="table" w:customStyle="1" w:styleId="38">
    <w:name w:val="_Style 27"/>
    <w:basedOn w:val="22"/>
    <w:qFormat/>
    <w:uiPriority w:val="0"/>
    <w:pPr>
      <w:spacing w:after="0" w:line="240" w:lineRule="auto"/>
    </w:pPr>
    <w:tblPr>
      <w:tblCellMar>
        <w:top w:w="0" w:type="dxa"/>
        <w:left w:w="108" w:type="dxa"/>
        <w:bottom w:w="0" w:type="dxa"/>
        <w:right w:w="108" w:type="dxa"/>
      </w:tblCellMar>
    </w:tblPr>
  </w:style>
  <w:style w:type="table" w:customStyle="1" w:styleId="39">
    <w:name w:val="_Style 28"/>
    <w:basedOn w:val="22"/>
    <w:qFormat/>
    <w:uiPriority w:val="0"/>
    <w:pPr>
      <w:spacing w:after="0" w:line="240" w:lineRule="auto"/>
    </w:pPr>
    <w:tblPr>
      <w:tblCellMar>
        <w:top w:w="0" w:type="dxa"/>
        <w:left w:w="108" w:type="dxa"/>
        <w:bottom w:w="0" w:type="dxa"/>
        <w:right w:w="108" w:type="dxa"/>
      </w:tblCellMar>
    </w:tblPr>
  </w:style>
  <w:style w:type="table" w:customStyle="1" w:styleId="40">
    <w:name w:val="_Style 29"/>
    <w:basedOn w:val="22"/>
    <w:qFormat/>
    <w:uiPriority w:val="0"/>
    <w:pPr>
      <w:spacing w:after="0" w:line="240" w:lineRule="auto"/>
    </w:pPr>
    <w:tblPr>
      <w:tblCellMar>
        <w:top w:w="0" w:type="dxa"/>
        <w:left w:w="108" w:type="dxa"/>
        <w:bottom w:w="0" w:type="dxa"/>
        <w:right w:w="108" w:type="dxa"/>
      </w:tblCellMar>
    </w:tblPr>
  </w:style>
  <w:style w:type="table" w:customStyle="1" w:styleId="41">
    <w:name w:val="_Style 30"/>
    <w:basedOn w:val="22"/>
    <w:qFormat/>
    <w:uiPriority w:val="0"/>
    <w:pPr>
      <w:spacing w:after="0" w:line="240" w:lineRule="auto"/>
    </w:pPr>
    <w:tblPr>
      <w:tblCellMar>
        <w:top w:w="0" w:type="dxa"/>
        <w:left w:w="108" w:type="dxa"/>
        <w:bottom w:w="0" w:type="dxa"/>
        <w:right w:w="108" w:type="dxa"/>
      </w:tblCellMar>
    </w:tblPr>
  </w:style>
  <w:style w:type="table" w:customStyle="1" w:styleId="42">
    <w:name w:val="_Style 31"/>
    <w:basedOn w:val="22"/>
    <w:qFormat/>
    <w:uiPriority w:val="0"/>
    <w:pPr>
      <w:spacing w:after="0" w:line="240" w:lineRule="auto"/>
    </w:pPr>
    <w:tblPr>
      <w:tblCellMar>
        <w:top w:w="0" w:type="dxa"/>
        <w:left w:w="108" w:type="dxa"/>
        <w:bottom w:w="0" w:type="dxa"/>
        <w:right w:w="108" w:type="dxa"/>
      </w:tblCellMar>
    </w:tblPr>
  </w:style>
  <w:style w:type="character" w:customStyle="1" w:styleId="43">
    <w:name w:val="Encabezado Car"/>
    <w:basedOn w:val="8"/>
    <w:link w:val="11"/>
    <w:qFormat/>
    <w:uiPriority w:val="99"/>
  </w:style>
  <w:style w:type="character" w:customStyle="1" w:styleId="44">
    <w:name w:val="Pie de página Car"/>
    <w:basedOn w:val="8"/>
    <w:link w:val="10"/>
    <w:qFormat/>
    <w:uiPriority w:val="99"/>
  </w:style>
</w:styles>
</file>

<file path=word/_rels/document.xml.rels><?xml version="1.0" encoding="UTF-8" standalone="yes"?>
<Relationships xmlns="http://schemas.openxmlformats.org/package/2006/relationships"><Relationship Id="rId99" Type="http://schemas.microsoft.com/office/2011/relationships/people" Target="people.xml"/><Relationship Id="rId98" Type="http://schemas.openxmlformats.org/officeDocument/2006/relationships/fontTable" Target="fontTable.xml"/><Relationship Id="rId97" Type="http://schemas.openxmlformats.org/officeDocument/2006/relationships/customXml" Target="../customXml/item2.xml"/><Relationship Id="rId96" Type="http://schemas.openxmlformats.org/officeDocument/2006/relationships/numbering" Target="numbering.xml"/><Relationship Id="rId95" Type="http://schemas.openxmlformats.org/officeDocument/2006/relationships/customXml" Target="../customXml/item1.xml"/><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image" Target="media/image1.jpeg"/><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theme" Target="theme/theme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3.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C75C11-AFB3-4847-B996-85A347460694}">
  <ds:schemaRefs/>
</ds:datastoreItem>
</file>

<file path=docProps/app.xml><?xml version="1.0" encoding="utf-8"?>
<Properties xmlns="http://schemas.openxmlformats.org/officeDocument/2006/extended-properties" xmlns:vt="http://schemas.openxmlformats.org/officeDocument/2006/docPropsVTypes">
  <Template>Normal</Template>
  <Pages>117</Pages>
  <Words>15105</Words>
  <Characters>116437</Characters>
  <Lines>1</Lines>
  <Paragraphs>1</Paragraphs>
  <TotalTime>5</TotalTime>
  <ScaleCrop>false</ScaleCrop>
  <LinksUpToDate>false</LinksUpToDate>
  <CharactersWithSpaces>148165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2026-05-12T01:27:00Z</dcterms:created>
  <dc:creator>Soto</dc:creator>
  <cp:lastModifiedBy>marpa</cp:lastModifiedBy>
  <dcterms:modified xsi:type="dcterms:W3CDTF">2026-10-26T16:00:39Z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KSOTemplateDocerSaveRecord">
    <vt:lpwstr>eyJoZGlkIjoiODZlNDcxZTY3OGU2MTgxZjk0ZDQ0YmIzNmIyYzkwZDUifQ==</vt:lpwstr>
  </property>
  <property fmtid="{D5CDD505-2E9C-101B-9397-08002B2CF9AE}" pid="6" name="KSOProductBuildVer">
    <vt:lpwstr>1033-12.1.0.29162</vt:lpwstr>
  </property>
  <property fmtid="{D5CDD505-2E9C-101B-9397-08002B2CF9AE}" pid="7" name="ICV">
    <vt:lpwstr>EE1E434D8D7F4EBEB220418F969F59D1_12</vt:lpwstr>
  </property>
</Properties>
</file>